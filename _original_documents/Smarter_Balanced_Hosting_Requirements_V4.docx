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73FC7B" w14:textId="77777777" w:rsidR="001C3C3B" w:rsidRDefault="001C3C3B" w:rsidP="00567046"/>
    <w:p w14:paraId="05A9B103" w14:textId="77777777" w:rsidR="00B748FA" w:rsidRPr="00567046" w:rsidRDefault="00AA3BD6" w:rsidP="00567046">
      <w:pPr>
        <w:pStyle w:val="Title"/>
      </w:pPr>
      <w:r w:rsidRPr="00567046">
        <w:t>Hosting Requirements</w:t>
      </w:r>
    </w:p>
    <w:p w14:paraId="59F867A7" w14:textId="504DDEE9" w:rsidR="00B748FA" w:rsidRPr="00567046" w:rsidRDefault="00B748FA" w:rsidP="00567046">
      <w:pPr>
        <w:pStyle w:val="Title"/>
      </w:pPr>
      <w:bookmarkStart w:id="1" w:name="_Toc333586745"/>
      <w:r w:rsidRPr="00567046">
        <w:t>Smarter Balanced Assessment Consortium</w:t>
      </w:r>
      <w:del w:id="2" w:author="Jeff Johnson" w:date="2017-07-10T17:57:00Z">
        <w:r w:rsidR="008678B1" w:rsidRPr="00567046" w:rsidDel="00971CDF">
          <w:delText xml:space="preserve"> </w:delText>
        </w:r>
      </w:del>
      <w:ins w:id="3" w:author="Jeff Johnson" w:date="2017-07-10T17:57:00Z">
        <w:r w:rsidR="00971CDF">
          <w:t xml:space="preserve"> </w:t>
        </w:r>
      </w:ins>
      <w:del w:id="4" w:author="Jeff Johnson" w:date="2017-07-10T17:57:00Z">
        <w:r w:rsidR="00AA3BD6" w:rsidRPr="00567046" w:rsidDel="00971CDF">
          <w:delText xml:space="preserve">Contract 11 </w:delText>
        </w:r>
      </w:del>
      <w:r w:rsidR="00AA3BD6" w:rsidRPr="00567046">
        <w:t xml:space="preserve">– </w:t>
      </w:r>
      <w:r w:rsidRPr="00567046">
        <w:t xml:space="preserve">Test </w:t>
      </w:r>
      <w:bookmarkEnd w:id="1"/>
      <w:r w:rsidR="00AA3BD6" w:rsidRPr="00567046">
        <w:t>Delivery System</w:t>
      </w:r>
    </w:p>
    <w:p w14:paraId="29AD47EA" w14:textId="77777777" w:rsidR="007B7A90" w:rsidRDefault="007B7A90" w:rsidP="00567046"/>
    <w:p w14:paraId="77AC921A" w14:textId="77777777" w:rsidR="007B7A90" w:rsidRDefault="007B7A90" w:rsidP="00567046"/>
    <w:p w14:paraId="326DF532" w14:textId="77777777" w:rsidR="007B7A90" w:rsidRDefault="007B7A90" w:rsidP="00567046"/>
    <w:p w14:paraId="3F643B7B" w14:textId="77777777" w:rsidR="007B7A90" w:rsidRPr="00567046" w:rsidRDefault="007B7A90" w:rsidP="00567046">
      <w:pPr>
        <w:pStyle w:val="Title"/>
      </w:pPr>
      <w:r w:rsidRPr="00567046">
        <w:t>American Institutes for Research</w:t>
      </w:r>
    </w:p>
    <w:p w14:paraId="034ABFFE" w14:textId="77777777" w:rsidR="001652F6" w:rsidRDefault="001652F6" w:rsidP="00567046"/>
    <w:p w14:paraId="65B432BC" w14:textId="77777777" w:rsidR="003E7B83" w:rsidRDefault="003E7B83" w:rsidP="00567046"/>
    <w:p w14:paraId="4D0B50BB" w14:textId="77777777" w:rsidR="003E7B83" w:rsidRDefault="003E7B83" w:rsidP="00567046"/>
    <w:p w14:paraId="0012450A" w14:textId="77777777" w:rsidR="00567046" w:rsidRDefault="00567046" w:rsidP="00567046"/>
    <w:p w14:paraId="57EF326D" w14:textId="77777777" w:rsidR="00567046" w:rsidRDefault="00567046" w:rsidP="00567046"/>
    <w:p w14:paraId="0E6E565F" w14:textId="77777777" w:rsidR="00567046" w:rsidRDefault="00567046" w:rsidP="00567046"/>
    <w:p w14:paraId="39F4224D" w14:textId="77777777" w:rsidR="00567046" w:rsidRDefault="00567046" w:rsidP="00567046"/>
    <w:p w14:paraId="65D4A8C1" w14:textId="77777777" w:rsidR="00567046" w:rsidRDefault="00567046" w:rsidP="00567046"/>
    <w:p w14:paraId="2A5AEA94" w14:textId="66E53126" w:rsidR="00567046" w:rsidRDefault="00567046" w:rsidP="00567046">
      <w:r>
        <w:br/>
      </w:r>
    </w:p>
    <w:p w14:paraId="019B6DED" w14:textId="77777777" w:rsidR="00567046" w:rsidRDefault="00567046" w:rsidP="00567046"/>
    <w:p w14:paraId="7CE5E9E8" w14:textId="77777777" w:rsidR="00567046" w:rsidRDefault="00567046" w:rsidP="00567046"/>
    <w:p w14:paraId="1B4B67B0" w14:textId="77777777" w:rsidR="00567046" w:rsidRDefault="00567046" w:rsidP="00567046"/>
    <w:p w14:paraId="4624FF22" w14:textId="77777777" w:rsidR="001C3C3B" w:rsidRPr="00567046" w:rsidRDefault="001C3C3B" w:rsidP="00567046">
      <w:r w:rsidRPr="00567046">
        <w:t>Revision History</w:t>
      </w:r>
    </w:p>
    <w:tbl>
      <w:tblPr>
        <w:tblStyle w:val="TableGrid"/>
        <w:tblW w:w="0" w:type="auto"/>
        <w:tblLook w:val="04A0" w:firstRow="1" w:lastRow="0" w:firstColumn="1" w:lastColumn="0" w:noHBand="0" w:noVBand="1"/>
      </w:tblPr>
      <w:tblGrid>
        <w:gridCol w:w="4747"/>
        <w:gridCol w:w="2564"/>
        <w:gridCol w:w="2039"/>
      </w:tblGrid>
      <w:tr w:rsidR="0010056A" w14:paraId="7B812FFD" w14:textId="77777777" w:rsidTr="00812AC7">
        <w:tc>
          <w:tcPr>
            <w:tcW w:w="4878" w:type="dxa"/>
            <w:shd w:val="clear" w:color="auto" w:fill="D9D9D9" w:themeFill="background1" w:themeFillShade="D9"/>
            <w:vAlign w:val="center"/>
          </w:tcPr>
          <w:p w14:paraId="145C9618" w14:textId="77777777" w:rsidR="0010056A" w:rsidRPr="00567046" w:rsidRDefault="0010056A" w:rsidP="00567046">
            <w:pPr>
              <w:spacing w:before="0"/>
              <w:rPr>
                <w:b/>
                <w:sz w:val="18"/>
                <w:szCs w:val="18"/>
              </w:rPr>
            </w:pPr>
            <w:r w:rsidRPr="00567046">
              <w:rPr>
                <w:b/>
                <w:sz w:val="18"/>
                <w:szCs w:val="18"/>
              </w:rPr>
              <w:t>Revision Description</w:t>
            </w:r>
          </w:p>
        </w:tc>
        <w:tc>
          <w:tcPr>
            <w:tcW w:w="2610" w:type="dxa"/>
            <w:shd w:val="clear" w:color="auto" w:fill="D9D9D9" w:themeFill="background1" w:themeFillShade="D9"/>
            <w:vAlign w:val="center"/>
          </w:tcPr>
          <w:p w14:paraId="3EF6C8EC" w14:textId="77777777" w:rsidR="0010056A" w:rsidRPr="00567046" w:rsidRDefault="0010056A" w:rsidP="00567046">
            <w:pPr>
              <w:spacing w:before="0"/>
              <w:rPr>
                <w:b/>
                <w:sz w:val="18"/>
                <w:szCs w:val="18"/>
              </w:rPr>
            </w:pPr>
            <w:r w:rsidRPr="00567046">
              <w:rPr>
                <w:b/>
                <w:sz w:val="18"/>
                <w:szCs w:val="18"/>
              </w:rPr>
              <w:t>Author/Modifier</w:t>
            </w:r>
          </w:p>
        </w:tc>
        <w:tc>
          <w:tcPr>
            <w:tcW w:w="2088" w:type="dxa"/>
            <w:shd w:val="clear" w:color="auto" w:fill="D9D9D9" w:themeFill="background1" w:themeFillShade="D9"/>
            <w:vAlign w:val="center"/>
          </w:tcPr>
          <w:p w14:paraId="1C86D409" w14:textId="77777777" w:rsidR="0010056A" w:rsidRPr="00567046" w:rsidRDefault="0010056A" w:rsidP="00567046">
            <w:pPr>
              <w:spacing w:before="0"/>
              <w:rPr>
                <w:b/>
                <w:sz w:val="18"/>
                <w:szCs w:val="18"/>
              </w:rPr>
            </w:pPr>
            <w:r w:rsidRPr="00567046">
              <w:rPr>
                <w:b/>
                <w:sz w:val="18"/>
                <w:szCs w:val="18"/>
              </w:rPr>
              <w:t>Date</w:t>
            </w:r>
          </w:p>
        </w:tc>
      </w:tr>
      <w:tr w:rsidR="0010056A" w14:paraId="7C150E8A" w14:textId="77777777" w:rsidTr="00812AC7">
        <w:tc>
          <w:tcPr>
            <w:tcW w:w="4878" w:type="dxa"/>
            <w:vAlign w:val="center"/>
          </w:tcPr>
          <w:p w14:paraId="261AEB22" w14:textId="6FBD8199" w:rsidR="0010056A" w:rsidRPr="00567046" w:rsidRDefault="00567046" w:rsidP="00567046">
            <w:pPr>
              <w:spacing w:before="0"/>
              <w:rPr>
                <w:sz w:val="18"/>
                <w:szCs w:val="18"/>
              </w:rPr>
            </w:pPr>
            <w:r>
              <w:rPr>
                <w:sz w:val="18"/>
                <w:szCs w:val="18"/>
              </w:rPr>
              <w:t>Initial Release</w:t>
            </w:r>
          </w:p>
        </w:tc>
        <w:tc>
          <w:tcPr>
            <w:tcW w:w="2610" w:type="dxa"/>
            <w:vAlign w:val="center"/>
          </w:tcPr>
          <w:p w14:paraId="71BB3251" w14:textId="5421C2D7" w:rsidR="0010056A" w:rsidRPr="00567046" w:rsidRDefault="00567046" w:rsidP="00567046">
            <w:pPr>
              <w:spacing w:before="0"/>
              <w:rPr>
                <w:sz w:val="18"/>
                <w:szCs w:val="18"/>
              </w:rPr>
            </w:pPr>
            <w:r>
              <w:rPr>
                <w:sz w:val="18"/>
                <w:szCs w:val="18"/>
              </w:rPr>
              <w:t>David Lopez de Quintana</w:t>
            </w:r>
          </w:p>
        </w:tc>
        <w:tc>
          <w:tcPr>
            <w:tcW w:w="2088" w:type="dxa"/>
            <w:vAlign w:val="center"/>
          </w:tcPr>
          <w:p w14:paraId="35864BC1" w14:textId="2E3CA07A" w:rsidR="0010056A" w:rsidRPr="00567046" w:rsidRDefault="00567046" w:rsidP="00567046">
            <w:pPr>
              <w:spacing w:before="0"/>
              <w:rPr>
                <w:sz w:val="18"/>
                <w:szCs w:val="18"/>
              </w:rPr>
            </w:pPr>
            <w:r>
              <w:rPr>
                <w:sz w:val="18"/>
                <w:szCs w:val="18"/>
              </w:rPr>
              <w:t>October 14, 2013</w:t>
            </w:r>
          </w:p>
        </w:tc>
      </w:tr>
      <w:tr w:rsidR="0010056A" w14:paraId="07F408EB" w14:textId="77777777" w:rsidTr="00812AC7">
        <w:tc>
          <w:tcPr>
            <w:tcW w:w="4878" w:type="dxa"/>
            <w:vAlign w:val="center"/>
          </w:tcPr>
          <w:p w14:paraId="4EDBC5C2" w14:textId="5A5C7BF3" w:rsidR="0010056A" w:rsidRPr="00567046" w:rsidRDefault="00090466" w:rsidP="00090466">
            <w:pPr>
              <w:spacing w:before="0"/>
              <w:rPr>
                <w:sz w:val="18"/>
                <w:szCs w:val="18"/>
              </w:rPr>
            </w:pPr>
            <w:r>
              <w:rPr>
                <w:sz w:val="18"/>
                <w:szCs w:val="18"/>
              </w:rPr>
              <w:t>Updated to latest Amazon Web Service instance types and costs</w:t>
            </w:r>
          </w:p>
        </w:tc>
        <w:tc>
          <w:tcPr>
            <w:tcW w:w="2610" w:type="dxa"/>
            <w:vAlign w:val="center"/>
          </w:tcPr>
          <w:p w14:paraId="603E869B" w14:textId="4C24046E" w:rsidR="0010056A" w:rsidRPr="00567046" w:rsidRDefault="00090466" w:rsidP="00567046">
            <w:pPr>
              <w:spacing w:before="0"/>
              <w:rPr>
                <w:sz w:val="18"/>
                <w:szCs w:val="18"/>
              </w:rPr>
            </w:pPr>
            <w:r>
              <w:rPr>
                <w:sz w:val="18"/>
                <w:szCs w:val="18"/>
              </w:rPr>
              <w:t>David Lopez de Quintana</w:t>
            </w:r>
          </w:p>
        </w:tc>
        <w:tc>
          <w:tcPr>
            <w:tcW w:w="2088" w:type="dxa"/>
            <w:vAlign w:val="center"/>
          </w:tcPr>
          <w:p w14:paraId="59BECE0F" w14:textId="1CCACD40" w:rsidR="0010056A" w:rsidRPr="00567046" w:rsidRDefault="00090466" w:rsidP="00567046">
            <w:pPr>
              <w:spacing w:before="0"/>
              <w:rPr>
                <w:sz w:val="18"/>
                <w:szCs w:val="18"/>
              </w:rPr>
            </w:pPr>
            <w:r>
              <w:rPr>
                <w:sz w:val="18"/>
                <w:szCs w:val="18"/>
              </w:rPr>
              <w:t>March 30, 2014</w:t>
            </w:r>
          </w:p>
        </w:tc>
      </w:tr>
      <w:tr w:rsidR="0010056A" w14:paraId="1CE12876" w14:textId="77777777" w:rsidTr="00812AC7">
        <w:tc>
          <w:tcPr>
            <w:tcW w:w="4878" w:type="dxa"/>
            <w:vAlign w:val="center"/>
          </w:tcPr>
          <w:p w14:paraId="3806CF53" w14:textId="6B7BF238" w:rsidR="0010056A" w:rsidRPr="00567046" w:rsidRDefault="005D5967" w:rsidP="00EE3309">
            <w:pPr>
              <w:spacing w:before="0"/>
              <w:rPr>
                <w:sz w:val="18"/>
                <w:szCs w:val="18"/>
              </w:rPr>
            </w:pPr>
            <w:r>
              <w:rPr>
                <w:sz w:val="18"/>
                <w:szCs w:val="18"/>
              </w:rPr>
              <w:t xml:space="preserve">Updated concurrent </w:t>
            </w:r>
            <w:r w:rsidR="00EE3309">
              <w:rPr>
                <w:sz w:val="18"/>
                <w:szCs w:val="18"/>
              </w:rPr>
              <w:t xml:space="preserve">student numbers, </w:t>
            </w:r>
            <w:r>
              <w:rPr>
                <w:sz w:val="18"/>
                <w:szCs w:val="18"/>
              </w:rPr>
              <w:t>RDS IOP recommendation</w:t>
            </w:r>
            <w:r w:rsidR="00EE3309">
              <w:rPr>
                <w:sz w:val="18"/>
                <w:szCs w:val="18"/>
              </w:rPr>
              <w:t xml:space="preserve"> and AWS instance types</w:t>
            </w:r>
          </w:p>
        </w:tc>
        <w:tc>
          <w:tcPr>
            <w:tcW w:w="2610" w:type="dxa"/>
            <w:vAlign w:val="center"/>
          </w:tcPr>
          <w:p w14:paraId="784C8694" w14:textId="4209BB48" w:rsidR="0010056A" w:rsidRPr="00567046" w:rsidRDefault="005D5967" w:rsidP="00567046">
            <w:pPr>
              <w:spacing w:before="0"/>
              <w:rPr>
                <w:sz w:val="18"/>
                <w:szCs w:val="18"/>
              </w:rPr>
            </w:pPr>
            <w:r>
              <w:rPr>
                <w:sz w:val="18"/>
                <w:szCs w:val="18"/>
              </w:rPr>
              <w:t xml:space="preserve">Jeff </w:t>
            </w:r>
            <w:proofErr w:type="spellStart"/>
            <w:r>
              <w:rPr>
                <w:sz w:val="18"/>
                <w:szCs w:val="18"/>
              </w:rPr>
              <w:t>Treuting</w:t>
            </w:r>
            <w:proofErr w:type="spellEnd"/>
            <w:r>
              <w:rPr>
                <w:sz w:val="18"/>
                <w:szCs w:val="18"/>
              </w:rPr>
              <w:t xml:space="preserve"> (Fairway)</w:t>
            </w:r>
          </w:p>
        </w:tc>
        <w:tc>
          <w:tcPr>
            <w:tcW w:w="2088" w:type="dxa"/>
            <w:vAlign w:val="center"/>
          </w:tcPr>
          <w:p w14:paraId="2AD3DD65" w14:textId="0A0180A8" w:rsidR="0010056A" w:rsidRPr="00567046" w:rsidRDefault="005D5967" w:rsidP="00567046">
            <w:pPr>
              <w:spacing w:before="0"/>
              <w:rPr>
                <w:sz w:val="18"/>
                <w:szCs w:val="18"/>
              </w:rPr>
            </w:pPr>
            <w:r>
              <w:rPr>
                <w:sz w:val="18"/>
                <w:szCs w:val="18"/>
              </w:rPr>
              <w:t>May 18, 2016</w:t>
            </w:r>
          </w:p>
        </w:tc>
      </w:tr>
      <w:tr w:rsidR="00780482" w14:paraId="00715F90" w14:textId="77777777" w:rsidTr="00812AC7">
        <w:tc>
          <w:tcPr>
            <w:tcW w:w="4878" w:type="dxa"/>
            <w:vAlign w:val="center"/>
          </w:tcPr>
          <w:p w14:paraId="04D9F643" w14:textId="566D6DA1" w:rsidR="00780482" w:rsidRPr="00567046" w:rsidRDefault="00971CDF" w:rsidP="00567046">
            <w:pPr>
              <w:spacing w:before="0"/>
              <w:rPr>
                <w:sz w:val="18"/>
                <w:szCs w:val="18"/>
              </w:rPr>
            </w:pPr>
            <w:ins w:id="5" w:author="Jeff Johnson" w:date="2017-07-10T17:57:00Z">
              <w:r>
                <w:rPr>
                  <w:sz w:val="18"/>
                  <w:szCs w:val="18"/>
                </w:rPr>
                <w:t>Updated for TDS 3.1.0 Release</w:t>
              </w:r>
            </w:ins>
          </w:p>
        </w:tc>
        <w:tc>
          <w:tcPr>
            <w:tcW w:w="2610" w:type="dxa"/>
            <w:vAlign w:val="center"/>
          </w:tcPr>
          <w:p w14:paraId="38C90F14" w14:textId="3F13A34A" w:rsidR="00780482" w:rsidRPr="00567046" w:rsidRDefault="00971CDF" w:rsidP="00567046">
            <w:pPr>
              <w:spacing w:before="0"/>
              <w:rPr>
                <w:sz w:val="18"/>
                <w:szCs w:val="18"/>
              </w:rPr>
            </w:pPr>
            <w:ins w:id="6" w:author="Jeff Johnson" w:date="2017-07-10T17:57:00Z">
              <w:r>
                <w:rPr>
                  <w:sz w:val="18"/>
                  <w:szCs w:val="18"/>
                </w:rPr>
                <w:t>Jeff Johnson (Fairway)</w:t>
              </w:r>
            </w:ins>
          </w:p>
        </w:tc>
        <w:tc>
          <w:tcPr>
            <w:tcW w:w="2088" w:type="dxa"/>
            <w:vAlign w:val="center"/>
          </w:tcPr>
          <w:p w14:paraId="14544896" w14:textId="6F6C13A3" w:rsidR="00780482" w:rsidRPr="00567046" w:rsidRDefault="00971CDF" w:rsidP="00567046">
            <w:pPr>
              <w:spacing w:before="0"/>
              <w:rPr>
                <w:sz w:val="18"/>
                <w:szCs w:val="18"/>
              </w:rPr>
            </w:pPr>
            <w:ins w:id="7" w:author="Jeff Johnson" w:date="2017-07-10T17:57:00Z">
              <w:r>
                <w:rPr>
                  <w:sz w:val="18"/>
                  <w:szCs w:val="18"/>
                </w:rPr>
                <w:t>July 10, 2017</w:t>
              </w:r>
            </w:ins>
          </w:p>
        </w:tc>
      </w:tr>
      <w:tr w:rsidR="0010056A" w14:paraId="63973195" w14:textId="77777777" w:rsidTr="00812AC7">
        <w:tc>
          <w:tcPr>
            <w:tcW w:w="4878" w:type="dxa"/>
            <w:vAlign w:val="center"/>
          </w:tcPr>
          <w:p w14:paraId="186BCC37" w14:textId="0B1A5696" w:rsidR="0010056A" w:rsidRPr="00567046" w:rsidRDefault="0010056A" w:rsidP="00567046">
            <w:pPr>
              <w:spacing w:before="0"/>
              <w:rPr>
                <w:sz w:val="18"/>
                <w:szCs w:val="18"/>
              </w:rPr>
            </w:pPr>
          </w:p>
        </w:tc>
        <w:tc>
          <w:tcPr>
            <w:tcW w:w="2610" w:type="dxa"/>
            <w:vAlign w:val="center"/>
          </w:tcPr>
          <w:p w14:paraId="7A861698" w14:textId="2448776D" w:rsidR="0010056A" w:rsidRPr="00567046" w:rsidRDefault="0010056A" w:rsidP="00567046">
            <w:pPr>
              <w:spacing w:before="0"/>
              <w:rPr>
                <w:sz w:val="18"/>
                <w:szCs w:val="18"/>
              </w:rPr>
            </w:pPr>
          </w:p>
        </w:tc>
        <w:tc>
          <w:tcPr>
            <w:tcW w:w="2088" w:type="dxa"/>
            <w:vAlign w:val="center"/>
          </w:tcPr>
          <w:p w14:paraId="051DCEE7" w14:textId="025F7CEE" w:rsidR="0010056A" w:rsidRPr="00567046" w:rsidRDefault="0010056A" w:rsidP="00567046">
            <w:pPr>
              <w:spacing w:before="0"/>
              <w:rPr>
                <w:sz w:val="18"/>
                <w:szCs w:val="18"/>
              </w:rPr>
            </w:pPr>
          </w:p>
        </w:tc>
      </w:tr>
      <w:tr w:rsidR="0010056A" w14:paraId="5C278556" w14:textId="77777777" w:rsidTr="00812AC7">
        <w:tc>
          <w:tcPr>
            <w:tcW w:w="4878" w:type="dxa"/>
            <w:vAlign w:val="center"/>
          </w:tcPr>
          <w:p w14:paraId="3A560DC7" w14:textId="7F9AC67C" w:rsidR="0010056A" w:rsidRPr="00567046" w:rsidRDefault="0010056A" w:rsidP="00567046">
            <w:pPr>
              <w:spacing w:before="0"/>
              <w:rPr>
                <w:sz w:val="18"/>
                <w:szCs w:val="18"/>
              </w:rPr>
            </w:pPr>
          </w:p>
        </w:tc>
        <w:tc>
          <w:tcPr>
            <w:tcW w:w="2610" w:type="dxa"/>
            <w:vAlign w:val="center"/>
          </w:tcPr>
          <w:p w14:paraId="125B4D4F" w14:textId="0445AA16" w:rsidR="0010056A" w:rsidRPr="00567046" w:rsidRDefault="0010056A" w:rsidP="00567046">
            <w:pPr>
              <w:spacing w:before="0"/>
              <w:rPr>
                <w:sz w:val="18"/>
                <w:szCs w:val="18"/>
              </w:rPr>
            </w:pPr>
          </w:p>
        </w:tc>
        <w:tc>
          <w:tcPr>
            <w:tcW w:w="2088" w:type="dxa"/>
            <w:vAlign w:val="center"/>
          </w:tcPr>
          <w:p w14:paraId="53B18426" w14:textId="0C7875A3" w:rsidR="0010056A" w:rsidRPr="00567046" w:rsidRDefault="0010056A" w:rsidP="00567046">
            <w:pPr>
              <w:spacing w:before="0"/>
              <w:rPr>
                <w:sz w:val="18"/>
                <w:szCs w:val="18"/>
              </w:rPr>
            </w:pPr>
          </w:p>
        </w:tc>
      </w:tr>
      <w:tr w:rsidR="0010056A" w14:paraId="77D1B751" w14:textId="77777777" w:rsidTr="00812AC7">
        <w:tc>
          <w:tcPr>
            <w:tcW w:w="4878" w:type="dxa"/>
            <w:vAlign w:val="center"/>
          </w:tcPr>
          <w:p w14:paraId="733324C8" w14:textId="77777777" w:rsidR="0010056A" w:rsidRPr="00567046" w:rsidRDefault="0010056A" w:rsidP="00567046">
            <w:pPr>
              <w:spacing w:before="0"/>
              <w:rPr>
                <w:sz w:val="18"/>
                <w:szCs w:val="18"/>
              </w:rPr>
            </w:pPr>
          </w:p>
        </w:tc>
        <w:tc>
          <w:tcPr>
            <w:tcW w:w="2610" w:type="dxa"/>
            <w:vAlign w:val="center"/>
          </w:tcPr>
          <w:p w14:paraId="0C17061E" w14:textId="77777777" w:rsidR="0010056A" w:rsidRPr="00567046" w:rsidRDefault="0010056A" w:rsidP="00567046">
            <w:pPr>
              <w:spacing w:before="0"/>
              <w:rPr>
                <w:sz w:val="18"/>
                <w:szCs w:val="18"/>
              </w:rPr>
            </w:pPr>
          </w:p>
        </w:tc>
        <w:tc>
          <w:tcPr>
            <w:tcW w:w="2088" w:type="dxa"/>
            <w:vAlign w:val="center"/>
          </w:tcPr>
          <w:p w14:paraId="6A52714E" w14:textId="77777777" w:rsidR="0010056A" w:rsidRPr="00567046" w:rsidRDefault="0010056A" w:rsidP="00567046">
            <w:pPr>
              <w:spacing w:before="0"/>
              <w:rPr>
                <w:sz w:val="18"/>
                <w:szCs w:val="18"/>
              </w:rPr>
            </w:pPr>
          </w:p>
        </w:tc>
      </w:tr>
      <w:tr w:rsidR="00320A9F" w14:paraId="043328A1" w14:textId="77777777" w:rsidTr="00812AC7">
        <w:tc>
          <w:tcPr>
            <w:tcW w:w="4878" w:type="dxa"/>
            <w:vAlign w:val="center"/>
          </w:tcPr>
          <w:p w14:paraId="4372938A" w14:textId="77777777" w:rsidR="00320A9F" w:rsidRPr="00567046" w:rsidRDefault="00320A9F" w:rsidP="00567046">
            <w:pPr>
              <w:spacing w:before="0"/>
              <w:rPr>
                <w:sz w:val="18"/>
                <w:szCs w:val="18"/>
              </w:rPr>
            </w:pPr>
          </w:p>
        </w:tc>
        <w:tc>
          <w:tcPr>
            <w:tcW w:w="2610" w:type="dxa"/>
            <w:vAlign w:val="center"/>
          </w:tcPr>
          <w:p w14:paraId="1D92EB61" w14:textId="77777777" w:rsidR="00320A9F" w:rsidRPr="00567046" w:rsidRDefault="00320A9F" w:rsidP="00567046">
            <w:pPr>
              <w:spacing w:before="0"/>
              <w:rPr>
                <w:sz w:val="18"/>
                <w:szCs w:val="18"/>
              </w:rPr>
            </w:pPr>
          </w:p>
        </w:tc>
        <w:tc>
          <w:tcPr>
            <w:tcW w:w="2088" w:type="dxa"/>
            <w:vAlign w:val="center"/>
          </w:tcPr>
          <w:p w14:paraId="285C9E57" w14:textId="77777777" w:rsidR="00320A9F" w:rsidRPr="00567046" w:rsidRDefault="00320A9F" w:rsidP="00567046">
            <w:pPr>
              <w:spacing w:before="0"/>
              <w:rPr>
                <w:sz w:val="18"/>
                <w:szCs w:val="18"/>
              </w:rPr>
            </w:pPr>
          </w:p>
        </w:tc>
      </w:tr>
      <w:tr w:rsidR="00320A9F" w14:paraId="70CFA725" w14:textId="77777777" w:rsidTr="00812AC7">
        <w:tc>
          <w:tcPr>
            <w:tcW w:w="4878" w:type="dxa"/>
            <w:vAlign w:val="center"/>
          </w:tcPr>
          <w:p w14:paraId="39AA64BB" w14:textId="77777777" w:rsidR="00320A9F" w:rsidRPr="00567046" w:rsidRDefault="00320A9F" w:rsidP="00567046">
            <w:pPr>
              <w:spacing w:before="0"/>
              <w:rPr>
                <w:sz w:val="18"/>
                <w:szCs w:val="18"/>
              </w:rPr>
            </w:pPr>
          </w:p>
        </w:tc>
        <w:tc>
          <w:tcPr>
            <w:tcW w:w="2610" w:type="dxa"/>
            <w:vAlign w:val="center"/>
          </w:tcPr>
          <w:p w14:paraId="58E73545" w14:textId="77777777" w:rsidR="00320A9F" w:rsidRPr="00567046" w:rsidRDefault="00320A9F" w:rsidP="00567046">
            <w:pPr>
              <w:spacing w:before="0"/>
              <w:rPr>
                <w:sz w:val="18"/>
                <w:szCs w:val="18"/>
              </w:rPr>
            </w:pPr>
          </w:p>
        </w:tc>
        <w:tc>
          <w:tcPr>
            <w:tcW w:w="2088" w:type="dxa"/>
            <w:vAlign w:val="center"/>
          </w:tcPr>
          <w:p w14:paraId="38F38204" w14:textId="77777777" w:rsidR="00320A9F" w:rsidRPr="00567046" w:rsidRDefault="00320A9F" w:rsidP="00567046">
            <w:pPr>
              <w:spacing w:before="0"/>
              <w:rPr>
                <w:sz w:val="18"/>
                <w:szCs w:val="18"/>
              </w:rPr>
            </w:pPr>
          </w:p>
        </w:tc>
      </w:tr>
      <w:tr w:rsidR="00320A9F" w14:paraId="7FF4F9AB" w14:textId="77777777" w:rsidTr="00812AC7">
        <w:tc>
          <w:tcPr>
            <w:tcW w:w="4878" w:type="dxa"/>
            <w:vAlign w:val="center"/>
          </w:tcPr>
          <w:p w14:paraId="694C3285" w14:textId="77777777" w:rsidR="00320A9F" w:rsidRPr="00567046" w:rsidRDefault="00320A9F" w:rsidP="00567046">
            <w:pPr>
              <w:spacing w:before="0"/>
              <w:rPr>
                <w:sz w:val="18"/>
                <w:szCs w:val="18"/>
              </w:rPr>
            </w:pPr>
          </w:p>
        </w:tc>
        <w:tc>
          <w:tcPr>
            <w:tcW w:w="2610" w:type="dxa"/>
            <w:vAlign w:val="center"/>
          </w:tcPr>
          <w:p w14:paraId="2B3B10BA" w14:textId="77777777" w:rsidR="00320A9F" w:rsidRPr="00567046" w:rsidRDefault="00320A9F" w:rsidP="00567046">
            <w:pPr>
              <w:spacing w:before="0"/>
              <w:rPr>
                <w:sz w:val="18"/>
                <w:szCs w:val="18"/>
              </w:rPr>
            </w:pPr>
          </w:p>
        </w:tc>
        <w:tc>
          <w:tcPr>
            <w:tcW w:w="2088" w:type="dxa"/>
            <w:vAlign w:val="center"/>
          </w:tcPr>
          <w:p w14:paraId="13FD8571" w14:textId="77777777" w:rsidR="00320A9F" w:rsidRPr="00567046" w:rsidRDefault="00320A9F" w:rsidP="00567046">
            <w:pPr>
              <w:spacing w:before="0"/>
              <w:rPr>
                <w:sz w:val="18"/>
                <w:szCs w:val="18"/>
              </w:rPr>
            </w:pPr>
          </w:p>
        </w:tc>
      </w:tr>
      <w:tr w:rsidR="00320A9F" w14:paraId="21324D0B" w14:textId="77777777" w:rsidTr="00812AC7">
        <w:tc>
          <w:tcPr>
            <w:tcW w:w="4878" w:type="dxa"/>
            <w:vAlign w:val="center"/>
          </w:tcPr>
          <w:p w14:paraId="741B091B" w14:textId="77777777" w:rsidR="00320A9F" w:rsidRPr="00567046" w:rsidRDefault="00320A9F" w:rsidP="00567046">
            <w:pPr>
              <w:spacing w:before="0"/>
              <w:rPr>
                <w:sz w:val="18"/>
                <w:szCs w:val="18"/>
              </w:rPr>
            </w:pPr>
          </w:p>
        </w:tc>
        <w:tc>
          <w:tcPr>
            <w:tcW w:w="2610" w:type="dxa"/>
            <w:vAlign w:val="center"/>
          </w:tcPr>
          <w:p w14:paraId="4C3957E7" w14:textId="77777777" w:rsidR="00320A9F" w:rsidRPr="00567046" w:rsidRDefault="00320A9F" w:rsidP="00567046">
            <w:pPr>
              <w:spacing w:before="0"/>
              <w:rPr>
                <w:sz w:val="18"/>
                <w:szCs w:val="18"/>
              </w:rPr>
            </w:pPr>
          </w:p>
        </w:tc>
        <w:tc>
          <w:tcPr>
            <w:tcW w:w="2088" w:type="dxa"/>
            <w:vAlign w:val="center"/>
          </w:tcPr>
          <w:p w14:paraId="4EEE25F0" w14:textId="77777777" w:rsidR="00320A9F" w:rsidRPr="00567046" w:rsidRDefault="00320A9F" w:rsidP="00567046">
            <w:pPr>
              <w:spacing w:before="0"/>
              <w:rPr>
                <w:sz w:val="18"/>
                <w:szCs w:val="18"/>
              </w:rPr>
            </w:pPr>
          </w:p>
        </w:tc>
      </w:tr>
      <w:tr w:rsidR="00320A9F" w14:paraId="2DA8B2A8" w14:textId="77777777" w:rsidTr="00812AC7">
        <w:tc>
          <w:tcPr>
            <w:tcW w:w="4878" w:type="dxa"/>
            <w:vAlign w:val="center"/>
          </w:tcPr>
          <w:p w14:paraId="21C26535" w14:textId="77777777" w:rsidR="00320A9F" w:rsidRPr="00567046" w:rsidRDefault="00320A9F" w:rsidP="00567046">
            <w:pPr>
              <w:spacing w:before="0"/>
              <w:rPr>
                <w:sz w:val="18"/>
                <w:szCs w:val="18"/>
              </w:rPr>
            </w:pPr>
          </w:p>
        </w:tc>
        <w:tc>
          <w:tcPr>
            <w:tcW w:w="2610" w:type="dxa"/>
            <w:vAlign w:val="center"/>
          </w:tcPr>
          <w:p w14:paraId="39B15D4C" w14:textId="77777777" w:rsidR="00320A9F" w:rsidRPr="00567046" w:rsidRDefault="00320A9F" w:rsidP="00567046">
            <w:pPr>
              <w:spacing w:before="0"/>
              <w:rPr>
                <w:sz w:val="18"/>
                <w:szCs w:val="18"/>
              </w:rPr>
            </w:pPr>
          </w:p>
        </w:tc>
        <w:tc>
          <w:tcPr>
            <w:tcW w:w="2088" w:type="dxa"/>
            <w:vAlign w:val="center"/>
          </w:tcPr>
          <w:p w14:paraId="64550B8B" w14:textId="77777777" w:rsidR="00320A9F" w:rsidRPr="00567046" w:rsidRDefault="00320A9F" w:rsidP="00567046">
            <w:pPr>
              <w:spacing w:before="0"/>
              <w:rPr>
                <w:sz w:val="18"/>
                <w:szCs w:val="18"/>
              </w:rPr>
            </w:pPr>
          </w:p>
        </w:tc>
      </w:tr>
      <w:tr w:rsidR="00320A9F" w14:paraId="0123271D" w14:textId="77777777" w:rsidTr="00812AC7">
        <w:tc>
          <w:tcPr>
            <w:tcW w:w="4878" w:type="dxa"/>
            <w:vAlign w:val="center"/>
          </w:tcPr>
          <w:p w14:paraId="3BDAA4BC" w14:textId="77777777" w:rsidR="00320A9F" w:rsidRPr="00567046" w:rsidRDefault="00320A9F" w:rsidP="00567046">
            <w:pPr>
              <w:spacing w:before="0"/>
              <w:rPr>
                <w:sz w:val="18"/>
                <w:szCs w:val="18"/>
              </w:rPr>
            </w:pPr>
          </w:p>
        </w:tc>
        <w:tc>
          <w:tcPr>
            <w:tcW w:w="2610" w:type="dxa"/>
            <w:vAlign w:val="center"/>
          </w:tcPr>
          <w:p w14:paraId="4DEE81A2" w14:textId="77777777" w:rsidR="00320A9F" w:rsidRPr="00567046" w:rsidRDefault="00320A9F" w:rsidP="00567046">
            <w:pPr>
              <w:spacing w:before="0"/>
              <w:rPr>
                <w:sz w:val="18"/>
                <w:szCs w:val="18"/>
              </w:rPr>
            </w:pPr>
          </w:p>
        </w:tc>
        <w:tc>
          <w:tcPr>
            <w:tcW w:w="2088" w:type="dxa"/>
            <w:vAlign w:val="center"/>
          </w:tcPr>
          <w:p w14:paraId="51F00CAD" w14:textId="77777777" w:rsidR="00320A9F" w:rsidRPr="00567046" w:rsidRDefault="00320A9F" w:rsidP="00567046">
            <w:pPr>
              <w:spacing w:before="0"/>
              <w:rPr>
                <w:sz w:val="18"/>
                <w:szCs w:val="18"/>
              </w:rPr>
            </w:pPr>
          </w:p>
        </w:tc>
      </w:tr>
    </w:tbl>
    <w:p w14:paraId="3CA023FB" w14:textId="77777777" w:rsidR="006A7B49" w:rsidRDefault="00B748FA" w:rsidP="00567046">
      <w:r>
        <w:br w:type="page"/>
      </w:r>
    </w:p>
    <w:sdt>
      <w:sdtPr>
        <w:id w:val="29220531"/>
        <w:docPartObj>
          <w:docPartGallery w:val="Table of Contents"/>
          <w:docPartUnique/>
        </w:docPartObj>
      </w:sdtPr>
      <w:sdtContent>
        <w:p w14:paraId="6691209C" w14:textId="77777777" w:rsidR="00FA7585" w:rsidRPr="006B25B2" w:rsidRDefault="00FA7585" w:rsidP="00567046">
          <w:pPr>
            <w:rPr>
              <w:b/>
            </w:rPr>
          </w:pPr>
          <w:r w:rsidRPr="006B25B2">
            <w:rPr>
              <w:b/>
            </w:rPr>
            <w:t>Contents</w:t>
          </w:r>
        </w:p>
        <w:p w14:paraId="080CB6AD" w14:textId="77777777" w:rsidR="00F92462" w:rsidRDefault="00F10F72">
          <w:pPr>
            <w:pStyle w:val="TOC1"/>
            <w:rPr>
              <w:ins w:id="8" w:author="Jeff Johnson" w:date="2017-07-13T12:55:00Z"/>
              <w:rFonts w:asciiTheme="minorHAnsi" w:eastAsiaTheme="minorEastAsia" w:hAnsiTheme="minorHAnsi" w:cstheme="minorBidi"/>
              <w:noProof/>
              <w:sz w:val="24"/>
              <w:szCs w:val="24"/>
            </w:rPr>
          </w:pPr>
          <w:r>
            <w:fldChar w:fldCharType="begin"/>
          </w:r>
          <w:r w:rsidR="00FA7585">
            <w:instrText xml:space="preserve"> TOC \o "1-3" \h \z \u </w:instrText>
          </w:r>
          <w:r>
            <w:fldChar w:fldCharType="separate"/>
          </w:r>
          <w:ins w:id="9" w:author="Jeff Johnson" w:date="2017-07-13T12:55:00Z">
            <w:r w:rsidR="00F92462" w:rsidRPr="00BB2D79">
              <w:rPr>
                <w:rStyle w:val="Hyperlink"/>
                <w:noProof/>
              </w:rPr>
              <w:fldChar w:fldCharType="begin"/>
            </w:r>
            <w:r w:rsidR="00F92462" w:rsidRPr="00BB2D79">
              <w:rPr>
                <w:rStyle w:val="Hyperlink"/>
                <w:noProof/>
              </w:rPr>
              <w:instrText xml:space="preserve"> </w:instrText>
            </w:r>
            <w:r w:rsidR="00F92462">
              <w:rPr>
                <w:noProof/>
              </w:rPr>
              <w:instrText>HYPERLINK \l "_Toc487713860"</w:instrText>
            </w:r>
            <w:r w:rsidR="00F92462" w:rsidRPr="00BB2D79">
              <w:rPr>
                <w:rStyle w:val="Hyperlink"/>
                <w:noProof/>
              </w:rPr>
              <w:instrText xml:space="preserve"> </w:instrText>
            </w:r>
            <w:r w:rsidR="00F92462" w:rsidRPr="00BB2D79">
              <w:rPr>
                <w:rStyle w:val="Hyperlink"/>
                <w:noProof/>
              </w:rPr>
            </w:r>
            <w:r w:rsidR="00F92462" w:rsidRPr="00BB2D79">
              <w:rPr>
                <w:rStyle w:val="Hyperlink"/>
                <w:noProof/>
              </w:rPr>
              <w:fldChar w:fldCharType="separate"/>
            </w:r>
            <w:r w:rsidR="00F92462" w:rsidRPr="00BB2D79">
              <w:rPr>
                <w:rStyle w:val="Hyperlink"/>
                <w:noProof/>
              </w:rPr>
              <w:t>Purpose</w:t>
            </w:r>
            <w:r w:rsidR="00F92462">
              <w:rPr>
                <w:noProof/>
                <w:webHidden/>
              </w:rPr>
              <w:tab/>
            </w:r>
            <w:r w:rsidR="00F92462">
              <w:rPr>
                <w:noProof/>
                <w:webHidden/>
              </w:rPr>
              <w:fldChar w:fldCharType="begin"/>
            </w:r>
            <w:r w:rsidR="00F92462">
              <w:rPr>
                <w:noProof/>
                <w:webHidden/>
              </w:rPr>
              <w:instrText xml:space="preserve"> PAGEREF _Toc487713860 \h </w:instrText>
            </w:r>
            <w:r w:rsidR="00F92462">
              <w:rPr>
                <w:noProof/>
                <w:webHidden/>
              </w:rPr>
            </w:r>
          </w:ins>
          <w:r w:rsidR="00F92462">
            <w:rPr>
              <w:noProof/>
              <w:webHidden/>
            </w:rPr>
            <w:fldChar w:fldCharType="separate"/>
          </w:r>
          <w:ins w:id="10" w:author="Jeff Johnson" w:date="2017-07-13T12:55:00Z">
            <w:r w:rsidR="00F92462">
              <w:rPr>
                <w:noProof/>
                <w:webHidden/>
              </w:rPr>
              <w:t>4</w:t>
            </w:r>
            <w:r w:rsidR="00F92462">
              <w:rPr>
                <w:noProof/>
                <w:webHidden/>
              </w:rPr>
              <w:fldChar w:fldCharType="end"/>
            </w:r>
            <w:r w:rsidR="00F92462" w:rsidRPr="00BB2D79">
              <w:rPr>
                <w:rStyle w:val="Hyperlink"/>
                <w:noProof/>
              </w:rPr>
              <w:fldChar w:fldCharType="end"/>
            </w:r>
          </w:ins>
        </w:p>
        <w:p w14:paraId="6AC8CD02" w14:textId="77777777" w:rsidR="00F92462" w:rsidRDefault="00F92462">
          <w:pPr>
            <w:pStyle w:val="TOC1"/>
            <w:rPr>
              <w:ins w:id="11" w:author="Jeff Johnson" w:date="2017-07-13T12:55:00Z"/>
              <w:rFonts w:asciiTheme="minorHAnsi" w:eastAsiaTheme="minorEastAsia" w:hAnsiTheme="minorHAnsi" w:cstheme="minorBidi"/>
              <w:noProof/>
              <w:sz w:val="24"/>
              <w:szCs w:val="24"/>
            </w:rPr>
          </w:pPr>
          <w:ins w:id="12" w:author="Jeff Johnson" w:date="2017-07-13T12:55:00Z">
            <w:r w:rsidRPr="00BB2D79">
              <w:rPr>
                <w:rStyle w:val="Hyperlink"/>
                <w:noProof/>
              </w:rPr>
              <w:fldChar w:fldCharType="begin"/>
            </w:r>
            <w:r w:rsidRPr="00BB2D79">
              <w:rPr>
                <w:rStyle w:val="Hyperlink"/>
                <w:noProof/>
              </w:rPr>
              <w:instrText xml:space="preserve"> </w:instrText>
            </w:r>
            <w:r>
              <w:rPr>
                <w:noProof/>
              </w:rPr>
              <w:instrText>HYPERLINK \l "_Toc487713861"</w:instrText>
            </w:r>
            <w:r w:rsidRPr="00BB2D79">
              <w:rPr>
                <w:rStyle w:val="Hyperlink"/>
                <w:noProof/>
              </w:rPr>
              <w:instrText xml:space="preserve"> </w:instrText>
            </w:r>
            <w:r w:rsidRPr="00BB2D79">
              <w:rPr>
                <w:rStyle w:val="Hyperlink"/>
                <w:noProof/>
              </w:rPr>
            </w:r>
            <w:r w:rsidRPr="00BB2D79">
              <w:rPr>
                <w:rStyle w:val="Hyperlink"/>
                <w:noProof/>
              </w:rPr>
              <w:fldChar w:fldCharType="separate"/>
            </w:r>
            <w:r w:rsidRPr="00BB2D79">
              <w:rPr>
                <w:rStyle w:val="Hyperlink"/>
                <w:noProof/>
              </w:rPr>
              <w:t>System Overview</w:t>
            </w:r>
            <w:r>
              <w:rPr>
                <w:noProof/>
                <w:webHidden/>
              </w:rPr>
              <w:tab/>
            </w:r>
            <w:r>
              <w:rPr>
                <w:noProof/>
                <w:webHidden/>
              </w:rPr>
              <w:fldChar w:fldCharType="begin"/>
            </w:r>
            <w:r>
              <w:rPr>
                <w:noProof/>
                <w:webHidden/>
              </w:rPr>
              <w:instrText xml:space="preserve"> PAGEREF _Toc487713861 \h </w:instrText>
            </w:r>
            <w:r>
              <w:rPr>
                <w:noProof/>
                <w:webHidden/>
              </w:rPr>
            </w:r>
          </w:ins>
          <w:r>
            <w:rPr>
              <w:noProof/>
              <w:webHidden/>
            </w:rPr>
            <w:fldChar w:fldCharType="separate"/>
          </w:r>
          <w:ins w:id="13" w:author="Jeff Johnson" w:date="2017-07-13T12:55:00Z">
            <w:r>
              <w:rPr>
                <w:noProof/>
                <w:webHidden/>
              </w:rPr>
              <w:t>4</w:t>
            </w:r>
            <w:r>
              <w:rPr>
                <w:noProof/>
                <w:webHidden/>
              </w:rPr>
              <w:fldChar w:fldCharType="end"/>
            </w:r>
            <w:r w:rsidRPr="00BB2D79">
              <w:rPr>
                <w:rStyle w:val="Hyperlink"/>
                <w:noProof/>
              </w:rPr>
              <w:fldChar w:fldCharType="end"/>
            </w:r>
          </w:ins>
        </w:p>
        <w:p w14:paraId="346DAE7A" w14:textId="77777777" w:rsidR="00F92462" w:rsidRDefault="00F92462">
          <w:pPr>
            <w:pStyle w:val="TOC1"/>
            <w:rPr>
              <w:ins w:id="14" w:author="Jeff Johnson" w:date="2017-07-13T12:55:00Z"/>
              <w:rFonts w:asciiTheme="minorHAnsi" w:eastAsiaTheme="minorEastAsia" w:hAnsiTheme="minorHAnsi" w:cstheme="minorBidi"/>
              <w:noProof/>
              <w:sz w:val="24"/>
              <w:szCs w:val="24"/>
            </w:rPr>
          </w:pPr>
          <w:ins w:id="15" w:author="Jeff Johnson" w:date="2017-07-13T12:55:00Z">
            <w:r w:rsidRPr="00BB2D79">
              <w:rPr>
                <w:rStyle w:val="Hyperlink"/>
                <w:noProof/>
              </w:rPr>
              <w:fldChar w:fldCharType="begin"/>
            </w:r>
            <w:r w:rsidRPr="00BB2D79">
              <w:rPr>
                <w:rStyle w:val="Hyperlink"/>
                <w:noProof/>
              </w:rPr>
              <w:instrText xml:space="preserve"> </w:instrText>
            </w:r>
            <w:r>
              <w:rPr>
                <w:noProof/>
              </w:rPr>
              <w:instrText>HYPERLINK \l "_Toc487713862"</w:instrText>
            </w:r>
            <w:r w:rsidRPr="00BB2D79">
              <w:rPr>
                <w:rStyle w:val="Hyperlink"/>
                <w:noProof/>
              </w:rPr>
              <w:instrText xml:space="preserve"> </w:instrText>
            </w:r>
            <w:r w:rsidRPr="00BB2D79">
              <w:rPr>
                <w:rStyle w:val="Hyperlink"/>
                <w:noProof/>
              </w:rPr>
            </w:r>
            <w:r w:rsidRPr="00BB2D79">
              <w:rPr>
                <w:rStyle w:val="Hyperlink"/>
                <w:noProof/>
              </w:rPr>
              <w:fldChar w:fldCharType="separate"/>
            </w:r>
            <w:r w:rsidRPr="00BB2D79">
              <w:rPr>
                <w:rStyle w:val="Hyperlink"/>
                <w:noProof/>
              </w:rPr>
              <w:t>Component Software</w:t>
            </w:r>
            <w:r>
              <w:rPr>
                <w:noProof/>
                <w:webHidden/>
              </w:rPr>
              <w:tab/>
            </w:r>
            <w:r>
              <w:rPr>
                <w:noProof/>
                <w:webHidden/>
              </w:rPr>
              <w:fldChar w:fldCharType="begin"/>
            </w:r>
            <w:r>
              <w:rPr>
                <w:noProof/>
                <w:webHidden/>
              </w:rPr>
              <w:instrText xml:space="preserve"> PAGEREF _Toc487713862 \h </w:instrText>
            </w:r>
            <w:r>
              <w:rPr>
                <w:noProof/>
                <w:webHidden/>
              </w:rPr>
            </w:r>
          </w:ins>
          <w:r>
            <w:rPr>
              <w:noProof/>
              <w:webHidden/>
            </w:rPr>
            <w:fldChar w:fldCharType="separate"/>
          </w:r>
          <w:ins w:id="16" w:author="Jeff Johnson" w:date="2017-07-13T12:55:00Z">
            <w:r>
              <w:rPr>
                <w:noProof/>
                <w:webHidden/>
              </w:rPr>
              <w:t>6</w:t>
            </w:r>
            <w:r>
              <w:rPr>
                <w:noProof/>
                <w:webHidden/>
              </w:rPr>
              <w:fldChar w:fldCharType="end"/>
            </w:r>
            <w:r w:rsidRPr="00BB2D79">
              <w:rPr>
                <w:rStyle w:val="Hyperlink"/>
                <w:noProof/>
              </w:rPr>
              <w:fldChar w:fldCharType="end"/>
            </w:r>
          </w:ins>
        </w:p>
        <w:p w14:paraId="6ECB55C2" w14:textId="77777777" w:rsidR="00F92462" w:rsidRDefault="00F92462">
          <w:pPr>
            <w:pStyle w:val="TOC2"/>
            <w:rPr>
              <w:ins w:id="17" w:author="Jeff Johnson" w:date="2017-07-13T12:55:00Z"/>
              <w:rFonts w:asciiTheme="minorHAnsi" w:eastAsiaTheme="minorEastAsia" w:hAnsiTheme="minorHAnsi" w:cstheme="minorBidi"/>
              <w:noProof/>
              <w:sz w:val="24"/>
              <w:szCs w:val="24"/>
            </w:rPr>
          </w:pPr>
          <w:ins w:id="18" w:author="Jeff Johnson" w:date="2017-07-13T12:55:00Z">
            <w:r w:rsidRPr="00BB2D79">
              <w:rPr>
                <w:rStyle w:val="Hyperlink"/>
                <w:noProof/>
              </w:rPr>
              <w:fldChar w:fldCharType="begin"/>
            </w:r>
            <w:r w:rsidRPr="00BB2D79">
              <w:rPr>
                <w:rStyle w:val="Hyperlink"/>
                <w:noProof/>
              </w:rPr>
              <w:instrText xml:space="preserve"> </w:instrText>
            </w:r>
            <w:r>
              <w:rPr>
                <w:noProof/>
              </w:rPr>
              <w:instrText>HYPERLINK \l "_Toc487713863"</w:instrText>
            </w:r>
            <w:r w:rsidRPr="00BB2D79">
              <w:rPr>
                <w:rStyle w:val="Hyperlink"/>
                <w:noProof/>
              </w:rPr>
              <w:instrText xml:space="preserve"> </w:instrText>
            </w:r>
            <w:r w:rsidRPr="00BB2D79">
              <w:rPr>
                <w:rStyle w:val="Hyperlink"/>
                <w:noProof/>
              </w:rPr>
            </w:r>
            <w:r w:rsidRPr="00BB2D79">
              <w:rPr>
                <w:rStyle w:val="Hyperlink"/>
                <w:noProof/>
              </w:rPr>
              <w:fldChar w:fldCharType="separate"/>
            </w:r>
            <w:r w:rsidRPr="00BB2D79">
              <w:rPr>
                <w:rStyle w:val="Hyperlink"/>
                <w:noProof/>
              </w:rPr>
              <w:t>Development/Operation Software Packages</w:t>
            </w:r>
            <w:r>
              <w:rPr>
                <w:noProof/>
                <w:webHidden/>
              </w:rPr>
              <w:tab/>
            </w:r>
            <w:r>
              <w:rPr>
                <w:noProof/>
                <w:webHidden/>
              </w:rPr>
              <w:fldChar w:fldCharType="begin"/>
            </w:r>
            <w:r>
              <w:rPr>
                <w:noProof/>
                <w:webHidden/>
              </w:rPr>
              <w:instrText xml:space="preserve"> PAGEREF _Toc487713863 \h </w:instrText>
            </w:r>
            <w:r>
              <w:rPr>
                <w:noProof/>
                <w:webHidden/>
              </w:rPr>
            </w:r>
          </w:ins>
          <w:r>
            <w:rPr>
              <w:noProof/>
              <w:webHidden/>
            </w:rPr>
            <w:fldChar w:fldCharType="separate"/>
          </w:r>
          <w:ins w:id="19" w:author="Jeff Johnson" w:date="2017-07-13T12:55:00Z">
            <w:r>
              <w:rPr>
                <w:noProof/>
                <w:webHidden/>
              </w:rPr>
              <w:t>6</w:t>
            </w:r>
            <w:r>
              <w:rPr>
                <w:noProof/>
                <w:webHidden/>
              </w:rPr>
              <w:fldChar w:fldCharType="end"/>
            </w:r>
            <w:r w:rsidRPr="00BB2D79">
              <w:rPr>
                <w:rStyle w:val="Hyperlink"/>
                <w:noProof/>
              </w:rPr>
              <w:fldChar w:fldCharType="end"/>
            </w:r>
          </w:ins>
        </w:p>
        <w:p w14:paraId="09A5F2B5" w14:textId="77777777" w:rsidR="00F92462" w:rsidRDefault="00F92462">
          <w:pPr>
            <w:pStyle w:val="TOC2"/>
            <w:rPr>
              <w:ins w:id="20" w:author="Jeff Johnson" w:date="2017-07-13T12:55:00Z"/>
              <w:rFonts w:asciiTheme="minorHAnsi" w:eastAsiaTheme="minorEastAsia" w:hAnsiTheme="minorHAnsi" w:cstheme="minorBidi"/>
              <w:noProof/>
              <w:sz w:val="24"/>
              <w:szCs w:val="24"/>
            </w:rPr>
          </w:pPr>
          <w:ins w:id="21" w:author="Jeff Johnson" w:date="2017-07-13T12:55:00Z">
            <w:r w:rsidRPr="00BB2D79">
              <w:rPr>
                <w:rStyle w:val="Hyperlink"/>
                <w:noProof/>
              </w:rPr>
              <w:fldChar w:fldCharType="begin"/>
            </w:r>
            <w:r w:rsidRPr="00BB2D79">
              <w:rPr>
                <w:rStyle w:val="Hyperlink"/>
                <w:noProof/>
              </w:rPr>
              <w:instrText xml:space="preserve"> </w:instrText>
            </w:r>
            <w:r>
              <w:rPr>
                <w:noProof/>
              </w:rPr>
              <w:instrText>HYPERLINK \l "_Toc487713864"</w:instrText>
            </w:r>
            <w:r w:rsidRPr="00BB2D79">
              <w:rPr>
                <w:rStyle w:val="Hyperlink"/>
                <w:noProof/>
              </w:rPr>
              <w:instrText xml:space="preserve"> </w:instrText>
            </w:r>
            <w:r w:rsidRPr="00BB2D79">
              <w:rPr>
                <w:rStyle w:val="Hyperlink"/>
                <w:noProof/>
              </w:rPr>
            </w:r>
            <w:r w:rsidRPr="00BB2D79">
              <w:rPr>
                <w:rStyle w:val="Hyperlink"/>
                <w:noProof/>
              </w:rPr>
              <w:fldChar w:fldCharType="separate"/>
            </w:r>
            <w:r w:rsidRPr="00BB2D79">
              <w:rPr>
                <w:rStyle w:val="Hyperlink"/>
                <w:noProof/>
              </w:rPr>
              <w:t>Software Packages by Component</w:t>
            </w:r>
            <w:r>
              <w:rPr>
                <w:noProof/>
                <w:webHidden/>
              </w:rPr>
              <w:tab/>
            </w:r>
            <w:r>
              <w:rPr>
                <w:noProof/>
                <w:webHidden/>
              </w:rPr>
              <w:fldChar w:fldCharType="begin"/>
            </w:r>
            <w:r>
              <w:rPr>
                <w:noProof/>
                <w:webHidden/>
              </w:rPr>
              <w:instrText xml:space="preserve"> PAGEREF _Toc487713864 \h </w:instrText>
            </w:r>
            <w:r>
              <w:rPr>
                <w:noProof/>
                <w:webHidden/>
              </w:rPr>
            </w:r>
          </w:ins>
          <w:r>
            <w:rPr>
              <w:noProof/>
              <w:webHidden/>
            </w:rPr>
            <w:fldChar w:fldCharType="separate"/>
          </w:r>
          <w:ins w:id="22" w:author="Jeff Johnson" w:date="2017-07-13T12:55:00Z">
            <w:r>
              <w:rPr>
                <w:noProof/>
                <w:webHidden/>
              </w:rPr>
              <w:t>7</w:t>
            </w:r>
            <w:r>
              <w:rPr>
                <w:noProof/>
                <w:webHidden/>
              </w:rPr>
              <w:fldChar w:fldCharType="end"/>
            </w:r>
            <w:r w:rsidRPr="00BB2D79">
              <w:rPr>
                <w:rStyle w:val="Hyperlink"/>
                <w:noProof/>
              </w:rPr>
              <w:fldChar w:fldCharType="end"/>
            </w:r>
          </w:ins>
        </w:p>
        <w:p w14:paraId="3E5CCDB7" w14:textId="77777777" w:rsidR="00F92462" w:rsidRDefault="00F92462">
          <w:pPr>
            <w:pStyle w:val="TOC1"/>
            <w:rPr>
              <w:ins w:id="23" w:author="Jeff Johnson" w:date="2017-07-13T12:55:00Z"/>
              <w:rFonts w:asciiTheme="minorHAnsi" w:eastAsiaTheme="minorEastAsia" w:hAnsiTheme="minorHAnsi" w:cstheme="minorBidi"/>
              <w:noProof/>
              <w:sz w:val="24"/>
              <w:szCs w:val="24"/>
            </w:rPr>
          </w:pPr>
          <w:ins w:id="24" w:author="Jeff Johnson" w:date="2017-07-13T12:55:00Z">
            <w:r w:rsidRPr="00BB2D79">
              <w:rPr>
                <w:rStyle w:val="Hyperlink"/>
                <w:noProof/>
              </w:rPr>
              <w:fldChar w:fldCharType="begin"/>
            </w:r>
            <w:r w:rsidRPr="00BB2D79">
              <w:rPr>
                <w:rStyle w:val="Hyperlink"/>
                <w:noProof/>
              </w:rPr>
              <w:instrText xml:space="preserve"> </w:instrText>
            </w:r>
            <w:r>
              <w:rPr>
                <w:noProof/>
              </w:rPr>
              <w:instrText>HYPERLINK \l "_Toc487713865"</w:instrText>
            </w:r>
            <w:r w:rsidRPr="00BB2D79">
              <w:rPr>
                <w:rStyle w:val="Hyperlink"/>
                <w:noProof/>
              </w:rPr>
              <w:instrText xml:space="preserve"> </w:instrText>
            </w:r>
            <w:r w:rsidRPr="00BB2D79">
              <w:rPr>
                <w:rStyle w:val="Hyperlink"/>
                <w:noProof/>
              </w:rPr>
            </w:r>
            <w:r w:rsidRPr="00BB2D79">
              <w:rPr>
                <w:rStyle w:val="Hyperlink"/>
                <w:noProof/>
              </w:rPr>
              <w:fldChar w:fldCharType="separate"/>
            </w:r>
            <w:r w:rsidRPr="00BB2D79">
              <w:rPr>
                <w:rStyle w:val="Hyperlink"/>
                <w:noProof/>
              </w:rPr>
              <w:t>Deployment Assumptions</w:t>
            </w:r>
            <w:r>
              <w:rPr>
                <w:noProof/>
                <w:webHidden/>
              </w:rPr>
              <w:tab/>
            </w:r>
            <w:r>
              <w:rPr>
                <w:noProof/>
                <w:webHidden/>
              </w:rPr>
              <w:fldChar w:fldCharType="begin"/>
            </w:r>
            <w:r>
              <w:rPr>
                <w:noProof/>
                <w:webHidden/>
              </w:rPr>
              <w:instrText xml:space="preserve"> PAGEREF _Toc487713865 \h </w:instrText>
            </w:r>
            <w:r>
              <w:rPr>
                <w:noProof/>
                <w:webHidden/>
              </w:rPr>
            </w:r>
          </w:ins>
          <w:r>
            <w:rPr>
              <w:noProof/>
              <w:webHidden/>
            </w:rPr>
            <w:fldChar w:fldCharType="separate"/>
          </w:r>
          <w:ins w:id="25" w:author="Jeff Johnson" w:date="2017-07-13T12:55:00Z">
            <w:r>
              <w:rPr>
                <w:noProof/>
                <w:webHidden/>
              </w:rPr>
              <w:t>10</w:t>
            </w:r>
            <w:r>
              <w:rPr>
                <w:noProof/>
                <w:webHidden/>
              </w:rPr>
              <w:fldChar w:fldCharType="end"/>
            </w:r>
            <w:r w:rsidRPr="00BB2D79">
              <w:rPr>
                <w:rStyle w:val="Hyperlink"/>
                <w:noProof/>
              </w:rPr>
              <w:fldChar w:fldCharType="end"/>
            </w:r>
          </w:ins>
        </w:p>
        <w:p w14:paraId="094CB5A8" w14:textId="77777777" w:rsidR="00F92462" w:rsidRDefault="00F92462">
          <w:pPr>
            <w:pStyle w:val="TOC1"/>
            <w:rPr>
              <w:ins w:id="26" w:author="Jeff Johnson" w:date="2017-07-13T12:55:00Z"/>
              <w:rFonts w:asciiTheme="minorHAnsi" w:eastAsiaTheme="minorEastAsia" w:hAnsiTheme="minorHAnsi" w:cstheme="minorBidi"/>
              <w:noProof/>
              <w:sz w:val="24"/>
              <w:szCs w:val="24"/>
            </w:rPr>
          </w:pPr>
          <w:ins w:id="27" w:author="Jeff Johnson" w:date="2017-07-13T12:55:00Z">
            <w:r w:rsidRPr="00BB2D79">
              <w:rPr>
                <w:rStyle w:val="Hyperlink"/>
                <w:noProof/>
              </w:rPr>
              <w:fldChar w:fldCharType="begin"/>
            </w:r>
            <w:r w:rsidRPr="00BB2D79">
              <w:rPr>
                <w:rStyle w:val="Hyperlink"/>
                <w:noProof/>
              </w:rPr>
              <w:instrText xml:space="preserve"> </w:instrText>
            </w:r>
            <w:r>
              <w:rPr>
                <w:noProof/>
              </w:rPr>
              <w:instrText>HYPERLINK \l "_Toc487713866"</w:instrText>
            </w:r>
            <w:r w:rsidRPr="00BB2D79">
              <w:rPr>
                <w:rStyle w:val="Hyperlink"/>
                <w:noProof/>
              </w:rPr>
              <w:instrText xml:space="preserve"> </w:instrText>
            </w:r>
            <w:r w:rsidRPr="00BB2D79">
              <w:rPr>
                <w:rStyle w:val="Hyperlink"/>
                <w:noProof/>
              </w:rPr>
            </w:r>
            <w:r w:rsidRPr="00BB2D79">
              <w:rPr>
                <w:rStyle w:val="Hyperlink"/>
                <w:noProof/>
              </w:rPr>
              <w:fldChar w:fldCharType="separate"/>
            </w:r>
            <w:r w:rsidRPr="00BB2D79">
              <w:rPr>
                <w:rStyle w:val="Hyperlink"/>
                <w:noProof/>
              </w:rPr>
              <w:t>Deployment Configurations</w:t>
            </w:r>
            <w:r>
              <w:rPr>
                <w:noProof/>
                <w:webHidden/>
              </w:rPr>
              <w:tab/>
            </w:r>
            <w:r>
              <w:rPr>
                <w:noProof/>
                <w:webHidden/>
              </w:rPr>
              <w:fldChar w:fldCharType="begin"/>
            </w:r>
            <w:r>
              <w:rPr>
                <w:noProof/>
                <w:webHidden/>
              </w:rPr>
              <w:instrText xml:space="preserve"> PAGEREF _Toc487713866 \h </w:instrText>
            </w:r>
            <w:r>
              <w:rPr>
                <w:noProof/>
                <w:webHidden/>
              </w:rPr>
            </w:r>
          </w:ins>
          <w:r>
            <w:rPr>
              <w:noProof/>
              <w:webHidden/>
            </w:rPr>
            <w:fldChar w:fldCharType="separate"/>
          </w:r>
          <w:ins w:id="28" w:author="Jeff Johnson" w:date="2017-07-13T12:55:00Z">
            <w:r>
              <w:rPr>
                <w:noProof/>
                <w:webHidden/>
              </w:rPr>
              <w:t>10</w:t>
            </w:r>
            <w:r>
              <w:rPr>
                <w:noProof/>
                <w:webHidden/>
              </w:rPr>
              <w:fldChar w:fldCharType="end"/>
            </w:r>
            <w:r w:rsidRPr="00BB2D79">
              <w:rPr>
                <w:rStyle w:val="Hyperlink"/>
                <w:noProof/>
              </w:rPr>
              <w:fldChar w:fldCharType="end"/>
            </w:r>
          </w:ins>
        </w:p>
        <w:p w14:paraId="5EE1AF24" w14:textId="77777777" w:rsidR="00F92462" w:rsidRDefault="00F92462">
          <w:pPr>
            <w:pStyle w:val="TOC2"/>
            <w:rPr>
              <w:ins w:id="29" w:author="Jeff Johnson" w:date="2017-07-13T12:55:00Z"/>
              <w:rFonts w:asciiTheme="minorHAnsi" w:eastAsiaTheme="minorEastAsia" w:hAnsiTheme="minorHAnsi" w:cstheme="minorBidi"/>
              <w:noProof/>
              <w:sz w:val="24"/>
              <w:szCs w:val="24"/>
            </w:rPr>
          </w:pPr>
          <w:ins w:id="30" w:author="Jeff Johnson" w:date="2017-07-13T12:55:00Z">
            <w:r w:rsidRPr="00BB2D79">
              <w:rPr>
                <w:rStyle w:val="Hyperlink"/>
                <w:noProof/>
              </w:rPr>
              <w:fldChar w:fldCharType="begin"/>
            </w:r>
            <w:r w:rsidRPr="00BB2D79">
              <w:rPr>
                <w:rStyle w:val="Hyperlink"/>
                <w:noProof/>
              </w:rPr>
              <w:instrText xml:space="preserve"> </w:instrText>
            </w:r>
            <w:r>
              <w:rPr>
                <w:noProof/>
              </w:rPr>
              <w:instrText>HYPERLINK \l "_Toc487713867"</w:instrText>
            </w:r>
            <w:r w:rsidRPr="00BB2D79">
              <w:rPr>
                <w:rStyle w:val="Hyperlink"/>
                <w:noProof/>
              </w:rPr>
              <w:instrText xml:space="preserve"> </w:instrText>
            </w:r>
            <w:r w:rsidRPr="00BB2D79">
              <w:rPr>
                <w:rStyle w:val="Hyperlink"/>
                <w:noProof/>
              </w:rPr>
            </w:r>
            <w:r w:rsidRPr="00BB2D79">
              <w:rPr>
                <w:rStyle w:val="Hyperlink"/>
                <w:noProof/>
              </w:rPr>
              <w:fldChar w:fldCharType="separate"/>
            </w:r>
            <w:r w:rsidRPr="00BB2D79">
              <w:rPr>
                <w:rStyle w:val="Hyperlink"/>
                <w:noProof/>
              </w:rPr>
              <w:t>Test Delivery Unit</w:t>
            </w:r>
            <w:r>
              <w:rPr>
                <w:noProof/>
                <w:webHidden/>
              </w:rPr>
              <w:tab/>
            </w:r>
            <w:r>
              <w:rPr>
                <w:noProof/>
                <w:webHidden/>
              </w:rPr>
              <w:fldChar w:fldCharType="begin"/>
            </w:r>
            <w:r>
              <w:rPr>
                <w:noProof/>
                <w:webHidden/>
              </w:rPr>
              <w:instrText xml:space="preserve"> PAGEREF _Toc487713867 \h </w:instrText>
            </w:r>
            <w:r>
              <w:rPr>
                <w:noProof/>
                <w:webHidden/>
              </w:rPr>
            </w:r>
          </w:ins>
          <w:r>
            <w:rPr>
              <w:noProof/>
              <w:webHidden/>
            </w:rPr>
            <w:fldChar w:fldCharType="separate"/>
          </w:r>
          <w:ins w:id="31" w:author="Jeff Johnson" w:date="2017-07-13T12:55:00Z">
            <w:r>
              <w:rPr>
                <w:noProof/>
                <w:webHidden/>
              </w:rPr>
              <w:t>11</w:t>
            </w:r>
            <w:r>
              <w:rPr>
                <w:noProof/>
                <w:webHidden/>
              </w:rPr>
              <w:fldChar w:fldCharType="end"/>
            </w:r>
            <w:r w:rsidRPr="00BB2D79">
              <w:rPr>
                <w:rStyle w:val="Hyperlink"/>
                <w:noProof/>
              </w:rPr>
              <w:fldChar w:fldCharType="end"/>
            </w:r>
          </w:ins>
        </w:p>
        <w:p w14:paraId="1308F25D" w14:textId="77777777" w:rsidR="00F92462" w:rsidRDefault="00F92462">
          <w:pPr>
            <w:pStyle w:val="TOC3"/>
            <w:rPr>
              <w:ins w:id="32" w:author="Jeff Johnson" w:date="2017-07-13T12:55:00Z"/>
              <w:rFonts w:asciiTheme="minorHAnsi" w:eastAsiaTheme="minorEastAsia" w:hAnsiTheme="minorHAnsi" w:cstheme="minorBidi"/>
              <w:noProof/>
              <w:sz w:val="24"/>
              <w:szCs w:val="24"/>
            </w:rPr>
          </w:pPr>
          <w:ins w:id="33" w:author="Jeff Johnson" w:date="2017-07-13T12:55:00Z">
            <w:r w:rsidRPr="00BB2D79">
              <w:rPr>
                <w:rStyle w:val="Hyperlink"/>
                <w:noProof/>
              </w:rPr>
              <w:fldChar w:fldCharType="begin"/>
            </w:r>
            <w:r w:rsidRPr="00BB2D79">
              <w:rPr>
                <w:rStyle w:val="Hyperlink"/>
                <w:noProof/>
              </w:rPr>
              <w:instrText xml:space="preserve"> </w:instrText>
            </w:r>
            <w:r>
              <w:rPr>
                <w:noProof/>
              </w:rPr>
              <w:instrText>HYPERLINK \l "_Toc487713868"</w:instrText>
            </w:r>
            <w:r w:rsidRPr="00BB2D79">
              <w:rPr>
                <w:rStyle w:val="Hyperlink"/>
                <w:noProof/>
              </w:rPr>
              <w:instrText xml:space="preserve"> </w:instrText>
            </w:r>
            <w:r w:rsidRPr="00BB2D79">
              <w:rPr>
                <w:rStyle w:val="Hyperlink"/>
                <w:noProof/>
              </w:rPr>
            </w:r>
            <w:r w:rsidRPr="00BB2D79">
              <w:rPr>
                <w:rStyle w:val="Hyperlink"/>
                <w:noProof/>
              </w:rPr>
              <w:fldChar w:fldCharType="separate"/>
            </w:r>
            <w:r w:rsidRPr="00BB2D79">
              <w:rPr>
                <w:rStyle w:val="Hyperlink"/>
                <w:noProof/>
              </w:rPr>
              <w:t>Elastic Load Balancer</w:t>
            </w:r>
            <w:r>
              <w:rPr>
                <w:noProof/>
                <w:webHidden/>
              </w:rPr>
              <w:tab/>
            </w:r>
            <w:r>
              <w:rPr>
                <w:noProof/>
                <w:webHidden/>
              </w:rPr>
              <w:fldChar w:fldCharType="begin"/>
            </w:r>
            <w:r>
              <w:rPr>
                <w:noProof/>
                <w:webHidden/>
              </w:rPr>
              <w:instrText xml:space="preserve"> PAGEREF _Toc487713868 \h </w:instrText>
            </w:r>
            <w:r>
              <w:rPr>
                <w:noProof/>
                <w:webHidden/>
              </w:rPr>
            </w:r>
          </w:ins>
          <w:r>
            <w:rPr>
              <w:noProof/>
              <w:webHidden/>
            </w:rPr>
            <w:fldChar w:fldCharType="separate"/>
          </w:r>
          <w:ins w:id="34" w:author="Jeff Johnson" w:date="2017-07-13T12:55:00Z">
            <w:r>
              <w:rPr>
                <w:noProof/>
                <w:webHidden/>
              </w:rPr>
              <w:t>13</w:t>
            </w:r>
            <w:r>
              <w:rPr>
                <w:noProof/>
                <w:webHidden/>
              </w:rPr>
              <w:fldChar w:fldCharType="end"/>
            </w:r>
            <w:r w:rsidRPr="00BB2D79">
              <w:rPr>
                <w:rStyle w:val="Hyperlink"/>
                <w:noProof/>
              </w:rPr>
              <w:fldChar w:fldCharType="end"/>
            </w:r>
          </w:ins>
        </w:p>
        <w:p w14:paraId="59469E0B" w14:textId="77777777" w:rsidR="00F92462" w:rsidRDefault="00F92462">
          <w:pPr>
            <w:pStyle w:val="TOC3"/>
            <w:rPr>
              <w:ins w:id="35" w:author="Jeff Johnson" w:date="2017-07-13T12:55:00Z"/>
              <w:rFonts w:asciiTheme="minorHAnsi" w:eastAsiaTheme="minorEastAsia" w:hAnsiTheme="minorHAnsi" w:cstheme="minorBidi"/>
              <w:noProof/>
              <w:sz w:val="24"/>
              <w:szCs w:val="24"/>
            </w:rPr>
          </w:pPr>
          <w:ins w:id="36" w:author="Jeff Johnson" w:date="2017-07-13T12:55:00Z">
            <w:r w:rsidRPr="00BB2D79">
              <w:rPr>
                <w:rStyle w:val="Hyperlink"/>
                <w:noProof/>
              </w:rPr>
              <w:fldChar w:fldCharType="begin"/>
            </w:r>
            <w:r w:rsidRPr="00BB2D79">
              <w:rPr>
                <w:rStyle w:val="Hyperlink"/>
                <w:noProof/>
              </w:rPr>
              <w:instrText xml:space="preserve"> </w:instrText>
            </w:r>
            <w:r>
              <w:rPr>
                <w:noProof/>
              </w:rPr>
              <w:instrText>HYPERLINK \l "_Toc487713869"</w:instrText>
            </w:r>
            <w:r w:rsidRPr="00BB2D79">
              <w:rPr>
                <w:rStyle w:val="Hyperlink"/>
                <w:noProof/>
              </w:rPr>
              <w:instrText xml:space="preserve"> </w:instrText>
            </w:r>
            <w:r w:rsidRPr="00BB2D79">
              <w:rPr>
                <w:rStyle w:val="Hyperlink"/>
                <w:noProof/>
              </w:rPr>
            </w:r>
            <w:r w:rsidRPr="00BB2D79">
              <w:rPr>
                <w:rStyle w:val="Hyperlink"/>
                <w:noProof/>
              </w:rPr>
              <w:fldChar w:fldCharType="separate"/>
            </w:r>
            <w:r w:rsidRPr="00BB2D79">
              <w:rPr>
                <w:rStyle w:val="Hyperlink"/>
                <w:noProof/>
              </w:rPr>
              <w:t>Web Server Instance Type</w:t>
            </w:r>
            <w:r>
              <w:rPr>
                <w:noProof/>
                <w:webHidden/>
              </w:rPr>
              <w:tab/>
            </w:r>
            <w:r>
              <w:rPr>
                <w:noProof/>
                <w:webHidden/>
              </w:rPr>
              <w:fldChar w:fldCharType="begin"/>
            </w:r>
            <w:r>
              <w:rPr>
                <w:noProof/>
                <w:webHidden/>
              </w:rPr>
              <w:instrText xml:space="preserve"> PAGEREF _Toc487713869 \h </w:instrText>
            </w:r>
            <w:r>
              <w:rPr>
                <w:noProof/>
                <w:webHidden/>
              </w:rPr>
            </w:r>
          </w:ins>
          <w:r>
            <w:rPr>
              <w:noProof/>
              <w:webHidden/>
            </w:rPr>
            <w:fldChar w:fldCharType="separate"/>
          </w:r>
          <w:ins w:id="37" w:author="Jeff Johnson" w:date="2017-07-13T12:55:00Z">
            <w:r>
              <w:rPr>
                <w:noProof/>
                <w:webHidden/>
              </w:rPr>
              <w:t>13</w:t>
            </w:r>
            <w:r>
              <w:rPr>
                <w:noProof/>
                <w:webHidden/>
              </w:rPr>
              <w:fldChar w:fldCharType="end"/>
            </w:r>
            <w:r w:rsidRPr="00BB2D79">
              <w:rPr>
                <w:rStyle w:val="Hyperlink"/>
                <w:noProof/>
              </w:rPr>
              <w:fldChar w:fldCharType="end"/>
            </w:r>
          </w:ins>
        </w:p>
        <w:p w14:paraId="0529F80C" w14:textId="77777777" w:rsidR="00F92462" w:rsidRDefault="00F92462">
          <w:pPr>
            <w:pStyle w:val="TOC3"/>
            <w:rPr>
              <w:ins w:id="38" w:author="Jeff Johnson" w:date="2017-07-13T12:55:00Z"/>
              <w:rFonts w:asciiTheme="minorHAnsi" w:eastAsiaTheme="minorEastAsia" w:hAnsiTheme="minorHAnsi" w:cstheme="minorBidi"/>
              <w:noProof/>
              <w:sz w:val="24"/>
              <w:szCs w:val="24"/>
            </w:rPr>
          </w:pPr>
          <w:ins w:id="39" w:author="Jeff Johnson" w:date="2017-07-13T12:55:00Z">
            <w:r w:rsidRPr="00BB2D79">
              <w:rPr>
                <w:rStyle w:val="Hyperlink"/>
                <w:noProof/>
              </w:rPr>
              <w:fldChar w:fldCharType="begin"/>
            </w:r>
            <w:r w:rsidRPr="00BB2D79">
              <w:rPr>
                <w:rStyle w:val="Hyperlink"/>
                <w:noProof/>
              </w:rPr>
              <w:instrText xml:space="preserve"> </w:instrText>
            </w:r>
            <w:r>
              <w:rPr>
                <w:noProof/>
              </w:rPr>
              <w:instrText>HYPERLINK \l "_Toc487713870"</w:instrText>
            </w:r>
            <w:r w:rsidRPr="00BB2D79">
              <w:rPr>
                <w:rStyle w:val="Hyperlink"/>
                <w:noProof/>
              </w:rPr>
              <w:instrText xml:space="preserve"> </w:instrText>
            </w:r>
            <w:r w:rsidRPr="00BB2D79">
              <w:rPr>
                <w:rStyle w:val="Hyperlink"/>
                <w:noProof/>
              </w:rPr>
            </w:r>
            <w:r w:rsidRPr="00BB2D79">
              <w:rPr>
                <w:rStyle w:val="Hyperlink"/>
                <w:noProof/>
              </w:rPr>
              <w:fldChar w:fldCharType="separate"/>
            </w:r>
            <w:r w:rsidRPr="00BB2D79">
              <w:rPr>
                <w:rStyle w:val="Hyperlink"/>
                <w:noProof/>
              </w:rPr>
              <w:t>AWS ElastiCache – Redis Cluster</w:t>
            </w:r>
            <w:r>
              <w:rPr>
                <w:noProof/>
                <w:webHidden/>
              </w:rPr>
              <w:tab/>
            </w:r>
            <w:r>
              <w:rPr>
                <w:noProof/>
                <w:webHidden/>
              </w:rPr>
              <w:fldChar w:fldCharType="begin"/>
            </w:r>
            <w:r>
              <w:rPr>
                <w:noProof/>
                <w:webHidden/>
              </w:rPr>
              <w:instrText xml:space="preserve"> PAGEREF _Toc487713870 \h </w:instrText>
            </w:r>
            <w:r>
              <w:rPr>
                <w:noProof/>
                <w:webHidden/>
              </w:rPr>
            </w:r>
          </w:ins>
          <w:r>
            <w:rPr>
              <w:noProof/>
              <w:webHidden/>
            </w:rPr>
            <w:fldChar w:fldCharType="separate"/>
          </w:r>
          <w:ins w:id="40" w:author="Jeff Johnson" w:date="2017-07-13T12:55:00Z">
            <w:r>
              <w:rPr>
                <w:noProof/>
                <w:webHidden/>
              </w:rPr>
              <w:t>16</w:t>
            </w:r>
            <w:r>
              <w:rPr>
                <w:noProof/>
                <w:webHidden/>
              </w:rPr>
              <w:fldChar w:fldCharType="end"/>
            </w:r>
            <w:r w:rsidRPr="00BB2D79">
              <w:rPr>
                <w:rStyle w:val="Hyperlink"/>
                <w:noProof/>
              </w:rPr>
              <w:fldChar w:fldCharType="end"/>
            </w:r>
          </w:ins>
        </w:p>
        <w:p w14:paraId="361D94FD" w14:textId="77777777" w:rsidR="00F92462" w:rsidRDefault="00F92462">
          <w:pPr>
            <w:pStyle w:val="TOC3"/>
            <w:rPr>
              <w:ins w:id="41" w:author="Jeff Johnson" w:date="2017-07-13T12:55:00Z"/>
              <w:rFonts w:asciiTheme="minorHAnsi" w:eastAsiaTheme="minorEastAsia" w:hAnsiTheme="minorHAnsi" w:cstheme="minorBidi"/>
              <w:noProof/>
              <w:sz w:val="24"/>
              <w:szCs w:val="24"/>
            </w:rPr>
          </w:pPr>
          <w:ins w:id="42" w:author="Jeff Johnson" w:date="2017-07-13T12:55:00Z">
            <w:r w:rsidRPr="00BB2D79">
              <w:rPr>
                <w:rStyle w:val="Hyperlink"/>
                <w:noProof/>
              </w:rPr>
              <w:fldChar w:fldCharType="begin"/>
            </w:r>
            <w:r w:rsidRPr="00BB2D79">
              <w:rPr>
                <w:rStyle w:val="Hyperlink"/>
                <w:noProof/>
              </w:rPr>
              <w:instrText xml:space="preserve"> </w:instrText>
            </w:r>
            <w:r>
              <w:rPr>
                <w:noProof/>
              </w:rPr>
              <w:instrText>HYPERLINK \l "_Toc487713871"</w:instrText>
            </w:r>
            <w:r w:rsidRPr="00BB2D79">
              <w:rPr>
                <w:rStyle w:val="Hyperlink"/>
                <w:noProof/>
              </w:rPr>
              <w:instrText xml:space="preserve"> </w:instrText>
            </w:r>
            <w:r w:rsidRPr="00BB2D79">
              <w:rPr>
                <w:rStyle w:val="Hyperlink"/>
                <w:noProof/>
              </w:rPr>
            </w:r>
            <w:r w:rsidRPr="00BB2D79">
              <w:rPr>
                <w:rStyle w:val="Hyperlink"/>
                <w:noProof/>
              </w:rPr>
              <w:fldChar w:fldCharType="separate"/>
            </w:r>
            <w:r w:rsidRPr="00BB2D79">
              <w:rPr>
                <w:rStyle w:val="Hyperlink"/>
                <w:noProof/>
              </w:rPr>
              <w:t>Spring Cloud Configuration Service</w:t>
            </w:r>
            <w:r>
              <w:rPr>
                <w:noProof/>
                <w:webHidden/>
              </w:rPr>
              <w:tab/>
            </w:r>
            <w:r>
              <w:rPr>
                <w:noProof/>
                <w:webHidden/>
              </w:rPr>
              <w:fldChar w:fldCharType="begin"/>
            </w:r>
            <w:r>
              <w:rPr>
                <w:noProof/>
                <w:webHidden/>
              </w:rPr>
              <w:instrText xml:space="preserve"> PAGEREF _Toc487713871 \h </w:instrText>
            </w:r>
            <w:r>
              <w:rPr>
                <w:noProof/>
                <w:webHidden/>
              </w:rPr>
            </w:r>
          </w:ins>
          <w:r>
            <w:rPr>
              <w:noProof/>
              <w:webHidden/>
            </w:rPr>
            <w:fldChar w:fldCharType="separate"/>
          </w:r>
          <w:ins w:id="43" w:author="Jeff Johnson" w:date="2017-07-13T12:55:00Z">
            <w:r>
              <w:rPr>
                <w:noProof/>
                <w:webHidden/>
              </w:rPr>
              <w:t>16</w:t>
            </w:r>
            <w:r>
              <w:rPr>
                <w:noProof/>
                <w:webHidden/>
              </w:rPr>
              <w:fldChar w:fldCharType="end"/>
            </w:r>
            <w:r w:rsidRPr="00BB2D79">
              <w:rPr>
                <w:rStyle w:val="Hyperlink"/>
                <w:noProof/>
              </w:rPr>
              <w:fldChar w:fldCharType="end"/>
            </w:r>
          </w:ins>
        </w:p>
        <w:p w14:paraId="27E98355" w14:textId="77777777" w:rsidR="00F92462" w:rsidRDefault="00F92462">
          <w:pPr>
            <w:pStyle w:val="TOC3"/>
            <w:rPr>
              <w:ins w:id="44" w:author="Jeff Johnson" w:date="2017-07-13T12:55:00Z"/>
              <w:rFonts w:asciiTheme="minorHAnsi" w:eastAsiaTheme="minorEastAsia" w:hAnsiTheme="minorHAnsi" w:cstheme="minorBidi"/>
              <w:noProof/>
              <w:sz w:val="24"/>
              <w:szCs w:val="24"/>
            </w:rPr>
          </w:pPr>
          <w:ins w:id="45" w:author="Jeff Johnson" w:date="2017-07-13T12:55:00Z">
            <w:r w:rsidRPr="00BB2D79">
              <w:rPr>
                <w:rStyle w:val="Hyperlink"/>
                <w:noProof/>
              </w:rPr>
              <w:fldChar w:fldCharType="begin"/>
            </w:r>
            <w:r w:rsidRPr="00BB2D79">
              <w:rPr>
                <w:rStyle w:val="Hyperlink"/>
                <w:noProof/>
              </w:rPr>
              <w:instrText xml:space="preserve"> </w:instrText>
            </w:r>
            <w:r>
              <w:rPr>
                <w:noProof/>
              </w:rPr>
              <w:instrText>HYPERLINK \l "_Toc487713872"</w:instrText>
            </w:r>
            <w:r w:rsidRPr="00BB2D79">
              <w:rPr>
                <w:rStyle w:val="Hyperlink"/>
                <w:noProof/>
              </w:rPr>
              <w:instrText xml:space="preserve"> </w:instrText>
            </w:r>
            <w:r w:rsidRPr="00BB2D79">
              <w:rPr>
                <w:rStyle w:val="Hyperlink"/>
                <w:noProof/>
              </w:rPr>
            </w:r>
            <w:r w:rsidRPr="00BB2D79">
              <w:rPr>
                <w:rStyle w:val="Hyperlink"/>
                <w:noProof/>
              </w:rPr>
              <w:fldChar w:fldCharType="separate"/>
            </w:r>
            <w:r w:rsidRPr="00BB2D79">
              <w:rPr>
                <w:rStyle w:val="Hyperlink"/>
                <w:noProof/>
              </w:rPr>
              <w:t>RabbitMQ For Spring Cloud Configuration Service</w:t>
            </w:r>
            <w:r>
              <w:rPr>
                <w:noProof/>
                <w:webHidden/>
              </w:rPr>
              <w:tab/>
            </w:r>
            <w:r>
              <w:rPr>
                <w:noProof/>
                <w:webHidden/>
              </w:rPr>
              <w:fldChar w:fldCharType="begin"/>
            </w:r>
            <w:r>
              <w:rPr>
                <w:noProof/>
                <w:webHidden/>
              </w:rPr>
              <w:instrText xml:space="preserve"> PAGEREF _Toc487713872 \h </w:instrText>
            </w:r>
            <w:r>
              <w:rPr>
                <w:noProof/>
                <w:webHidden/>
              </w:rPr>
            </w:r>
          </w:ins>
          <w:r>
            <w:rPr>
              <w:noProof/>
              <w:webHidden/>
            </w:rPr>
            <w:fldChar w:fldCharType="separate"/>
          </w:r>
          <w:ins w:id="46" w:author="Jeff Johnson" w:date="2017-07-13T12:55:00Z">
            <w:r>
              <w:rPr>
                <w:noProof/>
                <w:webHidden/>
              </w:rPr>
              <w:t>17</w:t>
            </w:r>
            <w:r>
              <w:rPr>
                <w:noProof/>
                <w:webHidden/>
              </w:rPr>
              <w:fldChar w:fldCharType="end"/>
            </w:r>
            <w:r w:rsidRPr="00BB2D79">
              <w:rPr>
                <w:rStyle w:val="Hyperlink"/>
                <w:noProof/>
              </w:rPr>
              <w:fldChar w:fldCharType="end"/>
            </w:r>
          </w:ins>
        </w:p>
        <w:p w14:paraId="44600A0D" w14:textId="77777777" w:rsidR="00F92462" w:rsidRDefault="00F92462">
          <w:pPr>
            <w:pStyle w:val="TOC3"/>
            <w:rPr>
              <w:ins w:id="47" w:author="Jeff Johnson" w:date="2017-07-13T12:55:00Z"/>
              <w:rFonts w:asciiTheme="minorHAnsi" w:eastAsiaTheme="minorEastAsia" w:hAnsiTheme="minorHAnsi" w:cstheme="minorBidi"/>
              <w:noProof/>
              <w:sz w:val="24"/>
              <w:szCs w:val="24"/>
            </w:rPr>
          </w:pPr>
          <w:ins w:id="48" w:author="Jeff Johnson" w:date="2017-07-13T12:55:00Z">
            <w:r w:rsidRPr="00BB2D79">
              <w:rPr>
                <w:rStyle w:val="Hyperlink"/>
                <w:noProof/>
              </w:rPr>
              <w:fldChar w:fldCharType="begin"/>
            </w:r>
            <w:r w:rsidRPr="00BB2D79">
              <w:rPr>
                <w:rStyle w:val="Hyperlink"/>
                <w:noProof/>
              </w:rPr>
              <w:instrText xml:space="preserve"> </w:instrText>
            </w:r>
            <w:r>
              <w:rPr>
                <w:noProof/>
              </w:rPr>
              <w:instrText>HYPERLINK \l "_Toc487713873"</w:instrText>
            </w:r>
            <w:r w:rsidRPr="00BB2D79">
              <w:rPr>
                <w:rStyle w:val="Hyperlink"/>
                <w:noProof/>
              </w:rPr>
              <w:instrText xml:space="preserve"> </w:instrText>
            </w:r>
            <w:r w:rsidRPr="00BB2D79">
              <w:rPr>
                <w:rStyle w:val="Hyperlink"/>
                <w:noProof/>
              </w:rPr>
            </w:r>
            <w:r w:rsidRPr="00BB2D79">
              <w:rPr>
                <w:rStyle w:val="Hyperlink"/>
                <w:noProof/>
              </w:rPr>
              <w:fldChar w:fldCharType="separate"/>
            </w:r>
            <w:r w:rsidRPr="00BB2D79">
              <w:rPr>
                <w:rStyle w:val="Hyperlink"/>
                <w:noProof/>
              </w:rPr>
              <w:t>S3 Storage</w:t>
            </w:r>
            <w:r>
              <w:rPr>
                <w:noProof/>
                <w:webHidden/>
              </w:rPr>
              <w:tab/>
            </w:r>
            <w:r>
              <w:rPr>
                <w:noProof/>
                <w:webHidden/>
              </w:rPr>
              <w:fldChar w:fldCharType="begin"/>
            </w:r>
            <w:r>
              <w:rPr>
                <w:noProof/>
                <w:webHidden/>
              </w:rPr>
              <w:instrText xml:space="preserve"> PAGEREF _Toc487713873 \h </w:instrText>
            </w:r>
            <w:r>
              <w:rPr>
                <w:noProof/>
                <w:webHidden/>
              </w:rPr>
            </w:r>
          </w:ins>
          <w:r>
            <w:rPr>
              <w:noProof/>
              <w:webHidden/>
            </w:rPr>
            <w:fldChar w:fldCharType="separate"/>
          </w:r>
          <w:ins w:id="49" w:author="Jeff Johnson" w:date="2017-07-13T12:55:00Z">
            <w:r>
              <w:rPr>
                <w:noProof/>
                <w:webHidden/>
              </w:rPr>
              <w:t>17</w:t>
            </w:r>
            <w:r>
              <w:rPr>
                <w:noProof/>
                <w:webHidden/>
              </w:rPr>
              <w:fldChar w:fldCharType="end"/>
            </w:r>
            <w:r w:rsidRPr="00BB2D79">
              <w:rPr>
                <w:rStyle w:val="Hyperlink"/>
                <w:noProof/>
              </w:rPr>
              <w:fldChar w:fldCharType="end"/>
            </w:r>
          </w:ins>
        </w:p>
        <w:p w14:paraId="336E7B13" w14:textId="77777777" w:rsidR="00F92462" w:rsidRDefault="00F92462">
          <w:pPr>
            <w:pStyle w:val="TOC3"/>
            <w:rPr>
              <w:ins w:id="50" w:author="Jeff Johnson" w:date="2017-07-13T12:55:00Z"/>
              <w:rFonts w:asciiTheme="minorHAnsi" w:eastAsiaTheme="minorEastAsia" w:hAnsiTheme="minorHAnsi" w:cstheme="minorBidi"/>
              <w:noProof/>
              <w:sz w:val="24"/>
              <w:szCs w:val="24"/>
            </w:rPr>
          </w:pPr>
          <w:ins w:id="51" w:author="Jeff Johnson" w:date="2017-07-13T12:55:00Z">
            <w:r w:rsidRPr="00BB2D79">
              <w:rPr>
                <w:rStyle w:val="Hyperlink"/>
                <w:noProof/>
              </w:rPr>
              <w:fldChar w:fldCharType="begin"/>
            </w:r>
            <w:r w:rsidRPr="00BB2D79">
              <w:rPr>
                <w:rStyle w:val="Hyperlink"/>
                <w:noProof/>
              </w:rPr>
              <w:instrText xml:space="preserve"> </w:instrText>
            </w:r>
            <w:r>
              <w:rPr>
                <w:noProof/>
              </w:rPr>
              <w:instrText>HYPERLINK \l "_Toc487713874"</w:instrText>
            </w:r>
            <w:r w:rsidRPr="00BB2D79">
              <w:rPr>
                <w:rStyle w:val="Hyperlink"/>
                <w:noProof/>
              </w:rPr>
              <w:instrText xml:space="preserve"> </w:instrText>
            </w:r>
            <w:r w:rsidRPr="00BB2D79">
              <w:rPr>
                <w:rStyle w:val="Hyperlink"/>
                <w:noProof/>
              </w:rPr>
            </w:r>
            <w:r w:rsidRPr="00BB2D79">
              <w:rPr>
                <w:rStyle w:val="Hyperlink"/>
                <w:noProof/>
              </w:rPr>
              <w:fldChar w:fldCharType="separate"/>
            </w:r>
            <w:r w:rsidRPr="00BB2D79">
              <w:rPr>
                <w:rStyle w:val="Hyperlink"/>
                <w:noProof/>
              </w:rPr>
              <w:t>Amount of Data Served</w:t>
            </w:r>
            <w:r>
              <w:rPr>
                <w:noProof/>
                <w:webHidden/>
              </w:rPr>
              <w:tab/>
            </w:r>
            <w:r>
              <w:rPr>
                <w:noProof/>
                <w:webHidden/>
              </w:rPr>
              <w:fldChar w:fldCharType="begin"/>
            </w:r>
            <w:r>
              <w:rPr>
                <w:noProof/>
                <w:webHidden/>
              </w:rPr>
              <w:instrText xml:space="preserve"> PAGEREF _Toc487713874 \h </w:instrText>
            </w:r>
            <w:r>
              <w:rPr>
                <w:noProof/>
                <w:webHidden/>
              </w:rPr>
            </w:r>
          </w:ins>
          <w:r>
            <w:rPr>
              <w:noProof/>
              <w:webHidden/>
            </w:rPr>
            <w:fldChar w:fldCharType="separate"/>
          </w:r>
          <w:ins w:id="52" w:author="Jeff Johnson" w:date="2017-07-13T12:55:00Z">
            <w:r>
              <w:rPr>
                <w:noProof/>
                <w:webHidden/>
              </w:rPr>
              <w:t>17</w:t>
            </w:r>
            <w:r>
              <w:rPr>
                <w:noProof/>
                <w:webHidden/>
              </w:rPr>
              <w:fldChar w:fldCharType="end"/>
            </w:r>
            <w:r w:rsidRPr="00BB2D79">
              <w:rPr>
                <w:rStyle w:val="Hyperlink"/>
                <w:noProof/>
              </w:rPr>
              <w:fldChar w:fldCharType="end"/>
            </w:r>
          </w:ins>
        </w:p>
        <w:p w14:paraId="30746663" w14:textId="77777777" w:rsidR="00F92462" w:rsidRDefault="00F92462">
          <w:pPr>
            <w:pStyle w:val="TOC3"/>
            <w:rPr>
              <w:ins w:id="53" w:author="Jeff Johnson" w:date="2017-07-13T12:55:00Z"/>
              <w:rFonts w:asciiTheme="minorHAnsi" w:eastAsiaTheme="minorEastAsia" w:hAnsiTheme="minorHAnsi" w:cstheme="minorBidi"/>
              <w:noProof/>
              <w:sz w:val="24"/>
              <w:szCs w:val="24"/>
            </w:rPr>
          </w:pPr>
          <w:ins w:id="54" w:author="Jeff Johnson" w:date="2017-07-13T12:55:00Z">
            <w:r w:rsidRPr="00BB2D79">
              <w:rPr>
                <w:rStyle w:val="Hyperlink"/>
                <w:noProof/>
              </w:rPr>
              <w:fldChar w:fldCharType="begin"/>
            </w:r>
            <w:r w:rsidRPr="00BB2D79">
              <w:rPr>
                <w:rStyle w:val="Hyperlink"/>
                <w:noProof/>
              </w:rPr>
              <w:instrText xml:space="preserve"> </w:instrText>
            </w:r>
            <w:r>
              <w:rPr>
                <w:noProof/>
              </w:rPr>
              <w:instrText>HYPERLINK \l "_Toc487713875"</w:instrText>
            </w:r>
            <w:r w:rsidRPr="00BB2D79">
              <w:rPr>
                <w:rStyle w:val="Hyperlink"/>
                <w:noProof/>
              </w:rPr>
              <w:instrText xml:space="preserve"> </w:instrText>
            </w:r>
            <w:r w:rsidRPr="00BB2D79">
              <w:rPr>
                <w:rStyle w:val="Hyperlink"/>
                <w:noProof/>
              </w:rPr>
            </w:r>
            <w:r w:rsidRPr="00BB2D79">
              <w:rPr>
                <w:rStyle w:val="Hyperlink"/>
                <w:noProof/>
              </w:rPr>
              <w:fldChar w:fldCharType="separate"/>
            </w:r>
            <w:r w:rsidRPr="00BB2D79">
              <w:rPr>
                <w:rStyle w:val="Hyperlink"/>
                <w:noProof/>
              </w:rPr>
              <w:t>Database Server Instance Type</w:t>
            </w:r>
            <w:r>
              <w:rPr>
                <w:noProof/>
                <w:webHidden/>
              </w:rPr>
              <w:tab/>
            </w:r>
            <w:r>
              <w:rPr>
                <w:noProof/>
                <w:webHidden/>
              </w:rPr>
              <w:fldChar w:fldCharType="begin"/>
            </w:r>
            <w:r>
              <w:rPr>
                <w:noProof/>
                <w:webHidden/>
              </w:rPr>
              <w:instrText xml:space="preserve"> PAGEREF _Toc487713875 \h </w:instrText>
            </w:r>
            <w:r>
              <w:rPr>
                <w:noProof/>
                <w:webHidden/>
              </w:rPr>
            </w:r>
          </w:ins>
          <w:r>
            <w:rPr>
              <w:noProof/>
              <w:webHidden/>
            </w:rPr>
            <w:fldChar w:fldCharType="separate"/>
          </w:r>
          <w:ins w:id="55" w:author="Jeff Johnson" w:date="2017-07-13T12:55:00Z">
            <w:r>
              <w:rPr>
                <w:noProof/>
                <w:webHidden/>
              </w:rPr>
              <w:t>17</w:t>
            </w:r>
            <w:r>
              <w:rPr>
                <w:noProof/>
                <w:webHidden/>
              </w:rPr>
              <w:fldChar w:fldCharType="end"/>
            </w:r>
            <w:r w:rsidRPr="00BB2D79">
              <w:rPr>
                <w:rStyle w:val="Hyperlink"/>
                <w:noProof/>
              </w:rPr>
              <w:fldChar w:fldCharType="end"/>
            </w:r>
          </w:ins>
        </w:p>
        <w:p w14:paraId="7C88BFAC" w14:textId="77777777" w:rsidR="00F92462" w:rsidRDefault="00F92462">
          <w:pPr>
            <w:pStyle w:val="TOC3"/>
            <w:rPr>
              <w:ins w:id="56" w:author="Jeff Johnson" w:date="2017-07-13T12:55:00Z"/>
              <w:rFonts w:asciiTheme="minorHAnsi" w:eastAsiaTheme="minorEastAsia" w:hAnsiTheme="minorHAnsi" w:cstheme="minorBidi"/>
              <w:noProof/>
              <w:sz w:val="24"/>
              <w:szCs w:val="24"/>
            </w:rPr>
          </w:pPr>
          <w:ins w:id="57" w:author="Jeff Johnson" w:date="2017-07-13T12:55:00Z">
            <w:r w:rsidRPr="00BB2D79">
              <w:rPr>
                <w:rStyle w:val="Hyperlink"/>
                <w:noProof/>
              </w:rPr>
              <w:fldChar w:fldCharType="begin"/>
            </w:r>
            <w:r w:rsidRPr="00BB2D79">
              <w:rPr>
                <w:rStyle w:val="Hyperlink"/>
                <w:noProof/>
              </w:rPr>
              <w:instrText xml:space="preserve"> </w:instrText>
            </w:r>
            <w:r>
              <w:rPr>
                <w:noProof/>
              </w:rPr>
              <w:instrText>HYPERLINK \l "_Toc487713876"</w:instrText>
            </w:r>
            <w:r w:rsidRPr="00BB2D79">
              <w:rPr>
                <w:rStyle w:val="Hyperlink"/>
                <w:noProof/>
              </w:rPr>
              <w:instrText xml:space="preserve"> </w:instrText>
            </w:r>
            <w:r w:rsidRPr="00BB2D79">
              <w:rPr>
                <w:rStyle w:val="Hyperlink"/>
                <w:noProof/>
              </w:rPr>
            </w:r>
            <w:r w:rsidRPr="00BB2D79">
              <w:rPr>
                <w:rStyle w:val="Hyperlink"/>
                <w:noProof/>
              </w:rPr>
              <w:fldChar w:fldCharType="separate"/>
            </w:r>
            <w:r w:rsidRPr="00BB2D79">
              <w:rPr>
                <w:rStyle w:val="Hyperlink"/>
                <w:noProof/>
              </w:rPr>
              <w:t>Database Server Engine Type</w:t>
            </w:r>
            <w:r>
              <w:rPr>
                <w:noProof/>
                <w:webHidden/>
              </w:rPr>
              <w:tab/>
            </w:r>
            <w:r>
              <w:rPr>
                <w:noProof/>
                <w:webHidden/>
              </w:rPr>
              <w:fldChar w:fldCharType="begin"/>
            </w:r>
            <w:r>
              <w:rPr>
                <w:noProof/>
                <w:webHidden/>
              </w:rPr>
              <w:instrText xml:space="preserve"> PAGEREF _Toc487713876 \h </w:instrText>
            </w:r>
            <w:r>
              <w:rPr>
                <w:noProof/>
                <w:webHidden/>
              </w:rPr>
            </w:r>
          </w:ins>
          <w:r>
            <w:rPr>
              <w:noProof/>
              <w:webHidden/>
            </w:rPr>
            <w:fldChar w:fldCharType="separate"/>
          </w:r>
          <w:ins w:id="58" w:author="Jeff Johnson" w:date="2017-07-13T12:55:00Z">
            <w:r>
              <w:rPr>
                <w:noProof/>
                <w:webHidden/>
              </w:rPr>
              <w:t>18</w:t>
            </w:r>
            <w:r>
              <w:rPr>
                <w:noProof/>
                <w:webHidden/>
              </w:rPr>
              <w:fldChar w:fldCharType="end"/>
            </w:r>
            <w:r w:rsidRPr="00BB2D79">
              <w:rPr>
                <w:rStyle w:val="Hyperlink"/>
                <w:noProof/>
              </w:rPr>
              <w:fldChar w:fldCharType="end"/>
            </w:r>
          </w:ins>
        </w:p>
        <w:p w14:paraId="252E3647" w14:textId="77777777" w:rsidR="00F92462" w:rsidRDefault="00F92462">
          <w:pPr>
            <w:pStyle w:val="TOC3"/>
            <w:rPr>
              <w:ins w:id="59" w:author="Jeff Johnson" w:date="2017-07-13T12:55:00Z"/>
              <w:rFonts w:asciiTheme="minorHAnsi" w:eastAsiaTheme="minorEastAsia" w:hAnsiTheme="minorHAnsi" w:cstheme="minorBidi"/>
              <w:noProof/>
              <w:sz w:val="24"/>
              <w:szCs w:val="24"/>
            </w:rPr>
          </w:pPr>
          <w:ins w:id="60" w:author="Jeff Johnson" w:date="2017-07-13T12:55:00Z">
            <w:r w:rsidRPr="00BB2D79">
              <w:rPr>
                <w:rStyle w:val="Hyperlink"/>
                <w:noProof/>
              </w:rPr>
              <w:fldChar w:fldCharType="begin"/>
            </w:r>
            <w:r w:rsidRPr="00BB2D79">
              <w:rPr>
                <w:rStyle w:val="Hyperlink"/>
                <w:noProof/>
              </w:rPr>
              <w:instrText xml:space="preserve"> </w:instrText>
            </w:r>
            <w:r>
              <w:rPr>
                <w:noProof/>
              </w:rPr>
              <w:instrText>HYPERLINK \l "_Toc487713877"</w:instrText>
            </w:r>
            <w:r w:rsidRPr="00BB2D79">
              <w:rPr>
                <w:rStyle w:val="Hyperlink"/>
                <w:noProof/>
              </w:rPr>
              <w:instrText xml:space="preserve"> </w:instrText>
            </w:r>
            <w:r w:rsidRPr="00BB2D79">
              <w:rPr>
                <w:rStyle w:val="Hyperlink"/>
                <w:noProof/>
              </w:rPr>
            </w:r>
            <w:r w:rsidRPr="00BB2D79">
              <w:rPr>
                <w:rStyle w:val="Hyperlink"/>
                <w:noProof/>
              </w:rPr>
              <w:fldChar w:fldCharType="separate"/>
            </w:r>
            <w:r w:rsidRPr="00BB2D79">
              <w:rPr>
                <w:rStyle w:val="Hyperlink"/>
                <w:noProof/>
              </w:rPr>
              <w:t>Database Server Setup and Configuration</w:t>
            </w:r>
            <w:r>
              <w:rPr>
                <w:noProof/>
                <w:webHidden/>
              </w:rPr>
              <w:tab/>
            </w:r>
            <w:r>
              <w:rPr>
                <w:noProof/>
                <w:webHidden/>
              </w:rPr>
              <w:fldChar w:fldCharType="begin"/>
            </w:r>
            <w:r>
              <w:rPr>
                <w:noProof/>
                <w:webHidden/>
              </w:rPr>
              <w:instrText xml:space="preserve"> PAGEREF _Toc487713877 \h </w:instrText>
            </w:r>
            <w:r>
              <w:rPr>
                <w:noProof/>
                <w:webHidden/>
              </w:rPr>
            </w:r>
          </w:ins>
          <w:r>
            <w:rPr>
              <w:noProof/>
              <w:webHidden/>
            </w:rPr>
            <w:fldChar w:fldCharType="separate"/>
          </w:r>
          <w:ins w:id="61" w:author="Jeff Johnson" w:date="2017-07-13T12:55:00Z">
            <w:r>
              <w:rPr>
                <w:noProof/>
                <w:webHidden/>
              </w:rPr>
              <w:t>19</w:t>
            </w:r>
            <w:r>
              <w:rPr>
                <w:noProof/>
                <w:webHidden/>
              </w:rPr>
              <w:fldChar w:fldCharType="end"/>
            </w:r>
            <w:r w:rsidRPr="00BB2D79">
              <w:rPr>
                <w:rStyle w:val="Hyperlink"/>
                <w:noProof/>
              </w:rPr>
              <w:fldChar w:fldCharType="end"/>
            </w:r>
          </w:ins>
        </w:p>
        <w:p w14:paraId="78E500F4" w14:textId="77777777" w:rsidR="00F92462" w:rsidRDefault="00F92462">
          <w:pPr>
            <w:pStyle w:val="TOC3"/>
            <w:rPr>
              <w:ins w:id="62" w:author="Jeff Johnson" w:date="2017-07-13T12:55:00Z"/>
              <w:rFonts w:asciiTheme="minorHAnsi" w:eastAsiaTheme="minorEastAsia" w:hAnsiTheme="minorHAnsi" w:cstheme="minorBidi"/>
              <w:noProof/>
              <w:sz w:val="24"/>
              <w:szCs w:val="24"/>
            </w:rPr>
          </w:pPr>
          <w:ins w:id="63" w:author="Jeff Johnson" w:date="2017-07-13T12:55:00Z">
            <w:r w:rsidRPr="00BB2D79">
              <w:rPr>
                <w:rStyle w:val="Hyperlink"/>
                <w:noProof/>
              </w:rPr>
              <w:fldChar w:fldCharType="begin"/>
            </w:r>
            <w:r w:rsidRPr="00BB2D79">
              <w:rPr>
                <w:rStyle w:val="Hyperlink"/>
                <w:noProof/>
              </w:rPr>
              <w:instrText xml:space="preserve"> </w:instrText>
            </w:r>
            <w:r>
              <w:rPr>
                <w:noProof/>
              </w:rPr>
              <w:instrText>HYPERLINK \l "_Toc487713878"</w:instrText>
            </w:r>
            <w:r w:rsidRPr="00BB2D79">
              <w:rPr>
                <w:rStyle w:val="Hyperlink"/>
                <w:noProof/>
              </w:rPr>
              <w:instrText xml:space="preserve"> </w:instrText>
            </w:r>
            <w:r w:rsidRPr="00BB2D79">
              <w:rPr>
                <w:rStyle w:val="Hyperlink"/>
                <w:noProof/>
              </w:rPr>
            </w:r>
            <w:r w:rsidRPr="00BB2D79">
              <w:rPr>
                <w:rStyle w:val="Hyperlink"/>
                <w:noProof/>
              </w:rPr>
              <w:fldChar w:fldCharType="separate"/>
            </w:r>
            <w:r w:rsidRPr="00BB2D79">
              <w:rPr>
                <w:rStyle w:val="Hyperlink"/>
                <w:noProof/>
              </w:rPr>
              <w:t>Database Server Persistent Storage and Provisioned IOPS</w:t>
            </w:r>
            <w:r>
              <w:rPr>
                <w:noProof/>
                <w:webHidden/>
              </w:rPr>
              <w:tab/>
            </w:r>
            <w:r>
              <w:rPr>
                <w:noProof/>
                <w:webHidden/>
              </w:rPr>
              <w:fldChar w:fldCharType="begin"/>
            </w:r>
            <w:r>
              <w:rPr>
                <w:noProof/>
                <w:webHidden/>
              </w:rPr>
              <w:instrText xml:space="preserve"> PAGEREF _Toc487713878 \h </w:instrText>
            </w:r>
            <w:r>
              <w:rPr>
                <w:noProof/>
                <w:webHidden/>
              </w:rPr>
            </w:r>
          </w:ins>
          <w:r>
            <w:rPr>
              <w:noProof/>
              <w:webHidden/>
            </w:rPr>
            <w:fldChar w:fldCharType="separate"/>
          </w:r>
          <w:ins w:id="64" w:author="Jeff Johnson" w:date="2017-07-13T12:55:00Z">
            <w:r>
              <w:rPr>
                <w:noProof/>
                <w:webHidden/>
              </w:rPr>
              <w:t>19</w:t>
            </w:r>
            <w:r>
              <w:rPr>
                <w:noProof/>
                <w:webHidden/>
              </w:rPr>
              <w:fldChar w:fldCharType="end"/>
            </w:r>
            <w:r w:rsidRPr="00BB2D79">
              <w:rPr>
                <w:rStyle w:val="Hyperlink"/>
                <w:noProof/>
              </w:rPr>
              <w:fldChar w:fldCharType="end"/>
            </w:r>
          </w:ins>
        </w:p>
        <w:p w14:paraId="04629591" w14:textId="77777777" w:rsidR="00F92462" w:rsidRDefault="00F92462">
          <w:pPr>
            <w:pStyle w:val="TOC3"/>
            <w:rPr>
              <w:ins w:id="65" w:author="Jeff Johnson" w:date="2017-07-13T12:55:00Z"/>
              <w:rFonts w:asciiTheme="minorHAnsi" w:eastAsiaTheme="minorEastAsia" w:hAnsiTheme="minorHAnsi" w:cstheme="minorBidi"/>
              <w:noProof/>
              <w:sz w:val="24"/>
              <w:szCs w:val="24"/>
            </w:rPr>
          </w:pPr>
          <w:ins w:id="66" w:author="Jeff Johnson" w:date="2017-07-13T12:55:00Z">
            <w:r w:rsidRPr="00BB2D79">
              <w:rPr>
                <w:rStyle w:val="Hyperlink"/>
                <w:noProof/>
              </w:rPr>
              <w:fldChar w:fldCharType="begin"/>
            </w:r>
            <w:r w:rsidRPr="00BB2D79">
              <w:rPr>
                <w:rStyle w:val="Hyperlink"/>
                <w:noProof/>
              </w:rPr>
              <w:instrText xml:space="preserve"> </w:instrText>
            </w:r>
            <w:r>
              <w:rPr>
                <w:noProof/>
              </w:rPr>
              <w:instrText>HYPERLINK \l "_Toc487713879"</w:instrText>
            </w:r>
            <w:r w:rsidRPr="00BB2D79">
              <w:rPr>
                <w:rStyle w:val="Hyperlink"/>
                <w:noProof/>
              </w:rPr>
              <w:instrText xml:space="preserve"> </w:instrText>
            </w:r>
            <w:r w:rsidRPr="00BB2D79">
              <w:rPr>
                <w:rStyle w:val="Hyperlink"/>
                <w:noProof/>
              </w:rPr>
            </w:r>
            <w:r w:rsidRPr="00BB2D79">
              <w:rPr>
                <w:rStyle w:val="Hyperlink"/>
                <w:noProof/>
              </w:rPr>
              <w:fldChar w:fldCharType="separate"/>
            </w:r>
            <w:r w:rsidRPr="00BB2D79">
              <w:rPr>
                <w:rStyle w:val="Hyperlink"/>
                <w:noProof/>
              </w:rPr>
              <w:t>Database Server Storage and Performance</w:t>
            </w:r>
            <w:r>
              <w:rPr>
                <w:noProof/>
                <w:webHidden/>
              </w:rPr>
              <w:tab/>
            </w:r>
            <w:r>
              <w:rPr>
                <w:noProof/>
                <w:webHidden/>
              </w:rPr>
              <w:fldChar w:fldCharType="begin"/>
            </w:r>
            <w:r>
              <w:rPr>
                <w:noProof/>
                <w:webHidden/>
              </w:rPr>
              <w:instrText xml:space="preserve"> PAGEREF _Toc487713879 \h </w:instrText>
            </w:r>
            <w:r>
              <w:rPr>
                <w:noProof/>
                <w:webHidden/>
              </w:rPr>
            </w:r>
          </w:ins>
          <w:r>
            <w:rPr>
              <w:noProof/>
              <w:webHidden/>
            </w:rPr>
            <w:fldChar w:fldCharType="separate"/>
          </w:r>
          <w:ins w:id="67" w:author="Jeff Johnson" w:date="2017-07-13T12:55:00Z">
            <w:r>
              <w:rPr>
                <w:noProof/>
                <w:webHidden/>
              </w:rPr>
              <w:t>20</w:t>
            </w:r>
            <w:r>
              <w:rPr>
                <w:noProof/>
                <w:webHidden/>
              </w:rPr>
              <w:fldChar w:fldCharType="end"/>
            </w:r>
            <w:r w:rsidRPr="00BB2D79">
              <w:rPr>
                <w:rStyle w:val="Hyperlink"/>
                <w:noProof/>
              </w:rPr>
              <w:fldChar w:fldCharType="end"/>
            </w:r>
          </w:ins>
        </w:p>
        <w:p w14:paraId="55109824" w14:textId="77777777" w:rsidR="00F92462" w:rsidRDefault="00F92462">
          <w:pPr>
            <w:pStyle w:val="TOC2"/>
            <w:rPr>
              <w:ins w:id="68" w:author="Jeff Johnson" w:date="2017-07-13T12:55:00Z"/>
              <w:rFonts w:asciiTheme="minorHAnsi" w:eastAsiaTheme="minorEastAsia" w:hAnsiTheme="minorHAnsi" w:cstheme="minorBidi"/>
              <w:noProof/>
              <w:sz w:val="24"/>
              <w:szCs w:val="24"/>
            </w:rPr>
          </w:pPr>
          <w:ins w:id="69" w:author="Jeff Johnson" w:date="2017-07-13T12:55:00Z">
            <w:r w:rsidRPr="00BB2D79">
              <w:rPr>
                <w:rStyle w:val="Hyperlink"/>
                <w:noProof/>
              </w:rPr>
              <w:fldChar w:fldCharType="begin"/>
            </w:r>
            <w:r w:rsidRPr="00BB2D79">
              <w:rPr>
                <w:rStyle w:val="Hyperlink"/>
                <w:noProof/>
              </w:rPr>
              <w:instrText xml:space="preserve"> </w:instrText>
            </w:r>
            <w:r>
              <w:rPr>
                <w:noProof/>
              </w:rPr>
              <w:instrText>HYPERLINK \l "_Toc487713880"</w:instrText>
            </w:r>
            <w:r w:rsidRPr="00BB2D79">
              <w:rPr>
                <w:rStyle w:val="Hyperlink"/>
                <w:noProof/>
              </w:rPr>
              <w:instrText xml:space="preserve"> </w:instrText>
            </w:r>
            <w:r w:rsidRPr="00BB2D79">
              <w:rPr>
                <w:rStyle w:val="Hyperlink"/>
                <w:noProof/>
              </w:rPr>
            </w:r>
            <w:r w:rsidRPr="00BB2D79">
              <w:rPr>
                <w:rStyle w:val="Hyperlink"/>
                <w:noProof/>
              </w:rPr>
              <w:fldChar w:fldCharType="separate"/>
            </w:r>
            <w:r w:rsidRPr="00BB2D79">
              <w:rPr>
                <w:rStyle w:val="Hyperlink"/>
                <w:noProof/>
              </w:rPr>
              <w:t>Centralized Logging</w:t>
            </w:r>
            <w:r>
              <w:rPr>
                <w:noProof/>
                <w:webHidden/>
              </w:rPr>
              <w:tab/>
            </w:r>
            <w:r>
              <w:rPr>
                <w:noProof/>
                <w:webHidden/>
              </w:rPr>
              <w:fldChar w:fldCharType="begin"/>
            </w:r>
            <w:r>
              <w:rPr>
                <w:noProof/>
                <w:webHidden/>
              </w:rPr>
              <w:instrText xml:space="preserve"> PAGEREF _Toc487713880 \h </w:instrText>
            </w:r>
            <w:r>
              <w:rPr>
                <w:noProof/>
                <w:webHidden/>
              </w:rPr>
            </w:r>
          </w:ins>
          <w:r>
            <w:rPr>
              <w:noProof/>
              <w:webHidden/>
            </w:rPr>
            <w:fldChar w:fldCharType="separate"/>
          </w:r>
          <w:ins w:id="70" w:author="Jeff Johnson" w:date="2017-07-13T12:55:00Z">
            <w:r>
              <w:rPr>
                <w:noProof/>
                <w:webHidden/>
              </w:rPr>
              <w:t>20</w:t>
            </w:r>
            <w:r>
              <w:rPr>
                <w:noProof/>
                <w:webHidden/>
              </w:rPr>
              <w:fldChar w:fldCharType="end"/>
            </w:r>
            <w:r w:rsidRPr="00BB2D79">
              <w:rPr>
                <w:rStyle w:val="Hyperlink"/>
                <w:noProof/>
              </w:rPr>
              <w:fldChar w:fldCharType="end"/>
            </w:r>
          </w:ins>
        </w:p>
        <w:p w14:paraId="78A98D51" w14:textId="77777777" w:rsidR="00F92462" w:rsidRDefault="00F92462">
          <w:pPr>
            <w:pStyle w:val="TOC3"/>
            <w:rPr>
              <w:ins w:id="71" w:author="Jeff Johnson" w:date="2017-07-13T12:55:00Z"/>
              <w:rFonts w:asciiTheme="minorHAnsi" w:eastAsiaTheme="minorEastAsia" w:hAnsiTheme="minorHAnsi" w:cstheme="minorBidi"/>
              <w:noProof/>
              <w:sz w:val="24"/>
              <w:szCs w:val="24"/>
            </w:rPr>
          </w:pPr>
          <w:ins w:id="72" w:author="Jeff Johnson" w:date="2017-07-13T12:55:00Z">
            <w:r w:rsidRPr="00BB2D79">
              <w:rPr>
                <w:rStyle w:val="Hyperlink"/>
                <w:noProof/>
              </w:rPr>
              <w:fldChar w:fldCharType="begin"/>
            </w:r>
            <w:r w:rsidRPr="00BB2D79">
              <w:rPr>
                <w:rStyle w:val="Hyperlink"/>
                <w:noProof/>
              </w:rPr>
              <w:instrText xml:space="preserve"> </w:instrText>
            </w:r>
            <w:r>
              <w:rPr>
                <w:noProof/>
              </w:rPr>
              <w:instrText>HYPERLINK \l "_Toc487713881"</w:instrText>
            </w:r>
            <w:r w:rsidRPr="00BB2D79">
              <w:rPr>
                <w:rStyle w:val="Hyperlink"/>
                <w:noProof/>
              </w:rPr>
              <w:instrText xml:space="preserve"> </w:instrText>
            </w:r>
            <w:r w:rsidRPr="00BB2D79">
              <w:rPr>
                <w:rStyle w:val="Hyperlink"/>
                <w:noProof/>
              </w:rPr>
            </w:r>
            <w:r w:rsidRPr="00BB2D79">
              <w:rPr>
                <w:rStyle w:val="Hyperlink"/>
                <w:noProof/>
              </w:rPr>
              <w:fldChar w:fldCharType="separate"/>
            </w:r>
            <w:r w:rsidRPr="00BB2D79">
              <w:rPr>
                <w:rStyle w:val="Hyperlink"/>
                <w:rFonts w:eastAsia="Times New Roman"/>
                <w:noProof/>
              </w:rPr>
              <w:t>Elasticsearch service setup</w:t>
            </w:r>
            <w:r>
              <w:rPr>
                <w:noProof/>
                <w:webHidden/>
              </w:rPr>
              <w:tab/>
            </w:r>
            <w:r>
              <w:rPr>
                <w:noProof/>
                <w:webHidden/>
              </w:rPr>
              <w:fldChar w:fldCharType="begin"/>
            </w:r>
            <w:r>
              <w:rPr>
                <w:noProof/>
                <w:webHidden/>
              </w:rPr>
              <w:instrText xml:space="preserve"> PAGEREF _Toc487713881 \h </w:instrText>
            </w:r>
            <w:r>
              <w:rPr>
                <w:noProof/>
                <w:webHidden/>
              </w:rPr>
            </w:r>
          </w:ins>
          <w:r>
            <w:rPr>
              <w:noProof/>
              <w:webHidden/>
            </w:rPr>
            <w:fldChar w:fldCharType="separate"/>
          </w:r>
          <w:ins w:id="73" w:author="Jeff Johnson" w:date="2017-07-13T12:55:00Z">
            <w:r>
              <w:rPr>
                <w:noProof/>
                <w:webHidden/>
              </w:rPr>
              <w:t>21</w:t>
            </w:r>
            <w:r>
              <w:rPr>
                <w:noProof/>
                <w:webHidden/>
              </w:rPr>
              <w:fldChar w:fldCharType="end"/>
            </w:r>
            <w:r w:rsidRPr="00BB2D79">
              <w:rPr>
                <w:rStyle w:val="Hyperlink"/>
                <w:noProof/>
              </w:rPr>
              <w:fldChar w:fldCharType="end"/>
            </w:r>
          </w:ins>
        </w:p>
        <w:p w14:paraId="1B9F6061" w14:textId="77777777" w:rsidR="00F92462" w:rsidRDefault="00F92462">
          <w:pPr>
            <w:pStyle w:val="TOC3"/>
            <w:rPr>
              <w:ins w:id="74" w:author="Jeff Johnson" w:date="2017-07-13T12:55:00Z"/>
              <w:rFonts w:asciiTheme="minorHAnsi" w:eastAsiaTheme="minorEastAsia" w:hAnsiTheme="minorHAnsi" w:cstheme="minorBidi"/>
              <w:noProof/>
              <w:sz w:val="24"/>
              <w:szCs w:val="24"/>
            </w:rPr>
          </w:pPr>
          <w:ins w:id="75" w:author="Jeff Johnson" w:date="2017-07-13T12:55:00Z">
            <w:r w:rsidRPr="00BB2D79">
              <w:rPr>
                <w:rStyle w:val="Hyperlink"/>
                <w:noProof/>
              </w:rPr>
              <w:fldChar w:fldCharType="begin"/>
            </w:r>
            <w:r w:rsidRPr="00BB2D79">
              <w:rPr>
                <w:rStyle w:val="Hyperlink"/>
                <w:noProof/>
              </w:rPr>
              <w:instrText xml:space="preserve"> </w:instrText>
            </w:r>
            <w:r>
              <w:rPr>
                <w:noProof/>
              </w:rPr>
              <w:instrText>HYPERLINK \l "_Toc487713882"</w:instrText>
            </w:r>
            <w:r w:rsidRPr="00BB2D79">
              <w:rPr>
                <w:rStyle w:val="Hyperlink"/>
                <w:noProof/>
              </w:rPr>
              <w:instrText xml:space="preserve"> </w:instrText>
            </w:r>
            <w:r w:rsidRPr="00BB2D79">
              <w:rPr>
                <w:rStyle w:val="Hyperlink"/>
                <w:noProof/>
              </w:rPr>
            </w:r>
            <w:r w:rsidRPr="00BB2D79">
              <w:rPr>
                <w:rStyle w:val="Hyperlink"/>
                <w:noProof/>
              </w:rPr>
              <w:fldChar w:fldCharType="separate"/>
            </w:r>
            <w:r w:rsidRPr="00BB2D79">
              <w:rPr>
                <w:rStyle w:val="Hyperlink"/>
                <w:rFonts w:eastAsia="Times New Roman"/>
                <w:noProof/>
              </w:rPr>
              <w:t>Kibana setup with nginx</w:t>
            </w:r>
            <w:r>
              <w:rPr>
                <w:noProof/>
                <w:webHidden/>
              </w:rPr>
              <w:tab/>
            </w:r>
            <w:r>
              <w:rPr>
                <w:noProof/>
                <w:webHidden/>
              </w:rPr>
              <w:fldChar w:fldCharType="begin"/>
            </w:r>
            <w:r>
              <w:rPr>
                <w:noProof/>
                <w:webHidden/>
              </w:rPr>
              <w:instrText xml:space="preserve"> PAGEREF _Toc487713882 \h </w:instrText>
            </w:r>
            <w:r>
              <w:rPr>
                <w:noProof/>
                <w:webHidden/>
              </w:rPr>
            </w:r>
          </w:ins>
          <w:r>
            <w:rPr>
              <w:noProof/>
              <w:webHidden/>
            </w:rPr>
            <w:fldChar w:fldCharType="separate"/>
          </w:r>
          <w:ins w:id="76" w:author="Jeff Johnson" w:date="2017-07-13T12:55:00Z">
            <w:r>
              <w:rPr>
                <w:noProof/>
                <w:webHidden/>
              </w:rPr>
              <w:t>21</w:t>
            </w:r>
            <w:r>
              <w:rPr>
                <w:noProof/>
                <w:webHidden/>
              </w:rPr>
              <w:fldChar w:fldCharType="end"/>
            </w:r>
            <w:r w:rsidRPr="00BB2D79">
              <w:rPr>
                <w:rStyle w:val="Hyperlink"/>
                <w:noProof/>
              </w:rPr>
              <w:fldChar w:fldCharType="end"/>
            </w:r>
          </w:ins>
        </w:p>
        <w:p w14:paraId="4C4117C5" w14:textId="77777777" w:rsidR="00F92462" w:rsidRDefault="00F92462">
          <w:pPr>
            <w:pStyle w:val="TOC3"/>
            <w:rPr>
              <w:ins w:id="77" w:author="Jeff Johnson" w:date="2017-07-13T12:55:00Z"/>
              <w:rFonts w:asciiTheme="minorHAnsi" w:eastAsiaTheme="minorEastAsia" w:hAnsiTheme="minorHAnsi" w:cstheme="minorBidi"/>
              <w:noProof/>
              <w:sz w:val="24"/>
              <w:szCs w:val="24"/>
            </w:rPr>
          </w:pPr>
          <w:ins w:id="78" w:author="Jeff Johnson" w:date="2017-07-13T12:55:00Z">
            <w:r w:rsidRPr="00BB2D79">
              <w:rPr>
                <w:rStyle w:val="Hyperlink"/>
                <w:noProof/>
              </w:rPr>
              <w:fldChar w:fldCharType="begin"/>
            </w:r>
            <w:r w:rsidRPr="00BB2D79">
              <w:rPr>
                <w:rStyle w:val="Hyperlink"/>
                <w:noProof/>
              </w:rPr>
              <w:instrText xml:space="preserve"> </w:instrText>
            </w:r>
            <w:r>
              <w:rPr>
                <w:noProof/>
              </w:rPr>
              <w:instrText>HYPERLINK \l "_Toc487713883"</w:instrText>
            </w:r>
            <w:r w:rsidRPr="00BB2D79">
              <w:rPr>
                <w:rStyle w:val="Hyperlink"/>
                <w:noProof/>
              </w:rPr>
              <w:instrText xml:space="preserve"> </w:instrText>
            </w:r>
            <w:r w:rsidRPr="00BB2D79">
              <w:rPr>
                <w:rStyle w:val="Hyperlink"/>
                <w:noProof/>
              </w:rPr>
            </w:r>
            <w:r w:rsidRPr="00BB2D79">
              <w:rPr>
                <w:rStyle w:val="Hyperlink"/>
                <w:noProof/>
              </w:rPr>
              <w:fldChar w:fldCharType="separate"/>
            </w:r>
            <w:r w:rsidRPr="00BB2D79">
              <w:rPr>
                <w:rStyle w:val="Hyperlink"/>
                <w:rFonts w:eastAsia="Times New Roman"/>
                <w:noProof/>
              </w:rPr>
              <w:t>Logstash installation and configuration</w:t>
            </w:r>
            <w:r>
              <w:rPr>
                <w:noProof/>
                <w:webHidden/>
              </w:rPr>
              <w:tab/>
            </w:r>
            <w:r>
              <w:rPr>
                <w:noProof/>
                <w:webHidden/>
              </w:rPr>
              <w:fldChar w:fldCharType="begin"/>
            </w:r>
            <w:r>
              <w:rPr>
                <w:noProof/>
                <w:webHidden/>
              </w:rPr>
              <w:instrText xml:space="preserve"> PAGEREF _Toc487713883 \h </w:instrText>
            </w:r>
            <w:r>
              <w:rPr>
                <w:noProof/>
                <w:webHidden/>
              </w:rPr>
            </w:r>
          </w:ins>
          <w:r>
            <w:rPr>
              <w:noProof/>
              <w:webHidden/>
            </w:rPr>
            <w:fldChar w:fldCharType="separate"/>
          </w:r>
          <w:ins w:id="79" w:author="Jeff Johnson" w:date="2017-07-13T12:55:00Z">
            <w:r>
              <w:rPr>
                <w:noProof/>
                <w:webHidden/>
              </w:rPr>
              <w:t>22</w:t>
            </w:r>
            <w:r>
              <w:rPr>
                <w:noProof/>
                <w:webHidden/>
              </w:rPr>
              <w:fldChar w:fldCharType="end"/>
            </w:r>
            <w:r w:rsidRPr="00BB2D79">
              <w:rPr>
                <w:rStyle w:val="Hyperlink"/>
                <w:noProof/>
              </w:rPr>
              <w:fldChar w:fldCharType="end"/>
            </w:r>
          </w:ins>
        </w:p>
        <w:p w14:paraId="7839B2AF" w14:textId="77777777" w:rsidR="00F92462" w:rsidRDefault="00F92462">
          <w:pPr>
            <w:pStyle w:val="TOC3"/>
            <w:rPr>
              <w:ins w:id="80" w:author="Jeff Johnson" w:date="2017-07-13T12:55:00Z"/>
              <w:rFonts w:asciiTheme="minorHAnsi" w:eastAsiaTheme="minorEastAsia" w:hAnsiTheme="minorHAnsi" w:cstheme="minorBidi"/>
              <w:noProof/>
              <w:sz w:val="24"/>
              <w:szCs w:val="24"/>
            </w:rPr>
          </w:pPr>
          <w:ins w:id="81" w:author="Jeff Johnson" w:date="2017-07-13T12:55:00Z">
            <w:r w:rsidRPr="00BB2D79">
              <w:rPr>
                <w:rStyle w:val="Hyperlink"/>
                <w:noProof/>
              </w:rPr>
              <w:fldChar w:fldCharType="begin"/>
            </w:r>
            <w:r w:rsidRPr="00BB2D79">
              <w:rPr>
                <w:rStyle w:val="Hyperlink"/>
                <w:noProof/>
              </w:rPr>
              <w:instrText xml:space="preserve"> </w:instrText>
            </w:r>
            <w:r>
              <w:rPr>
                <w:noProof/>
              </w:rPr>
              <w:instrText>HYPERLINK \l "_Toc487713884"</w:instrText>
            </w:r>
            <w:r w:rsidRPr="00BB2D79">
              <w:rPr>
                <w:rStyle w:val="Hyperlink"/>
                <w:noProof/>
              </w:rPr>
              <w:instrText xml:space="preserve"> </w:instrText>
            </w:r>
            <w:r w:rsidRPr="00BB2D79">
              <w:rPr>
                <w:rStyle w:val="Hyperlink"/>
                <w:noProof/>
              </w:rPr>
            </w:r>
            <w:r w:rsidRPr="00BB2D79">
              <w:rPr>
                <w:rStyle w:val="Hyperlink"/>
                <w:noProof/>
              </w:rPr>
              <w:fldChar w:fldCharType="separate"/>
            </w:r>
            <w:r w:rsidRPr="00BB2D79">
              <w:rPr>
                <w:rStyle w:val="Hyperlink"/>
                <w:rFonts w:eastAsia="Times New Roman"/>
                <w:noProof/>
              </w:rPr>
              <w:t>Long term Elastic Search data maintenance</w:t>
            </w:r>
            <w:r>
              <w:rPr>
                <w:noProof/>
                <w:webHidden/>
              </w:rPr>
              <w:tab/>
            </w:r>
            <w:r>
              <w:rPr>
                <w:noProof/>
                <w:webHidden/>
              </w:rPr>
              <w:fldChar w:fldCharType="begin"/>
            </w:r>
            <w:r>
              <w:rPr>
                <w:noProof/>
                <w:webHidden/>
              </w:rPr>
              <w:instrText xml:space="preserve"> PAGEREF _Toc487713884 \h </w:instrText>
            </w:r>
            <w:r>
              <w:rPr>
                <w:noProof/>
                <w:webHidden/>
              </w:rPr>
            </w:r>
          </w:ins>
          <w:r>
            <w:rPr>
              <w:noProof/>
              <w:webHidden/>
            </w:rPr>
            <w:fldChar w:fldCharType="separate"/>
          </w:r>
          <w:ins w:id="82" w:author="Jeff Johnson" w:date="2017-07-13T12:55:00Z">
            <w:r>
              <w:rPr>
                <w:noProof/>
                <w:webHidden/>
              </w:rPr>
              <w:t>22</w:t>
            </w:r>
            <w:r>
              <w:rPr>
                <w:noProof/>
                <w:webHidden/>
              </w:rPr>
              <w:fldChar w:fldCharType="end"/>
            </w:r>
            <w:r w:rsidRPr="00BB2D79">
              <w:rPr>
                <w:rStyle w:val="Hyperlink"/>
                <w:noProof/>
              </w:rPr>
              <w:fldChar w:fldCharType="end"/>
            </w:r>
          </w:ins>
        </w:p>
        <w:p w14:paraId="5888E6C6" w14:textId="77777777" w:rsidR="00F92462" w:rsidRDefault="00F92462">
          <w:pPr>
            <w:pStyle w:val="TOC3"/>
            <w:rPr>
              <w:ins w:id="83" w:author="Jeff Johnson" w:date="2017-07-13T12:55:00Z"/>
              <w:rFonts w:asciiTheme="minorHAnsi" w:eastAsiaTheme="minorEastAsia" w:hAnsiTheme="minorHAnsi" w:cstheme="minorBidi"/>
              <w:noProof/>
              <w:sz w:val="24"/>
              <w:szCs w:val="24"/>
            </w:rPr>
          </w:pPr>
          <w:ins w:id="84" w:author="Jeff Johnson" w:date="2017-07-13T12:55:00Z">
            <w:r w:rsidRPr="00BB2D79">
              <w:rPr>
                <w:rStyle w:val="Hyperlink"/>
                <w:noProof/>
              </w:rPr>
              <w:fldChar w:fldCharType="begin"/>
            </w:r>
            <w:r w:rsidRPr="00BB2D79">
              <w:rPr>
                <w:rStyle w:val="Hyperlink"/>
                <w:noProof/>
              </w:rPr>
              <w:instrText xml:space="preserve"> </w:instrText>
            </w:r>
            <w:r>
              <w:rPr>
                <w:noProof/>
              </w:rPr>
              <w:instrText>HYPERLINK \l "_Toc487713885"</w:instrText>
            </w:r>
            <w:r w:rsidRPr="00BB2D79">
              <w:rPr>
                <w:rStyle w:val="Hyperlink"/>
                <w:noProof/>
              </w:rPr>
              <w:instrText xml:space="preserve"> </w:instrText>
            </w:r>
            <w:r w:rsidRPr="00BB2D79">
              <w:rPr>
                <w:rStyle w:val="Hyperlink"/>
                <w:noProof/>
              </w:rPr>
            </w:r>
            <w:r w:rsidRPr="00BB2D79">
              <w:rPr>
                <w:rStyle w:val="Hyperlink"/>
                <w:noProof/>
              </w:rPr>
              <w:fldChar w:fldCharType="separate"/>
            </w:r>
            <w:r w:rsidRPr="00BB2D79">
              <w:rPr>
                <w:rStyle w:val="Hyperlink"/>
                <w:rFonts w:eastAsia="Times New Roman"/>
                <w:noProof/>
              </w:rPr>
              <w:t>Log File Storage/Archival in S3</w:t>
            </w:r>
            <w:r>
              <w:rPr>
                <w:noProof/>
                <w:webHidden/>
              </w:rPr>
              <w:tab/>
            </w:r>
            <w:r>
              <w:rPr>
                <w:noProof/>
                <w:webHidden/>
              </w:rPr>
              <w:fldChar w:fldCharType="begin"/>
            </w:r>
            <w:r>
              <w:rPr>
                <w:noProof/>
                <w:webHidden/>
              </w:rPr>
              <w:instrText xml:space="preserve"> PAGEREF _Toc487713885 \h </w:instrText>
            </w:r>
            <w:r>
              <w:rPr>
                <w:noProof/>
                <w:webHidden/>
              </w:rPr>
            </w:r>
          </w:ins>
          <w:r>
            <w:rPr>
              <w:noProof/>
              <w:webHidden/>
            </w:rPr>
            <w:fldChar w:fldCharType="separate"/>
          </w:r>
          <w:ins w:id="85" w:author="Jeff Johnson" w:date="2017-07-13T12:55:00Z">
            <w:r>
              <w:rPr>
                <w:noProof/>
                <w:webHidden/>
              </w:rPr>
              <w:t>22</w:t>
            </w:r>
            <w:r>
              <w:rPr>
                <w:noProof/>
                <w:webHidden/>
              </w:rPr>
              <w:fldChar w:fldCharType="end"/>
            </w:r>
            <w:r w:rsidRPr="00BB2D79">
              <w:rPr>
                <w:rStyle w:val="Hyperlink"/>
                <w:noProof/>
              </w:rPr>
              <w:fldChar w:fldCharType="end"/>
            </w:r>
          </w:ins>
        </w:p>
        <w:p w14:paraId="170A15DF" w14:textId="77777777" w:rsidR="00F92462" w:rsidRDefault="00F92462">
          <w:pPr>
            <w:pStyle w:val="TOC2"/>
            <w:rPr>
              <w:ins w:id="86" w:author="Jeff Johnson" w:date="2017-07-13T12:55:00Z"/>
              <w:rFonts w:asciiTheme="minorHAnsi" w:eastAsiaTheme="minorEastAsia" w:hAnsiTheme="minorHAnsi" w:cstheme="minorBidi"/>
              <w:noProof/>
              <w:sz w:val="24"/>
              <w:szCs w:val="24"/>
            </w:rPr>
          </w:pPr>
          <w:ins w:id="87" w:author="Jeff Johnson" w:date="2017-07-13T12:55:00Z">
            <w:r w:rsidRPr="00BB2D79">
              <w:rPr>
                <w:rStyle w:val="Hyperlink"/>
                <w:noProof/>
              </w:rPr>
              <w:fldChar w:fldCharType="begin"/>
            </w:r>
            <w:r w:rsidRPr="00BB2D79">
              <w:rPr>
                <w:rStyle w:val="Hyperlink"/>
                <w:noProof/>
              </w:rPr>
              <w:instrText xml:space="preserve"> </w:instrText>
            </w:r>
            <w:r>
              <w:rPr>
                <w:noProof/>
              </w:rPr>
              <w:instrText>HYPERLINK \l "_Toc487713886"</w:instrText>
            </w:r>
            <w:r w:rsidRPr="00BB2D79">
              <w:rPr>
                <w:rStyle w:val="Hyperlink"/>
                <w:noProof/>
              </w:rPr>
              <w:instrText xml:space="preserve"> </w:instrText>
            </w:r>
            <w:r w:rsidRPr="00BB2D79">
              <w:rPr>
                <w:rStyle w:val="Hyperlink"/>
                <w:noProof/>
              </w:rPr>
            </w:r>
            <w:r w:rsidRPr="00BB2D79">
              <w:rPr>
                <w:rStyle w:val="Hyperlink"/>
                <w:noProof/>
              </w:rPr>
              <w:fldChar w:fldCharType="separate"/>
            </w:r>
            <w:r w:rsidRPr="00BB2D79">
              <w:rPr>
                <w:rStyle w:val="Hyperlink"/>
                <w:noProof/>
              </w:rPr>
              <w:t>Test Integration and Scoring Deployment Unit</w:t>
            </w:r>
            <w:r>
              <w:rPr>
                <w:noProof/>
                <w:webHidden/>
              </w:rPr>
              <w:tab/>
            </w:r>
            <w:r>
              <w:rPr>
                <w:noProof/>
                <w:webHidden/>
              </w:rPr>
              <w:fldChar w:fldCharType="begin"/>
            </w:r>
            <w:r>
              <w:rPr>
                <w:noProof/>
                <w:webHidden/>
              </w:rPr>
              <w:instrText xml:space="preserve"> PAGEREF _Toc487713886 \h </w:instrText>
            </w:r>
            <w:r>
              <w:rPr>
                <w:noProof/>
                <w:webHidden/>
              </w:rPr>
            </w:r>
          </w:ins>
          <w:r>
            <w:rPr>
              <w:noProof/>
              <w:webHidden/>
            </w:rPr>
            <w:fldChar w:fldCharType="separate"/>
          </w:r>
          <w:ins w:id="88" w:author="Jeff Johnson" w:date="2017-07-13T12:55:00Z">
            <w:r>
              <w:rPr>
                <w:noProof/>
                <w:webHidden/>
              </w:rPr>
              <w:t>23</w:t>
            </w:r>
            <w:r>
              <w:rPr>
                <w:noProof/>
                <w:webHidden/>
              </w:rPr>
              <w:fldChar w:fldCharType="end"/>
            </w:r>
            <w:r w:rsidRPr="00BB2D79">
              <w:rPr>
                <w:rStyle w:val="Hyperlink"/>
                <w:noProof/>
              </w:rPr>
              <w:fldChar w:fldCharType="end"/>
            </w:r>
          </w:ins>
        </w:p>
        <w:p w14:paraId="78F5BA9D" w14:textId="77777777" w:rsidR="00F92462" w:rsidRDefault="00F92462">
          <w:pPr>
            <w:pStyle w:val="TOC2"/>
            <w:rPr>
              <w:ins w:id="89" w:author="Jeff Johnson" w:date="2017-07-13T12:55:00Z"/>
              <w:rFonts w:asciiTheme="minorHAnsi" w:eastAsiaTheme="minorEastAsia" w:hAnsiTheme="minorHAnsi" w:cstheme="minorBidi"/>
              <w:noProof/>
              <w:sz w:val="24"/>
              <w:szCs w:val="24"/>
            </w:rPr>
          </w:pPr>
          <w:ins w:id="90" w:author="Jeff Johnson" w:date="2017-07-13T12:55:00Z">
            <w:r w:rsidRPr="00BB2D79">
              <w:rPr>
                <w:rStyle w:val="Hyperlink"/>
                <w:noProof/>
              </w:rPr>
              <w:fldChar w:fldCharType="begin"/>
            </w:r>
            <w:r w:rsidRPr="00BB2D79">
              <w:rPr>
                <w:rStyle w:val="Hyperlink"/>
                <w:noProof/>
              </w:rPr>
              <w:instrText xml:space="preserve"> </w:instrText>
            </w:r>
            <w:r>
              <w:rPr>
                <w:noProof/>
              </w:rPr>
              <w:instrText>HYPERLINK \l "_Toc487713887"</w:instrText>
            </w:r>
            <w:r w:rsidRPr="00BB2D79">
              <w:rPr>
                <w:rStyle w:val="Hyperlink"/>
                <w:noProof/>
              </w:rPr>
              <w:instrText xml:space="preserve"> </w:instrText>
            </w:r>
            <w:r w:rsidRPr="00BB2D79">
              <w:rPr>
                <w:rStyle w:val="Hyperlink"/>
                <w:noProof/>
              </w:rPr>
            </w:r>
            <w:r w:rsidRPr="00BB2D79">
              <w:rPr>
                <w:rStyle w:val="Hyperlink"/>
                <w:noProof/>
              </w:rPr>
              <w:fldChar w:fldCharType="separate"/>
            </w:r>
            <w:r w:rsidRPr="00BB2D79">
              <w:rPr>
                <w:rStyle w:val="Hyperlink"/>
                <w:noProof/>
              </w:rPr>
              <w:t>Test Registration and Administration Deployment Unit</w:t>
            </w:r>
            <w:r>
              <w:rPr>
                <w:noProof/>
                <w:webHidden/>
              </w:rPr>
              <w:tab/>
            </w:r>
            <w:r>
              <w:rPr>
                <w:noProof/>
                <w:webHidden/>
              </w:rPr>
              <w:fldChar w:fldCharType="begin"/>
            </w:r>
            <w:r>
              <w:rPr>
                <w:noProof/>
                <w:webHidden/>
              </w:rPr>
              <w:instrText xml:space="preserve"> PAGEREF _Toc487713887 \h </w:instrText>
            </w:r>
            <w:r>
              <w:rPr>
                <w:noProof/>
                <w:webHidden/>
              </w:rPr>
            </w:r>
          </w:ins>
          <w:r>
            <w:rPr>
              <w:noProof/>
              <w:webHidden/>
            </w:rPr>
            <w:fldChar w:fldCharType="separate"/>
          </w:r>
          <w:ins w:id="91" w:author="Jeff Johnson" w:date="2017-07-13T12:55:00Z">
            <w:r>
              <w:rPr>
                <w:noProof/>
                <w:webHidden/>
              </w:rPr>
              <w:t>23</w:t>
            </w:r>
            <w:r>
              <w:rPr>
                <w:noProof/>
                <w:webHidden/>
              </w:rPr>
              <w:fldChar w:fldCharType="end"/>
            </w:r>
            <w:r w:rsidRPr="00BB2D79">
              <w:rPr>
                <w:rStyle w:val="Hyperlink"/>
                <w:noProof/>
              </w:rPr>
              <w:fldChar w:fldCharType="end"/>
            </w:r>
          </w:ins>
        </w:p>
        <w:p w14:paraId="0605187E" w14:textId="77777777" w:rsidR="00F92462" w:rsidRDefault="00F92462">
          <w:pPr>
            <w:pStyle w:val="TOC2"/>
            <w:rPr>
              <w:ins w:id="92" w:author="Jeff Johnson" w:date="2017-07-13T12:55:00Z"/>
              <w:rFonts w:asciiTheme="minorHAnsi" w:eastAsiaTheme="minorEastAsia" w:hAnsiTheme="minorHAnsi" w:cstheme="minorBidi"/>
              <w:noProof/>
              <w:sz w:val="24"/>
              <w:szCs w:val="24"/>
            </w:rPr>
          </w:pPr>
          <w:ins w:id="93" w:author="Jeff Johnson" w:date="2017-07-13T12:55:00Z">
            <w:r w:rsidRPr="00BB2D79">
              <w:rPr>
                <w:rStyle w:val="Hyperlink"/>
                <w:noProof/>
              </w:rPr>
              <w:fldChar w:fldCharType="begin"/>
            </w:r>
            <w:r w:rsidRPr="00BB2D79">
              <w:rPr>
                <w:rStyle w:val="Hyperlink"/>
                <w:noProof/>
              </w:rPr>
              <w:instrText xml:space="preserve"> </w:instrText>
            </w:r>
            <w:r>
              <w:rPr>
                <w:noProof/>
              </w:rPr>
              <w:instrText>HYPERLINK \l "_Toc487713888"</w:instrText>
            </w:r>
            <w:r w:rsidRPr="00BB2D79">
              <w:rPr>
                <w:rStyle w:val="Hyperlink"/>
                <w:noProof/>
              </w:rPr>
              <w:instrText xml:space="preserve"> </w:instrText>
            </w:r>
            <w:r w:rsidRPr="00BB2D79">
              <w:rPr>
                <w:rStyle w:val="Hyperlink"/>
                <w:noProof/>
              </w:rPr>
            </w:r>
            <w:r w:rsidRPr="00BB2D79">
              <w:rPr>
                <w:rStyle w:val="Hyperlink"/>
                <w:noProof/>
              </w:rPr>
              <w:fldChar w:fldCharType="separate"/>
            </w:r>
            <w:r w:rsidRPr="00BB2D79">
              <w:rPr>
                <w:rStyle w:val="Hyperlink"/>
                <w:noProof/>
              </w:rPr>
              <w:t>Assessment Creation and Management Deployment Unit</w:t>
            </w:r>
            <w:r>
              <w:rPr>
                <w:noProof/>
                <w:webHidden/>
              </w:rPr>
              <w:tab/>
            </w:r>
            <w:r>
              <w:rPr>
                <w:noProof/>
                <w:webHidden/>
              </w:rPr>
              <w:fldChar w:fldCharType="begin"/>
            </w:r>
            <w:r>
              <w:rPr>
                <w:noProof/>
                <w:webHidden/>
              </w:rPr>
              <w:instrText xml:space="preserve"> PAGEREF _Toc487713888 \h </w:instrText>
            </w:r>
            <w:r>
              <w:rPr>
                <w:noProof/>
                <w:webHidden/>
              </w:rPr>
            </w:r>
          </w:ins>
          <w:r>
            <w:rPr>
              <w:noProof/>
              <w:webHidden/>
            </w:rPr>
            <w:fldChar w:fldCharType="separate"/>
          </w:r>
          <w:ins w:id="94" w:author="Jeff Johnson" w:date="2017-07-13T12:55:00Z">
            <w:r>
              <w:rPr>
                <w:noProof/>
                <w:webHidden/>
              </w:rPr>
              <w:t>24</w:t>
            </w:r>
            <w:r>
              <w:rPr>
                <w:noProof/>
                <w:webHidden/>
              </w:rPr>
              <w:fldChar w:fldCharType="end"/>
            </w:r>
            <w:r w:rsidRPr="00BB2D79">
              <w:rPr>
                <w:rStyle w:val="Hyperlink"/>
                <w:noProof/>
              </w:rPr>
              <w:fldChar w:fldCharType="end"/>
            </w:r>
          </w:ins>
        </w:p>
        <w:p w14:paraId="0C894C34" w14:textId="77777777" w:rsidR="00F92462" w:rsidRDefault="00F92462">
          <w:pPr>
            <w:pStyle w:val="TOC2"/>
            <w:rPr>
              <w:ins w:id="95" w:author="Jeff Johnson" w:date="2017-07-13T12:55:00Z"/>
              <w:rFonts w:asciiTheme="minorHAnsi" w:eastAsiaTheme="minorEastAsia" w:hAnsiTheme="minorHAnsi" w:cstheme="minorBidi"/>
              <w:noProof/>
              <w:sz w:val="24"/>
              <w:szCs w:val="24"/>
            </w:rPr>
          </w:pPr>
          <w:ins w:id="96" w:author="Jeff Johnson" w:date="2017-07-13T12:55:00Z">
            <w:r w:rsidRPr="00BB2D79">
              <w:rPr>
                <w:rStyle w:val="Hyperlink"/>
                <w:noProof/>
              </w:rPr>
              <w:fldChar w:fldCharType="begin"/>
            </w:r>
            <w:r w:rsidRPr="00BB2D79">
              <w:rPr>
                <w:rStyle w:val="Hyperlink"/>
                <w:noProof/>
              </w:rPr>
              <w:instrText xml:space="preserve"> </w:instrText>
            </w:r>
            <w:r>
              <w:rPr>
                <w:noProof/>
              </w:rPr>
              <w:instrText>HYPERLINK \l "_Toc487713889"</w:instrText>
            </w:r>
            <w:r w:rsidRPr="00BB2D79">
              <w:rPr>
                <w:rStyle w:val="Hyperlink"/>
                <w:noProof/>
              </w:rPr>
              <w:instrText xml:space="preserve"> </w:instrText>
            </w:r>
            <w:r w:rsidRPr="00BB2D79">
              <w:rPr>
                <w:rStyle w:val="Hyperlink"/>
                <w:noProof/>
              </w:rPr>
            </w:r>
            <w:r w:rsidRPr="00BB2D79">
              <w:rPr>
                <w:rStyle w:val="Hyperlink"/>
                <w:noProof/>
              </w:rPr>
              <w:fldChar w:fldCharType="separate"/>
            </w:r>
            <w:r w:rsidRPr="00BB2D79">
              <w:rPr>
                <w:rStyle w:val="Hyperlink"/>
                <w:noProof/>
              </w:rPr>
              <w:t>SSO Deployment Unit</w:t>
            </w:r>
            <w:r>
              <w:rPr>
                <w:noProof/>
                <w:webHidden/>
              </w:rPr>
              <w:tab/>
            </w:r>
            <w:r>
              <w:rPr>
                <w:noProof/>
                <w:webHidden/>
              </w:rPr>
              <w:fldChar w:fldCharType="begin"/>
            </w:r>
            <w:r>
              <w:rPr>
                <w:noProof/>
                <w:webHidden/>
              </w:rPr>
              <w:instrText xml:space="preserve"> PAGEREF _Toc487713889 \h </w:instrText>
            </w:r>
            <w:r>
              <w:rPr>
                <w:noProof/>
                <w:webHidden/>
              </w:rPr>
            </w:r>
          </w:ins>
          <w:r>
            <w:rPr>
              <w:noProof/>
              <w:webHidden/>
            </w:rPr>
            <w:fldChar w:fldCharType="separate"/>
          </w:r>
          <w:ins w:id="97" w:author="Jeff Johnson" w:date="2017-07-13T12:55:00Z">
            <w:r>
              <w:rPr>
                <w:noProof/>
                <w:webHidden/>
              </w:rPr>
              <w:t>26</w:t>
            </w:r>
            <w:r>
              <w:rPr>
                <w:noProof/>
                <w:webHidden/>
              </w:rPr>
              <w:fldChar w:fldCharType="end"/>
            </w:r>
            <w:r w:rsidRPr="00BB2D79">
              <w:rPr>
                <w:rStyle w:val="Hyperlink"/>
                <w:noProof/>
              </w:rPr>
              <w:fldChar w:fldCharType="end"/>
            </w:r>
          </w:ins>
        </w:p>
        <w:p w14:paraId="0A3D23BC" w14:textId="77777777" w:rsidR="00F92462" w:rsidRDefault="00F92462">
          <w:pPr>
            <w:pStyle w:val="TOC2"/>
            <w:rPr>
              <w:ins w:id="98" w:author="Jeff Johnson" w:date="2017-07-13T12:55:00Z"/>
              <w:rFonts w:asciiTheme="minorHAnsi" w:eastAsiaTheme="minorEastAsia" w:hAnsiTheme="minorHAnsi" w:cstheme="minorBidi"/>
              <w:noProof/>
              <w:sz w:val="24"/>
              <w:szCs w:val="24"/>
            </w:rPr>
          </w:pPr>
          <w:ins w:id="99" w:author="Jeff Johnson" w:date="2017-07-13T12:55:00Z">
            <w:r w:rsidRPr="00BB2D79">
              <w:rPr>
                <w:rStyle w:val="Hyperlink"/>
                <w:noProof/>
              </w:rPr>
              <w:fldChar w:fldCharType="begin"/>
            </w:r>
            <w:r w:rsidRPr="00BB2D79">
              <w:rPr>
                <w:rStyle w:val="Hyperlink"/>
                <w:noProof/>
              </w:rPr>
              <w:instrText xml:space="preserve"> </w:instrText>
            </w:r>
            <w:r>
              <w:rPr>
                <w:noProof/>
              </w:rPr>
              <w:instrText>HYPERLINK \l "_Toc487713890"</w:instrText>
            </w:r>
            <w:r w:rsidRPr="00BB2D79">
              <w:rPr>
                <w:rStyle w:val="Hyperlink"/>
                <w:noProof/>
              </w:rPr>
              <w:instrText xml:space="preserve"> </w:instrText>
            </w:r>
            <w:r w:rsidRPr="00BB2D79">
              <w:rPr>
                <w:rStyle w:val="Hyperlink"/>
                <w:noProof/>
              </w:rPr>
            </w:r>
            <w:r w:rsidRPr="00BB2D79">
              <w:rPr>
                <w:rStyle w:val="Hyperlink"/>
                <w:noProof/>
              </w:rPr>
              <w:fldChar w:fldCharType="separate"/>
            </w:r>
            <w:r w:rsidRPr="00BB2D79">
              <w:rPr>
                <w:rStyle w:val="Hyperlink"/>
                <w:noProof/>
              </w:rPr>
              <w:t>Monitoring and Alerting Deployment Unit</w:t>
            </w:r>
            <w:r>
              <w:rPr>
                <w:noProof/>
                <w:webHidden/>
              </w:rPr>
              <w:tab/>
            </w:r>
            <w:r>
              <w:rPr>
                <w:noProof/>
                <w:webHidden/>
              </w:rPr>
              <w:fldChar w:fldCharType="begin"/>
            </w:r>
            <w:r>
              <w:rPr>
                <w:noProof/>
                <w:webHidden/>
              </w:rPr>
              <w:instrText xml:space="preserve"> PAGEREF _Toc487713890 \h </w:instrText>
            </w:r>
            <w:r>
              <w:rPr>
                <w:noProof/>
                <w:webHidden/>
              </w:rPr>
            </w:r>
          </w:ins>
          <w:r>
            <w:rPr>
              <w:noProof/>
              <w:webHidden/>
            </w:rPr>
            <w:fldChar w:fldCharType="separate"/>
          </w:r>
          <w:ins w:id="100" w:author="Jeff Johnson" w:date="2017-07-13T12:55:00Z">
            <w:r>
              <w:rPr>
                <w:noProof/>
                <w:webHidden/>
              </w:rPr>
              <w:t>27</w:t>
            </w:r>
            <w:r>
              <w:rPr>
                <w:noProof/>
                <w:webHidden/>
              </w:rPr>
              <w:fldChar w:fldCharType="end"/>
            </w:r>
            <w:r w:rsidRPr="00BB2D79">
              <w:rPr>
                <w:rStyle w:val="Hyperlink"/>
                <w:noProof/>
              </w:rPr>
              <w:fldChar w:fldCharType="end"/>
            </w:r>
          </w:ins>
        </w:p>
        <w:p w14:paraId="6690A9A7" w14:textId="77777777" w:rsidR="00F92462" w:rsidRDefault="00F92462">
          <w:pPr>
            <w:pStyle w:val="TOC2"/>
            <w:rPr>
              <w:ins w:id="101" w:author="Jeff Johnson" w:date="2017-07-13T12:55:00Z"/>
              <w:rFonts w:asciiTheme="minorHAnsi" w:eastAsiaTheme="minorEastAsia" w:hAnsiTheme="minorHAnsi" w:cstheme="minorBidi"/>
              <w:noProof/>
              <w:sz w:val="24"/>
              <w:szCs w:val="24"/>
            </w:rPr>
          </w:pPr>
          <w:ins w:id="102" w:author="Jeff Johnson" w:date="2017-07-13T12:55:00Z">
            <w:r w:rsidRPr="00BB2D79">
              <w:rPr>
                <w:rStyle w:val="Hyperlink"/>
                <w:noProof/>
              </w:rPr>
              <w:fldChar w:fldCharType="begin"/>
            </w:r>
            <w:r w:rsidRPr="00BB2D79">
              <w:rPr>
                <w:rStyle w:val="Hyperlink"/>
                <w:noProof/>
              </w:rPr>
              <w:instrText xml:space="preserve"> </w:instrText>
            </w:r>
            <w:r>
              <w:rPr>
                <w:noProof/>
              </w:rPr>
              <w:instrText>HYPERLINK \l "_Toc487713891"</w:instrText>
            </w:r>
            <w:r w:rsidRPr="00BB2D79">
              <w:rPr>
                <w:rStyle w:val="Hyperlink"/>
                <w:noProof/>
              </w:rPr>
              <w:instrText xml:space="preserve"> </w:instrText>
            </w:r>
            <w:r w:rsidRPr="00BB2D79">
              <w:rPr>
                <w:rStyle w:val="Hyperlink"/>
                <w:noProof/>
              </w:rPr>
            </w:r>
            <w:r w:rsidRPr="00BB2D79">
              <w:rPr>
                <w:rStyle w:val="Hyperlink"/>
                <w:noProof/>
              </w:rPr>
              <w:fldChar w:fldCharType="separate"/>
            </w:r>
            <w:r w:rsidRPr="00BB2D79">
              <w:rPr>
                <w:rStyle w:val="Hyperlink"/>
                <w:noProof/>
              </w:rPr>
              <w:t>Shared Services Deployment Unit</w:t>
            </w:r>
            <w:r>
              <w:rPr>
                <w:noProof/>
                <w:webHidden/>
              </w:rPr>
              <w:tab/>
            </w:r>
            <w:r>
              <w:rPr>
                <w:noProof/>
                <w:webHidden/>
              </w:rPr>
              <w:fldChar w:fldCharType="begin"/>
            </w:r>
            <w:r>
              <w:rPr>
                <w:noProof/>
                <w:webHidden/>
              </w:rPr>
              <w:instrText xml:space="preserve"> PAGEREF _Toc487713891 \h </w:instrText>
            </w:r>
            <w:r>
              <w:rPr>
                <w:noProof/>
                <w:webHidden/>
              </w:rPr>
            </w:r>
          </w:ins>
          <w:r>
            <w:rPr>
              <w:noProof/>
              <w:webHidden/>
            </w:rPr>
            <w:fldChar w:fldCharType="separate"/>
          </w:r>
          <w:ins w:id="103" w:author="Jeff Johnson" w:date="2017-07-13T12:55:00Z">
            <w:r>
              <w:rPr>
                <w:noProof/>
                <w:webHidden/>
              </w:rPr>
              <w:t>28</w:t>
            </w:r>
            <w:r>
              <w:rPr>
                <w:noProof/>
                <w:webHidden/>
              </w:rPr>
              <w:fldChar w:fldCharType="end"/>
            </w:r>
            <w:r w:rsidRPr="00BB2D79">
              <w:rPr>
                <w:rStyle w:val="Hyperlink"/>
                <w:noProof/>
              </w:rPr>
              <w:fldChar w:fldCharType="end"/>
            </w:r>
          </w:ins>
        </w:p>
        <w:p w14:paraId="56C95B03" w14:textId="77777777" w:rsidR="00F92462" w:rsidRDefault="00F92462">
          <w:pPr>
            <w:pStyle w:val="TOC1"/>
            <w:rPr>
              <w:ins w:id="104" w:author="Jeff Johnson" w:date="2017-07-13T12:55:00Z"/>
              <w:rFonts w:asciiTheme="minorHAnsi" w:eastAsiaTheme="minorEastAsia" w:hAnsiTheme="minorHAnsi" w:cstheme="minorBidi"/>
              <w:noProof/>
              <w:sz w:val="24"/>
              <w:szCs w:val="24"/>
            </w:rPr>
          </w:pPr>
          <w:ins w:id="105" w:author="Jeff Johnson" w:date="2017-07-13T12:55:00Z">
            <w:r w:rsidRPr="00BB2D79">
              <w:rPr>
                <w:rStyle w:val="Hyperlink"/>
                <w:noProof/>
              </w:rPr>
              <w:fldChar w:fldCharType="begin"/>
            </w:r>
            <w:r w:rsidRPr="00BB2D79">
              <w:rPr>
                <w:rStyle w:val="Hyperlink"/>
                <w:noProof/>
              </w:rPr>
              <w:instrText xml:space="preserve"> </w:instrText>
            </w:r>
            <w:r>
              <w:rPr>
                <w:noProof/>
              </w:rPr>
              <w:instrText>HYPERLINK \l "_Toc487713892"</w:instrText>
            </w:r>
            <w:r w:rsidRPr="00BB2D79">
              <w:rPr>
                <w:rStyle w:val="Hyperlink"/>
                <w:noProof/>
              </w:rPr>
              <w:instrText xml:space="preserve"> </w:instrText>
            </w:r>
            <w:r w:rsidRPr="00BB2D79">
              <w:rPr>
                <w:rStyle w:val="Hyperlink"/>
                <w:noProof/>
              </w:rPr>
            </w:r>
            <w:r w:rsidRPr="00BB2D79">
              <w:rPr>
                <w:rStyle w:val="Hyperlink"/>
                <w:noProof/>
              </w:rPr>
              <w:fldChar w:fldCharType="separate"/>
            </w:r>
            <w:r w:rsidRPr="00BB2D79">
              <w:rPr>
                <w:rStyle w:val="Hyperlink"/>
                <w:noProof/>
              </w:rPr>
              <w:t>Alternative Deployment Scenario</w:t>
            </w:r>
            <w:r>
              <w:rPr>
                <w:noProof/>
                <w:webHidden/>
              </w:rPr>
              <w:tab/>
            </w:r>
            <w:r>
              <w:rPr>
                <w:noProof/>
                <w:webHidden/>
              </w:rPr>
              <w:fldChar w:fldCharType="begin"/>
            </w:r>
            <w:r>
              <w:rPr>
                <w:noProof/>
                <w:webHidden/>
              </w:rPr>
              <w:instrText xml:space="preserve"> PAGEREF _Toc487713892 \h </w:instrText>
            </w:r>
            <w:r>
              <w:rPr>
                <w:noProof/>
                <w:webHidden/>
              </w:rPr>
            </w:r>
          </w:ins>
          <w:r>
            <w:rPr>
              <w:noProof/>
              <w:webHidden/>
            </w:rPr>
            <w:fldChar w:fldCharType="separate"/>
          </w:r>
          <w:ins w:id="106" w:author="Jeff Johnson" w:date="2017-07-13T12:55:00Z">
            <w:r>
              <w:rPr>
                <w:noProof/>
                <w:webHidden/>
              </w:rPr>
              <w:t>28</w:t>
            </w:r>
            <w:r>
              <w:rPr>
                <w:noProof/>
                <w:webHidden/>
              </w:rPr>
              <w:fldChar w:fldCharType="end"/>
            </w:r>
            <w:r w:rsidRPr="00BB2D79">
              <w:rPr>
                <w:rStyle w:val="Hyperlink"/>
                <w:noProof/>
              </w:rPr>
              <w:fldChar w:fldCharType="end"/>
            </w:r>
          </w:ins>
        </w:p>
        <w:p w14:paraId="05B558C9" w14:textId="77777777" w:rsidR="00F92462" w:rsidRDefault="00F92462">
          <w:pPr>
            <w:pStyle w:val="TOC1"/>
            <w:rPr>
              <w:ins w:id="107" w:author="Jeff Johnson" w:date="2017-07-13T12:55:00Z"/>
              <w:rFonts w:asciiTheme="minorHAnsi" w:eastAsiaTheme="minorEastAsia" w:hAnsiTheme="minorHAnsi" w:cstheme="minorBidi"/>
              <w:noProof/>
              <w:sz w:val="24"/>
              <w:szCs w:val="24"/>
            </w:rPr>
          </w:pPr>
          <w:ins w:id="108" w:author="Jeff Johnson" w:date="2017-07-13T12:55:00Z">
            <w:r w:rsidRPr="00BB2D79">
              <w:rPr>
                <w:rStyle w:val="Hyperlink"/>
                <w:noProof/>
              </w:rPr>
              <w:fldChar w:fldCharType="begin"/>
            </w:r>
            <w:r w:rsidRPr="00BB2D79">
              <w:rPr>
                <w:rStyle w:val="Hyperlink"/>
                <w:noProof/>
              </w:rPr>
              <w:instrText xml:space="preserve"> </w:instrText>
            </w:r>
            <w:r>
              <w:rPr>
                <w:noProof/>
              </w:rPr>
              <w:instrText>HYPERLINK \l "_Toc487713893"</w:instrText>
            </w:r>
            <w:r w:rsidRPr="00BB2D79">
              <w:rPr>
                <w:rStyle w:val="Hyperlink"/>
                <w:noProof/>
              </w:rPr>
              <w:instrText xml:space="preserve"> </w:instrText>
            </w:r>
            <w:r w:rsidRPr="00BB2D79">
              <w:rPr>
                <w:rStyle w:val="Hyperlink"/>
                <w:noProof/>
              </w:rPr>
            </w:r>
            <w:r w:rsidRPr="00BB2D79">
              <w:rPr>
                <w:rStyle w:val="Hyperlink"/>
                <w:noProof/>
              </w:rPr>
              <w:fldChar w:fldCharType="separate"/>
            </w:r>
            <w:r w:rsidRPr="00BB2D79">
              <w:rPr>
                <w:rStyle w:val="Hyperlink"/>
                <w:noProof/>
              </w:rPr>
              <w:t>Cost Calculation Spreadsheet</w:t>
            </w:r>
            <w:r>
              <w:rPr>
                <w:noProof/>
                <w:webHidden/>
              </w:rPr>
              <w:tab/>
            </w:r>
            <w:r>
              <w:rPr>
                <w:noProof/>
                <w:webHidden/>
              </w:rPr>
              <w:fldChar w:fldCharType="begin"/>
            </w:r>
            <w:r>
              <w:rPr>
                <w:noProof/>
                <w:webHidden/>
              </w:rPr>
              <w:instrText xml:space="preserve"> PAGEREF _Toc487713893 \h </w:instrText>
            </w:r>
            <w:r>
              <w:rPr>
                <w:noProof/>
                <w:webHidden/>
              </w:rPr>
            </w:r>
          </w:ins>
          <w:r>
            <w:rPr>
              <w:noProof/>
              <w:webHidden/>
            </w:rPr>
            <w:fldChar w:fldCharType="separate"/>
          </w:r>
          <w:ins w:id="109" w:author="Jeff Johnson" w:date="2017-07-13T12:55:00Z">
            <w:r>
              <w:rPr>
                <w:noProof/>
                <w:webHidden/>
              </w:rPr>
              <w:t>30</w:t>
            </w:r>
            <w:r>
              <w:rPr>
                <w:noProof/>
                <w:webHidden/>
              </w:rPr>
              <w:fldChar w:fldCharType="end"/>
            </w:r>
            <w:r w:rsidRPr="00BB2D79">
              <w:rPr>
                <w:rStyle w:val="Hyperlink"/>
                <w:noProof/>
              </w:rPr>
              <w:fldChar w:fldCharType="end"/>
            </w:r>
          </w:ins>
        </w:p>
        <w:p w14:paraId="0476B7D5" w14:textId="77777777" w:rsidR="00FF2E3D" w:rsidDel="00F10473" w:rsidRDefault="00FF2E3D">
          <w:pPr>
            <w:pStyle w:val="TOC1"/>
            <w:rPr>
              <w:del w:id="110" w:author="Jeff Johnson" w:date="2017-07-10T23:18:00Z"/>
              <w:rFonts w:asciiTheme="minorHAnsi" w:eastAsiaTheme="minorEastAsia" w:hAnsiTheme="minorHAnsi" w:cstheme="minorBidi"/>
              <w:noProof/>
            </w:rPr>
          </w:pPr>
          <w:del w:id="111" w:author="Jeff Johnson" w:date="2017-07-10T23:18:00Z">
            <w:r w:rsidRPr="00F10473" w:rsidDel="00F10473">
              <w:rPr>
                <w:noProof/>
                <w:rPrChange w:id="112" w:author="Jeff Johnson" w:date="2017-07-10T23:18:00Z">
                  <w:rPr>
                    <w:rStyle w:val="Hyperlink"/>
                    <w:noProof/>
                  </w:rPr>
                </w:rPrChange>
              </w:rPr>
              <w:delText>Purpose</w:delText>
            </w:r>
            <w:r w:rsidDel="00F10473">
              <w:rPr>
                <w:noProof/>
                <w:webHidden/>
              </w:rPr>
              <w:tab/>
              <w:delText>4</w:delText>
            </w:r>
          </w:del>
        </w:p>
        <w:p w14:paraId="5977082C" w14:textId="77777777" w:rsidR="00FF2E3D" w:rsidDel="00F10473" w:rsidRDefault="00FF2E3D">
          <w:pPr>
            <w:pStyle w:val="TOC1"/>
            <w:rPr>
              <w:del w:id="113" w:author="Jeff Johnson" w:date="2017-07-10T23:18:00Z"/>
              <w:rFonts w:asciiTheme="minorHAnsi" w:eastAsiaTheme="minorEastAsia" w:hAnsiTheme="minorHAnsi" w:cstheme="minorBidi"/>
              <w:noProof/>
            </w:rPr>
          </w:pPr>
          <w:del w:id="114" w:author="Jeff Johnson" w:date="2017-07-10T23:18:00Z">
            <w:r w:rsidRPr="00F10473" w:rsidDel="00F10473">
              <w:rPr>
                <w:noProof/>
                <w:rPrChange w:id="115" w:author="Jeff Johnson" w:date="2017-07-10T23:18:00Z">
                  <w:rPr>
                    <w:rStyle w:val="Hyperlink"/>
                    <w:noProof/>
                  </w:rPr>
                </w:rPrChange>
              </w:rPr>
              <w:delText>System Overview</w:delText>
            </w:r>
            <w:r w:rsidDel="00F10473">
              <w:rPr>
                <w:noProof/>
                <w:webHidden/>
              </w:rPr>
              <w:tab/>
              <w:delText>4</w:delText>
            </w:r>
          </w:del>
        </w:p>
        <w:p w14:paraId="468156C0" w14:textId="77777777" w:rsidR="00FF2E3D" w:rsidDel="00F10473" w:rsidRDefault="00FF2E3D">
          <w:pPr>
            <w:pStyle w:val="TOC1"/>
            <w:rPr>
              <w:del w:id="116" w:author="Jeff Johnson" w:date="2017-07-10T23:18:00Z"/>
              <w:rFonts w:asciiTheme="minorHAnsi" w:eastAsiaTheme="minorEastAsia" w:hAnsiTheme="minorHAnsi" w:cstheme="minorBidi"/>
              <w:noProof/>
            </w:rPr>
          </w:pPr>
          <w:del w:id="117" w:author="Jeff Johnson" w:date="2017-07-10T23:18:00Z">
            <w:r w:rsidRPr="00F10473" w:rsidDel="00F10473">
              <w:rPr>
                <w:noProof/>
                <w:rPrChange w:id="118" w:author="Jeff Johnson" w:date="2017-07-10T23:18:00Z">
                  <w:rPr>
                    <w:rStyle w:val="Hyperlink"/>
                    <w:noProof/>
                  </w:rPr>
                </w:rPrChange>
              </w:rPr>
              <w:delText>Component Software</w:delText>
            </w:r>
            <w:r w:rsidDel="00F10473">
              <w:rPr>
                <w:noProof/>
                <w:webHidden/>
              </w:rPr>
              <w:tab/>
              <w:delText>5</w:delText>
            </w:r>
          </w:del>
        </w:p>
        <w:p w14:paraId="6AE9EAA0" w14:textId="77777777" w:rsidR="00FF2E3D" w:rsidDel="00F10473" w:rsidRDefault="00FF2E3D">
          <w:pPr>
            <w:pStyle w:val="TOC2"/>
            <w:rPr>
              <w:del w:id="119" w:author="Jeff Johnson" w:date="2017-07-10T23:18:00Z"/>
              <w:rFonts w:asciiTheme="minorHAnsi" w:eastAsiaTheme="minorEastAsia" w:hAnsiTheme="minorHAnsi" w:cstheme="minorBidi"/>
              <w:noProof/>
            </w:rPr>
          </w:pPr>
          <w:del w:id="120" w:author="Jeff Johnson" w:date="2017-07-10T23:18:00Z">
            <w:r w:rsidRPr="00F10473" w:rsidDel="00F10473">
              <w:rPr>
                <w:noProof/>
                <w:rPrChange w:id="121" w:author="Jeff Johnson" w:date="2017-07-10T23:18:00Z">
                  <w:rPr>
                    <w:rStyle w:val="Hyperlink"/>
                    <w:noProof/>
                  </w:rPr>
                </w:rPrChange>
              </w:rPr>
              <w:delText>Development/Operation Software Packages</w:delText>
            </w:r>
            <w:r w:rsidDel="00F10473">
              <w:rPr>
                <w:noProof/>
                <w:webHidden/>
              </w:rPr>
              <w:tab/>
              <w:delText>5</w:delText>
            </w:r>
          </w:del>
        </w:p>
        <w:p w14:paraId="2ADAE507" w14:textId="77777777" w:rsidR="00FF2E3D" w:rsidDel="00F10473" w:rsidRDefault="00FF2E3D">
          <w:pPr>
            <w:pStyle w:val="TOC2"/>
            <w:rPr>
              <w:del w:id="122" w:author="Jeff Johnson" w:date="2017-07-10T23:18:00Z"/>
              <w:rFonts w:asciiTheme="minorHAnsi" w:eastAsiaTheme="minorEastAsia" w:hAnsiTheme="minorHAnsi" w:cstheme="minorBidi"/>
              <w:noProof/>
            </w:rPr>
          </w:pPr>
          <w:del w:id="123" w:author="Jeff Johnson" w:date="2017-07-10T23:18:00Z">
            <w:r w:rsidRPr="00F10473" w:rsidDel="00F10473">
              <w:rPr>
                <w:noProof/>
                <w:rPrChange w:id="124" w:author="Jeff Johnson" w:date="2017-07-10T23:18:00Z">
                  <w:rPr>
                    <w:rStyle w:val="Hyperlink"/>
                    <w:noProof/>
                  </w:rPr>
                </w:rPrChange>
              </w:rPr>
              <w:delText>Software Packages by Component</w:delText>
            </w:r>
            <w:r w:rsidDel="00F10473">
              <w:rPr>
                <w:noProof/>
                <w:webHidden/>
              </w:rPr>
              <w:tab/>
              <w:delText>7</w:delText>
            </w:r>
          </w:del>
        </w:p>
        <w:p w14:paraId="2A90FC69" w14:textId="77777777" w:rsidR="00FF2E3D" w:rsidDel="00F10473" w:rsidRDefault="00FF2E3D">
          <w:pPr>
            <w:pStyle w:val="TOC1"/>
            <w:rPr>
              <w:del w:id="125" w:author="Jeff Johnson" w:date="2017-07-10T23:18:00Z"/>
              <w:rFonts w:asciiTheme="minorHAnsi" w:eastAsiaTheme="minorEastAsia" w:hAnsiTheme="minorHAnsi" w:cstheme="minorBidi"/>
              <w:noProof/>
            </w:rPr>
          </w:pPr>
          <w:del w:id="126" w:author="Jeff Johnson" w:date="2017-07-10T23:18:00Z">
            <w:r w:rsidRPr="00F10473" w:rsidDel="00F10473">
              <w:rPr>
                <w:noProof/>
                <w:rPrChange w:id="127" w:author="Jeff Johnson" w:date="2017-07-10T23:18:00Z">
                  <w:rPr>
                    <w:rStyle w:val="Hyperlink"/>
                    <w:noProof/>
                  </w:rPr>
                </w:rPrChange>
              </w:rPr>
              <w:delText>Deployment Assumptions</w:delText>
            </w:r>
            <w:r w:rsidDel="00F10473">
              <w:rPr>
                <w:noProof/>
                <w:webHidden/>
              </w:rPr>
              <w:tab/>
              <w:delText>10</w:delText>
            </w:r>
          </w:del>
        </w:p>
        <w:p w14:paraId="17300AD5" w14:textId="77777777" w:rsidR="00FF2E3D" w:rsidDel="00F10473" w:rsidRDefault="00FF2E3D">
          <w:pPr>
            <w:pStyle w:val="TOC1"/>
            <w:rPr>
              <w:del w:id="128" w:author="Jeff Johnson" w:date="2017-07-10T23:18:00Z"/>
              <w:rFonts w:asciiTheme="minorHAnsi" w:eastAsiaTheme="minorEastAsia" w:hAnsiTheme="minorHAnsi" w:cstheme="minorBidi"/>
              <w:noProof/>
            </w:rPr>
          </w:pPr>
          <w:del w:id="129" w:author="Jeff Johnson" w:date="2017-07-10T23:18:00Z">
            <w:r w:rsidRPr="00F10473" w:rsidDel="00F10473">
              <w:rPr>
                <w:noProof/>
                <w:rPrChange w:id="130" w:author="Jeff Johnson" w:date="2017-07-10T23:18:00Z">
                  <w:rPr>
                    <w:rStyle w:val="Hyperlink"/>
                    <w:noProof/>
                  </w:rPr>
                </w:rPrChange>
              </w:rPr>
              <w:delText>Deployment Configurations</w:delText>
            </w:r>
            <w:r w:rsidDel="00F10473">
              <w:rPr>
                <w:noProof/>
                <w:webHidden/>
              </w:rPr>
              <w:tab/>
              <w:delText>10</w:delText>
            </w:r>
          </w:del>
        </w:p>
        <w:p w14:paraId="291C5A2F" w14:textId="77777777" w:rsidR="00FF2E3D" w:rsidDel="00F10473" w:rsidRDefault="00FF2E3D">
          <w:pPr>
            <w:pStyle w:val="TOC2"/>
            <w:rPr>
              <w:del w:id="131" w:author="Jeff Johnson" w:date="2017-07-10T23:18:00Z"/>
              <w:rFonts w:asciiTheme="minorHAnsi" w:eastAsiaTheme="minorEastAsia" w:hAnsiTheme="minorHAnsi" w:cstheme="minorBidi"/>
              <w:noProof/>
            </w:rPr>
          </w:pPr>
          <w:del w:id="132" w:author="Jeff Johnson" w:date="2017-07-10T23:18:00Z">
            <w:r w:rsidRPr="00F10473" w:rsidDel="00F10473">
              <w:rPr>
                <w:noProof/>
                <w:rPrChange w:id="133" w:author="Jeff Johnson" w:date="2017-07-10T23:18:00Z">
                  <w:rPr>
                    <w:rStyle w:val="Hyperlink"/>
                    <w:noProof/>
                  </w:rPr>
                </w:rPrChange>
              </w:rPr>
              <w:delText>Test Delivery Unit</w:delText>
            </w:r>
            <w:r w:rsidDel="00F10473">
              <w:rPr>
                <w:noProof/>
                <w:webHidden/>
              </w:rPr>
              <w:tab/>
              <w:delText>11</w:delText>
            </w:r>
          </w:del>
        </w:p>
        <w:p w14:paraId="3FBC7785" w14:textId="77777777" w:rsidR="00FF2E3D" w:rsidDel="00F10473" w:rsidRDefault="00FF2E3D">
          <w:pPr>
            <w:pStyle w:val="TOC3"/>
            <w:rPr>
              <w:del w:id="134" w:author="Jeff Johnson" w:date="2017-07-10T23:18:00Z"/>
              <w:rFonts w:asciiTheme="minorHAnsi" w:eastAsiaTheme="minorEastAsia" w:hAnsiTheme="minorHAnsi" w:cstheme="minorBidi"/>
              <w:noProof/>
            </w:rPr>
          </w:pPr>
          <w:del w:id="135" w:author="Jeff Johnson" w:date="2017-07-10T23:18:00Z">
            <w:r w:rsidRPr="00F10473" w:rsidDel="00F10473">
              <w:rPr>
                <w:noProof/>
                <w:rPrChange w:id="136" w:author="Jeff Johnson" w:date="2017-07-10T23:18:00Z">
                  <w:rPr>
                    <w:rStyle w:val="Hyperlink"/>
                    <w:noProof/>
                  </w:rPr>
                </w:rPrChange>
              </w:rPr>
              <w:delText>Elastic Load Balancer</w:delText>
            </w:r>
            <w:r w:rsidDel="00F10473">
              <w:rPr>
                <w:noProof/>
                <w:webHidden/>
              </w:rPr>
              <w:tab/>
              <w:delText>12</w:delText>
            </w:r>
          </w:del>
        </w:p>
        <w:p w14:paraId="3C41F6DE" w14:textId="77777777" w:rsidR="00FF2E3D" w:rsidDel="00F10473" w:rsidRDefault="00FF2E3D">
          <w:pPr>
            <w:pStyle w:val="TOC3"/>
            <w:rPr>
              <w:del w:id="137" w:author="Jeff Johnson" w:date="2017-07-10T23:18:00Z"/>
              <w:rFonts w:asciiTheme="minorHAnsi" w:eastAsiaTheme="minorEastAsia" w:hAnsiTheme="minorHAnsi" w:cstheme="minorBidi"/>
              <w:noProof/>
            </w:rPr>
          </w:pPr>
          <w:del w:id="138" w:author="Jeff Johnson" w:date="2017-07-10T23:18:00Z">
            <w:r w:rsidRPr="00F10473" w:rsidDel="00F10473">
              <w:rPr>
                <w:noProof/>
                <w:rPrChange w:id="139" w:author="Jeff Johnson" w:date="2017-07-10T23:18:00Z">
                  <w:rPr>
                    <w:rStyle w:val="Hyperlink"/>
                    <w:noProof/>
                  </w:rPr>
                </w:rPrChange>
              </w:rPr>
              <w:delText>Web Server Instance Type</w:delText>
            </w:r>
            <w:r w:rsidDel="00F10473">
              <w:rPr>
                <w:noProof/>
                <w:webHidden/>
              </w:rPr>
              <w:tab/>
              <w:delText>12</w:delText>
            </w:r>
          </w:del>
        </w:p>
        <w:p w14:paraId="49A87C6A" w14:textId="77777777" w:rsidR="00FF2E3D" w:rsidDel="00F10473" w:rsidRDefault="00FF2E3D">
          <w:pPr>
            <w:pStyle w:val="TOC3"/>
            <w:rPr>
              <w:del w:id="140" w:author="Jeff Johnson" w:date="2017-07-10T23:18:00Z"/>
              <w:rFonts w:asciiTheme="minorHAnsi" w:eastAsiaTheme="minorEastAsia" w:hAnsiTheme="minorHAnsi" w:cstheme="minorBidi"/>
              <w:noProof/>
            </w:rPr>
          </w:pPr>
          <w:del w:id="141" w:author="Jeff Johnson" w:date="2017-07-10T23:18:00Z">
            <w:r w:rsidRPr="00F10473" w:rsidDel="00F10473">
              <w:rPr>
                <w:noProof/>
                <w:rPrChange w:id="142" w:author="Jeff Johnson" w:date="2017-07-10T23:18:00Z">
                  <w:rPr>
                    <w:rStyle w:val="Hyperlink"/>
                    <w:noProof/>
                  </w:rPr>
                </w:rPrChange>
              </w:rPr>
              <w:delText>Number of Baseline Web Servers</w:delText>
            </w:r>
            <w:r w:rsidDel="00F10473">
              <w:rPr>
                <w:noProof/>
                <w:webHidden/>
              </w:rPr>
              <w:tab/>
              <w:delText>14</w:delText>
            </w:r>
          </w:del>
        </w:p>
        <w:p w14:paraId="5FB9B936" w14:textId="77777777" w:rsidR="00FF2E3D" w:rsidDel="00F10473" w:rsidRDefault="00FF2E3D">
          <w:pPr>
            <w:pStyle w:val="TOC3"/>
            <w:rPr>
              <w:del w:id="143" w:author="Jeff Johnson" w:date="2017-07-10T23:18:00Z"/>
              <w:rFonts w:asciiTheme="minorHAnsi" w:eastAsiaTheme="minorEastAsia" w:hAnsiTheme="minorHAnsi" w:cstheme="minorBidi"/>
              <w:noProof/>
            </w:rPr>
          </w:pPr>
          <w:del w:id="144" w:author="Jeff Johnson" w:date="2017-07-10T23:18:00Z">
            <w:r w:rsidRPr="00F10473" w:rsidDel="00F10473">
              <w:rPr>
                <w:noProof/>
                <w:rPrChange w:id="145" w:author="Jeff Johnson" w:date="2017-07-10T23:18:00Z">
                  <w:rPr>
                    <w:rStyle w:val="Hyperlink"/>
                    <w:noProof/>
                  </w:rPr>
                </w:rPrChange>
              </w:rPr>
              <w:delText>Number of On-Demand Web Servers</w:delText>
            </w:r>
            <w:r w:rsidDel="00F10473">
              <w:rPr>
                <w:noProof/>
                <w:webHidden/>
              </w:rPr>
              <w:tab/>
              <w:delText>14</w:delText>
            </w:r>
          </w:del>
        </w:p>
        <w:p w14:paraId="73032A20" w14:textId="77777777" w:rsidR="00FF2E3D" w:rsidDel="00F10473" w:rsidRDefault="00FF2E3D">
          <w:pPr>
            <w:pStyle w:val="TOC3"/>
            <w:rPr>
              <w:del w:id="146" w:author="Jeff Johnson" w:date="2017-07-10T23:18:00Z"/>
              <w:rFonts w:asciiTheme="minorHAnsi" w:eastAsiaTheme="minorEastAsia" w:hAnsiTheme="minorHAnsi" w:cstheme="minorBidi"/>
              <w:noProof/>
            </w:rPr>
          </w:pPr>
          <w:del w:id="147" w:author="Jeff Johnson" w:date="2017-07-10T23:18:00Z">
            <w:r w:rsidRPr="00F10473" w:rsidDel="00F10473">
              <w:rPr>
                <w:noProof/>
                <w:rPrChange w:id="148" w:author="Jeff Johnson" w:date="2017-07-10T23:18:00Z">
                  <w:rPr>
                    <w:rStyle w:val="Hyperlink"/>
                    <w:noProof/>
                  </w:rPr>
                </w:rPrChange>
              </w:rPr>
              <w:delText>Amount of Data Served</w:delText>
            </w:r>
            <w:r w:rsidDel="00F10473">
              <w:rPr>
                <w:noProof/>
                <w:webHidden/>
              </w:rPr>
              <w:tab/>
              <w:delText>14</w:delText>
            </w:r>
          </w:del>
        </w:p>
        <w:p w14:paraId="5B7401D6" w14:textId="77777777" w:rsidR="00FF2E3D" w:rsidDel="00F10473" w:rsidRDefault="00FF2E3D">
          <w:pPr>
            <w:pStyle w:val="TOC3"/>
            <w:rPr>
              <w:del w:id="149" w:author="Jeff Johnson" w:date="2017-07-10T23:18:00Z"/>
              <w:rFonts w:asciiTheme="minorHAnsi" w:eastAsiaTheme="minorEastAsia" w:hAnsiTheme="minorHAnsi" w:cstheme="minorBidi"/>
              <w:noProof/>
            </w:rPr>
          </w:pPr>
          <w:del w:id="150" w:author="Jeff Johnson" w:date="2017-07-10T23:18:00Z">
            <w:r w:rsidRPr="00F10473" w:rsidDel="00F10473">
              <w:rPr>
                <w:noProof/>
                <w:rPrChange w:id="151" w:author="Jeff Johnson" w:date="2017-07-10T23:18:00Z">
                  <w:rPr>
                    <w:rStyle w:val="Hyperlink"/>
                    <w:noProof/>
                  </w:rPr>
                </w:rPrChange>
              </w:rPr>
              <w:delText>Database Server Instance Type</w:delText>
            </w:r>
            <w:r w:rsidDel="00F10473">
              <w:rPr>
                <w:noProof/>
                <w:webHidden/>
              </w:rPr>
              <w:tab/>
              <w:delText>15</w:delText>
            </w:r>
          </w:del>
        </w:p>
        <w:p w14:paraId="0C776475" w14:textId="77777777" w:rsidR="00FF2E3D" w:rsidDel="00F10473" w:rsidRDefault="00FF2E3D">
          <w:pPr>
            <w:pStyle w:val="TOC3"/>
            <w:rPr>
              <w:del w:id="152" w:author="Jeff Johnson" w:date="2017-07-10T23:18:00Z"/>
              <w:rFonts w:asciiTheme="minorHAnsi" w:eastAsiaTheme="minorEastAsia" w:hAnsiTheme="minorHAnsi" w:cstheme="minorBidi"/>
              <w:noProof/>
            </w:rPr>
          </w:pPr>
          <w:del w:id="153" w:author="Jeff Johnson" w:date="2017-07-10T23:18:00Z">
            <w:r w:rsidRPr="00F10473" w:rsidDel="00F10473">
              <w:rPr>
                <w:noProof/>
                <w:rPrChange w:id="154" w:author="Jeff Johnson" w:date="2017-07-10T23:18:00Z">
                  <w:rPr>
                    <w:rStyle w:val="Hyperlink"/>
                    <w:noProof/>
                  </w:rPr>
                </w:rPrChange>
              </w:rPr>
              <w:delText>Database Server Persistent Storage and Provisioned IOPS</w:delText>
            </w:r>
            <w:r w:rsidDel="00F10473">
              <w:rPr>
                <w:noProof/>
                <w:webHidden/>
              </w:rPr>
              <w:tab/>
              <w:delText>15</w:delText>
            </w:r>
          </w:del>
        </w:p>
        <w:p w14:paraId="5B559DB1" w14:textId="77777777" w:rsidR="00FF2E3D" w:rsidDel="00F10473" w:rsidRDefault="00FF2E3D">
          <w:pPr>
            <w:pStyle w:val="TOC2"/>
            <w:rPr>
              <w:del w:id="155" w:author="Jeff Johnson" w:date="2017-07-10T23:18:00Z"/>
              <w:rFonts w:asciiTheme="minorHAnsi" w:eastAsiaTheme="minorEastAsia" w:hAnsiTheme="minorHAnsi" w:cstheme="minorBidi"/>
              <w:noProof/>
            </w:rPr>
          </w:pPr>
          <w:del w:id="156" w:author="Jeff Johnson" w:date="2017-07-10T23:18:00Z">
            <w:r w:rsidRPr="00F10473" w:rsidDel="00F10473">
              <w:rPr>
                <w:noProof/>
                <w:rPrChange w:id="157" w:author="Jeff Johnson" w:date="2017-07-10T23:18:00Z">
                  <w:rPr>
                    <w:rStyle w:val="Hyperlink"/>
                    <w:noProof/>
                  </w:rPr>
                </w:rPrChange>
              </w:rPr>
              <w:delText>Test Integration and Scoring Deployment Unit</w:delText>
            </w:r>
            <w:r w:rsidDel="00F10473">
              <w:rPr>
                <w:noProof/>
                <w:webHidden/>
              </w:rPr>
              <w:tab/>
              <w:delText>17</w:delText>
            </w:r>
          </w:del>
        </w:p>
        <w:p w14:paraId="7E8F6A2F" w14:textId="77777777" w:rsidR="00FF2E3D" w:rsidDel="00F10473" w:rsidRDefault="00FF2E3D">
          <w:pPr>
            <w:pStyle w:val="TOC2"/>
            <w:rPr>
              <w:del w:id="158" w:author="Jeff Johnson" w:date="2017-07-10T23:18:00Z"/>
              <w:rFonts w:asciiTheme="minorHAnsi" w:eastAsiaTheme="minorEastAsia" w:hAnsiTheme="minorHAnsi" w:cstheme="minorBidi"/>
              <w:noProof/>
            </w:rPr>
          </w:pPr>
          <w:del w:id="159" w:author="Jeff Johnson" w:date="2017-07-10T23:18:00Z">
            <w:r w:rsidRPr="00F10473" w:rsidDel="00F10473">
              <w:rPr>
                <w:noProof/>
                <w:rPrChange w:id="160" w:author="Jeff Johnson" w:date="2017-07-10T23:18:00Z">
                  <w:rPr>
                    <w:rStyle w:val="Hyperlink"/>
                    <w:noProof/>
                  </w:rPr>
                </w:rPrChange>
              </w:rPr>
              <w:delText>Test Registration and Administration Deployment Unit</w:delText>
            </w:r>
            <w:r w:rsidDel="00F10473">
              <w:rPr>
                <w:noProof/>
                <w:webHidden/>
              </w:rPr>
              <w:tab/>
              <w:delText>17</w:delText>
            </w:r>
          </w:del>
        </w:p>
        <w:p w14:paraId="5EE999F0" w14:textId="77777777" w:rsidR="00FF2E3D" w:rsidDel="00F10473" w:rsidRDefault="00FF2E3D">
          <w:pPr>
            <w:pStyle w:val="TOC2"/>
            <w:rPr>
              <w:del w:id="161" w:author="Jeff Johnson" w:date="2017-07-10T23:18:00Z"/>
              <w:rFonts w:asciiTheme="minorHAnsi" w:eastAsiaTheme="minorEastAsia" w:hAnsiTheme="minorHAnsi" w:cstheme="minorBidi"/>
              <w:noProof/>
            </w:rPr>
          </w:pPr>
          <w:del w:id="162" w:author="Jeff Johnson" w:date="2017-07-10T23:18:00Z">
            <w:r w:rsidRPr="00F10473" w:rsidDel="00F10473">
              <w:rPr>
                <w:noProof/>
                <w:rPrChange w:id="163" w:author="Jeff Johnson" w:date="2017-07-10T23:18:00Z">
                  <w:rPr>
                    <w:rStyle w:val="Hyperlink"/>
                    <w:noProof/>
                  </w:rPr>
                </w:rPrChange>
              </w:rPr>
              <w:delText>Assessment Creation and Management Deployment Unit</w:delText>
            </w:r>
            <w:r w:rsidDel="00F10473">
              <w:rPr>
                <w:noProof/>
                <w:webHidden/>
              </w:rPr>
              <w:tab/>
              <w:delText>18</w:delText>
            </w:r>
          </w:del>
        </w:p>
        <w:p w14:paraId="42C3789C" w14:textId="77777777" w:rsidR="00FF2E3D" w:rsidDel="00F10473" w:rsidRDefault="00FF2E3D">
          <w:pPr>
            <w:pStyle w:val="TOC2"/>
            <w:rPr>
              <w:del w:id="164" w:author="Jeff Johnson" w:date="2017-07-10T23:18:00Z"/>
              <w:rFonts w:asciiTheme="minorHAnsi" w:eastAsiaTheme="minorEastAsia" w:hAnsiTheme="minorHAnsi" w:cstheme="minorBidi"/>
              <w:noProof/>
            </w:rPr>
          </w:pPr>
          <w:del w:id="165" w:author="Jeff Johnson" w:date="2017-07-10T23:18:00Z">
            <w:r w:rsidRPr="00F10473" w:rsidDel="00F10473">
              <w:rPr>
                <w:noProof/>
                <w:rPrChange w:id="166" w:author="Jeff Johnson" w:date="2017-07-10T23:18:00Z">
                  <w:rPr>
                    <w:rStyle w:val="Hyperlink"/>
                    <w:noProof/>
                  </w:rPr>
                </w:rPrChange>
              </w:rPr>
              <w:delText>SSO Deployment Unit</w:delText>
            </w:r>
            <w:r w:rsidDel="00F10473">
              <w:rPr>
                <w:noProof/>
                <w:webHidden/>
              </w:rPr>
              <w:tab/>
              <w:delText>19</w:delText>
            </w:r>
          </w:del>
        </w:p>
        <w:p w14:paraId="5FF6CC24" w14:textId="77777777" w:rsidR="00FF2E3D" w:rsidDel="00F10473" w:rsidRDefault="00FF2E3D">
          <w:pPr>
            <w:pStyle w:val="TOC2"/>
            <w:rPr>
              <w:del w:id="167" w:author="Jeff Johnson" w:date="2017-07-10T23:18:00Z"/>
              <w:rFonts w:asciiTheme="minorHAnsi" w:eastAsiaTheme="minorEastAsia" w:hAnsiTheme="minorHAnsi" w:cstheme="minorBidi"/>
              <w:noProof/>
            </w:rPr>
          </w:pPr>
          <w:del w:id="168" w:author="Jeff Johnson" w:date="2017-07-10T23:18:00Z">
            <w:r w:rsidRPr="00F10473" w:rsidDel="00F10473">
              <w:rPr>
                <w:noProof/>
                <w:rPrChange w:id="169" w:author="Jeff Johnson" w:date="2017-07-10T23:18:00Z">
                  <w:rPr>
                    <w:rStyle w:val="Hyperlink"/>
                    <w:noProof/>
                  </w:rPr>
                </w:rPrChange>
              </w:rPr>
              <w:delText>Monitoring and Alerting Deployment Unit</w:delText>
            </w:r>
            <w:r w:rsidDel="00F10473">
              <w:rPr>
                <w:noProof/>
                <w:webHidden/>
              </w:rPr>
              <w:tab/>
              <w:delText>21</w:delText>
            </w:r>
          </w:del>
        </w:p>
        <w:p w14:paraId="1A026842" w14:textId="77777777" w:rsidR="00FF2E3D" w:rsidDel="00F10473" w:rsidRDefault="00FF2E3D">
          <w:pPr>
            <w:pStyle w:val="TOC2"/>
            <w:rPr>
              <w:del w:id="170" w:author="Jeff Johnson" w:date="2017-07-10T23:18:00Z"/>
              <w:rFonts w:asciiTheme="minorHAnsi" w:eastAsiaTheme="minorEastAsia" w:hAnsiTheme="minorHAnsi" w:cstheme="minorBidi"/>
              <w:noProof/>
            </w:rPr>
          </w:pPr>
          <w:del w:id="171" w:author="Jeff Johnson" w:date="2017-07-10T23:18:00Z">
            <w:r w:rsidRPr="00F10473" w:rsidDel="00F10473">
              <w:rPr>
                <w:noProof/>
                <w:rPrChange w:id="172" w:author="Jeff Johnson" w:date="2017-07-10T23:18:00Z">
                  <w:rPr>
                    <w:rStyle w:val="Hyperlink"/>
                    <w:noProof/>
                  </w:rPr>
                </w:rPrChange>
              </w:rPr>
              <w:delText>Shared Services Deployment Unit</w:delText>
            </w:r>
            <w:r w:rsidDel="00F10473">
              <w:rPr>
                <w:noProof/>
                <w:webHidden/>
              </w:rPr>
              <w:tab/>
              <w:delText>22</w:delText>
            </w:r>
          </w:del>
        </w:p>
        <w:p w14:paraId="69666405" w14:textId="77777777" w:rsidR="00FF2E3D" w:rsidDel="00F10473" w:rsidRDefault="00FF2E3D">
          <w:pPr>
            <w:pStyle w:val="TOC1"/>
            <w:rPr>
              <w:del w:id="173" w:author="Jeff Johnson" w:date="2017-07-10T23:18:00Z"/>
              <w:rFonts w:asciiTheme="minorHAnsi" w:eastAsiaTheme="minorEastAsia" w:hAnsiTheme="minorHAnsi" w:cstheme="minorBidi"/>
              <w:noProof/>
            </w:rPr>
          </w:pPr>
          <w:del w:id="174" w:author="Jeff Johnson" w:date="2017-07-10T23:18:00Z">
            <w:r w:rsidRPr="00F10473" w:rsidDel="00F10473">
              <w:rPr>
                <w:noProof/>
                <w:rPrChange w:id="175" w:author="Jeff Johnson" w:date="2017-07-10T23:18:00Z">
                  <w:rPr>
                    <w:rStyle w:val="Hyperlink"/>
                    <w:noProof/>
                  </w:rPr>
                </w:rPrChange>
              </w:rPr>
              <w:delText>Alternative Deployment Scenario</w:delText>
            </w:r>
            <w:r w:rsidDel="00F10473">
              <w:rPr>
                <w:noProof/>
                <w:webHidden/>
              </w:rPr>
              <w:tab/>
              <w:delText>22</w:delText>
            </w:r>
          </w:del>
        </w:p>
        <w:p w14:paraId="18180EED" w14:textId="77777777" w:rsidR="00FF2E3D" w:rsidDel="00F10473" w:rsidRDefault="00FF2E3D">
          <w:pPr>
            <w:pStyle w:val="TOC1"/>
            <w:rPr>
              <w:del w:id="176" w:author="Jeff Johnson" w:date="2017-07-10T23:18:00Z"/>
              <w:rFonts w:asciiTheme="minorHAnsi" w:eastAsiaTheme="minorEastAsia" w:hAnsiTheme="minorHAnsi" w:cstheme="minorBidi"/>
              <w:noProof/>
            </w:rPr>
          </w:pPr>
          <w:del w:id="177" w:author="Jeff Johnson" w:date="2017-07-10T23:18:00Z">
            <w:r w:rsidRPr="00F10473" w:rsidDel="00F10473">
              <w:rPr>
                <w:noProof/>
                <w:rPrChange w:id="178" w:author="Jeff Johnson" w:date="2017-07-10T23:18:00Z">
                  <w:rPr>
                    <w:rStyle w:val="Hyperlink"/>
                    <w:noProof/>
                  </w:rPr>
                </w:rPrChange>
              </w:rPr>
              <w:delText>Cost Calculation Spreadsheet</w:delText>
            </w:r>
            <w:r w:rsidDel="00F10473">
              <w:rPr>
                <w:noProof/>
                <w:webHidden/>
              </w:rPr>
              <w:tab/>
              <w:delText>24</w:delText>
            </w:r>
          </w:del>
        </w:p>
        <w:p w14:paraId="335474DF" w14:textId="77777777" w:rsidR="00FA7585" w:rsidRDefault="00F10F72" w:rsidP="00567046">
          <w:r>
            <w:fldChar w:fldCharType="end"/>
          </w:r>
        </w:p>
      </w:sdtContent>
    </w:sdt>
    <w:p w14:paraId="4A144B41" w14:textId="77777777" w:rsidR="00010C8D" w:rsidRPr="006B25B2" w:rsidRDefault="00010C8D" w:rsidP="00567046">
      <w:pPr>
        <w:rPr>
          <w:b/>
        </w:rPr>
      </w:pPr>
      <w:r w:rsidRPr="006B25B2">
        <w:rPr>
          <w:b/>
        </w:rPr>
        <w:t>Figures</w:t>
      </w:r>
    </w:p>
    <w:p w14:paraId="1E1ADF12" w14:textId="77777777" w:rsidR="00F10473" w:rsidRDefault="00010C8D">
      <w:pPr>
        <w:pStyle w:val="TableofFigures"/>
        <w:tabs>
          <w:tab w:val="right" w:leader="dot" w:pos="9350"/>
        </w:tabs>
        <w:rPr>
          <w:ins w:id="179" w:author="Jeff Johnson" w:date="2017-07-10T23:18:00Z"/>
          <w:rFonts w:asciiTheme="minorHAnsi" w:eastAsiaTheme="minorEastAsia" w:hAnsiTheme="minorHAnsi" w:cstheme="minorBidi"/>
          <w:noProof/>
          <w:sz w:val="24"/>
          <w:szCs w:val="24"/>
        </w:rPr>
      </w:pPr>
      <w:r>
        <w:fldChar w:fldCharType="begin"/>
      </w:r>
      <w:r>
        <w:instrText xml:space="preserve"> TOC \h \z \c "Figure" </w:instrText>
      </w:r>
      <w:r>
        <w:fldChar w:fldCharType="separate"/>
      </w:r>
      <w:ins w:id="180" w:author="Jeff Johnson" w:date="2017-07-10T23:18:00Z">
        <w:r w:rsidR="00F10473" w:rsidRPr="00B74A60">
          <w:rPr>
            <w:rStyle w:val="Hyperlink"/>
            <w:noProof/>
          </w:rPr>
          <w:fldChar w:fldCharType="begin"/>
        </w:r>
        <w:r w:rsidR="00F10473" w:rsidRPr="00B74A60">
          <w:rPr>
            <w:rStyle w:val="Hyperlink"/>
            <w:noProof/>
          </w:rPr>
          <w:instrText xml:space="preserve"> </w:instrText>
        </w:r>
        <w:r w:rsidR="00F10473">
          <w:rPr>
            <w:noProof/>
          </w:rPr>
          <w:instrText>HYPERLINK \l "_Toc487492066"</w:instrText>
        </w:r>
        <w:r w:rsidR="00F10473" w:rsidRPr="00B74A60">
          <w:rPr>
            <w:rStyle w:val="Hyperlink"/>
            <w:noProof/>
          </w:rPr>
          <w:instrText xml:space="preserve"> </w:instrText>
        </w:r>
        <w:r w:rsidR="00F10473" w:rsidRPr="00B74A60">
          <w:rPr>
            <w:rStyle w:val="Hyperlink"/>
            <w:noProof/>
          </w:rPr>
          <w:fldChar w:fldCharType="separate"/>
        </w:r>
        <w:r w:rsidR="00F10473" w:rsidRPr="00B74A60">
          <w:rPr>
            <w:rStyle w:val="Hyperlink"/>
            <w:noProof/>
          </w:rPr>
          <w:t>Figure 1. Smarter Balanced Contract 11 Components</w:t>
        </w:r>
        <w:r w:rsidR="00F10473">
          <w:rPr>
            <w:noProof/>
            <w:webHidden/>
          </w:rPr>
          <w:tab/>
        </w:r>
        <w:r w:rsidR="00F10473">
          <w:rPr>
            <w:noProof/>
            <w:webHidden/>
          </w:rPr>
          <w:fldChar w:fldCharType="begin"/>
        </w:r>
        <w:r w:rsidR="00F10473">
          <w:rPr>
            <w:noProof/>
            <w:webHidden/>
          </w:rPr>
          <w:instrText xml:space="preserve"> PAGEREF _Toc487492066 \h </w:instrText>
        </w:r>
      </w:ins>
      <w:r w:rsidR="00F10473">
        <w:rPr>
          <w:noProof/>
          <w:webHidden/>
        </w:rPr>
      </w:r>
      <w:r w:rsidR="00F10473">
        <w:rPr>
          <w:noProof/>
          <w:webHidden/>
        </w:rPr>
        <w:fldChar w:fldCharType="separate"/>
      </w:r>
      <w:ins w:id="181" w:author="Jeff Johnson" w:date="2017-07-10T23:18:00Z">
        <w:r w:rsidR="00F10473">
          <w:rPr>
            <w:noProof/>
            <w:webHidden/>
          </w:rPr>
          <w:t>5</w:t>
        </w:r>
        <w:r w:rsidR="00F10473">
          <w:rPr>
            <w:noProof/>
            <w:webHidden/>
          </w:rPr>
          <w:fldChar w:fldCharType="end"/>
        </w:r>
        <w:r w:rsidR="00F10473" w:rsidRPr="00B74A60">
          <w:rPr>
            <w:rStyle w:val="Hyperlink"/>
            <w:noProof/>
          </w:rPr>
          <w:fldChar w:fldCharType="end"/>
        </w:r>
      </w:ins>
    </w:p>
    <w:p w14:paraId="07EC675F" w14:textId="77777777" w:rsidR="00F10473" w:rsidRDefault="00F10473">
      <w:pPr>
        <w:pStyle w:val="TableofFigures"/>
        <w:tabs>
          <w:tab w:val="right" w:leader="dot" w:pos="9350"/>
        </w:tabs>
        <w:rPr>
          <w:ins w:id="182" w:author="Jeff Johnson" w:date="2017-07-10T23:18:00Z"/>
          <w:rFonts w:asciiTheme="minorHAnsi" w:eastAsiaTheme="minorEastAsia" w:hAnsiTheme="minorHAnsi" w:cstheme="minorBidi"/>
          <w:noProof/>
          <w:sz w:val="24"/>
          <w:szCs w:val="24"/>
        </w:rPr>
      </w:pPr>
      <w:ins w:id="183" w:author="Jeff Johnson" w:date="2017-07-10T23:18:00Z">
        <w:r w:rsidRPr="00B74A60">
          <w:rPr>
            <w:rStyle w:val="Hyperlink"/>
            <w:noProof/>
          </w:rPr>
          <w:fldChar w:fldCharType="begin"/>
        </w:r>
        <w:r w:rsidRPr="00B74A60">
          <w:rPr>
            <w:rStyle w:val="Hyperlink"/>
            <w:noProof/>
          </w:rPr>
          <w:instrText xml:space="preserve"> </w:instrText>
        </w:r>
        <w:r>
          <w:rPr>
            <w:noProof/>
          </w:rPr>
          <w:instrText>HYPERLINK \l "_Toc487492067"</w:instrText>
        </w:r>
        <w:r w:rsidRPr="00B74A60">
          <w:rPr>
            <w:rStyle w:val="Hyperlink"/>
            <w:noProof/>
          </w:rPr>
          <w:instrText xml:space="preserve"> </w:instrText>
        </w:r>
        <w:r w:rsidRPr="00B74A60">
          <w:rPr>
            <w:rStyle w:val="Hyperlink"/>
            <w:noProof/>
          </w:rPr>
          <w:fldChar w:fldCharType="separate"/>
        </w:r>
        <w:r w:rsidRPr="00B74A60">
          <w:rPr>
            <w:rStyle w:val="Hyperlink"/>
            <w:noProof/>
          </w:rPr>
          <w:t>Figure 2: Test Delivery Unit Kubernetes Cluster (note: some services omitted for clarity)</w:t>
        </w:r>
        <w:r>
          <w:rPr>
            <w:noProof/>
            <w:webHidden/>
          </w:rPr>
          <w:tab/>
        </w:r>
        <w:r>
          <w:rPr>
            <w:noProof/>
            <w:webHidden/>
          </w:rPr>
          <w:fldChar w:fldCharType="begin"/>
        </w:r>
        <w:r>
          <w:rPr>
            <w:noProof/>
            <w:webHidden/>
          </w:rPr>
          <w:instrText xml:space="preserve"> PAGEREF _Toc487492067 \h </w:instrText>
        </w:r>
      </w:ins>
      <w:r>
        <w:rPr>
          <w:noProof/>
          <w:webHidden/>
        </w:rPr>
      </w:r>
      <w:r>
        <w:rPr>
          <w:noProof/>
          <w:webHidden/>
        </w:rPr>
        <w:fldChar w:fldCharType="separate"/>
      </w:r>
      <w:ins w:id="184" w:author="Jeff Johnson" w:date="2017-07-10T23:18:00Z">
        <w:r>
          <w:rPr>
            <w:noProof/>
            <w:webHidden/>
          </w:rPr>
          <w:t>12</w:t>
        </w:r>
        <w:r>
          <w:rPr>
            <w:noProof/>
            <w:webHidden/>
          </w:rPr>
          <w:fldChar w:fldCharType="end"/>
        </w:r>
        <w:r w:rsidRPr="00B74A60">
          <w:rPr>
            <w:rStyle w:val="Hyperlink"/>
            <w:noProof/>
          </w:rPr>
          <w:fldChar w:fldCharType="end"/>
        </w:r>
      </w:ins>
    </w:p>
    <w:p w14:paraId="134652F9" w14:textId="77777777" w:rsidR="00F10473" w:rsidRDefault="00F10473">
      <w:pPr>
        <w:pStyle w:val="TableofFigures"/>
        <w:tabs>
          <w:tab w:val="right" w:leader="dot" w:pos="9350"/>
        </w:tabs>
        <w:rPr>
          <w:ins w:id="185" w:author="Jeff Johnson" w:date="2017-07-10T23:18:00Z"/>
          <w:rFonts w:asciiTheme="minorHAnsi" w:eastAsiaTheme="minorEastAsia" w:hAnsiTheme="minorHAnsi" w:cstheme="minorBidi"/>
          <w:noProof/>
          <w:sz w:val="24"/>
          <w:szCs w:val="24"/>
        </w:rPr>
      </w:pPr>
      <w:ins w:id="186" w:author="Jeff Johnson" w:date="2017-07-10T23:18:00Z">
        <w:r w:rsidRPr="00B74A60">
          <w:rPr>
            <w:rStyle w:val="Hyperlink"/>
            <w:noProof/>
          </w:rPr>
          <w:fldChar w:fldCharType="begin"/>
        </w:r>
        <w:r w:rsidRPr="00B74A60">
          <w:rPr>
            <w:rStyle w:val="Hyperlink"/>
            <w:noProof/>
          </w:rPr>
          <w:instrText xml:space="preserve"> </w:instrText>
        </w:r>
        <w:r>
          <w:rPr>
            <w:noProof/>
          </w:rPr>
          <w:instrText>HYPERLINK \l "_Toc487492068"</w:instrText>
        </w:r>
        <w:r w:rsidRPr="00B74A60">
          <w:rPr>
            <w:rStyle w:val="Hyperlink"/>
            <w:noProof/>
          </w:rPr>
          <w:instrText xml:space="preserve"> </w:instrText>
        </w:r>
        <w:r w:rsidRPr="00B74A60">
          <w:rPr>
            <w:rStyle w:val="Hyperlink"/>
            <w:noProof/>
          </w:rPr>
          <w:fldChar w:fldCharType="separate"/>
        </w:r>
        <w:r w:rsidRPr="00B74A60">
          <w:rPr>
            <w:rStyle w:val="Hyperlink"/>
            <w:noProof/>
          </w:rPr>
          <w:t>Figure 3: RDS Instance deployment for low and high traffic scenarios</w:t>
        </w:r>
        <w:r>
          <w:rPr>
            <w:noProof/>
            <w:webHidden/>
          </w:rPr>
          <w:tab/>
        </w:r>
        <w:r>
          <w:rPr>
            <w:noProof/>
            <w:webHidden/>
          </w:rPr>
          <w:fldChar w:fldCharType="begin"/>
        </w:r>
        <w:r>
          <w:rPr>
            <w:noProof/>
            <w:webHidden/>
          </w:rPr>
          <w:instrText xml:space="preserve"> PAGEREF _Toc487492068 \h </w:instrText>
        </w:r>
      </w:ins>
      <w:r>
        <w:rPr>
          <w:noProof/>
          <w:webHidden/>
        </w:rPr>
      </w:r>
      <w:r>
        <w:rPr>
          <w:noProof/>
          <w:webHidden/>
        </w:rPr>
        <w:fldChar w:fldCharType="separate"/>
      </w:r>
      <w:ins w:id="187" w:author="Jeff Johnson" w:date="2017-07-10T23:18:00Z">
        <w:r>
          <w:rPr>
            <w:noProof/>
            <w:webHidden/>
          </w:rPr>
          <w:t>19</w:t>
        </w:r>
        <w:r>
          <w:rPr>
            <w:noProof/>
            <w:webHidden/>
          </w:rPr>
          <w:fldChar w:fldCharType="end"/>
        </w:r>
        <w:r w:rsidRPr="00B74A60">
          <w:rPr>
            <w:rStyle w:val="Hyperlink"/>
            <w:noProof/>
          </w:rPr>
          <w:fldChar w:fldCharType="end"/>
        </w:r>
      </w:ins>
    </w:p>
    <w:p w14:paraId="0BE9DB6C" w14:textId="77777777" w:rsidR="00F10473" w:rsidRDefault="00F10473">
      <w:pPr>
        <w:pStyle w:val="TableofFigures"/>
        <w:tabs>
          <w:tab w:val="right" w:leader="dot" w:pos="9350"/>
        </w:tabs>
        <w:rPr>
          <w:ins w:id="188" w:author="Jeff Johnson" w:date="2017-07-10T23:18:00Z"/>
          <w:rFonts w:asciiTheme="minorHAnsi" w:eastAsiaTheme="minorEastAsia" w:hAnsiTheme="minorHAnsi" w:cstheme="minorBidi"/>
          <w:noProof/>
          <w:sz w:val="24"/>
          <w:szCs w:val="24"/>
        </w:rPr>
      </w:pPr>
      <w:ins w:id="189" w:author="Jeff Johnson" w:date="2017-07-10T23:18:00Z">
        <w:r w:rsidRPr="00B74A60">
          <w:rPr>
            <w:rStyle w:val="Hyperlink"/>
            <w:noProof/>
          </w:rPr>
          <w:fldChar w:fldCharType="begin"/>
        </w:r>
        <w:r w:rsidRPr="00B74A60">
          <w:rPr>
            <w:rStyle w:val="Hyperlink"/>
            <w:noProof/>
          </w:rPr>
          <w:instrText xml:space="preserve"> </w:instrText>
        </w:r>
        <w:r>
          <w:rPr>
            <w:noProof/>
          </w:rPr>
          <w:instrText>HYPERLINK \l "_Toc487492069"</w:instrText>
        </w:r>
        <w:r w:rsidRPr="00B74A60">
          <w:rPr>
            <w:rStyle w:val="Hyperlink"/>
            <w:noProof/>
          </w:rPr>
          <w:instrText xml:space="preserve"> </w:instrText>
        </w:r>
        <w:r w:rsidRPr="00B74A60">
          <w:rPr>
            <w:rStyle w:val="Hyperlink"/>
            <w:noProof/>
          </w:rPr>
          <w:fldChar w:fldCharType="separate"/>
        </w:r>
        <w:r w:rsidRPr="00B74A60">
          <w:rPr>
            <w:rStyle w:val="Hyperlink"/>
            <w:noProof/>
          </w:rPr>
          <w:t>Figure 4. SSO Configuration</w:t>
        </w:r>
        <w:r>
          <w:rPr>
            <w:noProof/>
            <w:webHidden/>
          </w:rPr>
          <w:tab/>
        </w:r>
        <w:r>
          <w:rPr>
            <w:noProof/>
            <w:webHidden/>
          </w:rPr>
          <w:fldChar w:fldCharType="begin"/>
        </w:r>
        <w:r>
          <w:rPr>
            <w:noProof/>
            <w:webHidden/>
          </w:rPr>
          <w:instrText xml:space="preserve"> PAGEREF _Toc487492069 \h </w:instrText>
        </w:r>
      </w:ins>
      <w:r>
        <w:rPr>
          <w:noProof/>
          <w:webHidden/>
        </w:rPr>
      </w:r>
      <w:r>
        <w:rPr>
          <w:noProof/>
          <w:webHidden/>
        </w:rPr>
        <w:fldChar w:fldCharType="separate"/>
      </w:r>
      <w:ins w:id="190" w:author="Jeff Johnson" w:date="2017-07-10T23:18:00Z">
        <w:r>
          <w:rPr>
            <w:noProof/>
            <w:webHidden/>
          </w:rPr>
          <w:t>24</w:t>
        </w:r>
        <w:r>
          <w:rPr>
            <w:noProof/>
            <w:webHidden/>
          </w:rPr>
          <w:fldChar w:fldCharType="end"/>
        </w:r>
        <w:r w:rsidRPr="00B74A60">
          <w:rPr>
            <w:rStyle w:val="Hyperlink"/>
            <w:noProof/>
          </w:rPr>
          <w:fldChar w:fldCharType="end"/>
        </w:r>
      </w:ins>
    </w:p>
    <w:p w14:paraId="25938438" w14:textId="77777777" w:rsidR="00F10473" w:rsidRDefault="00F10473">
      <w:pPr>
        <w:pStyle w:val="TableofFigures"/>
        <w:tabs>
          <w:tab w:val="right" w:leader="dot" w:pos="9350"/>
        </w:tabs>
        <w:rPr>
          <w:ins w:id="191" w:author="Jeff Johnson" w:date="2017-07-10T23:18:00Z"/>
          <w:rFonts w:asciiTheme="minorHAnsi" w:eastAsiaTheme="minorEastAsia" w:hAnsiTheme="minorHAnsi" w:cstheme="minorBidi"/>
          <w:noProof/>
          <w:sz w:val="24"/>
          <w:szCs w:val="24"/>
        </w:rPr>
      </w:pPr>
      <w:ins w:id="192" w:author="Jeff Johnson" w:date="2017-07-10T23:18:00Z">
        <w:r w:rsidRPr="00B74A60">
          <w:rPr>
            <w:rStyle w:val="Hyperlink"/>
            <w:noProof/>
          </w:rPr>
          <w:fldChar w:fldCharType="begin"/>
        </w:r>
        <w:r w:rsidRPr="00B74A60">
          <w:rPr>
            <w:rStyle w:val="Hyperlink"/>
            <w:noProof/>
          </w:rPr>
          <w:instrText xml:space="preserve"> </w:instrText>
        </w:r>
        <w:r>
          <w:rPr>
            <w:noProof/>
          </w:rPr>
          <w:instrText>HYPERLINK \l "_Toc487492070"</w:instrText>
        </w:r>
        <w:r w:rsidRPr="00B74A60">
          <w:rPr>
            <w:rStyle w:val="Hyperlink"/>
            <w:noProof/>
          </w:rPr>
          <w:instrText xml:space="preserve"> </w:instrText>
        </w:r>
        <w:r w:rsidRPr="00B74A60">
          <w:rPr>
            <w:rStyle w:val="Hyperlink"/>
            <w:noProof/>
          </w:rPr>
          <w:fldChar w:fldCharType="separate"/>
        </w:r>
        <w:r w:rsidRPr="00B74A60">
          <w:rPr>
            <w:rStyle w:val="Hyperlink"/>
            <w:noProof/>
          </w:rPr>
          <w:t>Figure 5. Alternative Approach Using Vendor-Specific Test Delivery Platform</w:t>
        </w:r>
        <w:r>
          <w:rPr>
            <w:noProof/>
            <w:webHidden/>
          </w:rPr>
          <w:tab/>
        </w:r>
        <w:r>
          <w:rPr>
            <w:noProof/>
            <w:webHidden/>
          </w:rPr>
          <w:fldChar w:fldCharType="begin"/>
        </w:r>
        <w:r>
          <w:rPr>
            <w:noProof/>
            <w:webHidden/>
          </w:rPr>
          <w:instrText xml:space="preserve"> PAGEREF _Toc487492070 \h </w:instrText>
        </w:r>
      </w:ins>
      <w:r>
        <w:rPr>
          <w:noProof/>
          <w:webHidden/>
        </w:rPr>
      </w:r>
      <w:r>
        <w:rPr>
          <w:noProof/>
          <w:webHidden/>
        </w:rPr>
        <w:fldChar w:fldCharType="separate"/>
      </w:r>
      <w:ins w:id="193" w:author="Jeff Johnson" w:date="2017-07-10T23:18:00Z">
        <w:r>
          <w:rPr>
            <w:noProof/>
            <w:webHidden/>
          </w:rPr>
          <w:t>27</w:t>
        </w:r>
        <w:r>
          <w:rPr>
            <w:noProof/>
            <w:webHidden/>
          </w:rPr>
          <w:fldChar w:fldCharType="end"/>
        </w:r>
        <w:r w:rsidRPr="00B74A60">
          <w:rPr>
            <w:rStyle w:val="Hyperlink"/>
            <w:noProof/>
          </w:rPr>
          <w:fldChar w:fldCharType="end"/>
        </w:r>
      </w:ins>
    </w:p>
    <w:p w14:paraId="2F6C82F2" w14:textId="77777777" w:rsidR="00FF2E3D" w:rsidDel="00F10473" w:rsidRDefault="00FF2E3D">
      <w:pPr>
        <w:pStyle w:val="TableofFigures"/>
        <w:tabs>
          <w:tab w:val="right" w:leader="dot" w:pos="9350"/>
        </w:tabs>
        <w:rPr>
          <w:del w:id="194" w:author="Jeff Johnson" w:date="2017-07-10T23:18:00Z"/>
          <w:rFonts w:asciiTheme="minorHAnsi" w:eastAsiaTheme="minorEastAsia" w:hAnsiTheme="minorHAnsi" w:cstheme="minorBidi"/>
          <w:noProof/>
        </w:rPr>
      </w:pPr>
      <w:del w:id="195" w:author="Jeff Johnson" w:date="2017-07-10T23:18:00Z">
        <w:r w:rsidRPr="00F10473" w:rsidDel="00F10473">
          <w:rPr>
            <w:rPrChange w:id="196" w:author="Jeff Johnson" w:date="2017-07-10T23:18:00Z">
              <w:rPr>
                <w:rStyle w:val="Hyperlink"/>
                <w:noProof/>
              </w:rPr>
            </w:rPrChange>
          </w:rPr>
          <w:delText>Figure 1. Smarter Balanced Contract 11 Components</w:delText>
        </w:r>
        <w:r w:rsidDel="00F10473">
          <w:rPr>
            <w:noProof/>
            <w:webHidden/>
          </w:rPr>
          <w:tab/>
          <w:delText>5</w:delText>
        </w:r>
      </w:del>
    </w:p>
    <w:p w14:paraId="70E84864" w14:textId="77777777" w:rsidR="00FF2E3D" w:rsidDel="00F10473" w:rsidRDefault="00FF2E3D">
      <w:pPr>
        <w:pStyle w:val="TableofFigures"/>
        <w:tabs>
          <w:tab w:val="right" w:leader="dot" w:pos="9350"/>
        </w:tabs>
        <w:rPr>
          <w:del w:id="197" w:author="Jeff Johnson" w:date="2017-07-10T23:18:00Z"/>
          <w:rFonts w:asciiTheme="minorHAnsi" w:eastAsiaTheme="minorEastAsia" w:hAnsiTheme="minorHAnsi" w:cstheme="minorBidi"/>
          <w:noProof/>
        </w:rPr>
      </w:pPr>
      <w:del w:id="198" w:author="Jeff Johnson" w:date="2017-07-10T23:18:00Z">
        <w:r w:rsidRPr="00F10473" w:rsidDel="00F10473">
          <w:rPr>
            <w:rPrChange w:id="199" w:author="Jeff Johnson" w:date="2017-07-10T23:18:00Z">
              <w:rPr>
                <w:rStyle w:val="Hyperlink"/>
                <w:noProof/>
              </w:rPr>
            </w:rPrChange>
          </w:rPr>
          <w:delText>Figure 2. Test Delivery Unit Architecture</w:delText>
        </w:r>
        <w:r w:rsidDel="00F10473">
          <w:rPr>
            <w:noProof/>
            <w:webHidden/>
          </w:rPr>
          <w:tab/>
          <w:delText>11</w:delText>
        </w:r>
      </w:del>
    </w:p>
    <w:p w14:paraId="1A2E134D" w14:textId="77777777" w:rsidR="00FF2E3D" w:rsidDel="00F10473" w:rsidRDefault="00FF2E3D">
      <w:pPr>
        <w:pStyle w:val="TableofFigures"/>
        <w:tabs>
          <w:tab w:val="right" w:leader="dot" w:pos="9350"/>
        </w:tabs>
        <w:rPr>
          <w:del w:id="200" w:author="Jeff Johnson" w:date="2017-07-10T23:18:00Z"/>
          <w:rFonts w:asciiTheme="minorHAnsi" w:eastAsiaTheme="minorEastAsia" w:hAnsiTheme="minorHAnsi" w:cstheme="minorBidi"/>
          <w:noProof/>
        </w:rPr>
      </w:pPr>
      <w:del w:id="201" w:author="Jeff Johnson" w:date="2017-07-10T23:18:00Z">
        <w:r w:rsidRPr="00F10473" w:rsidDel="00F10473">
          <w:rPr>
            <w:rPrChange w:id="202" w:author="Jeff Johnson" w:date="2017-07-10T23:18:00Z">
              <w:rPr>
                <w:rStyle w:val="Hyperlink"/>
                <w:noProof/>
              </w:rPr>
            </w:rPrChange>
          </w:rPr>
          <w:delText>Figure 3. SSO Configuration</w:delText>
        </w:r>
        <w:r w:rsidDel="00F10473">
          <w:rPr>
            <w:noProof/>
            <w:webHidden/>
          </w:rPr>
          <w:tab/>
          <w:delText>20</w:delText>
        </w:r>
      </w:del>
    </w:p>
    <w:p w14:paraId="74A724E5" w14:textId="77777777" w:rsidR="00FF2E3D" w:rsidDel="00F10473" w:rsidRDefault="00FF2E3D">
      <w:pPr>
        <w:pStyle w:val="TableofFigures"/>
        <w:tabs>
          <w:tab w:val="right" w:leader="dot" w:pos="9350"/>
        </w:tabs>
        <w:rPr>
          <w:del w:id="203" w:author="Jeff Johnson" w:date="2017-07-10T23:18:00Z"/>
          <w:rFonts w:asciiTheme="minorHAnsi" w:eastAsiaTheme="minorEastAsia" w:hAnsiTheme="minorHAnsi" w:cstheme="minorBidi"/>
          <w:noProof/>
        </w:rPr>
      </w:pPr>
      <w:del w:id="204" w:author="Jeff Johnson" w:date="2017-07-10T23:18:00Z">
        <w:r w:rsidRPr="00F10473" w:rsidDel="00F10473">
          <w:rPr>
            <w:rPrChange w:id="205" w:author="Jeff Johnson" w:date="2017-07-10T23:18:00Z">
              <w:rPr>
                <w:rStyle w:val="Hyperlink"/>
                <w:noProof/>
              </w:rPr>
            </w:rPrChange>
          </w:rPr>
          <w:delText>Figure 4. Alternative Approach Using Vendor-Specific Test Delivery Platform</w:delText>
        </w:r>
        <w:r w:rsidDel="00F10473">
          <w:rPr>
            <w:noProof/>
            <w:webHidden/>
          </w:rPr>
          <w:tab/>
          <w:delText>23</w:delText>
        </w:r>
      </w:del>
    </w:p>
    <w:p w14:paraId="0F414FED" w14:textId="77777777" w:rsidR="008A1AA3" w:rsidRDefault="00010C8D" w:rsidP="00567046">
      <w:r>
        <w:fldChar w:fldCharType="end"/>
      </w:r>
      <w:r w:rsidR="008A1AA3" w:rsidRPr="008A1AA3">
        <w:t xml:space="preserve"> </w:t>
      </w:r>
    </w:p>
    <w:p w14:paraId="1C0B7B84" w14:textId="77777777" w:rsidR="00F10473" w:rsidRDefault="008A1AA3">
      <w:pPr>
        <w:pStyle w:val="TableofFigures"/>
        <w:tabs>
          <w:tab w:val="right" w:leader="dot" w:pos="9350"/>
        </w:tabs>
        <w:rPr>
          <w:ins w:id="206" w:author="Jeff Johnson" w:date="2017-07-10T23:18:00Z"/>
          <w:b/>
        </w:rPr>
      </w:pPr>
      <w:r w:rsidRPr="006B25B2">
        <w:rPr>
          <w:b/>
        </w:rPr>
        <w:t>Tables</w:t>
      </w:r>
    </w:p>
    <w:p w14:paraId="16EA6D02" w14:textId="7F8E45B3" w:rsidR="00F10473" w:rsidRDefault="008A1AA3">
      <w:pPr>
        <w:pStyle w:val="TableofFigures"/>
        <w:tabs>
          <w:tab w:val="right" w:leader="dot" w:pos="9350"/>
        </w:tabs>
        <w:rPr>
          <w:ins w:id="207" w:author="Jeff Johnson" w:date="2017-07-10T23:18:00Z"/>
          <w:rFonts w:asciiTheme="minorHAnsi" w:eastAsiaTheme="minorEastAsia" w:hAnsiTheme="minorHAnsi" w:cstheme="minorBidi"/>
          <w:noProof/>
          <w:sz w:val="24"/>
          <w:szCs w:val="24"/>
        </w:rPr>
      </w:pPr>
      <w:r>
        <w:rPr>
          <w:b/>
        </w:rPr>
        <w:fldChar w:fldCharType="begin"/>
      </w:r>
      <w:r w:rsidRPr="006B25B2">
        <w:rPr>
          <w:b/>
        </w:rPr>
        <w:instrText xml:space="preserve"> TOC \h \z \c "Table" </w:instrText>
      </w:r>
      <w:r>
        <w:rPr>
          <w:b/>
        </w:rPr>
        <w:fldChar w:fldCharType="separate"/>
      </w:r>
      <w:ins w:id="208" w:author="Jeff Johnson" w:date="2017-07-10T23:18:00Z">
        <w:r w:rsidR="00F10473" w:rsidRPr="00872763">
          <w:rPr>
            <w:rStyle w:val="Hyperlink"/>
            <w:noProof/>
          </w:rPr>
          <w:fldChar w:fldCharType="begin"/>
        </w:r>
        <w:r w:rsidR="00F10473" w:rsidRPr="00872763">
          <w:rPr>
            <w:rStyle w:val="Hyperlink"/>
            <w:noProof/>
          </w:rPr>
          <w:instrText xml:space="preserve"> </w:instrText>
        </w:r>
        <w:r w:rsidR="00F10473">
          <w:rPr>
            <w:noProof/>
          </w:rPr>
          <w:instrText>HYPERLINK \l "_Toc487492071"</w:instrText>
        </w:r>
        <w:r w:rsidR="00F10473" w:rsidRPr="00872763">
          <w:rPr>
            <w:rStyle w:val="Hyperlink"/>
            <w:noProof/>
          </w:rPr>
          <w:instrText xml:space="preserve"> </w:instrText>
        </w:r>
        <w:r w:rsidR="00F10473" w:rsidRPr="00872763">
          <w:rPr>
            <w:rStyle w:val="Hyperlink"/>
            <w:noProof/>
          </w:rPr>
          <w:fldChar w:fldCharType="separate"/>
        </w:r>
        <w:r w:rsidR="00F10473" w:rsidRPr="00872763">
          <w:rPr>
            <w:rStyle w:val="Hyperlink"/>
            <w:noProof/>
          </w:rPr>
          <w:t>Table 1. Development/Operation Software Packages</w:t>
        </w:r>
        <w:r w:rsidR="00F10473">
          <w:rPr>
            <w:noProof/>
            <w:webHidden/>
          </w:rPr>
          <w:tab/>
        </w:r>
        <w:r w:rsidR="00F10473">
          <w:rPr>
            <w:noProof/>
            <w:webHidden/>
          </w:rPr>
          <w:fldChar w:fldCharType="begin"/>
        </w:r>
        <w:r w:rsidR="00F10473">
          <w:rPr>
            <w:noProof/>
            <w:webHidden/>
          </w:rPr>
          <w:instrText xml:space="preserve"> PAGEREF _Toc487492071 \h </w:instrText>
        </w:r>
      </w:ins>
      <w:r w:rsidR="00F10473">
        <w:rPr>
          <w:noProof/>
          <w:webHidden/>
        </w:rPr>
      </w:r>
      <w:r w:rsidR="00F10473">
        <w:rPr>
          <w:noProof/>
          <w:webHidden/>
        </w:rPr>
        <w:fldChar w:fldCharType="separate"/>
      </w:r>
      <w:ins w:id="209" w:author="Jeff Johnson" w:date="2017-07-10T23:18:00Z">
        <w:r w:rsidR="00F10473">
          <w:rPr>
            <w:noProof/>
            <w:webHidden/>
          </w:rPr>
          <w:t>6</w:t>
        </w:r>
        <w:r w:rsidR="00F10473">
          <w:rPr>
            <w:noProof/>
            <w:webHidden/>
          </w:rPr>
          <w:fldChar w:fldCharType="end"/>
        </w:r>
        <w:r w:rsidR="00F10473" w:rsidRPr="00872763">
          <w:rPr>
            <w:rStyle w:val="Hyperlink"/>
            <w:noProof/>
          </w:rPr>
          <w:fldChar w:fldCharType="end"/>
        </w:r>
      </w:ins>
    </w:p>
    <w:p w14:paraId="3A64942F" w14:textId="77777777" w:rsidR="00F10473" w:rsidRDefault="00F10473">
      <w:pPr>
        <w:pStyle w:val="TableofFigures"/>
        <w:tabs>
          <w:tab w:val="right" w:leader="dot" w:pos="9350"/>
        </w:tabs>
        <w:rPr>
          <w:ins w:id="210" w:author="Jeff Johnson" w:date="2017-07-10T23:18:00Z"/>
          <w:rFonts w:asciiTheme="minorHAnsi" w:eastAsiaTheme="minorEastAsia" w:hAnsiTheme="minorHAnsi" w:cstheme="minorBidi"/>
          <w:noProof/>
          <w:sz w:val="24"/>
          <w:szCs w:val="24"/>
        </w:rPr>
      </w:pPr>
      <w:ins w:id="211" w:author="Jeff Johnson" w:date="2017-07-10T23:18:00Z">
        <w:r w:rsidRPr="00872763">
          <w:rPr>
            <w:rStyle w:val="Hyperlink"/>
            <w:noProof/>
          </w:rPr>
          <w:fldChar w:fldCharType="begin"/>
        </w:r>
        <w:r w:rsidRPr="00872763">
          <w:rPr>
            <w:rStyle w:val="Hyperlink"/>
            <w:noProof/>
          </w:rPr>
          <w:instrText xml:space="preserve"> </w:instrText>
        </w:r>
        <w:r>
          <w:rPr>
            <w:noProof/>
          </w:rPr>
          <w:instrText>HYPERLINK \l "_Toc487492072"</w:instrText>
        </w:r>
        <w:r w:rsidRPr="00872763">
          <w:rPr>
            <w:rStyle w:val="Hyperlink"/>
            <w:noProof/>
          </w:rPr>
          <w:instrText xml:space="preserve"> </w:instrText>
        </w:r>
        <w:r w:rsidRPr="00872763">
          <w:rPr>
            <w:rStyle w:val="Hyperlink"/>
            <w:noProof/>
          </w:rPr>
          <w:fldChar w:fldCharType="separate"/>
        </w:r>
        <w:r w:rsidRPr="00872763">
          <w:rPr>
            <w:rStyle w:val="Hyperlink"/>
            <w:noProof/>
          </w:rPr>
          <w:t>Table 2. Component Categories</w:t>
        </w:r>
        <w:r>
          <w:rPr>
            <w:noProof/>
            <w:webHidden/>
          </w:rPr>
          <w:tab/>
        </w:r>
        <w:r>
          <w:rPr>
            <w:noProof/>
            <w:webHidden/>
          </w:rPr>
          <w:fldChar w:fldCharType="begin"/>
        </w:r>
        <w:r>
          <w:rPr>
            <w:noProof/>
            <w:webHidden/>
          </w:rPr>
          <w:instrText xml:space="preserve"> PAGEREF _Toc487492072 \h </w:instrText>
        </w:r>
      </w:ins>
      <w:r>
        <w:rPr>
          <w:noProof/>
          <w:webHidden/>
        </w:rPr>
      </w:r>
      <w:r>
        <w:rPr>
          <w:noProof/>
          <w:webHidden/>
        </w:rPr>
        <w:fldChar w:fldCharType="separate"/>
      </w:r>
      <w:ins w:id="212" w:author="Jeff Johnson" w:date="2017-07-10T23:18:00Z">
        <w:r>
          <w:rPr>
            <w:noProof/>
            <w:webHidden/>
          </w:rPr>
          <w:t>7</w:t>
        </w:r>
        <w:r>
          <w:rPr>
            <w:noProof/>
            <w:webHidden/>
          </w:rPr>
          <w:fldChar w:fldCharType="end"/>
        </w:r>
        <w:r w:rsidRPr="00872763">
          <w:rPr>
            <w:rStyle w:val="Hyperlink"/>
            <w:noProof/>
          </w:rPr>
          <w:fldChar w:fldCharType="end"/>
        </w:r>
      </w:ins>
    </w:p>
    <w:p w14:paraId="3F959A3A" w14:textId="77777777" w:rsidR="00F10473" w:rsidRDefault="00F10473">
      <w:pPr>
        <w:pStyle w:val="TableofFigures"/>
        <w:tabs>
          <w:tab w:val="right" w:leader="dot" w:pos="9350"/>
        </w:tabs>
        <w:rPr>
          <w:ins w:id="213" w:author="Jeff Johnson" w:date="2017-07-10T23:18:00Z"/>
          <w:rFonts w:asciiTheme="minorHAnsi" w:eastAsiaTheme="minorEastAsia" w:hAnsiTheme="minorHAnsi" w:cstheme="minorBidi"/>
          <w:noProof/>
          <w:sz w:val="24"/>
          <w:szCs w:val="24"/>
        </w:rPr>
      </w:pPr>
      <w:ins w:id="214" w:author="Jeff Johnson" w:date="2017-07-10T23:18:00Z">
        <w:r w:rsidRPr="00872763">
          <w:rPr>
            <w:rStyle w:val="Hyperlink"/>
            <w:noProof/>
          </w:rPr>
          <w:fldChar w:fldCharType="begin"/>
        </w:r>
        <w:r w:rsidRPr="00872763">
          <w:rPr>
            <w:rStyle w:val="Hyperlink"/>
            <w:noProof/>
          </w:rPr>
          <w:instrText xml:space="preserve"> </w:instrText>
        </w:r>
        <w:r>
          <w:rPr>
            <w:noProof/>
          </w:rPr>
          <w:instrText>HYPERLINK \l "_Toc487492073"</w:instrText>
        </w:r>
        <w:r w:rsidRPr="00872763">
          <w:rPr>
            <w:rStyle w:val="Hyperlink"/>
            <w:noProof/>
          </w:rPr>
          <w:instrText xml:space="preserve"> </w:instrText>
        </w:r>
        <w:r w:rsidRPr="00872763">
          <w:rPr>
            <w:rStyle w:val="Hyperlink"/>
            <w:noProof/>
          </w:rPr>
          <w:fldChar w:fldCharType="separate"/>
        </w:r>
        <w:r w:rsidRPr="00872763">
          <w:rPr>
            <w:rStyle w:val="Hyperlink"/>
            <w:noProof/>
          </w:rPr>
          <w:t>Table 3. Components and Development/Operation Software Packages</w:t>
        </w:r>
        <w:r>
          <w:rPr>
            <w:noProof/>
            <w:webHidden/>
          </w:rPr>
          <w:tab/>
        </w:r>
        <w:r>
          <w:rPr>
            <w:noProof/>
            <w:webHidden/>
          </w:rPr>
          <w:fldChar w:fldCharType="begin"/>
        </w:r>
        <w:r>
          <w:rPr>
            <w:noProof/>
            <w:webHidden/>
          </w:rPr>
          <w:instrText xml:space="preserve"> PAGEREF _Toc487492073 \h </w:instrText>
        </w:r>
      </w:ins>
      <w:r>
        <w:rPr>
          <w:noProof/>
          <w:webHidden/>
        </w:rPr>
      </w:r>
      <w:r>
        <w:rPr>
          <w:noProof/>
          <w:webHidden/>
        </w:rPr>
        <w:fldChar w:fldCharType="separate"/>
      </w:r>
      <w:ins w:id="215" w:author="Jeff Johnson" w:date="2017-07-10T23:18:00Z">
        <w:r>
          <w:rPr>
            <w:noProof/>
            <w:webHidden/>
          </w:rPr>
          <w:t>9</w:t>
        </w:r>
        <w:r>
          <w:rPr>
            <w:noProof/>
            <w:webHidden/>
          </w:rPr>
          <w:fldChar w:fldCharType="end"/>
        </w:r>
        <w:r w:rsidRPr="00872763">
          <w:rPr>
            <w:rStyle w:val="Hyperlink"/>
            <w:noProof/>
          </w:rPr>
          <w:fldChar w:fldCharType="end"/>
        </w:r>
      </w:ins>
    </w:p>
    <w:p w14:paraId="694A8406" w14:textId="77777777" w:rsidR="00F10473" w:rsidRDefault="00F10473">
      <w:pPr>
        <w:pStyle w:val="TableofFigures"/>
        <w:tabs>
          <w:tab w:val="right" w:leader="dot" w:pos="9350"/>
        </w:tabs>
        <w:rPr>
          <w:ins w:id="216" w:author="Jeff Johnson" w:date="2017-07-10T23:18:00Z"/>
          <w:rFonts w:asciiTheme="minorHAnsi" w:eastAsiaTheme="minorEastAsia" w:hAnsiTheme="minorHAnsi" w:cstheme="minorBidi"/>
          <w:noProof/>
          <w:sz w:val="24"/>
          <w:szCs w:val="24"/>
        </w:rPr>
      </w:pPr>
      <w:ins w:id="217" w:author="Jeff Johnson" w:date="2017-07-10T23:18:00Z">
        <w:r w:rsidRPr="00872763">
          <w:rPr>
            <w:rStyle w:val="Hyperlink"/>
            <w:noProof/>
          </w:rPr>
          <w:fldChar w:fldCharType="begin"/>
        </w:r>
        <w:r w:rsidRPr="00872763">
          <w:rPr>
            <w:rStyle w:val="Hyperlink"/>
            <w:noProof/>
          </w:rPr>
          <w:instrText xml:space="preserve"> </w:instrText>
        </w:r>
        <w:r>
          <w:rPr>
            <w:noProof/>
          </w:rPr>
          <w:instrText>HYPERLINK \l "_Toc487492074"</w:instrText>
        </w:r>
        <w:r w:rsidRPr="00872763">
          <w:rPr>
            <w:rStyle w:val="Hyperlink"/>
            <w:noProof/>
          </w:rPr>
          <w:instrText xml:space="preserve"> </w:instrText>
        </w:r>
        <w:r w:rsidRPr="00872763">
          <w:rPr>
            <w:rStyle w:val="Hyperlink"/>
            <w:noProof/>
          </w:rPr>
          <w:fldChar w:fldCharType="separate"/>
        </w:r>
        <w:r w:rsidRPr="00872763">
          <w:rPr>
            <w:rStyle w:val="Hyperlink"/>
            <w:noProof/>
          </w:rPr>
          <w:t>Table 4. Summary of Deployment Groups</w:t>
        </w:r>
        <w:r>
          <w:rPr>
            <w:noProof/>
            <w:webHidden/>
          </w:rPr>
          <w:tab/>
        </w:r>
        <w:r>
          <w:rPr>
            <w:noProof/>
            <w:webHidden/>
          </w:rPr>
          <w:fldChar w:fldCharType="begin"/>
        </w:r>
        <w:r>
          <w:rPr>
            <w:noProof/>
            <w:webHidden/>
          </w:rPr>
          <w:instrText xml:space="preserve"> PAGEREF _Toc487492074 \h </w:instrText>
        </w:r>
      </w:ins>
      <w:r>
        <w:rPr>
          <w:noProof/>
          <w:webHidden/>
        </w:rPr>
      </w:r>
      <w:r>
        <w:rPr>
          <w:noProof/>
          <w:webHidden/>
        </w:rPr>
        <w:fldChar w:fldCharType="separate"/>
      </w:r>
      <w:ins w:id="218" w:author="Jeff Johnson" w:date="2017-07-10T23:18:00Z">
        <w:r>
          <w:rPr>
            <w:noProof/>
            <w:webHidden/>
          </w:rPr>
          <w:t>11</w:t>
        </w:r>
        <w:r>
          <w:rPr>
            <w:noProof/>
            <w:webHidden/>
          </w:rPr>
          <w:fldChar w:fldCharType="end"/>
        </w:r>
        <w:r w:rsidRPr="00872763">
          <w:rPr>
            <w:rStyle w:val="Hyperlink"/>
            <w:noProof/>
          </w:rPr>
          <w:fldChar w:fldCharType="end"/>
        </w:r>
      </w:ins>
    </w:p>
    <w:p w14:paraId="6AB7DC07" w14:textId="77777777" w:rsidR="00F10473" w:rsidRDefault="00F10473">
      <w:pPr>
        <w:pStyle w:val="TableofFigures"/>
        <w:tabs>
          <w:tab w:val="right" w:leader="dot" w:pos="9350"/>
        </w:tabs>
        <w:rPr>
          <w:ins w:id="219" w:author="Jeff Johnson" w:date="2017-07-10T23:18:00Z"/>
          <w:rFonts w:asciiTheme="minorHAnsi" w:eastAsiaTheme="minorEastAsia" w:hAnsiTheme="minorHAnsi" w:cstheme="minorBidi"/>
          <w:noProof/>
          <w:sz w:val="24"/>
          <w:szCs w:val="24"/>
        </w:rPr>
      </w:pPr>
      <w:ins w:id="220" w:author="Jeff Johnson" w:date="2017-07-10T23:18:00Z">
        <w:r w:rsidRPr="00872763">
          <w:rPr>
            <w:rStyle w:val="Hyperlink"/>
            <w:noProof/>
          </w:rPr>
          <w:fldChar w:fldCharType="begin"/>
        </w:r>
        <w:r w:rsidRPr="00872763">
          <w:rPr>
            <w:rStyle w:val="Hyperlink"/>
            <w:noProof/>
          </w:rPr>
          <w:instrText xml:space="preserve"> </w:instrText>
        </w:r>
        <w:r>
          <w:rPr>
            <w:noProof/>
          </w:rPr>
          <w:instrText>HYPERLINK \l "_Toc487492075"</w:instrText>
        </w:r>
        <w:r w:rsidRPr="00872763">
          <w:rPr>
            <w:rStyle w:val="Hyperlink"/>
            <w:noProof/>
          </w:rPr>
          <w:instrText xml:space="preserve"> </w:instrText>
        </w:r>
        <w:r w:rsidRPr="00872763">
          <w:rPr>
            <w:rStyle w:val="Hyperlink"/>
            <w:noProof/>
          </w:rPr>
          <w:fldChar w:fldCharType="separate"/>
        </w:r>
        <w:r w:rsidRPr="00872763">
          <w:rPr>
            <w:rStyle w:val="Hyperlink"/>
            <w:noProof/>
          </w:rPr>
          <w:t>Table 6. EC2 Instance Classes</w:t>
        </w:r>
        <w:r>
          <w:rPr>
            <w:noProof/>
            <w:webHidden/>
          </w:rPr>
          <w:tab/>
        </w:r>
        <w:r>
          <w:rPr>
            <w:noProof/>
            <w:webHidden/>
          </w:rPr>
          <w:fldChar w:fldCharType="begin"/>
        </w:r>
        <w:r>
          <w:rPr>
            <w:noProof/>
            <w:webHidden/>
          </w:rPr>
          <w:instrText xml:space="preserve"> PAGEREF _Toc487492075 \h </w:instrText>
        </w:r>
      </w:ins>
      <w:r>
        <w:rPr>
          <w:noProof/>
          <w:webHidden/>
        </w:rPr>
      </w:r>
      <w:r>
        <w:rPr>
          <w:noProof/>
          <w:webHidden/>
        </w:rPr>
        <w:fldChar w:fldCharType="separate"/>
      </w:r>
      <w:ins w:id="221" w:author="Jeff Johnson" w:date="2017-07-10T23:18:00Z">
        <w:r>
          <w:rPr>
            <w:noProof/>
            <w:webHidden/>
          </w:rPr>
          <w:t>18</w:t>
        </w:r>
        <w:r>
          <w:rPr>
            <w:noProof/>
            <w:webHidden/>
          </w:rPr>
          <w:fldChar w:fldCharType="end"/>
        </w:r>
        <w:r w:rsidRPr="00872763">
          <w:rPr>
            <w:rStyle w:val="Hyperlink"/>
            <w:noProof/>
          </w:rPr>
          <w:fldChar w:fldCharType="end"/>
        </w:r>
      </w:ins>
    </w:p>
    <w:p w14:paraId="2A80F06E" w14:textId="77777777" w:rsidR="00F10473" w:rsidRDefault="00F10473">
      <w:pPr>
        <w:pStyle w:val="TableofFigures"/>
        <w:tabs>
          <w:tab w:val="right" w:leader="dot" w:pos="9350"/>
        </w:tabs>
        <w:rPr>
          <w:ins w:id="222" w:author="Jeff Johnson" w:date="2017-07-10T23:18:00Z"/>
          <w:rFonts w:asciiTheme="minorHAnsi" w:eastAsiaTheme="minorEastAsia" w:hAnsiTheme="minorHAnsi" w:cstheme="minorBidi"/>
          <w:noProof/>
          <w:sz w:val="24"/>
          <w:szCs w:val="24"/>
        </w:rPr>
      </w:pPr>
      <w:ins w:id="223" w:author="Jeff Johnson" w:date="2017-07-10T23:18:00Z">
        <w:r w:rsidRPr="00872763">
          <w:rPr>
            <w:rStyle w:val="Hyperlink"/>
            <w:noProof/>
          </w:rPr>
          <w:fldChar w:fldCharType="begin"/>
        </w:r>
        <w:r w:rsidRPr="00872763">
          <w:rPr>
            <w:rStyle w:val="Hyperlink"/>
            <w:noProof/>
          </w:rPr>
          <w:instrText xml:space="preserve"> </w:instrText>
        </w:r>
        <w:r>
          <w:rPr>
            <w:noProof/>
          </w:rPr>
          <w:instrText>HYPERLINK \l "_Toc487492076"</w:instrText>
        </w:r>
        <w:r w:rsidRPr="00872763">
          <w:rPr>
            <w:rStyle w:val="Hyperlink"/>
            <w:noProof/>
          </w:rPr>
          <w:instrText xml:space="preserve"> </w:instrText>
        </w:r>
        <w:r w:rsidRPr="00872763">
          <w:rPr>
            <w:rStyle w:val="Hyperlink"/>
            <w:noProof/>
          </w:rPr>
          <w:fldChar w:fldCharType="separate"/>
        </w:r>
        <w:r w:rsidRPr="00872763">
          <w:rPr>
            <w:rStyle w:val="Hyperlink"/>
            <w:noProof/>
          </w:rPr>
          <w:t>Table 7. Test Integration and Scoring Deployment Unit Summary</w:t>
        </w:r>
        <w:r>
          <w:rPr>
            <w:noProof/>
            <w:webHidden/>
          </w:rPr>
          <w:tab/>
        </w:r>
        <w:r>
          <w:rPr>
            <w:noProof/>
            <w:webHidden/>
          </w:rPr>
          <w:fldChar w:fldCharType="begin"/>
        </w:r>
        <w:r>
          <w:rPr>
            <w:noProof/>
            <w:webHidden/>
          </w:rPr>
          <w:instrText xml:space="preserve"> PAGEREF _Toc487492076 \h </w:instrText>
        </w:r>
      </w:ins>
      <w:r>
        <w:rPr>
          <w:noProof/>
          <w:webHidden/>
        </w:rPr>
      </w:r>
      <w:r>
        <w:rPr>
          <w:noProof/>
          <w:webHidden/>
        </w:rPr>
        <w:fldChar w:fldCharType="separate"/>
      </w:r>
      <w:ins w:id="224" w:author="Jeff Johnson" w:date="2017-07-10T23:18:00Z">
        <w:r>
          <w:rPr>
            <w:noProof/>
            <w:webHidden/>
          </w:rPr>
          <w:t>21</w:t>
        </w:r>
        <w:r>
          <w:rPr>
            <w:noProof/>
            <w:webHidden/>
          </w:rPr>
          <w:fldChar w:fldCharType="end"/>
        </w:r>
        <w:r w:rsidRPr="00872763">
          <w:rPr>
            <w:rStyle w:val="Hyperlink"/>
            <w:noProof/>
          </w:rPr>
          <w:fldChar w:fldCharType="end"/>
        </w:r>
      </w:ins>
    </w:p>
    <w:p w14:paraId="2F94776A" w14:textId="77777777" w:rsidR="00F10473" w:rsidRDefault="00F10473">
      <w:pPr>
        <w:pStyle w:val="TableofFigures"/>
        <w:tabs>
          <w:tab w:val="right" w:leader="dot" w:pos="9350"/>
        </w:tabs>
        <w:rPr>
          <w:ins w:id="225" w:author="Jeff Johnson" w:date="2017-07-10T23:18:00Z"/>
          <w:rFonts w:asciiTheme="minorHAnsi" w:eastAsiaTheme="minorEastAsia" w:hAnsiTheme="minorHAnsi" w:cstheme="minorBidi"/>
          <w:noProof/>
          <w:sz w:val="24"/>
          <w:szCs w:val="24"/>
        </w:rPr>
      </w:pPr>
      <w:ins w:id="226" w:author="Jeff Johnson" w:date="2017-07-10T23:18:00Z">
        <w:r w:rsidRPr="00872763">
          <w:rPr>
            <w:rStyle w:val="Hyperlink"/>
            <w:noProof/>
          </w:rPr>
          <w:fldChar w:fldCharType="begin"/>
        </w:r>
        <w:r w:rsidRPr="00872763">
          <w:rPr>
            <w:rStyle w:val="Hyperlink"/>
            <w:noProof/>
          </w:rPr>
          <w:instrText xml:space="preserve"> </w:instrText>
        </w:r>
        <w:r>
          <w:rPr>
            <w:noProof/>
          </w:rPr>
          <w:instrText>HYPERLINK \l "_Toc487492077"</w:instrText>
        </w:r>
        <w:r w:rsidRPr="00872763">
          <w:rPr>
            <w:rStyle w:val="Hyperlink"/>
            <w:noProof/>
          </w:rPr>
          <w:instrText xml:space="preserve"> </w:instrText>
        </w:r>
        <w:r w:rsidRPr="00872763">
          <w:rPr>
            <w:rStyle w:val="Hyperlink"/>
            <w:noProof/>
          </w:rPr>
          <w:fldChar w:fldCharType="separate"/>
        </w:r>
        <w:r w:rsidRPr="00872763">
          <w:rPr>
            <w:rStyle w:val="Hyperlink"/>
            <w:noProof/>
          </w:rPr>
          <w:t>Table 8. Test Registration and Administration Deployment Unit Summary</w:t>
        </w:r>
        <w:r>
          <w:rPr>
            <w:noProof/>
            <w:webHidden/>
          </w:rPr>
          <w:tab/>
        </w:r>
        <w:r>
          <w:rPr>
            <w:noProof/>
            <w:webHidden/>
          </w:rPr>
          <w:fldChar w:fldCharType="begin"/>
        </w:r>
        <w:r>
          <w:rPr>
            <w:noProof/>
            <w:webHidden/>
          </w:rPr>
          <w:instrText xml:space="preserve"> PAGEREF _Toc487492077 \h </w:instrText>
        </w:r>
      </w:ins>
      <w:r>
        <w:rPr>
          <w:noProof/>
          <w:webHidden/>
        </w:rPr>
      </w:r>
      <w:r>
        <w:rPr>
          <w:noProof/>
          <w:webHidden/>
        </w:rPr>
        <w:fldChar w:fldCharType="separate"/>
      </w:r>
      <w:ins w:id="227" w:author="Jeff Johnson" w:date="2017-07-10T23:18:00Z">
        <w:r>
          <w:rPr>
            <w:noProof/>
            <w:webHidden/>
          </w:rPr>
          <w:t>22</w:t>
        </w:r>
        <w:r>
          <w:rPr>
            <w:noProof/>
            <w:webHidden/>
          </w:rPr>
          <w:fldChar w:fldCharType="end"/>
        </w:r>
        <w:r w:rsidRPr="00872763">
          <w:rPr>
            <w:rStyle w:val="Hyperlink"/>
            <w:noProof/>
          </w:rPr>
          <w:fldChar w:fldCharType="end"/>
        </w:r>
      </w:ins>
    </w:p>
    <w:p w14:paraId="6DB5F3F9" w14:textId="77777777" w:rsidR="00F10473" w:rsidRDefault="00F10473">
      <w:pPr>
        <w:pStyle w:val="TableofFigures"/>
        <w:tabs>
          <w:tab w:val="right" w:leader="dot" w:pos="9350"/>
        </w:tabs>
        <w:rPr>
          <w:ins w:id="228" w:author="Jeff Johnson" w:date="2017-07-10T23:18:00Z"/>
          <w:rFonts w:asciiTheme="minorHAnsi" w:eastAsiaTheme="minorEastAsia" w:hAnsiTheme="minorHAnsi" w:cstheme="minorBidi"/>
          <w:noProof/>
          <w:sz w:val="24"/>
          <w:szCs w:val="24"/>
        </w:rPr>
      </w:pPr>
      <w:ins w:id="229" w:author="Jeff Johnson" w:date="2017-07-10T23:18:00Z">
        <w:r w:rsidRPr="00872763">
          <w:rPr>
            <w:rStyle w:val="Hyperlink"/>
            <w:noProof/>
          </w:rPr>
          <w:fldChar w:fldCharType="begin"/>
        </w:r>
        <w:r w:rsidRPr="00872763">
          <w:rPr>
            <w:rStyle w:val="Hyperlink"/>
            <w:noProof/>
          </w:rPr>
          <w:instrText xml:space="preserve"> </w:instrText>
        </w:r>
        <w:r>
          <w:rPr>
            <w:noProof/>
          </w:rPr>
          <w:instrText>HYPERLINK \l "_Toc487492078"</w:instrText>
        </w:r>
        <w:r w:rsidRPr="00872763">
          <w:rPr>
            <w:rStyle w:val="Hyperlink"/>
            <w:noProof/>
          </w:rPr>
          <w:instrText xml:space="preserve"> </w:instrText>
        </w:r>
        <w:r w:rsidRPr="00872763">
          <w:rPr>
            <w:rStyle w:val="Hyperlink"/>
            <w:noProof/>
          </w:rPr>
          <w:fldChar w:fldCharType="separate"/>
        </w:r>
        <w:r w:rsidRPr="00872763">
          <w:rPr>
            <w:rStyle w:val="Hyperlink"/>
            <w:noProof/>
          </w:rPr>
          <w:t>Table 9. Assessment Creation and Management Deployment Unit Summary</w:t>
        </w:r>
        <w:r>
          <w:rPr>
            <w:noProof/>
            <w:webHidden/>
          </w:rPr>
          <w:tab/>
        </w:r>
        <w:r>
          <w:rPr>
            <w:noProof/>
            <w:webHidden/>
          </w:rPr>
          <w:fldChar w:fldCharType="begin"/>
        </w:r>
        <w:r>
          <w:rPr>
            <w:noProof/>
            <w:webHidden/>
          </w:rPr>
          <w:instrText xml:space="preserve"> PAGEREF _Toc487492078 \h </w:instrText>
        </w:r>
      </w:ins>
      <w:r>
        <w:rPr>
          <w:noProof/>
          <w:webHidden/>
        </w:rPr>
      </w:r>
      <w:r>
        <w:rPr>
          <w:noProof/>
          <w:webHidden/>
        </w:rPr>
        <w:fldChar w:fldCharType="separate"/>
      </w:r>
      <w:ins w:id="230" w:author="Jeff Johnson" w:date="2017-07-10T23:18:00Z">
        <w:r>
          <w:rPr>
            <w:noProof/>
            <w:webHidden/>
          </w:rPr>
          <w:t>23</w:t>
        </w:r>
        <w:r>
          <w:rPr>
            <w:noProof/>
            <w:webHidden/>
          </w:rPr>
          <w:fldChar w:fldCharType="end"/>
        </w:r>
        <w:r w:rsidRPr="00872763">
          <w:rPr>
            <w:rStyle w:val="Hyperlink"/>
            <w:noProof/>
          </w:rPr>
          <w:fldChar w:fldCharType="end"/>
        </w:r>
      </w:ins>
    </w:p>
    <w:p w14:paraId="785D88D2" w14:textId="77777777" w:rsidR="00F10473" w:rsidRDefault="00F10473">
      <w:pPr>
        <w:pStyle w:val="TableofFigures"/>
        <w:tabs>
          <w:tab w:val="right" w:leader="dot" w:pos="9350"/>
        </w:tabs>
        <w:rPr>
          <w:ins w:id="231" w:author="Jeff Johnson" w:date="2017-07-10T23:18:00Z"/>
          <w:rFonts w:asciiTheme="minorHAnsi" w:eastAsiaTheme="minorEastAsia" w:hAnsiTheme="minorHAnsi" w:cstheme="minorBidi"/>
          <w:noProof/>
          <w:sz w:val="24"/>
          <w:szCs w:val="24"/>
        </w:rPr>
      </w:pPr>
      <w:ins w:id="232" w:author="Jeff Johnson" w:date="2017-07-10T23:18:00Z">
        <w:r w:rsidRPr="00872763">
          <w:rPr>
            <w:rStyle w:val="Hyperlink"/>
            <w:noProof/>
          </w:rPr>
          <w:fldChar w:fldCharType="begin"/>
        </w:r>
        <w:r w:rsidRPr="00872763">
          <w:rPr>
            <w:rStyle w:val="Hyperlink"/>
            <w:noProof/>
          </w:rPr>
          <w:instrText xml:space="preserve"> </w:instrText>
        </w:r>
        <w:r>
          <w:rPr>
            <w:noProof/>
          </w:rPr>
          <w:instrText>HYPERLINK \l "_Toc487492079"</w:instrText>
        </w:r>
        <w:r w:rsidRPr="00872763">
          <w:rPr>
            <w:rStyle w:val="Hyperlink"/>
            <w:noProof/>
          </w:rPr>
          <w:instrText xml:space="preserve"> </w:instrText>
        </w:r>
        <w:r w:rsidRPr="00872763">
          <w:rPr>
            <w:rStyle w:val="Hyperlink"/>
            <w:noProof/>
          </w:rPr>
          <w:fldChar w:fldCharType="separate"/>
        </w:r>
        <w:r w:rsidRPr="00872763">
          <w:rPr>
            <w:rStyle w:val="Hyperlink"/>
            <w:noProof/>
          </w:rPr>
          <w:t>Table 11. Monitoring and Alerting Deployment Unit</w:t>
        </w:r>
        <w:r>
          <w:rPr>
            <w:noProof/>
            <w:webHidden/>
          </w:rPr>
          <w:tab/>
        </w:r>
        <w:r>
          <w:rPr>
            <w:noProof/>
            <w:webHidden/>
          </w:rPr>
          <w:fldChar w:fldCharType="begin"/>
        </w:r>
        <w:r>
          <w:rPr>
            <w:noProof/>
            <w:webHidden/>
          </w:rPr>
          <w:instrText xml:space="preserve"> PAGEREF _Toc487492079 \h </w:instrText>
        </w:r>
      </w:ins>
      <w:r>
        <w:rPr>
          <w:noProof/>
          <w:webHidden/>
        </w:rPr>
      </w:r>
      <w:r>
        <w:rPr>
          <w:noProof/>
          <w:webHidden/>
        </w:rPr>
        <w:fldChar w:fldCharType="separate"/>
      </w:r>
      <w:ins w:id="233" w:author="Jeff Johnson" w:date="2017-07-10T23:18:00Z">
        <w:r>
          <w:rPr>
            <w:noProof/>
            <w:webHidden/>
          </w:rPr>
          <w:t>26</w:t>
        </w:r>
        <w:r>
          <w:rPr>
            <w:noProof/>
            <w:webHidden/>
          </w:rPr>
          <w:fldChar w:fldCharType="end"/>
        </w:r>
        <w:r w:rsidRPr="00872763">
          <w:rPr>
            <w:rStyle w:val="Hyperlink"/>
            <w:noProof/>
          </w:rPr>
          <w:fldChar w:fldCharType="end"/>
        </w:r>
      </w:ins>
    </w:p>
    <w:p w14:paraId="3756D9C0" w14:textId="77777777" w:rsidR="00F10473" w:rsidRDefault="00F10473">
      <w:pPr>
        <w:pStyle w:val="TableofFigures"/>
        <w:tabs>
          <w:tab w:val="right" w:leader="dot" w:pos="9350"/>
        </w:tabs>
        <w:rPr>
          <w:ins w:id="234" w:author="Jeff Johnson" w:date="2017-07-10T23:18:00Z"/>
          <w:rFonts w:asciiTheme="minorHAnsi" w:eastAsiaTheme="minorEastAsia" w:hAnsiTheme="minorHAnsi" w:cstheme="minorBidi"/>
          <w:noProof/>
          <w:sz w:val="24"/>
          <w:szCs w:val="24"/>
        </w:rPr>
      </w:pPr>
      <w:ins w:id="235" w:author="Jeff Johnson" w:date="2017-07-10T23:18:00Z">
        <w:r w:rsidRPr="00872763">
          <w:rPr>
            <w:rStyle w:val="Hyperlink"/>
            <w:noProof/>
          </w:rPr>
          <w:fldChar w:fldCharType="begin"/>
        </w:r>
        <w:r w:rsidRPr="00872763">
          <w:rPr>
            <w:rStyle w:val="Hyperlink"/>
            <w:noProof/>
          </w:rPr>
          <w:instrText xml:space="preserve"> </w:instrText>
        </w:r>
        <w:r>
          <w:rPr>
            <w:noProof/>
          </w:rPr>
          <w:instrText>HYPERLINK \l "_Toc487492080"</w:instrText>
        </w:r>
        <w:r w:rsidRPr="00872763">
          <w:rPr>
            <w:rStyle w:val="Hyperlink"/>
            <w:noProof/>
          </w:rPr>
          <w:instrText xml:space="preserve"> </w:instrText>
        </w:r>
        <w:r w:rsidRPr="00872763">
          <w:rPr>
            <w:rStyle w:val="Hyperlink"/>
            <w:noProof/>
          </w:rPr>
          <w:fldChar w:fldCharType="separate"/>
        </w:r>
        <w:r w:rsidRPr="00872763">
          <w:rPr>
            <w:rStyle w:val="Hyperlink"/>
            <w:noProof/>
          </w:rPr>
          <w:t>Table 12. Shared Services Deployment Unit Summary</w:t>
        </w:r>
        <w:r>
          <w:rPr>
            <w:noProof/>
            <w:webHidden/>
          </w:rPr>
          <w:tab/>
        </w:r>
        <w:r>
          <w:rPr>
            <w:noProof/>
            <w:webHidden/>
          </w:rPr>
          <w:fldChar w:fldCharType="begin"/>
        </w:r>
        <w:r>
          <w:rPr>
            <w:noProof/>
            <w:webHidden/>
          </w:rPr>
          <w:instrText xml:space="preserve"> PAGEREF _Toc487492080 \h </w:instrText>
        </w:r>
      </w:ins>
      <w:r>
        <w:rPr>
          <w:noProof/>
          <w:webHidden/>
        </w:rPr>
      </w:r>
      <w:r>
        <w:rPr>
          <w:noProof/>
          <w:webHidden/>
        </w:rPr>
        <w:fldChar w:fldCharType="separate"/>
      </w:r>
      <w:ins w:id="236" w:author="Jeff Johnson" w:date="2017-07-10T23:18:00Z">
        <w:r>
          <w:rPr>
            <w:noProof/>
            <w:webHidden/>
          </w:rPr>
          <w:t>26</w:t>
        </w:r>
        <w:r>
          <w:rPr>
            <w:noProof/>
            <w:webHidden/>
          </w:rPr>
          <w:fldChar w:fldCharType="end"/>
        </w:r>
        <w:r w:rsidRPr="00872763">
          <w:rPr>
            <w:rStyle w:val="Hyperlink"/>
            <w:noProof/>
          </w:rPr>
          <w:fldChar w:fldCharType="end"/>
        </w:r>
      </w:ins>
    </w:p>
    <w:p w14:paraId="19EC5F2A" w14:textId="77777777" w:rsidR="00F10473" w:rsidRDefault="00F10473">
      <w:pPr>
        <w:pStyle w:val="TableofFigures"/>
        <w:tabs>
          <w:tab w:val="right" w:leader="dot" w:pos="9350"/>
        </w:tabs>
        <w:rPr>
          <w:ins w:id="237" w:author="Jeff Johnson" w:date="2017-07-10T23:18:00Z"/>
          <w:rFonts w:asciiTheme="minorHAnsi" w:eastAsiaTheme="minorEastAsia" w:hAnsiTheme="minorHAnsi" w:cstheme="minorBidi"/>
          <w:noProof/>
          <w:sz w:val="24"/>
          <w:szCs w:val="24"/>
        </w:rPr>
      </w:pPr>
      <w:ins w:id="238" w:author="Jeff Johnson" w:date="2017-07-10T23:18:00Z">
        <w:r w:rsidRPr="00872763">
          <w:rPr>
            <w:rStyle w:val="Hyperlink"/>
            <w:noProof/>
          </w:rPr>
          <w:fldChar w:fldCharType="begin"/>
        </w:r>
        <w:r w:rsidRPr="00872763">
          <w:rPr>
            <w:rStyle w:val="Hyperlink"/>
            <w:noProof/>
          </w:rPr>
          <w:instrText xml:space="preserve"> </w:instrText>
        </w:r>
        <w:r>
          <w:rPr>
            <w:noProof/>
          </w:rPr>
          <w:instrText>HYPERLINK \l "_Toc487492081"</w:instrText>
        </w:r>
        <w:r w:rsidRPr="00872763">
          <w:rPr>
            <w:rStyle w:val="Hyperlink"/>
            <w:noProof/>
          </w:rPr>
          <w:instrText xml:space="preserve"> </w:instrText>
        </w:r>
        <w:r w:rsidRPr="00872763">
          <w:rPr>
            <w:rStyle w:val="Hyperlink"/>
            <w:noProof/>
          </w:rPr>
          <w:fldChar w:fldCharType="separate"/>
        </w:r>
        <w:r w:rsidRPr="00872763">
          <w:rPr>
            <w:rStyle w:val="Hyperlink"/>
            <w:noProof/>
          </w:rPr>
          <w:t>Table 14. Example Cost Summary from Spreadsheet</w:t>
        </w:r>
        <w:r>
          <w:rPr>
            <w:noProof/>
            <w:webHidden/>
          </w:rPr>
          <w:tab/>
        </w:r>
        <w:r>
          <w:rPr>
            <w:noProof/>
            <w:webHidden/>
          </w:rPr>
          <w:fldChar w:fldCharType="begin"/>
        </w:r>
        <w:r>
          <w:rPr>
            <w:noProof/>
            <w:webHidden/>
          </w:rPr>
          <w:instrText xml:space="preserve"> PAGEREF _Toc487492081 \h </w:instrText>
        </w:r>
      </w:ins>
      <w:r>
        <w:rPr>
          <w:noProof/>
          <w:webHidden/>
        </w:rPr>
      </w:r>
      <w:r>
        <w:rPr>
          <w:noProof/>
          <w:webHidden/>
        </w:rPr>
        <w:fldChar w:fldCharType="separate"/>
      </w:r>
      <w:ins w:id="239" w:author="Jeff Johnson" w:date="2017-07-10T23:18:00Z">
        <w:r>
          <w:rPr>
            <w:noProof/>
            <w:webHidden/>
          </w:rPr>
          <w:t>29</w:t>
        </w:r>
        <w:r>
          <w:rPr>
            <w:noProof/>
            <w:webHidden/>
          </w:rPr>
          <w:fldChar w:fldCharType="end"/>
        </w:r>
        <w:r w:rsidRPr="00872763">
          <w:rPr>
            <w:rStyle w:val="Hyperlink"/>
            <w:noProof/>
          </w:rPr>
          <w:fldChar w:fldCharType="end"/>
        </w:r>
      </w:ins>
    </w:p>
    <w:p w14:paraId="0DE4A068" w14:textId="77777777" w:rsidR="00F10473" w:rsidDel="00F10473" w:rsidRDefault="00F10473" w:rsidP="00567046">
      <w:pPr>
        <w:rPr>
          <w:del w:id="240" w:author="Jeff Johnson" w:date="2017-07-10T23:18:00Z"/>
          <w:noProof/>
        </w:rPr>
      </w:pPr>
    </w:p>
    <w:p w14:paraId="763097BB" w14:textId="77777777" w:rsidR="00FF2E3D" w:rsidDel="00F10473" w:rsidRDefault="00FF2E3D" w:rsidP="00567046">
      <w:pPr>
        <w:rPr>
          <w:del w:id="241" w:author="Jeff Johnson" w:date="2017-07-10T23:18:00Z"/>
          <w:noProof/>
        </w:rPr>
      </w:pPr>
    </w:p>
    <w:p w14:paraId="4139C7F6" w14:textId="77777777" w:rsidR="00FF2E3D" w:rsidDel="00F10473" w:rsidRDefault="00FF2E3D">
      <w:pPr>
        <w:pStyle w:val="TableofFigures"/>
        <w:tabs>
          <w:tab w:val="right" w:leader="dot" w:pos="9350"/>
        </w:tabs>
        <w:rPr>
          <w:del w:id="242" w:author="Jeff Johnson" w:date="2017-07-10T23:18:00Z"/>
          <w:rFonts w:asciiTheme="minorHAnsi" w:eastAsiaTheme="minorEastAsia" w:hAnsiTheme="minorHAnsi" w:cstheme="minorBidi"/>
          <w:noProof/>
        </w:rPr>
      </w:pPr>
      <w:del w:id="243" w:author="Jeff Johnson" w:date="2017-07-10T23:18:00Z">
        <w:r w:rsidRPr="00F10473" w:rsidDel="00F10473">
          <w:rPr>
            <w:rPrChange w:id="244" w:author="Jeff Johnson" w:date="2017-07-10T23:18:00Z">
              <w:rPr>
                <w:rStyle w:val="Hyperlink"/>
                <w:noProof/>
              </w:rPr>
            </w:rPrChange>
          </w:rPr>
          <w:lastRenderedPageBreak/>
          <w:delText>Table 1. Development/Operation Software Packages</w:delText>
        </w:r>
        <w:r w:rsidDel="00F10473">
          <w:rPr>
            <w:noProof/>
            <w:webHidden/>
          </w:rPr>
          <w:tab/>
          <w:delText>6</w:delText>
        </w:r>
      </w:del>
    </w:p>
    <w:p w14:paraId="60B8F8EA" w14:textId="77777777" w:rsidR="00FF2E3D" w:rsidDel="00F10473" w:rsidRDefault="00FF2E3D">
      <w:pPr>
        <w:pStyle w:val="TableofFigures"/>
        <w:tabs>
          <w:tab w:val="right" w:leader="dot" w:pos="9350"/>
        </w:tabs>
        <w:rPr>
          <w:del w:id="245" w:author="Jeff Johnson" w:date="2017-07-10T23:18:00Z"/>
          <w:rFonts w:asciiTheme="minorHAnsi" w:eastAsiaTheme="minorEastAsia" w:hAnsiTheme="minorHAnsi" w:cstheme="minorBidi"/>
          <w:noProof/>
        </w:rPr>
      </w:pPr>
      <w:del w:id="246" w:author="Jeff Johnson" w:date="2017-07-10T23:18:00Z">
        <w:r w:rsidRPr="00F10473" w:rsidDel="00F10473">
          <w:rPr>
            <w:rPrChange w:id="247" w:author="Jeff Johnson" w:date="2017-07-10T23:18:00Z">
              <w:rPr>
                <w:rStyle w:val="Hyperlink"/>
                <w:noProof/>
              </w:rPr>
            </w:rPrChange>
          </w:rPr>
          <w:delText>Table 2. Component Categories</w:delText>
        </w:r>
        <w:r w:rsidDel="00F10473">
          <w:rPr>
            <w:noProof/>
            <w:webHidden/>
          </w:rPr>
          <w:tab/>
          <w:delText>7</w:delText>
        </w:r>
      </w:del>
    </w:p>
    <w:p w14:paraId="33320CF7" w14:textId="77777777" w:rsidR="00FF2E3D" w:rsidDel="00F10473" w:rsidRDefault="00FF2E3D">
      <w:pPr>
        <w:pStyle w:val="TableofFigures"/>
        <w:tabs>
          <w:tab w:val="right" w:leader="dot" w:pos="9350"/>
        </w:tabs>
        <w:rPr>
          <w:del w:id="248" w:author="Jeff Johnson" w:date="2017-07-10T23:18:00Z"/>
          <w:rFonts w:asciiTheme="minorHAnsi" w:eastAsiaTheme="minorEastAsia" w:hAnsiTheme="minorHAnsi" w:cstheme="minorBidi"/>
          <w:noProof/>
        </w:rPr>
      </w:pPr>
      <w:del w:id="249" w:author="Jeff Johnson" w:date="2017-07-10T23:18:00Z">
        <w:r w:rsidRPr="00F10473" w:rsidDel="00F10473">
          <w:rPr>
            <w:rPrChange w:id="250" w:author="Jeff Johnson" w:date="2017-07-10T23:18:00Z">
              <w:rPr>
                <w:rStyle w:val="Hyperlink"/>
                <w:noProof/>
              </w:rPr>
            </w:rPrChange>
          </w:rPr>
          <w:delText>Table 3. Components and Development/Operation Software Packages</w:delText>
        </w:r>
        <w:r w:rsidDel="00F10473">
          <w:rPr>
            <w:noProof/>
            <w:webHidden/>
          </w:rPr>
          <w:tab/>
          <w:delText>9</w:delText>
        </w:r>
      </w:del>
    </w:p>
    <w:p w14:paraId="22281F0C" w14:textId="77777777" w:rsidR="00FF2E3D" w:rsidDel="00F10473" w:rsidRDefault="00FF2E3D">
      <w:pPr>
        <w:pStyle w:val="TableofFigures"/>
        <w:tabs>
          <w:tab w:val="right" w:leader="dot" w:pos="9350"/>
        </w:tabs>
        <w:rPr>
          <w:del w:id="251" w:author="Jeff Johnson" w:date="2017-07-10T23:18:00Z"/>
          <w:rFonts w:asciiTheme="minorHAnsi" w:eastAsiaTheme="minorEastAsia" w:hAnsiTheme="minorHAnsi" w:cstheme="minorBidi"/>
          <w:noProof/>
        </w:rPr>
      </w:pPr>
      <w:del w:id="252" w:author="Jeff Johnson" w:date="2017-07-10T23:18:00Z">
        <w:r w:rsidRPr="00F10473" w:rsidDel="00F10473">
          <w:rPr>
            <w:rPrChange w:id="253" w:author="Jeff Johnson" w:date="2017-07-10T23:18:00Z">
              <w:rPr>
                <w:rStyle w:val="Hyperlink"/>
                <w:noProof/>
              </w:rPr>
            </w:rPrChange>
          </w:rPr>
          <w:delText>Table 4. Summary of Deployment Groups</w:delText>
        </w:r>
        <w:r w:rsidDel="00F10473">
          <w:rPr>
            <w:noProof/>
            <w:webHidden/>
          </w:rPr>
          <w:tab/>
          <w:delText>11</w:delText>
        </w:r>
      </w:del>
    </w:p>
    <w:p w14:paraId="783BD57D" w14:textId="77777777" w:rsidR="00FF2E3D" w:rsidDel="00F10473" w:rsidRDefault="00FF2E3D">
      <w:pPr>
        <w:pStyle w:val="TableofFigures"/>
        <w:tabs>
          <w:tab w:val="right" w:leader="dot" w:pos="9350"/>
        </w:tabs>
        <w:rPr>
          <w:del w:id="254" w:author="Jeff Johnson" w:date="2017-07-10T23:18:00Z"/>
          <w:rFonts w:asciiTheme="minorHAnsi" w:eastAsiaTheme="minorEastAsia" w:hAnsiTheme="minorHAnsi" w:cstheme="minorBidi"/>
          <w:noProof/>
        </w:rPr>
      </w:pPr>
      <w:del w:id="255" w:author="Jeff Johnson" w:date="2017-07-10T23:18:00Z">
        <w:r w:rsidRPr="00F10473" w:rsidDel="00F10473">
          <w:rPr>
            <w:rPrChange w:id="256" w:author="Jeff Johnson" w:date="2017-07-10T23:18:00Z">
              <w:rPr>
                <w:rStyle w:val="Hyperlink"/>
                <w:noProof/>
              </w:rPr>
            </w:rPrChange>
          </w:rPr>
          <w:delText>Table 5. EC2 Instance Types</w:delText>
        </w:r>
        <w:r w:rsidDel="00F10473">
          <w:rPr>
            <w:noProof/>
            <w:webHidden/>
          </w:rPr>
          <w:tab/>
          <w:delText>13</w:delText>
        </w:r>
      </w:del>
    </w:p>
    <w:p w14:paraId="2A7A1D37" w14:textId="77777777" w:rsidR="00FF2E3D" w:rsidDel="00F10473" w:rsidRDefault="00FF2E3D">
      <w:pPr>
        <w:pStyle w:val="TableofFigures"/>
        <w:tabs>
          <w:tab w:val="right" w:leader="dot" w:pos="9350"/>
        </w:tabs>
        <w:rPr>
          <w:del w:id="257" w:author="Jeff Johnson" w:date="2017-07-10T23:18:00Z"/>
          <w:rFonts w:asciiTheme="minorHAnsi" w:eastAsiaTheme="minorEastAsia" w:hAnsiTheme="minorHAnsi" w:cstheme="minorBidi"/>
          <w:noProof/>
        </w:rPr>
      </w:pPr>
      <w:del w:id="258" w:author="Jeff Johnson" w:date="2017-07-10T23:18:00Z">
        <w:r w:rsidRPr="00F10473" w:rsidDel="00F10473">
          <w:rPr>
            <w:rPrChange w:id="259" w:author="Jeff Johnson" w:date="2017-07-10T23:18:00Z">
              <w:rPr>
                <w:rStyle w:val="Hyperlink"/>
                <w:noProof/>
              </w:rPr>
            </w:rPrChange>
          </w:rPr>
          <w:delText>Table 6. EC2 Instance Classes</w:delText>
        </w:r>
        <w:r w:rsidDel="00F10473">
          <w:rPr>
            <w:noProof/>
            <w:webHidden/>
          </w:rPr>
          <w:tab/>
          <w:delText>15</w:delText>
        </w:r>
      </w:del>
    </w:p>
    <w:p w14:paraId="29BF83C0" w14:textId="77777777" w:rsidR="00FF2E3D" w:rsidDel="00F10473" w:rsidRDefault="00FF2E3D">
      <w:pPr>
        <w:pStyle w:val="TableofFigures"/>
        <w:tabs>
          <w:tab w:val="right" w:leader="dot" w:pos="9350"/>
        </w:tabs>
        <w:rPr>
          <w:del w:id="260" w:author="Jeff Johnson" w:date="2017-07-10T23:18:00Z"/>
          <w:rFonts w:asciiTheme="minorHAnsi" w:eastAsiaTheme="minorEastAsia" w:hAnsiTheme="minorHAnsi" w:cstheme="minorBidi"/>
          <w:noProof/>
        </w:rPr>
      </w:pPr>
      <w:del w:id="261" w:author="Jeff Johnson" w:date="2017-07-10T23:18:00Z">
        <w:r w:rsidRPr="00F10473" w:rsidDel="00F10473">
          <w:rPr>
            <w:rPrChange w:id="262" w:author="Jeff Johnson" w:date="2017-07-10T23:18:00Z">
              <w:rPr>
                <w:rStyle w:val="Hyperlink"/>
                <w:noProof/>
              </w:rPr>
            </w:rPrChange>
          </w:rPr>
          <w:delText>Table 7. Test Integration and Scoring Deployment Unit Summary</w:delText>
        </w:r>
        <w:r w:rsidDel="00F10473">
          <w:rPr>
            <w:noProof/>
            <w:webHidden/>
          </w:rPr>
          <w:tab/>
          <w:delText>17</w:delText>
        </w:r>
      </w:del>
    </w:p>
    <w:p w14:paraId="332E1C24" w14:textId="77777777" w:rsidR="00FF2E3D" w:rsidDel="00F10473" w:rsidRDefault="00FF2E3D">
      <w:pPr>
        <w:pStyle w:val="TableofFigures"/>
        <w:tabs>
          <w:tab w:val="right" w:leader="dot" w:pos="9350"/>
        </w:tabs>
        <w:rPr>
          <w:del w:id="263" w:author="Jeff Johnson" w:date="2017-07-10T23:18:00Z"/>
          <w:rFonts w:asciiTheme="minorHAnsi" w:eastAsiaTheme="minorEastAsia" w:hAnsiTheme="minorHAnsi" w:cstheme="minorBidi"/>
          <w:noProof/>
        </w:rPr>
      </w:pPr>
      <w:del w:id="264" w:author="Jeff Johnson" w:date="2017-07-10T23:18:00Z">
        <w:r w:rsidRPr="00F10473" w:rsidDel="00F10473">
          <w:rPr>
            <w:rPrChange w:id="265" w:author="Jeff Johnson" w:date="2017-07-10T23:18:00Z">
              <w:rPr>
                <w:rStyle w:val="Hyperlink"/>
                <w:noProof/>
              </w:rPr>
            </w:rPrChange>
          </w:rPr>
          <w:delText>Table 8. Test Registration and Administration Deployment Unit Summary</w:delText>
        </w:r>
        <w:r w:rsidDel="00F10473">
          <w:rPr>
            <w:noProof/>
            <w:webHidden/>
          </w:rPr>
          <w:tab/>
          <w:delText>18</w:delText>
        </w:r>
      </w:del>
    </w:p>
    <w:p w14:paraId="0AFA5E2F" w14:textId="77777777" w:rsidR="00FF2E3D" w:rsidDel="00F10473" w:rsidRDefault="00FF2E3D">
      <w:pPr>
        <w:pStyle w:val="TableofFigures"/>
        <w:tabs>
          <w:tab w:val="right" w:leader="dot" w:pos="9350"/>
        </w:tabs>
        <w:rPr>
          <w:del w:id="266" w:author="Jeff Johnson" w:date="2017-07-10T23:18:00Z"/>
          <w:rFonts w:asciiTheme="minorHAnsi" w:eastAsiaTheme="minorEastAsia" w:hAnsiTheme="minorHAnsi" w:cstheme="minorBidi"/>
          <w:noProof/>
        </w:rPr>
      </w:pPr>
      <w:del w:id="267" w:author="Jeff Johnson" w:date="2017-07-10T23:18:00Z">
        <w:r w:rsidRPr="00F10473" w:rsidDel="00F10473">
          <w:rPr>
            <w:rPrChange w:id="268" w:author="Jeff Johnson" w:date="2017-07-10T23:18:00Z">
              <w:rPr>
                <w:rStyle w:val="Hyperlink"/>
                <w:noProof/>
              </w:rPr>
            </w:rPrChange>
          </w:rPr>
          <w:delText>Table 9. Assessment Creation and Management Deployment Unit Summary</w:delText>
        </w:r>
        <w:r w:rsidDel="00F10473">
          <w:rPr>
            <w:noProof/>
            <w:webHidden/>
          </w:rPr>
          <w:tab/>
          <w:delText>19</w:delText>
        </w:r>
      </w:del>
    </w:p>
    <w:p w14:paraId="41FBE107" w14:textId="77777777" w:rsidR="00FF2E3D" w:rsidDel="00F10473" w:rsidRDefault="00FF2E3D">
      <w:pPr>
        <w:pStyle w:val="TableofFigures"/>
        <w:tabs>
          <w:tab w:val="right" w:leader="dot" w:pos="9350"/>
        </w:tabs>
        <w:rPr>
          <w:del w:id="269" w:author="Jeff Johnson" w:date="2017-07-10T23:18:00Z"/>
          <w:rFonts w:asciiTheme="minorHAnsi" w:eastAsiaTheme="minorEastAsia" w:hAnsiTheme="minorHAnsi" w:cstheme="minorBidi"/>
          <w:noProof/>
        </w:rPr>
      </w:pPr>
      <w:del w:id="270" w:author="Jeff Johnson" w:date="2017-07-10T23:18:00Z">
        <w:r w:rsidRPr="00F10473" w:rsidDel="00F10473">
          <w:rPr>
            <w:rPrChange w:id="271" w:author="Jeff Johnson" w:date="2017-07-10T23:18:00Z">
              <w:rPr>
                <w:rStyle w:val="Hyperlink"/>
                <w:noProof/>
              </w:rPr>
            </w:rPrChange>
          </w:rPr>
          <w:delText>Table 10. SSO and Permissions Deployment Unit Summary</w:delText>
        </w:r>
        <w:r w:rsidDel="00F10473">
          <w:rPr>
            <w:noProof/>
            <w:webHidden/>
          </w:rPr>
          <w:tab/>
          <w:delText>21</w:delText>
        </w:r>
      </w:del>
    </w:p>
    <w:p w14:paraId="76F4ACF8" w14:textId="77777777" w:rsidR="00FF2E3D" w:rsidDel="00F10473" w:rsidRDefault="00FF2E3D">
      <w:pPr>
        <w:pStyle w:val="TableofFigures"/>
        <w:tabs>
          <w:tab w:val="right" w:leader="dot" w:pos="9350"/>
        </w:tabs>
        <w:rPr>
          <w:del w:id="272" w:author="Jeff Johnson" w:date="2017-07-10T23:18:00Z"/>
          <w:rFonts w:asciiTheme="minorHAnsi" w:eastAsiaTheme="minorEastAsia" w:hAnsiTheme="minorHAnsi" w:cstheme="minorBidi"/>
          <w:noProof/>
        </w:rPr>
      </w:pPr>
      <w:del w:id="273" w:author="Jeff Johnson" w:date="2017-07-10T23:18:00Z">
        <w:r w:rsidRPr="00F10473" w:rsidDel="00F10473">
          <w:rPr>
            <w:rPrChange w:id="274" w:author="Jeff Johnson" w:date="2017-07-10T23:18:00Z">
              <w:rPr>
                <w:rStyle w:val="Hyperlink"/>
                <w:noProof/>
              </w:rPr>
            </w:rPrChange>
          </w:rPr>
          <w:delText>Table 11. Monitoring and Alerting Deployment Unit</w:delText>
        </w:r>
        <w:r w:rsidDel="00F10473">
          <w:rPr>
            <w:noProof/>
            <w:webHidden/>
          </w:rPr>
          <w:tab/>
          <w:delText>22</w:delText>
        </w:r>
      </w:del>
    </w:p>
    <w:p w14:paraId="239CA7B9" w14:textId="77777777" w:rsidR="00FF2E3D" w:rsidDel="00F10473" w:rsidRDefault="00FF2E3D">
      <w:pPr>
        <w:pStyle w:val="TableofFigures"/>
        <w:tabs>
          <w:tab w:val="right" w:leader="dot" w:pos="9350"/>
        </w:tabs>
        <w:rPr>
          <w:del w:id="275" w:author="Jeff Johnson" w:date="2017-07-10T23:18:00Z"/>
          <w:rFonts w:asciiTheme="minorHAnsi" w:eastAsiaTheme="minorEastAsia" w:hAnsiTheme="minorHAnsi" w:cstheme="minorBidi"/>
          <w:noProof/>
        </w:rPr>
      </w:pPr>
      <w:del w:id="276" w:author="Jeff Johnson" w:date="2017-07-10T23:18:00Z">
        <w:r w:rsidRPr="00F10473" w:rsidDel="00F10473">
          <w:rPr>
            <w:rPrChange w:id="277" w:author="Jeff Johnson" w:date="2017-07-10T23:18:00Z">
              <w:rPr>
                <w:rStyle w:val="Hyperlink"/>
                <w:noProof/>
              </w:rPr>
            </w:rPrChange>
          </w:rPr>
          <w:delText>Table 12. Shared Services Deployment Unit Summary</w:delText>
        </w:r>
        <w:r w:rsidDel="00F10473">
          <w:rPr>
            <w:noProof/>
            <w:webHidden/>
          </w:rPr>
          <w:tab/>
          <w:delText>22</w:delText>
        </w:r>
      </w:del>
    </w:p>
    <w:p w14:paraId="4BDB20D3" w14:textId="77777777" w:rsidR="00FF2E3D" w:rsidDel="00F10473" w:rsidRDefault="00FF2E3D">
      <w:pPr>
        <w:pStyle w:val="TableofFigures"/>
        <w:tabs>
          <w:tab w:val="right" w:leader="dot" w:pos="9350"/>
        </w:tabs>
        <w:rPr>
          <w:del w:id="278" w:author="Jeff Johnson" w:date="2017-07-10T23:18:00Z"/>
          <w:rFonts w:asciiTheme="minorHAnsi" w:eastAsiaTheme="minorEastAsia" w:hAnsiTheme="minorHAnsi" w:cstheme="minorBidi"/>
          <w:noProof/>
        </w:rPr>
      </w:pPr>
      <w:del w:id="279" w:author="Jeff Johnson" w:date="2017-07-10T23:18:00Z">
        <w:r w:rsidRPr="00F10473" w:rsidDel="00F10473">
          <w:rPr>
            <w:rPrChange w:id="280" w:author="Jeff Johnson" w:date="2017-07-10T23:18:00Z">
              <w:rPr>
                <w:rStyle w:val="Hyperlink"/>
                <w:noProof/>
              </w:rPr>
            </w:rPrChange>
          </w:rPr>
          <w:delText>Table 13. Cost Calculation Embedded Spreadsheet</w:delText>
        </w:r>
        <w:r w:rsidDel="00F10473">
          <w:rPr>
            <w:noProof/>
            <w:webHidden/>
          </w:rPr>
          <w:tab/>
          <w:delText>24</w:delText>
        </w:r>
      </w:del>
    </w:p>
    <w:p w14:paraId="30871678" w14:textId="77777777" w:rsidR="00FF2E3D" w:rsidDel="00F10473" w:rsidRDefault="00FF2E3D">
      <w:pPr>
        <w:pStyle w:val="TableofFigures"/>
        <w:tabs>
          <w:tab w:val="right" w:leader="dot" w:pos="9350"/>
        </w:tabs>
        <w:rPr>
          <w:del w:id="281" w:author="Jeff Johnson" w:date="2017-07-10T23:18:00Z"/>
          <w:rFonts w:asciiTheme="minorHAnsi" w:eastAsiaTheme="minorEastAsia" w:hAnsiTheme="minorHAnsi" w:cstheme="minorBidi"/>
          <w:noProof/>
        </w:rPr>
      </w:pPr>
      <w:del w:id="282" w:author="Jeff Johnson" w:date="2017-07-10T23:18:00Z">
        <w:r w:rsidRPr="00F10473" w:rsidDel="00F10473">
          <w:rPr>
            <w:rPrChange w:id="283" w:author="Jeff Johnson" w:date="2017-07-10T23:18:00Z">
              <w:rPr>
                <w:rStyle w:val="Hyperlink"/>
                <w:noProof/>
              </w:rPr>
            </w:rPrChange>
          </w:rPr>
          <w:delText>Table 14. Example Cost Summary from Spreadsheet</w:delText>
        </w:r>
        <w:r w:rsidDel="00F10473">
          <w:rPr>
            <w:noProof/>
            <w:webHidden/>
          </w:rPr>
          <w:tab/>
          <w:delText>25</w:delText>
        </w:r>
      </w:del>
    </w:p>
    <w:p w14:paraId="4BE58595" w14:textId="77777777" w:rsidR="00010C8D" w:rsidRDefault="008A1AA3" w:rsidP="00567046">
      <w:r>
        <w:fldChar w:fldCharType="end"/>
      </w:r>
    </w:p>
    <w:p w14:paraId="3F427D2C" w14:textId="77777777" w:rsidR="00EB66B6" w:rsidRDefault="00EB66B6" w:rsidP="00567046"/>
    <w:p w14:paraId="74C8C4DE" w14:textId="77777777" w:rsidR="00EB66B6" w:rsidRDefault="00EB66B6" w:rsidP="00567046">
      <w:pPr>
        <w:rPr>
          <w:rFonts w:asciiTheme="majorHAnsi" w:eastAsiaTheme="majorEastAsia" w:hAnsiTheme="majorHAnsi" w:cstheme="majorBidi"/>
          <w:color w:val="365F91" w:themeColor="accent1" w:themeShade="BF"/>
          <w:sz w:val="28"/>
          <w:szCs w:val="28"/>
        </w:rPr>
      </w:pPr>
      <w:r>
        <w:br w:type="page"/>
      </w:r>
    </w:p>
    <w:p w14:paraId="55356837" w14:textId="77777777" w:rsidR="00FA7585" w:rsidRDefault="00A66D02" w:rsidP="00567046">
      <w:pPr>
        <w:pStyle w:val="Heading1"/>
      </w:pPr>
      <w:bookmarkStart w:id="284" w:name="_Toc487713860"/>
      <w:r w:rsidRPr="00567046">
        <w:lastRenderedPageBreak/>
        <w:t>Purpose</w:t>
      </w:r>
      <w:bookmarkEnd w:id="284"/>
    </w:p>
    <w:p w14:paraId="1F8E9136" w14:textId="4F11133C" w:rsidR="00C56047" w:rsidRDefault="00C56047" w:rsidP="00567046"/>
    <w:p w14:paraId="7CEBF1A6" w14:textId="13FAD9E4" w:rsidR="0034310C" w:rsidRDefault="0034310C" w:rsidP="00567046">
      <w:r>
        <w:t>This document is to assist states, software vendors and systems integrators in planning for delivery of Smarter Balanced assessments. The first year of operational testing will be in the 2014-2015 school year.</w:t>
      </w:r>
    </w:p>
    <w:p w14:paraId="02A26E2F" w14:textId="77777777" w:rsidR="009C3442" w:rsidRDefault="009C3442" w:rsidP="00567046">
      <w:r>
        <w:t>The Smarter Balanced interim and summative test system is composed of the following components:</w:t>
      </w:r>
    </w:p>
    <w:p w14:paraId="2C69C4BC" w14:textId="77777777" w:rsidR="009C3442" w:rsidRDefault="009C3442" w:rsidP="00567046">
      <w:pPr>
        <w:pStyle w:val="ListParagraph"/>
        <w:numPr>
          <w:ilvl w:val="0"/>
          <w:numId w:val="45"/>
        </w:numPr>
      </w:pPr>
      <w:r>
        <w:t>Assessment Creation &amp; Management</w:t>
      </w:r>
    </w:p>
    <w:p w14:paraId="70AD3AF6" w14:textId="77777777" w:rsidR="009C3442" w:rsidRDefault="009C3442" w:rsidP="00567046">
      <w:pPr>
        <w:pStyle w:val="ListParagraph"/>
        <w:numPr>
          <w:ilvl w:val="0"/>
          <w:numId w:val="45"/>
        </w:numPr>
      </w:pPr>
      <w:r>
        <w:t>Assessment Delivery</w:t>
      </w:r>
    </w:p>
    <w:p w14:paraId="40BBD7F8" w14:textId="77777777" w:rsidR="009C3442" w:rsidRDefault="009C3442" w:rsidP="00567046">
      <w:pPr>
        <w:pStyle w:val="ListParagraph"/>
        <w:numPr>
          <w:ilvl w:val="0"/>
          <w:numId w:val="45"/>
        </w:numPr>
      </w:pPr>
      <w:r>
        <w:t>Assessment Reporting</w:t>
      </w:r>
    </w:p>
    <w:p w14:paraId="01590E74" w14:textId="77777777" w:rsidR="009C3442" w:rsidRDefault="009C3442" w:rsidP="00567046">
      <w:pPr>
        <w:pStyle w:val="ListParagraph"/>
        <w:numPr>
          <w:ilvl w:val="0"/>
          <w:numId w:val="45"/>
        </w:numPr>
      </w:pPr>
      <w:r>
        <w:t>Shared Services</w:t>
      </w:r>
    </w:p>
    <w:p w14:paraId="508C24F2" w14:textId="77777777" w:rsidR="009C3442" w:rsidRDefault="009C3442" w:rsidP="00567046">
      <w:r>
        <w:t>In addition to these components, Smarter Balanced</w:t>
      </w:r>
      <w:r w:rsidR="0034310C">
        <w:t xml:space="preserve"> is developing a Digital Library that will support teachers in planning formative assessment activities and in using the results of Smarter Balanced assessments to inform their practice.</w:t>
      </w:r>
    </w:p>
    <w:p w14:paraId="2B724995" w14:textId="39461531" w:rsidR="0034310C" w:rsidRDefault="0034310C" w:rsidP="00567046">
      <w:commentRangeStart w:id="285"/>
      <w:r>
        <w:t xml:space="preserve">The Smarter Balanced Assessment Consortium will host all </w:t>
      </w:r>
      <w:del w:id="286" w:author="Jeff Johnson" w:date="2017-07-10T15:47:00Z">
        <w:r w:rsidDel="00C11B0B">
          <w:delText xml:space="preserve">of </w:delText>
        </w:r>
      </w:del>
      <w:r>
        <w:t>the above components</w:t>
      </w:r>
      <w:ins w:id="287" w:author="Jeff Johnson" w:date="2017-07-10T15:47:00Z">
        <w:r w:rsidR="00C11B0B">
          <w:t xml:space="preserve"> </w:t>
        </w:r>
      </w:ins>
      <w:del w:id="288" w:author="Jeff Johnson" w:date="2017-07-10T15:47:00Z">
        <w:r w:rsidDel="00C11B0B">
          <w:delText xml:space="preserve"> with the exception of</w:delText>
        </w:r>
      </w:del>
      <w:ins w:id="289" w:author="Jeff Johnson" w:date="2017-07-10T15:47:00Z">
        <w:r w:rsidR="00C11B0B">
          <w:t>except</w:t>
        </w:r>
      </w:ins>
      <w:r>
        <w:t xml:space="preserve"> Assessment Delivery. </w:t>
      </w:r>
      <w:commentRangeEnd w:id="285"/>
      <w:r w:rsidR="00BA0103">
        <w:rPr>
          <w:rStyle w:val="CommentReference"/>
          <w:rFonts w:eastAsiaTheme="minorEastAsia"/>
        </w:rPr>
        <w:commentReference w:id="285"/>
      </w:r>
      <w:r>
        <w:t>The consortium will release an open source implementation of the assessment delivery system. States will be responsible for procuring assessment delivery from vendors who are certified to deliver Smarter Balanced assessments or for deploying their own instance of the open source system.</w:t>
      </w:r>
    </w:p>
    <w:p w14:paraId="5A7DAD1F" w14:textId="75A72B35" w:rsidR="0034310C" w:rsidRPr="009C3442" w:rsidRDefault="0034310C" w:rsidP="00567046">
      <w:del w:id="290" w:author="Jeff Johnson" w:date="2017-07-13T11:16:00Z">
        <w:r w:rsidDel="0006288A">
          <w:delText>To assist states and potential partners in planning for that deployment, this</w:delText>
        </w:r>
      </w:del>
      <w:ins w:id="291" w:author="Jeff Johnson" w:date="2017-07-13T11:16:00Z">
        <w:r w:rsidR="0006288A">
          <w:t>This</w:t>
        </w:r>
      </w:ins>
      <w:r>
        <w:t xml:space="preserve"> document describes the hosting requirements of the open source implementation </w:t>
      </w:r>
      <w:del w:id="292" w:author="Jeff Johnson" w:date="2017-07-13T11:18:00Z">
        <w:r w:rsidDel="009F012E">
          <w:delText xml:space="preserve">presently under development by the American Institutes for Research under </w:delText>
        </w:r>
        <w:commentRangeStart w:id="293"/>
        <w:r w:rsidDel="009F012E">
          <w:delText xml:space="preserve">Contract 11 </w:delText>
        </w:r>
        <w:commentRangeEnd w:id="293"/>
        <w:r w:rsidR="000D4FD8" w:rsidDel="009F012E">
          <w:rPr>
            <w:rStyle w:val="CommentReference"/>
            <w:rFonts w:eastAsiaTheme="minorEastAsia"/>
          </w:rPr>
          <w:commentReference w:id="293"/>
        </w:r>
        <w:r w:rsidDel="009F012E">
          <w:delText>with</w:delText>
        </w:r>
      </w:del>
      <w:ins w:id="294" w:author="Jeff Johnson" w:date="2017-07-13T11:18:00Z">
        <w:r w:rsidR="009F012E">
          <w:t xml:space="preserve">of the Test Delivery System </w:t>
        </w:r>
      </w:ins>
      <w:ins w:id="295" w:author="Jeff Johnson" w:date="2017-07-13T11:22:00Z">
        <w:r w:rsidR="00097CA7">
          <w:t xml:space="preserve">(TDS) </w:t>
        </w:r>
      </w:ins>
      <w:ins w:id="296" w:author="Jeff Johnson" w:date="2017-07-13T11:21:00Z">
        <w:r w:rsidR="00097CA7">
          <w:t>provided by</w:t>
        </w:r>
      </w:ins>
      <w:r>
        <w:t xml:space="preserve"> Smarter Balanced.</w:t>
      </w:r>
    </w:p>
    <w:p w14:paraId="22676FDB" w14:textId="77777777" w:rsidR="007B047F" w:rsidRDefault="004D0FC4" w:rsidP="00567046">
      <w:pPr>
        <w:pStyle w:val="Heading1"/>
      </w:pPr>
      <w:bookmarkStart w:id="297" w:name="_Toc487713861"/>
      <w:r>
        <w:t>System Overview</w:t>
      </w:r>
      <w:bookmarkEnd w:id="297"/>
    </w:p>
    <w:p w14:paraId="753AE61E" w14:textId="6D8B29BB" w:rsidR="004D0FC4" w:rsidRDefault="004D0FC4" w:rsidP="00567046">
      <w:r>
        <w:t xml:space="preserve">The following diagram is Figure 4.2 from the </w:t>
      </w:r>
      <w:r w:rsidRPr="004D0FC4">
        <w:rPr>
          <w:u w:val="single"/>
        </w:rPr>
        <w:t>Smarter Balanced System Architecture and Technology Report</w:t>
      </w:r>
      <w:r>
        <w:t xml:space="preserve"> dated 21 March 2012. It depicts the components in the Smarter Balanced system.</w:t>
      </w:r>
      <w:r w:rsidR="00016902">
        <w:t xml:space="preserve"> The components </w:t>
      </w:r>
      <w:r w:rsidR="006D38B7">
        <w:t xml:space="preserve">marked with an X are not </w:t>
      </w:r>
      <w:r w:rsidR="00016902">
        <w:t xml:space="preserve">part of </w:t>
      </w:r>
      <w:del w:id="298" w:author="Jeff Johnson" w:date="2017-07-13T11:21:00Z">
        <w:r w:rsidR="00016902" w:rsidDel="00097CA7">
          <w:delText>Contract 11</w:delText>
        </w:r>
      </w:del>
      <w:ins w:id="299" w:author="Jeff Johnson" w:date="2017-07-13T11:21:00Z">
        <w:r w:rsidR="00097CA7">
          <w:t>the Test Delivery System</w:t>
        </w:r>
      </w:ins>
      <w:r w:rsidR="006D38B7">
        <w:t xml:space="preserve"> and are </w:t>
      </w:r>
      <w:r w:rsidR="00016902">
        <w:t>developed by other Smarter Balanced vendors.</w:t>
      </w:r>
      <w:r w:rsidR="006D38B7">
        <w:t xml:space="preserve"> Only the </w:t>
      </w:r>
      <w:del w:id="300" w:author="Jeff Johnson" w:date="2017-07-13T11:22:00Z">
        <w:r w:rsidR="00BB0850" w:rsidDel="00097CA7">
          <w:delText>Contract 11</w:delText>
        </w:r>
      </w:del>
      <w:ins w:id="301" w:author="Jeff Johnson" w:date="2017-07-13T11:22:00Z">
        <w:r w:rsidR="00097CA7">
          <w:t>Smarter Balanced TDS</w:t>
        </w:r>
      </w:ins>
      <w:r w:rsidR="00BB0850">
        <w:t xml:space="preserve"> </w:t>
      </w:r>
      <w:r w:rsidR="006D38B7">
        <w:t>components</w:t>
      </w:r>
      <w:ins w:id="302" w:author="Jeff Johnson" w:date="2017-07-13T11:22:00Z">
        <w:r w:rsidR="00097CA7">
          <w:t xml:space="preserve"> and supporting shared services</w:t>
        </w:r>
      </w:ins>
      <w:r w:rsidR="006D38B7">
        <w:t xml:space="preserve"> </w:t>
      </w:r>
      <w:r w:rsidR="00BB0850">
        <w:t xml:space="preserve">(not marked with an X) </w:t>
      </w:r>
      <w:r w:rsidR="006D38B7">
        <w:t>will be analyzed in this document.</w:t>
      </w:r>
    </w:p>
    <w:p w14:paraId="6F9B0AA0" w14:textId="77777777" w:rsidR="004D0FC4" w:rsidRDefault="004D0FC4" w:rsidP="00567046">
      <w:r>
        <w:rPr>
          <w:noProof/>
        </w:rPr>
        <w:lastRenderedPageBreak/>
        <mc:AlternateContent>
          <mc:Choice Requires="wpc">
            <w:drawing>
              <wp:inline distT="0" distB="0" distL="0" distR="0" wp14:anchorId="40E15028" wp14:editId="29C78294">
                <wp:extent cx="6188082" cy="3973582"/>
                <wp:effectExtent l="0" t="0" r="9525"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a:picLocks noChangeAspect="1"/>
                          </pic:cNvPicPr>
                        </pic:nvPicPr>
                        <pic:blipFill>
                          <a:blip r:embed="rId10"/>
                          <a:stretch>
                            <a:fillRect/>
                          </a:stretch>
                        </pic:blipFill>
                        <pic:spPr>
                          <a:xfrm>
                            <a:off x="0" y="0"/>
                            <a:ext cx="6152083" cy="3914962"/>
                          </a:xfrm>
                          <a:prstGeom prst="rect">
                            <a:avLst/>
                          </a:prstGeom>
                        </pic:spPr>
                      </pic:pic>
                      <wps:wsp>
                        <wps:cNvPr id="6" name="Multiply 6"/>
                        <wps:cNvSpPr/>
                        <wps:spPr>
                          <a:xfrm>
                            <a:off x="3191925" y="196176"/>
                            <a:ext cx="657969" cy="393023"/>
                          </a:xfrm>
                          <a:prstGeom prst="mathMultiply">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Multiply 34"/>
                        <wps:cNvSpPr/>
                        <wps:spPr>
                          <a:xfrm>
                            <a:off x="2534030" y="1952760"/>
                            <a:ext cx="657860" cy="368996"/>
                          </a:xfrm>
                          <a:prstGeom prst="mathMultipl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B9D1053" w14:textId="77777777" w:rsidR="003E2A29" w:rsidRDefault="003E2A29" w:rsidP="0056704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Multiply 35"/>
                        <wps:cNvSpPr/>
                        <wps:spPr>
                          <a:xfrm>
                            <a:off x="2533952" y="2483853"/>
                            <a:ext cx="657225" cy="368935"/>
                          </a:xfrm>
                          <a:prstGeom prst="mathMultipl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8DB259D" w14:textId="77777777" w:rsidR="003E2A29" w:rsidRDefault="003E2A29" w:rsidP="00567046">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Multiply 36"/>
                        <wps:cNvSpPr/>
                        <wps:spPr>
                          <a:xfrm>
                            <a:off x="2531786" y="2858808"/>
                            <a:ext cx="657225" cy="368935"/>
                          </a:xfrm>
                          <a:prstGeom prst="mathMultipl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A7028BC" w14:textId="77777777" w:rsidR="003E2A29" w:rsidRDefault="003E2A29" w:rsidP="00567046">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Multiply 37"/>
                        <wps:cNvSpPr/>
                        <wps:spPr>
                          <a:xfrm>
                            <a:off x="284274" y="1560311"/>
                            <a:ext cx="657860" cy="392430"/>
                          </a:xfrm>
                          <a:prstGeom prst="mathMultipl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39D929D" w14:textId="77777777" w:rsidR="003E2A29" w:rsidRDefault="003E2A29" w:rsidP="0056704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Multiply 38"/>
                        <wps:cNvSpPr/>
                        <wps:spPr>
                          <a:xfrm>
                            <a:off x="216568" y="2220922"/>
                            <a:ext cx="890301" cy="1047254"/>
                          </a:xfrm>
                          <a:prstGeom prst="mathMultipl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B543503" w14:textId="77777777" w:rsidR="003E2A29" w:rsidRDefault="003E2A29" w:rsidP="00567046">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Multiply 39"/>
                        <wps:cNvSpPr/>
                        <wps:spPr>
                          <a:xfrm>
                            <a:off x="4840071" y="1447267"/>
                            <a:ext cx="1135613" cy="922615"/>
                          </a:xfrm>
                          <a:prstGeom prst="mathMultipl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C2273D" w14:textId="77777777" w:rsidR="003E2A29" w:rsidRDefault="003E2A29" w:rsidP="00567046">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Multiply 40"/>
                        <wps:cNvSpPr/>
                        <wps:spPr>
                          <a:xfrm>
                            <a:off x="5072842" y="2420268"/>
                            <a:ext cx="657225" cy="391795"/>
                          </a:xfrm>
                          <a:prstGeom prst="mathMultipl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3E310A" w14:textId="77777777" w:rsidR="003E2A29" w:rsidRDefault="003E2A29" w:rsidP="00567046">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0E15028" id="Canvas 2" o:spid="_x0000_s1026" style="width:487.25pt;height:312.9pt;mso-position-horizontal-relative:char;mso-position-vertical-relative:line" coordsize="6188075,39731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88075;height:3973195;visibility:visible;mso-wrap-style:square">
                  <v:fill o:detectmouseclick="t"/>
                  <v:path o:connecttype="none"/>
                </v:shape>
                <v:shape id="Picture 3" o:spid="_x0000_s1028" type="#_x0000_t75" style="position:absolute;width:6152083;height:391496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Pm&#10;rX/CAAAA2gAAAA8AAABkcnMvZG93bnJldi54bWxEj0trwzAQhO+B/Aexgd4SOWkpwYkSQiHQxymP&#10;S29ba2OZSCtjbWP331eFQI/DzHzDrLdD8OpGXWoiG5jPClDEVbQN1wbOp/10CSoJskUfmQz8UILt&#10;ZjxaY2ljzwe6HaVWGcKpRANOpC21TpWjgGkWW+LsXWIXULLsam077DM8eL0oimcdsOG84LClF0fV&#10;9fgdDIhfhPdrz0/szryXU/P54b/ejHmYDLsVKKFB/sP39qs18Ah/V/IN0Jt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z5q1/wgAAANoAAAAPAAAAAAAAAAAAAAAAAJwCAABk&#10;cnMvZG93bnJldi54bWxQSwUGAAAAAAQABAD3AAAAiwMAAAAA&#10;">
                  <v:imagedata r:id="rId11" o:title=""/>
                  <v:path arrowok="t"/>
                </v:shape>
                <v:shape id="Multiply 6" o:spid="_x0000_s1029" style="position:absolute;left:3191925;top:196176;width:657969;height:393023;visibility:visible;mso-wrap-style:square;v-text-anchor:middle" coordsize="657969,39302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zn/gwQAA&#10;ANoAAAAPAAAAZHJzL2Rvd25yZXYueG1sRI/NasMwEITvhb6D2EJuidwWTHAjh/QPQiGHOHmAxdra&#10;xtbKSJvEefsoUOhxmJlvmNV6coM6U4idZwPPiwwUce1tx42B4+F7vgQVBdni4JkMXCnCunx8WGFh&#10;/YX3dK6kUQnCsUADrchYaB3rlhzGhR+Jk/frg0NJMjTaBrwkuBv0S5bl2mHHaaHFkT5aqvvq5Az0&#10;9if/bGSTvcfXXZB82Pqvkzdm9jRt3kAJTfIf/mtvrYEc7lfSDdDl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Us5/4MEAAADaAAAADwAAAAAAAAAAAAAAAACXAgAAZHJzL2Rvd25y&#10;ZXYueG1sUEsFBgAAAAAEAAQA9QAAAIUDAAAAAA==&#10;" path="m134326,134074l181729,54715,328985,142674,476240,54715,523643,134074,419115,196512,523643,258949,476240,338308,328985,250349,181729,338308,134326,258949,238854,196512,134326,134074xe" filled="f" strokecolor="#243f60 [1604]" strokeweight="2pt">
                  <v:path arrowok="t" o:connecttype="custom" o:connectlocs="134326,134074;181729,54715;328985,142674;476240,54715;523643,134074;419115,196512;523643,258949;476240,338308;328985,250349;181729,338308;134326,258949;238854,196512;134326,134074" o:connectangles="0,0,0,0,0,0,0,0,0,0,0,0,0"/>
                </v:shape>
                <v:shape id="Multiply 34" o:spid="_x0000_s1030" style="position:absolute;left:2534030;top:1952760;width:657860;height:368996;visibility:visible;mso-wrap-style:square;v-text-anchor:middle" coordsize="657860,368996"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d0newwAA&#10;ANsAAAAPAAAAZHJzL2Rvd25yZXYueG1sRI9fSwMxEMTfBb9DWKFvNmcrUs6mpQiKUAq1f3xeLtvk&#10;6GVz3Mbe9dubguDjMDO/YebLITTqQp3UkQ08jQtQxFW0NTsDh/374wyUJGSLTWQycCWB5eL+bo6l&#10;jT1/0WWXnMoQlhIN+JTaUmupPAWUcWyJs3eKXcCUZee07bDP8NDoSVG86IA15wWPLb15qs67n2Bg&#10;8r33biurdYGbj8Oxd3ojoo0ZPQyrV1CJhvQf/mt/WgPTZ7h9yT9AL3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d0newwAAANsAAAAPAAAAAAAAAAAAAAAAAJcCAABkcnMvZG93&#10;bnJldi54bWxQSwUGAAAAAAQABAD1AAAAhwMAAAAA&#10;" adj="-11796480,,5400" path="m136773,126470l179230,50777,328930,134744,478630,50777,521087,126470,417633,184498,521087,242526,478630,318219,328930,234252,179230,318219,136773,242526,240227,184498,136773,126470xe" filled="f" strokecolor="#243f60 [1604]" strokeweight="2pt">
                  <v:stroke joinstyle="miter"/>
                  <v:formulas/>
                  <v:path arrowok="t" o:connecttype="custom" o:connectlocs="136773,126470;179230,50777;328930,134744;478630,50777;521087,126470;417633,184498;521087,242526;478630,318219;328930,234252;179230,318219;136773,242526;240227,184498;136773,126470" o:connectangles="0,0,0,0,0,0,0,0,0,0,0,0,0" textboxrect="0,0,657860,368996"/>
                  <v:textbox>
                    <w:txbxContent>
                      <w:p w14:paraId="3B9D1053" w14:textId="77777777" w:rsidR="003E2A29" w:rsidRDefault="003E2A29" w:rsidP="00567046"/>
                    </w:txbxContent>
                  </v:textbox>
                </v:shape>
                <v:shape id="Multiply 35" o:spid="_x0000_s1031" style="position:absolute;left:2533952;top:2483853;width:657225;height:368935;visibility:visible;mso-wrap-style:square;v-text-anchor:middle" coordsize="657225,368935"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r+FdwwAA&#10;ANsAAAAPAAAAZHJzL2Rvd25yZXYueG1sRI9Pi8IwFMTvC36H8ARvmqqsSDWKiLqCl/UPen00z6bY&#10;vJQm2u633wgLexxm5jfMfNnaUryo9oVjBcNBAoI4c7rgXMHlvO1PQfiArLF0TAp+yMNy0fmYY6pd&#10;w0d6nUIuIoR9igpMCFUqpc8MWfQDVxFH7+5qiyHKOpe6xibCbSlHSTKRFguOCwYrWhvKHqenVVCt&#10;983msJNam2aclLfv6+pra5XqddvVDESgNvyH/9p7rWD8Ce8v8QfIx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r+FdwwAAANsAAAAPAAAAAAAAAAAAAAAAAJcCAABkcnMvZG93&#10;bnJldi54bWxQSwUGAAAAAAQABAD1AAAAhwMAAAAA&#10;" adj="-11796480,,5400" path="m136611,126442l179087,50776,328613,134712,478138,50776,520614,126442,417247,184468,520614,242493,478138,318159,328613,234223,179087,318159,136611,242493,239978,184468,136611,126442xe" filled="f" strokecolor="#243f60 [1604]" strokeweight="2pt">
                  <v:stroke joinstyle="miter"/>
                  <v:formulas/>
                  <v:path arrowok="t" o:connecttype="custom" o:connectlocs="136611,126442;179087,50776;328613,134712;478138,50776;520614,126442;417247,184468;520614,242493;478138,318159;328613,234223;179087,318159;136611,242493;239978,184468;136611,126442" o:connectangles="0,0,0,0,0,0,0,0,0,0,0,0,0" textboxrect="0,0,657225,368935"/>
                  <v:textbox>
                    <w:txbxContent>
                      <w:p w14:paraId="68DB259D" w14:textId="77777777" w:rsidR="003E2A29" w:rsidRDefault="003E2A29" w:rsidP="00567046">
                        <w:pPr>
                          <w:pStyle w:val="NormalWeb"/>
                        </w:pPr>
                        <w:r>
                          <w:rPr>
                            <w:rFonts w:eastAsia="Times New Roman"/>
                          </w:rPr>
                          <w:t> </w:t>
                        </w:r>
                      </w:p>
                    </w:txbxContent>
                  </v:textbox>
                </v:shape>
                <v:shape id="Multiply 36" o:spid="_x0000_s1032" style="position:absolute;left:2531786;top:2858808;width:657225;height:368935;visibility:visible;mso-wrap-style:square;v-text-anchor:middle" coordsize="657225,368935"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X8qwgAA&#10;ANsAAAAPAAAAZHJzL2Rvd25yZXYueG1sRI9bi8IwFITfF/wP4Qi+rakKIl2jiHgDX7zhvh6as03Z&#10;5qQ00dZ/bwTBx2FmvmGm89aW4k61LxwrGPQTEMSZ0wXnCi7n9fcEhA/IGkvHpOBBHuazztcUU+0a&#10;PtL9FHIRIexTVGBCqFIpfWbIou+7ijh6f662GKKsc6lrbCLclnKYJGNpseC4YLCipaHs/3SzCqrl&#10;rlntN1Jr04yS8vdwXWzXVqlet138gAjUhk/43d5pBaMxvL7EHyB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J9fyrCAAAA2wAAAA8AAAAAAAAAAAAAAAAAlwIAAGRycy9kb3du&#10;cmV2LnhtbFBLBQYAAAAABAAEAPUAAACGAwAAAAA=&#10;" adj="-11796480,,5400" path="m136611,126442l179087,50776,328613,134712,478138,50776,520614,126442,417247,184468,520614,242493,478138,318159,328613,234223,179087,318159,136611,242493,239978,184468,136611,126442xe" filled="f" strokecolor="#243f60 [1604]" strokeweight="2pt">
                  <v:stroke joinstyle="miter"/>
                  <v:formulas/>
                  <v:path arrowok="t" o:connecttype="custom" o:connectlocs="136611,126442;179087,50776;328613,134712;478138,50776;520614,126442;417247,184468;520614,242493;478138,318159;328613,234223;179087,318159;136611,242493;239978,184468;136611,126442" o:connectangles="0,0,0,0,0,0,0,0,0,0,0,0,0" textboxrect="0,0,657225,368935"/>
                  <v:textbox>
                    <w:txbxContent>
                      <w:p w14:paraId="1A7028BC" w14:textId="77777777" w:rsidR="003E2A29" w:rsidRDefault="003E2A29" w:rsidP="00567046">
                        <w:pPr>
                          <w:pStyle w:val="NormalWeb"/>
                        </w:pPr>
                        <w:r>
                          <w:rPr>
                            <w:rFonts w:eastAsia="Times New Roman"/>
                          </w:rPr>
                          <w:t> </w:t>
                        </w:r>
                      </w:p>
                    </w:txbxContent>
                  </v:textbox>
                </v:shape>
                <v:shape id="Multiply 37" o:spid="_x0000_s1033" style="position:absolute;left:284274;top:1560311;width:657860;height:392430;visibility:visible;mso-wrap-style:square;v-text-anchor:middle" coordsize="657860,39243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3Q5hxgAA&#10;ANsAAAAPAAAAZHJzL2Rvd25yZXYueG1sRI9PawIxFMTvBb9DeEJvNauFVlajSKVQLYh/2oO35+a5&#10;Wbt5WTZRd7+9EQoeh5n5DTOeNrYUF6p94VhBv5eAIM6cLjhX8LP7fBmC8AFZY+mYFLTkYTrpPI0x&#10;1e7KG7psQy4ihH2KCkwIVSqlzwxZ9D1XEUfv6GqLIco6l7rGa4TbUg6S5E1aLDguGKzow1D2tz1b&#10;Bcf5+ne1MMPvKlnSft0u2sPJtko9d5vZCESgJjzC/+0vreD1He5f4g+Qk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83Q5hxgAAANsAAAAPAAAAAAAAAAAAAAAAAJcCAABkcnMv&#10;ZG93bnJldi54bWxQSwUGAAAAAAQABAD1AAAAigMAAAAA&#10;" adj="-11796480,,5400" path="m134359,133886l181644,54618,328930,142478,476216,54618,523501,133886,419014,196215,523501,258544,476216,337812,328930,249952,181644,337812,134359,258544,238846,196215,134359,133886xe" filled="f" strokecolor="#243f60 [1604]" strokeweight="2pt">
                  <v:stroke joinstyle="miter"/>
                  <v:formulas/>
                  <v:path arrowok="t" o:connecttype="custom" o:connectlocs="134359,133886;181644,54618;328930,142478;476216,54618;523501,133886;419014,196215;523501,258544;476216,337812;328930,249952;181644,337812;134359,258544;238846,196215;134359,133886" o:connectangles="0,0,0,0,0,0,0,0,0,0,0,0,0" textboxrect="0,0,657860,392430"/>
                  <v:textbox>
                    <w:txbxContent>
                      <w:p w14:paraId="739D929D" w14:textId="77777777" w:rsidR="003E2A29" w:rsidRDefault="003E2A29" w:rsidP="00567046"/>
                    </w:txbxContent>
                  </v:textbox>
                </v:shape>
                <v:shape id="Multiply 38" o:spid="_x0000_s1034" style="position:absolute;left:216568;top:2220922;width:890301;height:1047254;visibility:visible;mso-wrap-style:square;v-text-anchor:middle" coordsize="890301,1047254"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j6bHwgAA&#10;ANsAAAAPAAAAZHJzL2Rvd25yZXYueG1sRE9Na8JAEL0X/A/LCL3VjRXaEF2DBKS2pYhRPI/ZMQlm&#10;Z5Ps1qT/vnso9Ph436t0NI24U+9qywrmswgEcWF1zaWC03H7FINwHlljY5kU/JCDdD15WGGi7cAH&#10;uue+FCGEXYIKKu/bREpXVGTQzWxLHLir7Q36APtS6h6HEG4a+RxFL9JgzaGhwpayiopb/m0UZLS/&#10;1PHH+9t4zrrr19C8uo4+lXqcjpslCE+j/xf/uXdawSKMDV/CD5D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KPpsfCAAAA2wAAAA8AAAAAAAAAAAAAAAAAlwIAAGRycy9kb3du&#10;cmV2LnhtbFBLBQYAAAAABAAEAPUAAACGAwAAAAA=&#10;" adj="-11796480,,5400" path="m134059,319339l293598,183710,445151,361980,596703,183710,756242,319339,582571,523627,756242,727915,596703,863544,445151,685274,293598,863544,134059,727915,307730,523627,134059,319339xe" filled="f" strokecolor="#243f60 [1604]" strokeweight="2pt">
                  <v:stroke joinstyle="miter"/>
                  <v:formulas/>
                  <v:path arrowok="t" o:connecttype="custom" o:connectlocs="134059,319339;293598,183710;445151,361980;596703,183710;756242,319339;582571,523627;756242,727915;596703,863544;445151,685274;293598,863544;134059,727915;307730,523627;134059,319339" o:connectangles="0,0,0,0,0,0,0,0,0,0,0,0,0" textboxrect="0,0,890301,1047254"/>
                  <v:textbox>
                    <w:txbxContent>
                      <w:p w14:paraId="6B543503" w14:textId="77777777" w:rsidR="003E2A29" w:rsidRDefault="003E2A29" w:rsidP="00567046">
                        <w:pPr>
                          <w:pStyle w:val="NormalWeb"/>
                        </w:pPr>
                        <w:r>
                          <w:rPr>
                            <w:rFonts w:eastAsia="Times New Roman"/>
                          </w:rPr>
                          <w:t> </w:t>
                        </w:r>
                      </w:p>
                    </w:txbxContent>
                  </v:textbox>
                </v:shape>
                <v:shape id="Multiply 39" o:spid="_x0000_s1035" style="position:absolute;left:4840071;top:1447267;width:1135613;height:922615;visibility:visible;mso-wrap-style:square;v-text-anchor:middle" coordsize="1135613,922615"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syAXwwAA&#10;ANsAAAAPAAAAZHJzL2Rvd25yZXYueG1sRI9fa8JAEMTfhX6HY4W+6cVaqqa5SCmWCj75B3xdcmsS&#10;mtsLudWk374nCH0cZuY3TLYeXKNu1IXas4HZNAFFXHhbc2ngdPyaLEEFQbbYeCYDvxRgnT+NMkyt&#10;73lPt4OUKkI4pGigEmlTrUNRkcMw9S1x9C6+cyhRdqW2HfYR7hr9kiRv2mHNcaHClj4rKn4OV2fA&#10;id32+9fiupHv4/K8mS9qt9sZ8zwePt5BCQ3yH360t9bAfAX3L/EH6P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syAXwwAAANsAAAAPAAAAAAAAAAAAAAAAAJcCAABkcnMvZG93&#10;bnJldi54bWxQSwUGAAAAAAQABAD1AAAAhwMAAAAA&#10;" adj="-11796480,,5400" path="m204330,305800l341162,137378,567807,321513,794451,137378,931283,305800,739874,461308,931283,616815,794451,785237,567807,601102,341162,785237,204330,616815,395739,461308,204330,305800xe" filled="f" strokecolor="#243f60 [1604]" strokeweight="2pt">
                  <v:stroke joinstyle="miter"/>
                  <v:formulas/>
                  <v:path arrowok="t" o:connecttype="custom" o:connectlocs="204330,305800;341162,137378;567807,321513;794451,137378;931283,305800;739874,461308;931283,616815;794451,785237;567807,601102;341162,785237;204330,616815;395739,461308;204330,305800" o:connectangles="0,0,0,0,0,0,0,0,0,0,0,0,0" textboxrect="0,0,1135613,922615"/>
                  <v:textbox>
                    <w:txbxContent>
                      <w:p w14:paraId="64C2273D" w14:textId="77777777" w:rsidR="003E2A29" w:rsidRDefault="003E2A29" w:rsidP="00567046">
                        <w:pPr>
                          <w:pStyle w:val="NormalWeb"/>
                        </w:pPr>
                        <w:r>
                          <w:rPr>
                            <w:rFonts w:eastAsia="Times New Roman"/>
                          </w:rPr>
                          <w:t> </w:t>
                        </w:r>
                      </w:p>
                    </w:txbxContent>
                  </v:textbox>
                </v:shape>
                <v:shape id="Multiply 40" o:spid="_x0000_s1036" style="position:absolute;left:5072842;top:2420268;width:657225;height:391795;visibility:visible;mso-wrap-style:square;v-text-anchor:middle" coordsize="657225,391795"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6mBLvQAA&#10;ANsAAAAPAAAAZHJzL2Rvd25yZXYueG1sRE9Ni8IwEL0L/ocwgjdNXUS0mpZ1QanHVr0PzWzb3WZS&#10;mqj135uD4PHxvnfpYFpxp941lhUs5hEI4tLqhisFl/NhtgbhPLLG1jIpeJKDNBmPdhhr++Cc7oWv&#10;RAhhF6OC2vsultKVNRl0c9sRB+7X9gZ9gH0ldY+PEG5a+RVFK2mw4dBQY0c/NZX/xc0ouB6fmzzz&#10;lHd/VcZ6r5enS2GVmk6G7y0IT4P/iN/uTCtYhvXhS/gBMnkB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m6mBLvQAAANsAAAAPAAAAAAAAAAAAAAAAAJcCAABkcnMvZG93bnJldi54&#10;bWxQSwUGAAAAAAQABAD1AAAAgQMAAAAA&#10;" adj="-11796480,,5400" path="m134256,133676l181442,54523,328613,142257,475783,54523,522969,133676,418594,195898,522969,258119,475783,337272,328613,249538,181442,337272,134256,258119,238631,195898,134256,133676xe" filled="f" strokecolor="#243f60 [1604]" strokeweight="2pt">
                  <v:stroke joinstyle="miter"/>
                  <v:formulas/>
                  <v:path arrowok="t" o:connecttype="custom" o:connectlocs="134256,133676;181442,54523;328613,142257;475783,54523;522969,133676;418594,195898;522969,258119;475783,337272;328613,249538;181442,337272;134256,258119;238631,195898;134256,133676" o:connectangles="0,0,0,0,0,0,0,0,0,0,0,0,0" textboxrect="0,0,657225,391795"/>
                  <v:textbox>
                    <w:txbxContent>
                      <w:p w14:paraId="453E310A" w14:textId="77777777" w:rsidR="003E2A29" w:rsidRDefault="003E2A29" w:rsidP="00567046">
                        <w:pPr>
                          <w:pStyle w:val="NormalWeb"/>
                        </w:pPr>
                        <w:r>
                          <w:rPr>
                            <w:rFonts w:eastAsia="Times New Roman"/>
                          </w:rPr>
                          <w:t> </w:t>
                        </w:r>
                      </w:p>
                    </w:txbxContent>
                  </v:textbox>
                </v:shape>
                <w10:anchorlock/>
              </v:group>
            </w:pict>
          </mc:Fallback>
        </mc:AlternateContent>
      </w:r>
    </w:p>
    <w:p w14:paraId="29F39489" w14:textId="64E720BC" w:rsidR="00E51937" w:rsidRDefault="00E51937" w:rsidP="006B25B2">
      <w:pPr>
        <w:pStyle w:val="Caption"/>
      </w:pPr>
      <w:bookmarkStart w:id="303" w:name="_Ref358627742"/>
      <w:bookmarkStart w:id="304" w:name="_Toc487492066"/>
      <w:r>
        <w:t xml:space="preserve">Figure </w:t>
      </w:r>
      <w:fldSimple w:instr=" SEQ Figure \* ARABIC ">
        <w:r w:rsidR="00BD7E53">
          <w:rPr>
            <w:noProof/>
          </w:rPr>
          <w:t>1</w:t>
        </w:r>
      </w:fldSimple>
      <w:r>
        <w:t>. Smarter Balanced</w:t>
      </w:r>
      <w:del w:id="305" w:author="Jeff Johnson" w:date="2017-07-13T11:23:00Z">
        <w:r w:rsidDel="00097CA7">
          <w:delText xml:space="preserve"> Contract 11</w:delText>
        </w:r>
      </w:del>
      <w:ins w:id="306" w:author="Jeff Johnson" w:date="2017-07-13T11:23:00Z">
        <w:r w:rsidR="00097CA7">
          <w:t xml:space="preserve"> Test Delivery System and Shared Services</w:t>
        </w:r>
      </w:ins>
      <w:r>
        <w:t xml:space="preserve"> Components</w:t>
      </w:r>
      <w:bookmarkEnd w:id="303"/>
      <w:bookmarkEnd w:id="304"/>
    </w:p>
    <w:p w14:paraId="009621B7" w14:textId="77777777" w:rsidR="00E51937" w:rsidRDefault="007B7A90" w:rsidP="00567046">
      <w:r>
        <w:t xml:space="preserve">In addition to the above components, Smarter Balanced </w:t>
      </w:r>
      <w:r w:rsidR="00C27374">
        <w:t xml:space="preserve">may </w:t>
      </w:r>
      <w:r>
        <w:t>authorize the development of two additional components: Test Integration and Test Scoring. Test Integration is responsible for receiving assessments from Test Delivery once the student completes real-time interactive portion of the assessment. It is responsible for sending items, rubrics and responses to various scoring engines including Hand Scoring and Distributed Scoring, and integrating these item scores with the items scored during the student assessment. The Test Scoring component is responsible for computing final test scores including scale scores.</w:t>
      </w:r>
    </w:p>
    <w:p w14:paraId="52FD6596" w14:textId="77777777" w:rsidR="00406674" w:rsidRDefault="00406674">
      <w:pPr>
        <w:spacing w:before="0" w:after="200" w:line="276" w:lineRule="auto"/>
        <w:rPr>
          <w:ins w:id="307" w:author="Jeff Johnson" w:date="2017-07-10T23:19:00Z"/>
          <w:rFonts w:eastAsiaTheme="majorEastAsia"/>
          <w:b/>
          <w:bCs/>
          <w:szCs w:val="28"/>
        </w:rPr>
      </w:pPr>
      <w:ins w:id="308" w:author="Jeff Johnson" w:date="2017-07-10T23:19:00Z">
        <w:r>
          <w:br w:type="page"/>
        </w:r>
      </w:ins>
    </w:p>
    <w:p w14:paraId="1A982A12" w14:textId="39502738" w:rsidR="00AF4544" w:rsidRDefault="00F11DBD" w:rsidP="00567046">
      <w:pPr>
        <w:pStyle w:val="Heading1"/>
      </w:pPr>
      <w:bookmarkStart w:id="309" w:name="_Toc487713862"/>
      <w:r>
        <w:t xml:space="preserve">Component </w:t>
      </w:r>
      <w:r w:rsidR="00CE0C8E">
        <w:t>Software</w:t>
      </w:r>
      <w:bookmarkEnd w:id="309"/>
    </w:p>
    <w:p w14:paraId="5A92BE0B" w14:textId="77777777" w:rsidR="00725886" w:rsidRPr="00C56047" w:rsidRDefault="00725886" w:rsidP="00C56047">
      <w:pPr>
        <w:pStyle w:val="Heading2"/>
      </w:pPr>
      <w:bookmarkStart w:id="310" w:name="_Toc487713863"/>
      <w:r w:rsidRPr="00C56047">
        <w:t>Development/Operation Software Packages</w:t>
      </w:r>
      <w:bookmarkEnd w:id="310"/>
    </w:p>
    <w:p w14:paraId="4A91989B" w14:textId="77777777" w:rsidR="00F11DBD" w:rsidRDefault="00F11DBD" w:rsidP="00567046">
      <w:r>
        <w:t xml:space="preserve">The following </w:t>
      </w:r>
      <w:r w:rsidR="005F77B6">
        <w:t xml:space="preserve">table </w:t>
      </w:r>
      <w:r>
        <w:t>summarizes the software technologies used by each component.</w:t>
      </w:r>
    </w:p>
    <w:tbl>
      <w:tblPr>
        <w:tblStyle w:val="TableGrid"/>
        <w:tblW w:w="0" w:type="auto"/>
        <w:jc w:val="center"/>
        <w:tblLook w:val="04A0" w:firstRow="1" w:lastRow="0" w:firstColumn="1" w:lastColumn="0" w:noHBand="0" w:noVBand="1"/>
      </w:tblPr>
      <w:tblGrid>
        <w:gridCol w:w="2241"/>
        <w:gridCol w:w="3861"/>
      </w:tblGrid>
      <w:tr w:rsidR="00DE5064" w:rsidRPr="00F11DBD" w14:paraId="15FF4EA1" w14:textId="77777777" w:rsidTr="00C56047">
        <w:trPr>
          <w:cantSplit/>
          <w:tblHeader/>
          <w:jc w:val="center"/>
        </w:trPr>
        <w:tc>
          <w:tcPr>
            <w:tcW w:w="2241" w:type="dxa"/>
            <w:shd w:val="clear" w:color="auto" w:fill="43B02A"/>
            <w:vAlign w:val="center"/>
          </w:tcPr>
          <w:p w14:paraId="4E9843FB" w14:textId="77777777" w:rsidR="00DE5064" w:rsidRPr="00F11DBD" w:rsidRDefault="00DE5064" w:rsidP="00C56047">
            <w:pPr>
              <w:pStyle w:val="TableHeading1"/>
              <w:spacing w:before="120"/>
              <w:jc w:val="left"/>
            </w:pPr>
            <w:r>
              <w:t>Software</w:t>
            </w:r>
          </w:p>
        </w:tc>
        <w:tc>
          <w:tcPr>
            <w:tcW w:w="3861" w:type="dxa"/>
            <w:shd w:val="clear" w:color="auto" w:fill="43B02A"/>
            <w:vAlign w:val="center"/>
          </w:tcPr>
          <w:p w14:paraId="4274CD93" w14:textId="77777777" w:rsidR="00DE5064" w:rsidRPr="00F11DBD" w:rsidRDefault="00DE5064" w:rsidP="00C56047">
            <w:pPr>
              <w:pStyle w:val="TableHeading1"/>
              <w:spacing w:before="120"/>
              <w:jc w:val="left"/>
            </w:pPr>
            <w:r>
              <w:t>Description</w:t>
            </w:r>
          </w:p>
        </w:tc>
      </w:tr>
      <w:tr w:rsidR="00DE5064" w:rsidRPr="00F11DBD" w14:paraId="0C8FDF89" w14:textId="77777777" w:rsidTr="00072861">
        <w:trPr>
          <w:cantSplit/>
          <w:jc w:val="center"/>
        </w:trPr>
        <w:tc>
          <w:tcPr>
            <w:tcW w:w="2241" w:type="dxa"/>
            <w:vAlign w:val="center"/>
          </w:tcPr>
          <w:p w14:paraId="7E78423D" w14:textId="77777777" w:rsidR="00DE5064" w:rsidRPr="00F11DBD" w:rsidRDefault="00DE5064" w:rsidP="00C56047">
            <w:pPr>
              <w:pStyle w:val="TableLeftColumn"/>
              <w:spacing w:before="60" w:after="60"/>
            </w:pPr>
            <w:r>
              <w:t>Oracle Java JDK</w:t>
            </w:r>
          </w:p>
        </w:tc>
        <w:tc>
          <w:tcPr>
            <w:tcW w:w="3861" w:type="dxa"/>
            <w:vAlign w:val="center"/>
          </w:tcPr>
          <w:p w14:paraId="66921080" w14:textId="77777777" w:rsidR="00DE5064" w:rsidRPr="00F11DBD" w:rsidRDefault="00DE5064" w:rsidP="00C56047">
            <w:pPr>
              <w:pStyle w:val="TableLeftColumn"/>
              <w:spacing w:before="60" w:after="60"/>
            </w:pPr>
            <w:r>
              <w:t>Software development language/platform</w:t>
            </w:r>
          </w:p>
        </w:tc>
      </w:tr>
      <w:tr w:rsidR="00DE5064" w:rsidRPr="00F11DBD" w14:paraId="165380C5" w14:textId="77777777" w:rsidTr="00072861">
        <w:trPr>
          <w:cantSplit/>
          <w:jc w:val="center"/>
        </w:trPr>
        <w:tc>
          <w:tcPr>
            <w:tcW w:w="2241" w:type="dxa"/>
            <w:vAlign w:val="center"/>
          </w:tcPr>
          <w:p w14:paraId="067F46DE" w14:textId="77777777" w:rsidR="00DE5064" w:rsidRPr="00F11DBD" w:rsidRDefault="00DE5064" w:rsidP="00C56047">
            <w:pPr>
              <w:pStyle w:val="TableLeftColumn"/>
              <w:spacing w:before="60" w:after="60"/>
            </w:pPr>
            <w:r>
              <w:t>WordPress</w:t>
            </w:r>
          </w:p>
        </w:tc>
        <w:tc>
          <w:tcPr>
            <w:tcW w:w="3861" w:type="dxa"/>
            <w:vAlign w:val="center"/>
          </w:tcPr>
          <w:p w14:paraId="5BCE59AF" w14:textId="77777777" w:rsidR="00DE5064" w:rsidRPr="00F11DBD" w:rsidRDefault="00DE5064" w:rsidP="00C56047">
            <w:pPr>
              <w:pStyle w:val="TableLeftColumn"/>
              <w:spacing w:before="60" w:after="60"/>
            </w:pPr>
            <w:r>
              <w:t>WordPress Content Management System</w:t>
            </w:r>
          </w:p>
        </w:tc>
      </w:tr>
      <w:tr w:rsidR="00DE5064" w:rsidRPr="00F11DBD" w14:paraId="26A0E792" w14:textId="77777777" w:rsidTr="00072861">
        <w:trPr>
          <w:cantSplit/>
          <w:trHeight w:val="62"/>
          <w:jc w:val="center"/>
        </w:trPr>
        <w:tc>
          <w:tcPr>
            <w:tcW w:w="2241" w:type="dxa"/>
            <w:vAlign w:val="center"/>
          </w:tcPr>
          <w:p w14:paraId="1C7FB227" w14:textId="77777777" w:rsidR="00DE5064" w:rsidRPr="00F11DBD" w:rsidRDefault="00DE5064" w:rsidP="00C56047">
            <w:pPr>
              <w:pStyle w:val="TableLeftColumn"/>
              <w:spacing w:before="60" w:after="60"/>
            </w:pPr>
            <w:r>
              <w:t>Apache</w:t>
            </w:r>
          </w:p>
        </w:tc>
        <w:tc>
          <w:tcPr>
            <w:tcW w:w="3861" w:type="dxa"/>
            <w:vAlign w:val="center"/>
          </w:tcPr>
          <w:p w14:paraId="69E23890" w14:textId="77777777" w:rsidR="00DE5064" w:rsidRPr="00F11DBD" w:rsidRDefault="00DE5064" w:rsidP="00C56047">
            <w:pPr>
              <w:pStyle w:val="TableLeftColumn"/>
              <w:spacing w:before="60" w:after="60"/>
            </w:pPr>
            <w:r>
              <w:t>Web server</w:t>
            </w:r>
          </w:p>
        </w:tc>
      </w:tr>
      <w:tr w:rsidR="00DE5064" w:rsidRPr="00F11DBD" w14:paraId="17384CCC" w14:textId="77777777" w:rsidTr="00072861">
        <w:trPr>
          <w:cantSplit/>
          <w:trHeight w:val="62"/>
          <w:jc w:val="center"/>
        </w:trPr>
        <w:tc>
          <w:tcPr>
            <w:tcW w:w="2241" w:type="dxa"/>
            <w:vAlign w:val="center"/>
          </w:tcPr>
          <w:p w14:paraId="05E09E2A" w14:textId="77777777" w:rsidR="00DE5064" w:rsidRDefault="00DE5064" w:rsidP="00C56047">
            <w:pPr>
              <w:pStyle w:val="TableLeftColumn"/>
              <w:spacing w:before="60" w:after="60"/>
            </w:pPr>
            <w:r>
              <w:t>Tomcat</w:t>
            </w:r>
          </w:p>
        </w:tc>
        <w:tc>
          <w:tcPr>
            <w:tcW w:w="3861" w:type="dxa"/>
            <w:vAlign w:val="center"/>
          </w:tcPr>
          <w:p w14:paraId="152067BC" w14:textId="77777777" w:rsidR="00DE5064" w:rsidRDefault="00DE5064" w:rsidP="00C56047">
            <w:pPr>
              <w:pStyle w:val="TableLeftColumn"/>
              <w:spacing w:before="60" w:after="60"/>
            </w:pPr>
            <w:r>
              <w:t>Java Application Server</w:t>
            </w:r>
          </w:p>
        </w:tc>
      </w:tr>
      <w:tr w:rsidR="00103656" w:rsidRPr="00F11DBD" w14:paraId="28717FDB" w14:textId="77777777" w:rsidTr="00072861">
        <w:trPr>
          <w:cantSplit/>
          <w:trHeight w:val="62"/>
          <w:jc w:val="center"/>
          <w:ins w:id="311" w:author="Jeff Johnson" w:date="2017-07-10T18:08:00Z"/>
        </w:trPr>
        <w:tc>
          <w:tcPr>
            <w:tcW w:w="2241" w:type="dxa"/>
            <w:vAlign w:val="center"/>
          </w:tcPr>
          <w:p w14:paraId="4ED744D4" w14:textId="2542B992" w:rsidR="00103656" w:rsidRDefault="00103656" w:rsidP="00C56047">
            <w:pPr>
              <w:pStyle w:val="TableLeftColumn"/>
              <w:spacing w:before="60" w:after="60"/>
              <w:rPr>
                <w:ins w:id="312" w:author="Jeff Johnson" w:date="2017-07-10T18:08:00Z"/>
              </w:rPr>
            </w:pPr>
            <w:ins w:id="313" w:author="Jeff Johnson" w:date="2017-07-10T18:08:00Z">
              <w:r>
                <w:t>Undertow</w:t>
              </w:r>
            </w:ins>
          </w:p>
        </w:tc>
        <w:tc>
          <w:tcPr>
            <w:tcW w:w="3861" w:type="dxa"/>
            <w:vAlign w:val="center"/>
          </w:tcPr>
          <w:p w14:paraId="33784811" w14:textId="0BD5D4AF" w:rsidR="00103656" w:rsidRDefault="00103656" w:rsidP="00C56047">
            <w:pPr>
              <w:pStyle w:val="TableLeftColumn"/>
              <w:spacing w:before="60" w:after="60"/>
              <w:rPr>
                <w:ins w:id="314" w:author="Jeff Johnson" w:date="2017-07-10T18:08:00Z"/>
              </w:rPr>
            </w:pPr>
            <w:ins w:id="315" w:author="Jeff Johnson" w:date="2017-07-10T18:08:00Z">
              <w:r>
                <w:t>High-performance web server</w:t>
              </w:r>
            </w:ins>
          </w:p>
        </w:tc>
      </w:tr>
      <w:tr w:rsidR="00DE5064" w:rsidRPr="00F11DBD" w14:paraId="06EFD6F2" w14:textId="77777777" w:rsidTr="00072861">
        <w:trPr>
          <w:cantSplit/>
          <w:jc w:val="center"/>
        </w:trPr>
        <w:tc>
          <w:tcPr>
            <w:tcW w:w="2241" w:type="dxa"/>
            <w:vAlign w:val="center"/>
          </w:tcPr>
          <w:p w14:paraId="65E6FC1C" w14:textId="77777777" w:rsidR="00DE5064" w:rsidRPr="00F11DBD" w:rsidRDefault="00DE5064" w:rsidP="00C56047">
            <w:pPr>
              <w:pStyle w:val="TableLeftColumn"/>
              <w:spacing w:before="60" w:after="60"/>
            </w:pPr>
            <w:r>
              <w:t>MySQL</w:t>
            </w:r>
          </w:p>
        </w:tc>
        <w:tc>
          <w:tcPr>
            <w:tcW w:w="3861" w:type="dxa"/>
            <w:vAlign w:val="center"/>
          </w:tcPr>
          <w:p w14:paraId="69629B61" w14:textId="77777777" w:rsidR="00DE5064" w:rsidRPr="00F11DBD" w:rsidRDefault="00DE5064" w:rsidP="00C56047">
            <w:pPr>
              <w:pStyle w:val="TableLeftColumn"/>
              <w:spacing w:before="60" w:after="60"/>
            </w:pPr>
            <w:r>
              <w:t>Relational database engine</w:t>
            </w:r>
          </w:p>
        </w:tc>
      </w:tr>
      <w:tr w:rsidR="00DE5064" w:rsidRPr="00F11DBD" w14:paraId="492179C0" w14:textId="77777777" w:rsidTr="00072861">
        <w:trPr>
          <w:cantSplit/>
          <w:jc w:val="center"/>
        </w:trPr>
        <w:tc>
          <w:tcPr>
            <w:tcW w:w="2241" w:type="dxa"/>
            <w:vAlign w:val="center"/>
          </w:tcPr>
          <w:p w14:paraId="3A15BB4F" w14:textId="77777777" w:rsidR="00DE5064" w:rsidRPr="00F11DBD" w:rsidRDefault="00DE5064" w:rsidP="00C56047">
            <w:pPr>
              <w:pStyle w:val="TableLeftColumn"/>
              <w:spacing w:before="60" w:after="60"/>
            </w:pPr>
            <w:r>
              <w:t>PHP</w:t>
            </w:r>
          </w:p>
        </w:tc>
        <w:tc>
          <w:tcPr>
            <w:tcW w:w="3861" w:type="dxa"/>
            <w:vAlign w:val="center"/>
          </w:tcPr>
          <w:p w14:paraId="6EBFA4C8" w14:textId="77777777" w:rsidR="00DE5064" w:rsidRPr="00F11DBD" w:rsidRDefault="00DE5064" w:rsidP="00C56047">
            <w:pPr>
              <w:pStyle w:val="TableLeftColumn"/>
              <w:spacing w:before="60" w:after="60"/>
            </w:pPr>
            <w:r>
              <w:t>Software development language/platform</w:t>
            </w:r>
          </w:p>
        </w:tc>
      </w:tr>
      <w:tr w:rsidR="00DE5064" w:rsidRPr="00F11DBD" w14:paraId="1A30F832" w14:textId="77777777" w:rsidTr="00072861">
        <w:trPr>
          <w:cantSplit/>
          <w:jc w:val="center"/>
        </w:trPr>
        <w:tc>
          <w:tcPr>
            <w:tcW w:w="2241" w:type="dxa"/>
            <w:vAlign w:val="center"/>
          </w:tcPr>
          <w:p w14:paraId="2448A693" w14:textId="77777777" w:rsidR="00DE5064" w:rsidRPr="00F11DBD" w:rsidRDefault="00DE5064" w:rsidP="00C56047">
            <w:pPr>
              <w:pStyle w:val="TableLeftColumn"/>
              <w:spacing w:before="60" w:after="60"/>
            </w:pPr>
            <w:r>
              <w:lastRenderedPageBreak/>
              <w:t>Spring Framework</w:t>
            </w:r>
          </w:p>
        </w:tc>
        <w:tc>
          <w:tcPr>
            <w:tcW w:w="3861" w:type="dxa"/>
            <w:vAlign w:val="center"/>
          </w:tcPr>
          <w:p w14:paraId="122B177E" w14:textId="77777777" w:rsidR="00DE5064" w:rsidRPr="00F11DBD" w:rsidRDefault="00DE5064" w:rsidP="00C56047">
            <w:pPr>
              <w:pStyle w:val="TableLeftColumn"/>
              <w:spacing w:before="60" w:after="60"/>
            </w:pPr>
            <w:r>
              <w:t>Java development framework</w:t>
            </w:r>
          </w:p>
        </w:tc>
      </w:tr>
      <w:tr w:rsidR="00DE5064" w14:paraId="772D2257" w14:textId="77777777" w:rsidTr="00072861">
        <w:trPr>
          <w:cantSplit/>
          <w:jc w:val="center"/>
        </w:trPr>
        <w:tc>
          <w:tcPr>
            <w:tcW w:w="2241" w:type="dxa"/>
            <w:vAlign w:val="center"/>
          </w:tcPr>
          <w:p w14:paraId="63AE4B36" w14:textId="77777777" w:rsidR="00DE5064" w:rsidRDefault="00DE5064" w:rsidP="00C56047">
            <w:pPr>
              <w:pStyle w:val="TableLeftColumn"/>
              <w:spacing w:before="60" w:after="60"/>
            </w:pPr>
            <w:proofErr w:type="spellStart"/>
            <w:r>
              <w:t>Javascript</w:t>
            </w:r>
            <w:proofErr w:type="spellEnd"/>
          </w:p>
        </w:tc>
        <w:tc>
          <w:tcPr>
            <w:tcW w:w="3861" w:type="dxa"/>
            <w:vAlign w:val="center"/>
          </w:tcPr>
          <w:p w14:paraId="30884789" w14:textId="77777777" w:rsidR="00DE5064" w:rsidRDefault="00DE5064" w:rsidP="00C56047">
            <w:pPr>
              <w:pStyle w:val="TableLeftColumn"/>
              <w:spacing w:before="60" w:after="60"/>
            </w:pPr>
            <w:r>
              <w:t>Client side scripting language</w:t>
            </w:r>
          </w:p>
        </w:tc>
      </w:tr>
      <w:tr w:rsidR="00DE5064" w:rsidRPr="00F11DBD" w14:paraId="45A8EEBD" w14:textId="77777777" w:rsidTr="00072861">
        <w:trPr>
          <w:cantSplit/>
          <w:jc w:val="center"/>
        </w:trPr>
        <w:tc>
          <w:tcPr>
            <w:tcW w:w="2241" w:type="dxa"/>
            <w:vAlign w:val="center"/>
          </w:tcPr>
          <w:p w14:paraId="198B6010" w14:textId="77777777" w:rsidR="00DE5064" w:rsidRPr="00F11DBD" w:rsidRDefault="00DE5064" w:rsidP="00C56047">
            <w:pPr>
              <w:pStyle w:val="TableLeftColumn"/>
              <w:spacing w:before="60" w:after="60"/>
            </w:pPr>
            <w:r>
              <w:t>MongoDB</w:t>
            </w:r>
          </w:p>
        </w:tc>
        <w:tc>
          <w:tcPr>
            <w:tcW w:w="3861" w:type="dxa"/>
            <w:vAlign w:val="center"/>
          </w:tcPr>
          <w:p w14:paraId="12F1146A" w14:textId="77777777" w:rsidR="00DE5064" w:rsidRPr="00F11DBD" w:rsidRDefault="00DE5064" w:rsidP="00C56047">
            <w:pPr>
              <w:pStyle w:val="TableLeftColumn"/>
              <w:spacing w:before="60" w:after="60"/>
            </w:pPr>
            <w:r>
              <w:t>Non-relational database engine</w:t>
            </w:r>
          </w:p>
        </w:tc>
      </w:tr>
      <w:tr w:rsidR="00DE5064" w14:paraId="290D25D7" w14:textId="77777777" w:rsidTr="00072861">
        <w:trPr>
          <w:cantSplit/>
          <w:jc w:val="center"/>
        </w:trPr>
        <w:tc>
          <w:tcPr>
            <w:tcW w:w="2241" w:type="dxa"/>
            <w:vAlign w:val="center"/>
          </w:tcPr>
          <w:p w14:paraId="7CDBA664" w14:textId="77777777" w:rsidR="00DE5064" w:rsidRDefault="00DE5064" w:rsidP="00C56047">
            <w:pPr>
              <w:pStyle w:val="TableLeftColumn"/>
              <w:spacing w:before="60" w:after="60"/>
            </w:pPr>
            <w:proofErr w:type="spellStart"/>
            <w:r>
              <w:t>Hyperic</w:t>
            </w:r>
            <w:proofErr w:type="spellEnd"/>
            <w:r>
              <w:t xml:space="preserve"> Server</w:t>
            </w:r>
          </w:p>
        </w:tc>
        <w:tc>
          <w:tcPr>
            <w:tcW w:w="3861" w:type="dxa"/>
            <w:vAlign w:val="center"/>
          </w:tcPr>
          <w:p w14:paraId="118B5373" w14:textId="77777777" w:rsidR="00DE5064" w:rsidRDefault="00DE5064" w:rsidP="00C56047">
            <w:pPr>
              <w:pStyle w:val="TableLeftColumn"/>
              <w:spacing w:before="60" w:after="60"/>
            </w:pPr>
            <w:r>
              <w:t>Enterprise server monitoring</w:t>
            </w:r>
          </w:p>
        </w:tc>
      </w:tr>
      <w:tr w:rsidR="00DE5064" w14:paraId="6E659D1E" w14:textId="77777777" w:rsidTr="00072861">
        <w:trPr>
          <w:cantSplit/>
          <w:jc w:val="center"/>
        </w:trPr>
        <w:tc>
          <w:tcPr>
            <w:tcW w:w="2241" w:type="dxa"/>
            <w:vAlign w:val="center"/>
          </w:tcPr>
          <w:p w14:paraId="78717262" w14:textId="77777777" w:rsidR="00DE5064" w:rsidRDefault="00DE5064" w:rsidP="00C56047">
            <w:pPr>
              <w:pStyle w:val="TableLeftColumn"/>
              <w:spacing w:before="60" w:after="60"/>
            </w:pPr>
            <w:r>
              <w:t xml:space="preserve">OpenOffice </w:t>
            </w:r>
            <w:proofErr w:type="spellStart"/>
            <w:r>
              <w:t>Calc</w:t>
            </w:r>
            <w:proofErr w:type="spellEnd"/>
          </w:p>
        </w:tc>
        <w:tc>
          <w:tcPr>
            <w:tcW w:w="3861" w:type="dxa"/>
            <w:vAlign w:val="center"/>
          </w:tcPr>
          <w:p w14:paraId="333E0C2B" w14:textId="77777777" w:rsidR="00DE5064" w:rsidRDefault="00DE5064" w:rsidP="00C56047">
            <w:pPr>
              <w:pStyle w:val="TableLeftColumn"/>
              <w:spacing w:before="60" w:after="60"/>
            </w:pPr>
            <w:r>
              <w:t>Open source spreadsheet application</w:t>
            </w:r>
          </w:p>
        </w:tc>
      </w:tr>
      <w:tr w:rsidR="00DE5064" w14:paraId="301C74ED" w14:textId="77777777" w:rsidTr="00072861">
        <w:trPr>
          <w:cantSplit/>
          <w:jc w:val="center"/>
        </w:trPr>
        <w:tc>
          <w:tcPr>
            <w:tcW w:w="2241" w:type="dxa"/>
            <w:vAlign w:val="center"/>
          </w:tcPr>
          <w:p w14:paraId="4B497D63" w14:textId="77777777" w:rsidR="00DE5064" w:rsidRDefault="00DE5064" w:rsidP="00C56047">
            <w:pPr>
              <w:pStyle w:val="TableLeftColumn"/>
              <w:spacing w:before="60" w:after="60"/>
            </w:pPr>
            <w:proofErr w:type="spellStart"/>
            <w:r>
              <w:t>OpenAM</w:t>
            </w:r>
            <w:proofErr w:type="spellEnd"/>
          </w:p>
        </w:tc>
        <w:tc>
          <w:tcPr>
            <w:tcW w:w="3861" w:type="dxa"/>
            <w:vAlign w:val="center"/>
          </w:tcPr>
          <w:p w14:paraId="5D5C119C" w14:textId="77777777" w:rsidR="00DE5064" w:rsidRDefault="00DE5064" w:rsidP="00C56047">
            <w:pPr>
              <w:pStyle w:val="TableLeftColumn"/>
              <w:spacing w:before="60" w:after="60"/>
            </w:pPr>
            <w:r>
              <w:t>Identity Management</w:t>
            </w:r>
          </w:p>
        </w:tc>
      </w:tr>
      <w:tr w:rsidR="00DE5064" w14:paraId="3AEEAD74" w14:textId="77777777" w:rsidTr="00072861">
        <w:trPr>
          <w:cantSplit/>
          <w:jc w:val="center"/>
        </w:trPr>
        <w:tc>
          <w:tcPr>
            <w:tcW w:w="2241" w:type="dxa"/>
            <w:vAlign w:val="center"/>
          </w:tcPr>
          <w:p w14:paraId="4EBE671D" w14:textId="77777777" w:rsidR="00DE5064" w:rsidRDefault="00DE5064" w:rsidP="00C56047">
            <w:pPr>
              <w:pStyle w:val="TableLeftColumn"/>
              <w:spacing w:before="60" w:after="60"/>
            </w:pPr>
            <w:proofErr w:type="spellStart"/>
            <w:r>
              <w:t>OpenDJ</w:t>
            </w:r>
            <w:proofErr w:type="spellEnd"/>
          </w:p>
        </w:tc>
        <w:tc>
          <w:tcPr>
            <w:tcW w:w="3861" w:type="dxa"/>
            <w:vAlign w:val="center"/>
          </w:tcPr>
          <w:p w14:paraId="79869428" w14:textId="77777777" w:rsidR="00DE5064" w:rsidRDefault="00DE5064" w:rsidP="00C56047">
            <w:pPr>
              <w:pStyle w:val="TableLeftColumn"/>
              <w:spacing w:before="60" w:after="60"/>
            </w:pPr>
            <w:r>
              <w:t>LDAP directory</w:t>
            </w:r>
          </w:p>
        </w:tc>
      </w:tr>
      <w:tr w:rsidR="00103656" w14:paraId="18F2B52C" w14:textId="77777777" w:rsidTr="00072861">
        <w:trPr>
          <w:cantSplit/>
          <w:jc w:val="center"/>
          <w:ins w:id="316" w:author="Jeff Johnson" w:date="2017-07-10T18:07:00Z"/>
        </w:trPr>
        <w:tc>
          <w:tcPr>
            <w:tcW w:w="2241" w:type="dxa"/>
            <w:vAlign w:val="center"/>
          </w:tcPr>
          <w:p w14:paraId="0C74DA30" w14:textId="321D1CF2" w:rsidR="00103656" w:rsidRDefault="00103656" w:rsidP="00C56047">
            <w:pPr>
              <w:pStyle w:val="TableLeftColumn"/>
              <w:spacing w:before="60" w:after="60"/>
              <w:rPr>
                <w:ins w:id="317" w:author="Jeff Johnson" w:date="2017-07-10T18:07:00Z"/>
              </w:rPr>
            </w:pPr>
            <w:ins w:id="318" w:author="Jeff Johnson" w:date="2017-07-10T18:07:00Z">
              <w:r>
                <w:t>Kubernetes</w:t>
              </w:r>
            </w:ins>
          </w:p>
        </w:tc>
        <w:tc>
          <w:tcPr>
            <w:tcW w:w="3861" w:type="dxa"/>
            <w:vAlign w:val="center"/>
          </w:tcPr>
          <w:p w14:paraId="79E31D94" w14:textId="21EC4017" w:rsidR="00103656" w:rsidRDefault="00103656" w:rsidP="00C56047">
            <w:pPr>
              <w:pStyle w:val="TableLeftColumn"/>
              <w:spacing w:before="60" w:after="60"/>
              <w:rPr>
                <w:ins w:id="319" w:author="Jeff Johnson" w:date="2017-07-10T18:07:00Z"/>
              </w:rPr>
            </w:pPr>
            <w:ins w:id="320" w:author="Jeff Johnson" w:date="2017-07-10T18:07:00Z">
              <w:r>
                <w:t>Deployment/orchestration software</w:t>
              </w:r>
            </w:ins>
          </w:p>
        </w:tc>
      </w:tr>
      <w:tr w:rsidR="00103656" w14:paraId="71EC41BF" w14:textId="77777777" w:rsidTr="00072861">
        <w:trPr>
          <w:cantSplit/>
          <w:jc w:val="center"/>
          <w:ins w:id="321" w:author="Jeff Johnson" w:date="2017-07-10T18:07:00Z"/>
        </w:trPr>
        <w:tc>
          <w:tcPr>
            <w:tcW w:w="2241" w:type="dxa"/>
            <w:vAlign w:val="center"/>
          </w:tcPr>
          <w:p w14:paraId="46080A36" w14:textId="0FA3382C" w:rsidR="00103656" w:rsidRDefault="00103656" w:rsidP="00C56047">
            <w:pPr>
              <w:pStyle w:val="TableLeftColumn"/>
              <w:spacing w:before="60" w:after="60"/>
              <w:rPr>
                <w:ins w:id="322" w:author="Jeff Johnson" w:date="2017-07-10T18:07:00Z"/>
              </w:rPr>
            </w:pPr>
            <w:ins w:id="323" w:author="Jeff Johnson" w:date="2017-07-10T18:07:00Z">
              <w:r>
                <w:t>Docker</w:t>
              </w:r>
            </w:ins>
          </w:p>
        </w:tc>
        <w:tc>
          <w:tcPr>
            <w:tcW w:w="3861" w:type="dxa"/>
            <w:vAlign w:val="center"/>
          </w:tcPr>
          <w:p w14:paraId="3D7CA5AA" w14:textId="03AEA629" w:rsidR="00103656" w:rsidRDefault="00103656" w:rsidP="00C56047">
            <w:pPr>
              <w:pStyle w:val="TableLeftColumn"/>
              <w:spacing w:before="60" w:after="60"/>
              <w:rPr>
                <w:ins w:id="324" w:author="Jeff Johnson" w:date="2017-07-10T18:07:00Z"/>
              </w:rPr>
            </w:pPr>
            <w:ins w:id="325" w:author="Jeff Johnson" w:date="2017-07-10T18:07:00Z">
              <w:r>
                <w:t>Linux container management</w:t>
              </w:r>
            </w:ins>
          </w:p>
        </w:tc>
      </w:tr>
      <w:tr w:rsidR="001A5CD6" w14:paraId="1289B95B" w14:textId="77777777" w:rsidTr="00072861">
        <w:trPr>
          <w:cantSplit/>
          <w:jc w:val="center"/>
          <w:ins w:id="326" w:author="Jeff Johnson" w:date="2017-07-10T22:54:00Z"/>
        </w:trPr>
        <w:tc>
          <w:tcPr>
            <w:tcW w:w="2241" w:type="dxa"/>
            <w:vAlign w:val="center"/>
          </w:tcPr>
          <w:p w14:paraId="674D3F9F" w14:textId="489888D6" w:rsidR="001A5CD6" w:rsidRDefault="001A5CD6" w:rsidP="00C56047">
            <w:pPr>
              <w:pStyle w:val="TableLeftColumn"/>
              <w:spacing w:before="60" w:after="60"/>
              <w:rPr>
                <w:ins w:id="327" w:author="Jeff Johnson" w:date="2017-07-10T22:54:00Z"/>
              </w:rPr>
            </w:pPr>
            <w:ins w:id="328" w:author="Jeff Johnson" w:date="2017-07-10T22:54:00Z">
              <w:r>
                <w:t>S3</w:t>
              </w:r>
            </w:ins>
          </w:p>
        </w:tc>
        <w:tc>
          <w:tcPr>
            <w:tcW w:w="3861" w:type="dxa"/>
            <w:vAlign w:val="center"/>
          </w:tcPr>
          <w:p w14:paraId="198EB385" w14:textId="2F3191F6" w:rsidR="001A5CD6" w:rsidRDefault="001A5CD6" w:rsidP="001A5CD6">
            <w:pPr>
              <w:pStyle w:val="TableLeftColumn"/>
              <w:spacing w:before="60" w:after="60"/>
              <w:rPr>
                <w:ins w:id="329" w:author="Jeff Johnson" w:date="2017-07-10T22:54:00Z"/>
              </w:rPr>
            </w:pPr>
            <w:ins w:id="330" w:author="Jeff Johnson" w:date="2017-07-10T22:54:00Z">
              <w:r>
                <w:t>Cloud storage service provided by AWS</w:t>
              </w:r>
            </w:ins>
          </w:p>
        </w:tc>
      </w:tr>
    </w:tbl>
    <w:p w14:paraId="71811CC5" w14:textId="4628F478" w:rsidR="00072861" w:rsidRDefault="00072861" w:rsidP="006B25B2">
      <w:pPr>
        <w:pStyle w:val="Caption"/>
      </w:pPr>
      <w:bookmarkStart w:id="331" w:name="_Toc487492071"/>
      <w:r>
        <w:t xml:space="preserve">Table </w:t>
      </w:r>
      <w:ins w:id="332" w:author="Jeff Johnson" w:date="2017-07-12T21:16:00Z">
        <w:r w:rsidR="00B33BF6">
          <w:fldChar w:fldCharType="begin"/>
        </w:r>
        <w:r w:rsidR="00B33BF6">
          <w:instrText xml:space="preserve"> SEQ Table \* ARABIC </w:instrText>
        </w:r>
      </w:ins>
      <w:r w:rsidR="00B33BF6">
        <w:fldChar w:fldCharType="separate"/>
      </w:r>
      <w:ins w:id="333" w:author="Jeff Johnson" w:date="2017-07-12T21:16:00Z">
        <w:r w:rsidR="00B33BF6">
          <w:rPr>
            <w:noProof/>
          </w:rPr>
          <w:t>1</w:t>
        </w:r>
        <w:r w:rsidR="00B33BF6">
          <w:fldChar w:fldCharType="end"/>
        </w:r>
      </w:ins>
      <w:del w:id="334" w:author="Jeff Johnson" w:date="2017-07-12T21:16:00Z">
        <w:r w:rsidR="00A36C43" w:rsidDel="00B33BF6">
          <w:fldChar w:fldCharType="begin"/>
        </w:r>
        <w:r w:rsidR="00A36C43" w:rsidDel="00B33BF6">
          <w:delInstrText xml:space="preserve"> SEQ Table \* ARABIC </w:delInstrText>
        </w:r>
        <w:r w:rsidR="00A36C43" w:rsidDel="00B33BF6">
          <w:fldChar w:fldCharType="separate"/>
        </w:r>
        <w:r w:rsidR="00B33BF6" w:rsidDel="00B33BF6">
          <w:rPr>
            <w:noProof/>
          </w:rPr>
          <w:delText>1</w:delText>
        </w:r>
        <w:r w:rsidR="00A36C43" w:rsidDel="00B33BF6">
          <w:rPr>
            <w:noProof/>
          </w:rPr>
          <w:fldChar w:fldCharType="end"/>
        </w:r>
      </w:del>
      <w:r>
        <w:t>. Development/Operation Software Packages</w:t>
      </w:r>
      <w:bookmarkEnd w:id="331"/>
    </w:p>
    <w:p w14:paraId="0139A569" w14:textId="77777777" w:rsidR="00C71B21" w:rsidRDefault="00C71B21" w:rsidP="00C56047">
      <w:pPr>
        <w:pStyle w:val="Heading2"/>
        <w:sectPr w:rsidR="00C71B21" w:rsidSect="00C56047">
          <w:headerReference w:type="default" r:id="rId12"/>
          <w:footerReference w:type="default" r:id="rId13"/>
          <w:headerReference w:type="first" r:id="rId14"/>
          <w:footerReference w:type="first" r:id="rId15"/>
          <w:pgSz w:w="12240" w:h="15840"/>
          <w:pgMar w:top="1080" w:right="1440" w:bottom="990" w:left="1440" w:header="720" w:footer="720" w:gutter="0"/>
          <w:cols w:space="720"/>
          <w:titlePg/>
          <w:docGrid w:linePitch="360"/>
        </w:sectPr>
      </w:pPr>
    </w:p>
    <w:p w14:paraId="1B8B59BB" w14:textId="77777777" w:rsidR="00BE0748" w:rsidRDefault="00725886" w:rsidP="00C56047">
      <w:pPr>
        <w:pStyle w:val="Heading2"/>
      </w:pPr>
      <w:bookmarkStart w:id="337" w:name="_Toc487713864"/>
      <w:r>
        <w:lastRenderedPageBreak/>
        <w:t>Software Packages by Component</w:t>
      </w:r>
      <w:bookmarkEnd w:id="337"/>
    </w:p>
    <w:p w14:paraId="4BFE1155" w14:textId="01E441ED" w:rsidR="005F77B6" w:rsidRPr="005F77B6" w:rsidRDefault="00971CDF" w:rsidP="00567046">
      <w:ins w:id="338" w:author="Jeff Johnson" w:date="2017-07-10T17:59:00Z">
        <w:r>
          <w:t xml:space="preserve">Tables 2 </w:t>
        </w:r>
      </w:ins>
      <w:del w:id="339" w:author="Jeff Johnson" w:date="2017-07-10T17:58:00Z">
        <w:r w:rsidR="0052231A" w:rsidDel="00971CDF">
          <w:delText xml:space="preserve">The following table </w:delText>
        </w:r>
      </w:del>
      <w:r w:rsidR="0052231A">
        <w:t>summarize</w:t>
      </w:r>
      <w:ins w:id="340" w:author="Jeff Johnson" w:date="2017-07-10T18:00:00Z">
        <w:r>
          <w:t>s</w:t>
        </w:r>
      </w:ins>
      <w:del w:id="341" w:author="Jeff Johnson" w:date="2017-07-10T17:59:00Z">
        <w:r w:rsidR="0052231A" w:rsidDel="00971CDF">
          <w:delText>s</w:delText>
        </w:r>
      </w:del>
      <w:r w:rsidR="0052231A">
        <w:t xml:space="preserve"> the component categories as described by </w:t>
      </w:r>
      <w:r w:rsidR="0052231A" w:rsidRPr="0052231A">
        <w:rPr>
          <w:u w:val="single"/>
        </w:rPr>
        <w:fldChar w:fldCharType="begin"/>
      </w:r>
      <w:r w:rsidR="0052231A" w:rsidRPr="0052231A">
        <w:rPr>
          <w:u w:val="single"/>
        </w:rPr>
        <w:instrText xml:space="preserve"> REF _Ref358627742 \h </w:instrText>
      </w:r>
      <w:r w:rsidR="0052231A" w:rsidRPr="0052231A">
        <w:rPr>
          <w:u w:val="single"/>
        </w:rPr>
      </w:r>
      <w:r w:rsidR="0052231A" w:rsidRPr="0052231A">
        <w:rPr>
          <w:u w:val="single"/>
        </w:rPr>
        <w:fldChar w:fldCharType="separate"/>
      </w:r>
      <w:ins w:id="342" w:author="Jeff Johnson" w:date="2017-07-13T11:24:00Z">
        <w:r w:rsidR="00097CA7">
          <w:t xml:space="preserve">Figure </w:t>
        </w:r>
        <w:r w:rsidR="00097CA7">
          <w:rPr>
            <w:noProof/>
          </w:rPr>
          <w:t>1</w:t>
        </w:r>
        <w:r w:rsidR="00097CA7">
          <w:t>. Smarter Balanced Test Delivery System and Shared Services Components</w:t>
        </w:r>
      </w:ins>
      <w:del w:id="343" w:author="Jeff Johnson" w:date="2017-07-13T11:24:00Z">
        <w:r w:rsidR="00FF2E3D" w:rsidDel="00097CA7">
          <w:delText xml:space="preserve">Figure </w:delText>
        </w:r>
        <w:r w:rsidR="00FF2E3D" w:rsidDel="00097CA7">
          <w:rPr>
            <w:noProof/>
          </w:rPr>
          <w:delText>1</w:delText>
        </w:r>
        <w:r w:rsidR="00FF2E3D" w:rsidDel="00097CA7">
          <w:delText>. Smarter Balanced Contract 11</w:delText>
        </w:r>
        <w:r w:rsidR="00FF2E3D" w:rsidDel="00097CA7">
          <w:delText xml:space="preserve"> </w:delText>
        </w:r>
        <w:r w:rsidR="00FF2E3D" w:rsidDel="00097CA7">
          <w:delText>Components</w:delText>
        </w:r>
      </w:del>
      <w:r w:rsidR="0052231A" w:rsidRPr="0052231A">
        <w:rPr>
          <w:u w:val="single"/>
        </w:rPr>
        <w:fldChar w:fldCharType="end"/>
      </w:r>
      <w:r w:rsidR="0052231A">
        <w:t>.</w:t>
      </w:r>
      <w:r w:rsidR="00072861">
        <w:t xml:space="preserve"> The category identifiers will be used in the table below for brevity.</w:t>
      </w:r>
    </w:p>
    <w:tbl>
      <w:tblPr>
        <w:tblStyle w:val="TableGrid"/>
        <w:tblW w:w="0" w:type="auto"/>
        <w:jc w:val="center"/>
        <w:tblLook w:val="04A0" w:firstRow="1" w:lastRow="0" w:firstColumn="1" w:lastColumn="0" w:noHBand="0" w:noVBand="1"/>
      </w:tblPr>
      <w:tblGrid>
        <w:gridCol w:w="1758"/>
        <w:gridCol w:w="3351"/>
      </w:tblGrid>
      <w:tr w:rsidR="00EA6C47" w14:paraId="39CAB1B6" w14:textId="77777777" w:rsidTr="00C56047">
        <w:trPr>
          <w:cantSplit/>
          <w:tblHeader/>
          <w:jc w:val="center"/>
        </w:trPr>
        <w:tc>
          <w:tcPr>
            <w:tcW w:w="0" w:type="auto"/>
            <w:shd w:val="clear" w:color="auto" w:fill="43B02A"/>
          </w:tcPr>
          <w:p w14:paraId="6CEBCA46" w14:textId="77777777" w:rsidR="00EA6C47" w:rsidRPr="00F11DBD" w:rsidRDefault="00EA6C47" w:rsidP="00C56047">
            <w:pPr>
              <w:pStyle w:val="TableHeading1"/>
              <w:spacing w:before="120"/>
              <w:jc w:val="left"/>
            </w:pPr>
            <w:r>
              <w:t>Category Identifier</w:t>
            </w:r>
          </w:p>
        </w:tc>
        <w:tc>
          <w:tcPr>
            <w:tcW w:w="0" w:type="auto"/>
            <w:shd w:val="clear" w:color="auto" w:fill="43B02A"/>
          </w:tcPr>
          <w:p w14:paraId="2CBBC03D" w14:textId="77777777" w:rsidR="00EA6C47" w:rsidRPr="00F11DBD" w:rsidRDefault="00EA6C47" w:rsidP="00C56047">
            <w:pPr>
              <w:pStyle w:val="TableHeading1"/>
              <w:spacing w:before="120"/>
              <w:jc w:val="left"/>
            </w:pPr>
            <w:r w:rsidRPr="00F11DBD">
              <w:t>Component Category</w:t>
            </w:r>
          </w:p>
        </w:tc>
      </w:tr>
      <w:tr w:rsidR="00EA6C47" w:rsidRPr="00F11DBD" w14:paraId="58AF9058" w14:textId="77777777" w:rsidTr="00072861">
        <w:trPr>
          <w:cantSplit/>
          <w:jc w:val="center"/>
        </w:trPr>
        <w:tc>
          <w:tcPr>
            <w:tcW w:w="0" w:type="auto"/>
          </w:tcPr>
          <w:p w14:paraId="30106CE2" w14:textId="77777777" w:rsidR="00EA6C47" w:rsidRDefault="00EA6C47" w:rsidP="00C56047">
            <w:pPr>
              <w:pStyle w:val="TableLeftColumn"/>
              <w:spacing w:before="60" w:after="60"/>
              <w:jc w:val="center"/>
            </w:pPr>
            <w:r>
              <w:t>1</w:t>
            </w:r>
          </w:p>
        </w:tc>
        <w:tc>
          <w:tcPr>
            <w:tcW w:w="0" w:type="auto"/>
          </w:tcPr>
          <w:p w14:paraId="012DE4CF" w14:textId="77777777" w:rsidR="00EA6C47" w:rsidRPr="00F11DBD" w:rsidRDefault="00EA6C47" w:rsidP="00C56047">
            <w:pPr>
              <w:pStyle w:val="TableLeftColumn"/>
              <w:spacing w:before="60" w:after="60"/>
            </w:pPr>
            <w:r>
              <w:t>Shared Services</w:t>
            </w:r>
          </w:p>
        </w:tc>
      </w:tr>
      <w:tr w:rsidR="00EA6C47" w:rsidRPr="00F11DBD" w14:paraId="696C4920" w14:textId="77777777" w:rsidTr="00072861">
        <w:trPr>
          <w:cantSplit/>
          <w:jc w:val="center"/>
        </w:trPr>
        <w:tc>
          <w:tcPr>
            <w:tcW w:w="0" w:type="auto"/>
          </w:tcPr>
          <w:p w14:paraId="6241742F" w14:textId="77777777" w:rsidR="00EA6C47" w:rsidRPr="00C211AA" w:rsidRDefault="00EA6C47" w:rsidP="00C56047">
            <w:pPr>
              <w:pStyle w:val="TableLeftColumn"/>
              <w:spacing w:before="60" w:after="60"/>
              <w:jc w:val="center"/>
            </w:pPr>
            <w:r>
              <w:t>2</w:t>
            </w:r>
          </w:p>
        </w:tc>
        <w:tc>
          <w:tcPr>
            <w:tcW w:w="0" w:type="auto"/>
          </w:tcPr>
          <w:p w14:paraId="041309D1" w14:textId="77777777" w:rsidR="00EA6C47" w:rsidRPr="00F11DBD" w:rsidRDefault="00EA6C47" w:rsidP="00C56047">
            <w:pPr>
              <w:pStyle w:val="TableLeftColumn"/>
              <w:spacing w:before="60" w:after="60"/>
            </w:pPr>
            <w:r w:rsidRPr="00C211AA">
              <w:t>Assessment Creation &amp; M</w:t>
            </w:r>
            <w:r>
              <w:t>ana</w:t>
            </w:r>
            <w:r w:rsidRPr="00C211AA">
              <w:t>g</w:t>
            </w:r>
            <w:r>
              <w:t>e</w:t>
            </w:r>
            <w:r w:rsidRPr="00C211AA">
              <w:t>m</w:t>
            </w:r>
            <w:r>
              <w:t>en</w:t>
            </w:r>
            <w:r w:rsidRPr="00C211AA">
              <w:t>t</w:t>
            </w:r>
          </w:p>
        </w:tc>
      </w:tr>
      <w:tr w:rsidR="00EA6C47" w:rsidRPr="00F11DBD" w14:paraId="6E3ED42A" w14:textId="77777777" w:rsidTr="00072861">
        <w:trPr>
          <w:cantSplit/>
          <w:jc w:val="center"/>
        </w:trPr>
        <w:tc>
          <w:tcPr>
            <w:tcW w:w="0" w:type="auto"/>
          </w:tcPr>
          <w:p w14:paraId="7A3E4549" w14:textId="77777777" w:rsidR="00EA6C47" w:rsidRDefault="00EA6C47" w:rsidP="00C56047">
            <w:pPr>
              <w:pStyle w:val="TableLeftColumn"/>
              <w:spacing w:before="60" w:after="60"/>
              <w:jc w:val="center"/>
            </w:pPr>
            <w:r>
              <w:t>3</w:t>
            </w:r>
          </w:p>
        </w:tc>
        <w:tc>
          <w:tcPr>
            <w:tcW w:w="0" w:type="auto"/>
          </w:tcPr>
          <w:p w14:paraId="41F4FA9B" w14:textId="77777777" w:rsidR="00EA6C47" w:rsidRPr="00F11DBD" w:rsidRDefault="00EA6C47" w:rsidP="00C56047">
            <w:pPr>
              <w:pStyle w:val="TableLeftColumn"/>
              <w:spacing w:before="60" w:after="60"/>
            </w:pPr>
            <w:r>
              <w:t>Assessment Delivery</w:t>
            </w:r>
          </w:p>
        </w:tc>
      </w:tr>
    </w:tbl>
    <w:p w14:paraId="7B5E3083" w14:textId="1943D5C7" w:rsidR="0052231A" w:rsidRDefault="00072861" w:rsidP="006B25B2">
      <w:pPr>
        <w:pStyle w:val="Caption"/>
      </w:pPr>
      <w:bookmarkStart w:id="344" w:name="_Toc487492072"/>
      <w:r>
        <w:t xml:space="preserve">Table </w:t>
      </w:r>
      <w:ins w:id="345" w:author="Jeff Johnson" w:date="2017-07-12T21:16:00Z">
        <w:r w:rsidR="00B33BF6">
          <w:fldChar w:fldCharType="begin"/>
        </w:r>
        <w:r w:rsidR="00B33BF6">
          <w:instrText xml:space="preserve"> SEQ Table \* ARABIC </w:instrText>
        </w:r>
      </w:ins>
      <w:r w:rsidR="00B33BF6">
        <w:fldChar w:fldCharType="separate"/>
      </w:r>
      <w:ins w:id="346" w:author="Jeff Johnson" w:date="2017-07-12T21:16:00Z">
        <w:r w:rsidR="00B33BF6">
          <w:rPr>
            <w:noProof/>
          </w:rPr>
          <w:t>2</w:t>
        </w:r>
        <w:r w:rsidR="00B33BF6">
          <w:fldChar w:fldCharType="end"/>
        </w:r>
      </w:ins>
      <w:del w:id="347" w:author="Jeff Johnson" w:date="2017-07-12T21:16:00Z">
        <w:r w:rsidR="00A36C43" w:rsidDel="00B33BF6">
          <w:fldChar w:fldCharType="begin"/>
        </w:r>
        <w:r w:rsidR="00A36C43" w:rsidDel="00B33BF6">
          <w:delInstrText xml:space="preserve"> SEQ Table \* ARABIC </w:delInstrText>
        </w:r>
        <w:r w:rsidR="00A36C43" w:rsidDel="00B33BF6">
          <w:fldChar w:fldCharType="separate"/>
        </w:r>
        <w:r w:rsidR="00B33BF6" w:rsidDel="00B33BF6">
          <w:rPr>
            <w:noProof/>
          </w:rPr>
          <w:delText>2</w:delText>
        </w:r>
        <w:r w:rsidR="00A36C43" w:rsidDel="00B33BF6">
          <w:rPr>
            <w:noProof/>
          </w:rPr>
          <w:fldChar w:fldCharType="end"/>
        </w:r>
      </w:del>
      <w:r>
        <w:t>. Component Categories</w:t>
      </w:r>
      <w:bookmarkEnd w:id="344"/>
    </w:p>
    <w:p w14:paraId="67780919" w14:textId="21898525" w:rsidR="002F0674" w:rsidRPr="008E7F40" w:rsidRDefault="00971CDF" w:rsidP="00567046">
      <w:ins w:id="348" w:author="Jeff Johnson" w:date="2017-07-10T18:00:00Z">
        <w:r>
          <w:t xml:space="preserve">Table 3 </w:t>
        </w:r>
      </w:ins>
      <w:del w:id="349" w:author="Jeff Johnson" w:date="2017-07-10T18:00:00Z">
        <w:r w:rsidR="0052231A" w:rsidDel="00971CDF">
          <w:delText xml:space="preserve">The following table </w:delText>
        </w:r>
      </w:del>
      <w:r w:rsidR="0052231A">
        <w:t>summarizes the software components and the software technologies use in the development and operation of each component.</w:t>
      </w:r>
    </w:p>
    <w:tbl>
      <w:tblPr>
        <w:tblStyle w:val="TableGrid"/>
        <w:tblW w:w="0" w:type="auto"/>
        <w:jc w:val="center"/>
        <w:tblLook w:val="04A0" w:firstRow="1" w:lastRow="0" w:firstColumn="1" w:lastColumn="0" w:noHBand="0" w:noVBand="1"/>
        <w:tblPrChange w:id="350" w:author="Jeff Johnson" w:date="2017-07-10T22:53:00Z">
          <w:tblPr>
            <w:tblStyle w:val="TableGrid"/>
            <w:tblW w:w="0" w:type="auto"/>
            <w:jc w:val="center"/>
            <w:tblLook w:val="04A0" w:firstRow="1" w:lastRow="0" w:firstColumn="1" w:lastColumn="0" w:noHBand="0" w:noVBand="1"/>
          </w:tblPr>
        </w:tblPrChange>
      </w:tblPr>
      <w:tblGrid>
        <w:gridCol w:w="881"/>
        <w:gridCol w:w="1558"/>
        <w:gridCol w:w="555"/>
        <w:gridCol w:w="1104"/>
        <w:gridCol w:w="975"/>
        <w:gridCol w:w="1034"/>
        <w:gridCol w:w="741"/>
        <w:gridCol w:w="961"/>
        <w:gridCol w:w="533"/>
        <w:gridCol w:w="1085"/>
        <w:gridCol w:w="781"/>
        <w:gridCol w:w="638"/>
        <w:gridCol w:w="634"/>
        <w:gridCol w:w="1101"/>
        <w:gridCol w:w="754"/>
        <w:gridCol w:w="425"/>
        <w:tblGridChange w:id="351">
          <w:tblGrid>
            <w:gridCol w:w="881"/>
            <w:gridCol w:w="1784"/>
            <w:gridCol w:w="555"/>
            <w:gridCol w:w="1178"/>
            <w:gridCol w:w="975"/>
            <w:gridCol w:w="1034"/>
            <w:gridCol w:w="741"/>
            <w:gridCol w:w="961"/>
            <w:gridCol w:w="533"/>
            <w:gridCol w:w="1137"/>
            <w:gridCol w:w="781"/>
            <w:gridCol w:w="679"/>
            <w:gridCol w:w="666"/>
            <w:gridCol w:w="1101"/>
            <w:gridCol w:w="754"/>
            <w:gridCol w:w="754"/>
          </w:tblGrid>
        </w:tblGridChange>
      </w:tblGrid>
      <w:tr w:rsidR="001A5CD6" w:rsidRPr="00F11DBD" w14:paraId="03A5E88C" w14:textId="6D6533E2" w:rsidTr="001A5CD6">
        <w:trPr>
          <w:cantSplit/>
          <w:tblHeader/>
          <w:jc w:val="center"/>
          <w:trPrChange w:id="352" w:author="Jeff Johnson" w:date="2017-07-10T22:53:00Z">
            <w:trPr>
              <w:cantSplit/>
              <w:tblHeader/>
              <w:jc w:val="center"/>
            </w:trPr>
          </w:trPrChange>
        </w:trPr>
        <w:tc>
          <w:tcPr>
            <w:tcW w:w="0" w:type="auto"/>
            <w:shd w:val="clear" w:color="auto" w:fill="43B02A"/>
            <w:vAlign w:val="center"/>
            <w:tcPrChange w:id="353" w:author="Jeff Johnson" w:date="2017-07-10T22:53:00Z">
              <w:tcPr>
                <w:tcW w:w="0" w:type="auto"/>
                <w:shd w:val="clear" w:color="auto" w:fill="43B02A"/>
                <w:vAlign w:val="center"/>
              </w:tcPr>
            </w:tcPrChange>
          </w:tcPr>
          <w:p w14:paraId="0301F980" w14:textId="77777777" w:rsidR="001A5CD6" w:rsidRPr="00103656" w:rsidRDefault="001A5CD6" w:rsidP="00C56047">
            <w:pPr>
              <w:pStyle w:val="TableHeading1"/>
              <w:spacing w:before="120"/>
              <w:jc w:val="left"/>
              <w:rPr>
                <w:sz w:val="18"/>
                <w:szCs w:val="18"/>
                <w:rPrChange w:id="354" w:author="Jeff Johnson" w:date="2017-07-10T18:07:00Z">
                  <w:rPr/>
                </w:rPrChange>
              </w:rPr>
            </w:pPr>
            <w:r w:rsidRPr="00103656">
              <w:rPr>
                <w:sz w:val="18"/>
                <w:szCs w:val="18"/>
                <w:rPrChange w:id="355" w:author="Jeff Johnson" w:date="2017-07-10T18:07:00Z">
                  <w:rPr/>
                </w:rPrChange>
              </w:rPr>
              <w:t>Category</w:t>
            </w:r>
          </w:p>
        </w:tc>
        <w:tc>
          <w:tcPr>
            <w:tcW w:w="0" w:type="auto"/>
            <w:shd w:val="clear" w:color="auto" w:fill="43B02A"/>
            <w:vAlign w:val="center"/>
            <w:tcPrChange w:id="356" w:author="Jeff Johnson" w:date="2017-07-10T22:53:00Z">
              <w:tcPr>
                <w:tcW w:w="0" w:type="auto"/>
                <w:shd w:val="clear" w:color="auto" w:fill="43B02A"/>
                <w:vAlign w:val="center"/>
              </w:tcPr>
            </w:tcPrChange>
          </w:tcPr>
          <w:p w14:paraId="7DCD48D0" w14:textId="77777777" w:rsidR="001A5CD6" w:rsidRPr="00103656" w:rsidRDefault="001A5CD6" w:rsidP="00C56047">
            <w:pPr>
              <w:pStyle w:val="TableHeading1"/>
              <w:spacing w:before="120"/>
              <w:jc w:val="left"/>
              <w:rPr>
                <w:sz w:val="18"/>
                <w:szCs w:val="18"/>
                <w:rPrChange w:id="357" w:author="Jeff Johnson" w:date="2017-07-10T18:07:00Z">
                  <w:rPr/>
                </w:rPrChange>
              </w:rPr>
            </w:pPr>
            <w:r w:rsidRPr="00103656">
              <w:rPr>
                <w:sz w:val="18"/>
                <w:szCs w:val="18"/>
                <w:rPrChange w:id="358" w:author="Jeff Johnson" w:date="2017-07-10T18:07:00Z">
                  <w:rPr/>
                </w:rPrChange>
              </w:rPr>
              <w:t>Component</w:t>
            </w:r>
          </w:p>
        </w:tc>
        <w:tc>
          <w:tcPr>
            <w:tcW w:w="0" w:type="auto"/>
            <w:shd w:val="clear" w:color="auto" w:fill="43B02A"/>
            <w:vAlign w:val="center"/>
            <w:tcPrChange w:id="359" w:author="Jeff Johnson" w:date="2017-07-10T22:53:00Z">
              <w:tcPr>
                <w:tcW w:w="0" w:type="auto"/>
                <w:shd w:val="clear" w:color="auto" w:fill="43B02A"/>
                <w:vAlign w:val="center"/>
              </w:tcPr>
            </w:tcPrChange>
          </w:tcPr>
          <w:p w14:paraId="476F3EF0" w14:textId="77777777" w:rsidR="001A5CD6" w:rsidRPr="00103656" w:rsidRDefault="001A5CD6" w:rsidP="006B25B2">
            <w:pPr>
              <w:pStyle w:val="TableHeading1"/>
              <w:spacing w:before="120"/>
              <w:rPr>
                <w:sz w:val="18"/>
                <w:szCs w:val="18"/>
                <w:rPrChange w:id="360" w:author="Jeff Johnson" w:date="2017-07-10T18:07:00Z">
                  <w:rPr/>
                </w:rPrChange>
              </w:rPr>
            </w:pPr>
            <w:r w:rsidRPr="00103656">
              <w:rPr>
                <w:sz w:val="18"/>
                <w:szCs w:val="18"/>
                <w:rPrChange w:id="361" w:author="Jeff Johnson" w:date="2017-07-10T18:07:00Z">
                  <w:rPr/>
                </w:rPrChange>
              </w:rPr>
              <w:t>Java</w:t>
            </w:r>
          </w:p>
        </w:tc>
        <w:tc>
          <w:tcPr>
            <w:tcW w:w="0" w:type="auto"/>
            <w:shd w:val="clear" w:color="auto" w:fill="43B02A"/>
            <w:vAlign w:val="center"/>
            <w:tcPrChange w:id="362" w:author="Jeff Johnson" w:date="2017-07-10T22:53:00Z">
              <w:tcPr>
                <w:tcW w:w="0" w:type="auto"/>
                <w:shd w:val="clear" w:color="auto" w:fill="43B02A"/>
                <w:vAlign w:val="center"/>
              </w:tcPr>
            </w:tcPrChange>
          </w:tcPr>
          <w:p w14:paraId="11CE52D5" w14:textId="77777777" w:rsidR="001A5CD6" w:rsidRPr="00103656" w:rsidRDefault="001A5CD6" w:rsidP="006B25B2">
            <w:pPr>
              <w:pStyle w:val="TableHeading1"/>
              <w:spacing w:before="120"/>
              <w:rPr>
                <w:sz w:val="18"/>
                <w:szCs w:val="18"/>
                <w:rPrChange w:id="363" w:author="Jeff Johnson" w:date="2017-07-10T18:07:00Z">
                  <w:rPr/>
                </w:rPrChange>
              </w:rPr>
            </w:pPr>
            <w:r w:rsidRPr="00103656">
              <w:rPr>
                <w:sz w:val="18"/>
                <w:szCs w:val="18"/>
                <w:rPrChange w:id="364" w:author="Jeff Johnson" w:date="2017-07-10T18:07:00Z">
                  <w:rPr/>
                </w:rPrChange>
              </w:rPr>
              <w:t>Spring Framework</w:t>
            </w:r>
          </w:p>
        </w:tc>
        <w:tc>
          <w:tcPr>
            <w:tcW w:w="0" w:type="auto"/>
            <w:shd w:val="clear" w:color="auto" w:fill="43B02A"/>
            <w:vAlign w:val="center"/>
            <w:tcPrChange w:id="365" w:author="Jeff Johnson" w:date="2017-07-10T22:53:00Z">
              <w:tcPr>
                <w:tcW w:w="0" w:type="auto"/>
                <w:shd w:val="clear" w:color="auto" w:fill="43B02A"/>
                <w:vAlign w:val="center"/>
              </w:tcPr>
            </w:tcPrChange>
          </w:tcPr>
          <w:p w14:paraId="334C8075" w14:textId="77777777" w:rsidR="001A5CD6" w:rsidRPr="00103656" w:rsidRDefault="001A5CD6" w:rsidP="006B25B2">
            <w:pPr>
              <w:pStyle w:val="TableHeading1"/>
              <w:spacing w:before="120"/>
              <w:rPr>
                <w:sz w:val="18"/>
                <w:szCs w:val="18"/>
                <w:rPrChange w:id="366" w:author="Jeff Johnson" w:date="2017-07-10T18:07:00Z">
                  <w:rPr/>
                </w:rPrChange>
              </w:rPr>
            </w:pPr>
            <w:proofErr w:type="spellStart"/>
            <w:r w:rsidRPr="00103656">
              <w:rPr>
                <w:sz w:val="18"/>
                <w:szCs w:val="18"/>
                <w:rPrChange w:id="367" w:author="Jeff Johnson" w:date="2017-07-10T18:07:00Z">
                  <w:rPr/>
                </w:rPrChange>
              </w:rPr>
              <w:t>Javascript</w:t>
            </w:r>
            <w:proofErr w:type="spellEnd"/>
          </w:p>
        </w:tc>
        <w:tc>
          <w:tcPr>
            <w:tcW w:w="0" w:type="auto"/>
            <w:shd w:val="clear" w:color="auto" w:fill="43B02A"/>
            <w:vAlign w:val="center"/>
            <w:tcPrChange w:id="368" w:author="Jeff Johnson" w:date="2017-07-10T22:53:00Z">
              <w:tcPr>
                <w:tcW w:w="0" w:type="auto"/>
                <w:shd w:val="clear" w:color="auto" w:fill="43B02A"/>
                <w:vAlign w:val="center"/>
              </w:tcPr>
            </w:tcPrChange>
          </w:tcPr>
          <w:p w14:paraId="18E8E27F" w14:textId="77777777" w:rsidR="001A5CD6" w:rsidRPr="00103656" w:rsidRDefault="001A5CD6" w:rsidP="006B25B2">
            <w:pPr>
              <w:pStyle w:val="TableHeading1"/>
              <w:spacing w:before="120"/>
              <w:rPr>
                <w:sz w:val="18"/>
                <w:szCs w:val="18"/>
                <w:rPrChange w:id="369" w:author="Jeff Johnson" w:date="2017-07-10T18:07:00Z">
                  <w:rPr/>
                </w:rPrChange>
              </w:rPr>
            </w:pPr>
            <w:r w:rsidRPr="00103656">
              <w:rPr>
                <w:sz w:val="18"/>
                <w:szCs w:val="18"/>
                <w:rPrChange w:id="370" w:author="Jeff Johnson" w:date="2017-07-10T18:07:00Z">
                  <w:rPr/>
                </w:rPrChange>
              </w:rPr>
              <w:t>WordPress</w:t>
            </w:r>
          </w:p>
        </w:tc>
        <w:tc>
          <w:tcPr>
            <w:tcW w:w="0" w:type="auto"/>
            <w:shd w:val="clear" w:color="auto" w:fill="43B02A"/>
            <w:vAlign w:val="center"/>
            <w:tcPrChange w:id="371" w:author="Jeff Johnson" w:date="2017-07-10T22:53:00Z">
              <w:tcPr>
                <w:tcW w:w="0" w:type="auto"/>
                <w:shd w:val="clear" w:color="auto" w:fill="43B02A"/>
                <w:vAlign w:val="center"/>
              </w:tcPr>
            </w:tcPrChange>
          </w:tcPr>
          <w:p w14:paraId="3945DB62" w14:textId="77777777" w:rsidR="001A5CD6" w:rsidRPr="00103656" w:rsidRDefault="001A5CD6" w:rsidP="006B25B2">
            <w:pPr>
              <w:pStyle w:val="TableHeading1"/>
              <w:spacing w:before="120"/>
              <w:rPr>
                <w:sz w:val="18"/>
                <w:szCs w:val="18"/>
                <w:rPrChange w:id="372" w:author="Jeff Johnson" w:date="2017-07-10T18:07:00Z">
                  <w:rPr/>
                </w:rPrChange>
              </w:rPr>
            </w:pPr>
            <w:r w:rsidRPr="00103656">
              <w:rPr>
                <w:sz w:val="18"/>
                <w:szCs w:val="18"/>
                <w:rPrChange w:id="373" w:author="Jeff Johnson" w:date="2017-07-10T18:07:00Z">
                  <w:rPr/>
                </w:rPrChange>
              </w:rPr>
              <w:t>MySQL</w:t>
            </w:r>
          </w:p>
        </w:tc>
        <w:tc>
          <w:tcPr>
            <w:tcW w:w="0" w:type="auto"/>
            <w:shd w:val="clear" w:color="auto" w:fill="43B02A"/>
            <w:vAlign w:val="center"/>
            <w:tcPrChange w:id="374" w:author="Jeff Johnson" w:date="2017-07-10T22:53:00Z">
              <w:tcPr>
                <w:tcW w:w="0" w:type="auto"/>
                <w:shd w:val="clear" w:color="auto" w:fill="43B02A"/>
                <w:vAlign w:val="center"/>
              </w:tcPr>
            </w:tcPrChange>
          </w:tcPr>
          <w:p w14:paraId="47FE0FC0" w14:textId="77777777" w:rsidR="001A5CD6" w:rsidRPr="00103656" w:rsidRDefault="001A5CD6" w:rsidP="006B25B2">
            <w:pPr>
              <w:pStyle w:val="TableHeading1"/>
              <w:spacing w:before="120"/>
              <w:rPr>
                <w:sz w:val="18"/>
                <w:szCs w:val="18"/>
                <w:rPrChange w:id="375" w:author="Jeff Johnson" w:date="2017-07-10T18:07:00Z">
                  <w:rPr/>
                </w:rPrChange>
              </w:rPr>
            </w:pPr>
            <w:r w:rsidRPr="00103656">
              <w:rPr>
                <w:sz w:val="18"/>
                <w:szCs w:val="18"/>
                <w:rPrChange w:id="376" w:author="Jeff Johnson" w:date="2017-07-10T18:07:00Z">
                  <w:rPr/>
                </w:rPrChange>
              </w:rPr>
              <w:t>MongoDB</w:t>
            </w:r>
          </w:p>
        </w:tc>
        <w:tc>
          <w:tcPr>
            <w:tcW w:w="0" w:type="auto"/>
            <w:shd w:val="clear" w:color="auto" w:fill="43B02A"/>
            <w:vAlign w:val="center"/>
            <w:tcPrChange w:id="377" w:author="Jeff Johnson" w:date="2017-07-10T22:53:00Z">
              <w:tcPr>
                <w:tcW w:w="0" w:type="auto"/>
                <w:shd w:val="clear" w:color="auto" w:fill="43B02A"/>
                <w:vAlign w:val="center"/>
              </w:tcPr>
            </w:tcPrChange>
          </w:tcPr>
          <w:p w14:paraId="78AF07B9" w14:textId="77777777" w:rsidR="001A5CD6" w:rsidRPr="00103656" w:rsidRDefault="001A5CD6" w:rsidP="006B25B2">
            <w:pPr>
              <w:pStyle w:val="TableHeading1"/>
              <w:spacing w:before="120"/>
              <w:rPr>
                <w:sz w:val="18"/>
                <w:szCs w:val="18"/>
                <w:rPrChange w:id="378" w:author="Jeff Johnson" w:date="2017-07-10T18:07:00Z">
                  <w:rPr/>
                </w:rPrChange>
              </w:rPr>
            </w:pPr>
            <w:r w:rsidRPr="00103656">
              <w:rPr>
                <w:sz w:val="18"/>
                <w:szCs w:val="18"/>
                <w:rPrChange w:id="379" w:author="Jeff Johnson" w:date="2017-07-10T18:07:00Z">
                  <w:rPr/>
                </w:rPrChange>
              </w:rPr>
              <w:t>PHP</w:t>
            </w:r>
          </w:p>
        </w:tc>
        <w:tc>
          <w:tcPr>
            <w:tcW w:w="0" w:type="auto"/>
            <w:shd w:val="clear" w:color="auto" w:fill="43B02A"/>
            <w:vAlign w:val="center"/>
            <w:tcPrChange w:id="380" w:author="Jeff Johnson" w:date="2017-07-10T22:53:00Z">
              <w:tcPr>
                <w:tcW w:w="0" w:type="auto"/>
                <w:shd w:val="clear" w:color="auto" w:fill="43B02A"/>
                <w:vAlign w:val="center"/>
              </w:tcPr>
            </w:tcPrChange>
          </w:tcPr>
          <w:p w14:paraId="6DC82F47" w14:textId="77777777" w:rsidR="001A5CD6" w:rsidRPr="00103656" w:rsidRDefault="001A5CD6" w:rsidP="006B25B2">
            <w:pPr>
              <w:pStyle w:val="TableHeading1"/>
              <w:spacing w:before="120"/>
              <w:rPr>
                <w:sz w:val="18"/>
                <w:szCs w:val="18"/>
                <w:rPrChange w:id="381" w:author="Jeff Johnson" w:date="2017-07-10T18:07:00Z">
                  <w:rPr/>
                </w:rPrChange>
              </w:rPr>
            </w:pPr>
            <w:r w:rsidRPr="00103656">
              <w:rPr>
                <w:sz w:val="18"/>
                <w:szCs w:val="18"/>
                <w:rPrChange w:id="382" w:author="Jeff Johnson" w:date="2017-07-10T18:07:00Z">
                  <w:rPr/>
                </w:rPrChange>
              </w:rPr>
              <w:t xml:space="preserve">OpenOffice </w:t>
            </w:r>
            <w:proofErr w:type="spellStart"/>
            <w:r w:rsidRPr="00103656">
              <w:rPr>
                <w:sz w:val="18"/>
                <w:szCs w:val="18"/>
                <w:rPrChange w:id="383" w:author="Jeff Johnson" w:date="2017-07-10T18:07:00Z">
                  <w:rPr/>
                </w:rPrChange>
              </w:rPr>
              <w:t>Calc</w:t>
            </w:r>
            <w:proofErr w:type="spellEnd"/>
          </w:p>
        </w:tc>
        <w:tc>
          <w:tcPr>
            <w:tcW w:w="0" w:type="auto"/>
            <w:shd w:val="clear" w:color="auto" w:fill="43B02A"/>
            <w:vAlign w:val="center"/>
            <w:tcPrChange w:id="384" w:author="Jeff Johnson" w:date="2017-07-10T22:53:00Z">
              <w:tcPr>
                <w:tcW w:w="0" w:type="auto"/>
                <w:shd w:val="clear" w:color="auto" w:fill="43B02A"/>
                <w:vAlign w:val="center"/>
              </w:tcPr>
            </w:tcPrChange>
          </w:tcPr>
          <w:p w14:paraId="33CAA65D" w14:textId="77777777" w:rsidR="001A5CD6" w:rsidRPr="00103656" w:rsidRDefault="001A5CD6" w:rsidP="006B25B2">
            <w:pPr>
              <w:pStyle w:val="TableHeading1"/>
              <w:spacing w:before="120"/>
              <w:rPr>
                <w:sz w:val="18"/>
                <w:szCs w:val="18"/>
                <w:rPrChange w:id="385" w:author="Jeff Johnson" w:date="2017-07-10T18:07:00Z">
                  <w:rPr/>
                </w:rPrChange>
              </w:rPr>
            </w:pPr>
            <w:proofErr w:type="spellStart"/>
            <w:r w:rsidRPr="00103656">
              <w:rPr>
                <w:sz w:val="18"/>
                <w:szCs w:val="18"/>
                <w:rPrChange w:id="386" w:author="Jeff Johnson" w:date="2017-07-10T18:07:00Z">
                  <w:rPr/>
                </w:rPrChange>
              </w:rPr>
              <w:t>Hyperic</w:t>
            </w:r>
            <w:proofErr w:type="spellEnd"/>
          </w:p>
          <w:p w14:paraId="005D0319" w14:textId="77777777" w:rsidR="001A5CD6" w:rsidRPr="00103656" w:rsidRDefault="001A5CD6" w:rsidP="006B25B2">
            <w:pPr>
              <w:pStyle w:val="TableHeading1"/>
              <w:spacing w:before="120"/>
              <w:rPr>
                <w:sz w:val="18"/>
                <w:szCs w:val="18"/>
                <w:rPrChange w:id="387" w:author="Jeff Johnson" w:date="2017-07-10T18:07:00Z">
                  <w:rPr/>
                </w:rPrChange>
              </w:rPr>
            </w:pPr>
            <w:r w:rsidRPr="00103656">
              <w:rPr>
                <w:sz w:val="18"/>
                <w:szCs w:val="18"/>
                <w:rPrChange w:id="388" w:author="Jeff Johnson" w:date="2017-07-10T18:07:00Z">
                  <w:rPr/>
                </w:rPrChange>
              </w:rPr>
              <w:t>Server</w:t>
            </w:r>
          </w:p>
        </w:tc>
        <w:tc>
          <w:tcPr>
            <w:tcW w:w="0" w:type="auto"/>
            <w:shd w:val="clear" w:color="auto" w:fill="43B02A"/>
            <w:vAlign w:val="center"/>
            <w:tcPrChange w:id="389" w:author="Jeff Johnson" w:date="2017-07-10T22:53:00Z">
              <w:tcPr>
                <w:tcW w:w="0" w:type="auto"/>
                <w:shd w:val="clear" w:color="auto" w:fill="43B02A"/>
                <w:vAlign w:val="center"/>
              </w:tcPr>
            </w:tcPrChange>
          </w:tcPr>
          <w:p w14:paraId="0B4C8A3C" w14:textId="77777777" w:rsidR="001A5CD6" w:rsidRPr="00103656" w:rsidRDefault="001A5CD6" w:rsidP="006B25B2">
            <w:pPr>
              <w:pStyle w:val="TableHeading1"/>
              <w:spacing w:before="120"/>
              <w:rPr>
                <w:sz w:val="18"/>
                <w:szCs w:val="18"/>
                <w:rPrChange w:id="390" w:author="Jeff Johnson" w:date="2017-07-10T18:07:00Z">
                  <w:rPr/>
                </w:rPrChange>
              </w:rPr>
            </w:pPr>
            <w:r w:rsidRPr="00103656">
              <w:rPr>
                <w:sz w:val="18"/>
                <w:szCs w:val="18"/>
                <w:rPrChange w:id="391" w:author="Jeff Johnson" w:date="2017-07-10T18:07:00Z">
                  <w:rPr/>
                </w:rPrChange>
              </w:rPr>
              <w:t>Open AM</w:t>
            </w:r>
          </w:p>
        </w:tc>
        <w:tc>
          <w:tcPr>
            <w:tcW w:w="0" w:type="auto"/>
            <w:shd w:val="clear" w:color="auto" w:fill="43B02A"/>
            <w:vAlign w:val="center"/>
            <w:tcPrChange w:id="392" w:author="Jeff Johnson" w:date="2017-07-10T22:53:00Z">
              <w:tcPr>
                <w:tcW w:w="0" w:type="auto"/>
                <w:shd w:val="clear" w:color="auto" w:fill="43B02A"/>
                <w:vAlign w:val="center"/>
              </w:tcPr>
            </w:tcPrChange>
          </w:tcPr>
          <w:p w14:paraId="125FE376" w14:textId="77777777" w:rsidR="001A5CD6" w:rsidRPr="00103656" w:rsidRDefault="001A5CD6" w:rsidP="006B25B2">
            <w:pPr>
              <w:pStyle w:val="TableHeading1"/>
              <w:spacing w:before="120"/>
              <w:rPr>
                <w:sz w:val="18"/>
                <w:szCs w:val="18"/>
                <w:rPrChange w:id="393" w:author="Jeff Johnson" w:date="2017-07-10T18:07:00Z">
                  <w:rPr/>
                </w:rPrChange>
              </w:rPr>
            </w:pPr>
            <w:r w:rsidRPr="00103656">
              <w:rPr>
                <w:sz w:val="18"/>
                <w:szCs w:val="18"/>
                <w:rPrChange w:id="394" w:author="Jeff Johnson" w:date="2017-07-10T18:07:00Z">
                  <w:rPr/>
                </w:rPrChange>
              </w:rPr>
              <w:t>Open DJ</w:t>
            </w:r>
          </w:p>
        </w:tc>
        <w:tc>
          <w:tcPr>
            <w:tcW w:w="0" w:type="auto"/>
            <w:shd w:val="clear" w:color="auto" w:fill="43B02A"/>
            <w:tcPrChange w:id="395" w:author="Jeff Johnson" w:date="2017-07-10T22:53:00Z">
              <w:tcPr>
                <w:tcW w:w="0" w:type="auto"/>
                <w:shd w:val="clear" w:color="auto" w:fill="43B02A"/>
              </w:tcPr>
            </w:tcPrChange>
          </w:tcPr>
          <w:p w14:paraId="24EF0367" w14:textId="012C35FD" w:rsidR="001A5CD6" w:rsidRPr="00103656" w:rsidRDefault="001A5CD6">
            <w:pPr>
              <w:pStyle w:val="TableHeading1"/>
              <w:spacing w:before="120"/>
              <w:jc w:val="left"/>
              <w:rPr>
                <w:sz w:val="18"/>
                <w:szCs w:val="18"/>
                <w:rPrChange w:id="396" w:author="Jeff Johnson" w:date="2017-07-10T18:07:00Z">
                  <w:rPr/>
                </w:rPrChange>
              </w:rPr>
              <w:pPrChange w:id="397" w:author="Jeff Johnson" w:date="2017-07-10T18:06:00Z">
                <w:pPr>
                  <w:pStyle w:val="TableHeading1"/>
                  <w:spacing w:before="120"/>
                </w:pPr>
              </w:pPrChange>
            </w:pPr>
            <w:ins w:id="398" w:author="Jeff Johnson" w:date="2017-07-10T18:06:00Z">
              <w:r w:rsidRPr="00103656">
                <w:rPr>
                  <w:sz w:val="18"/>
                  <w:szCs w:val="18"/>
                  <w:rPrChange w:id="399" w:author="Jeff Johnson" w:date="2017-07-10T18:07:00Z">
                    <w:rPr/>
                  </w:rPrChange>
                </w:rPr>
                <w:t>Kubernetes</w:t>
              </w:r>
            </w:ins>
          </w:p>
        </w:tc>
        <w:tc>
          <w:tcPr>
            <w:tcW w:w="0" w:type="auto"/>
            <w:shd w:val="clear" w:color="auto" w:fill="43B02A"/>
            <w:tcPrChange w:id="400" w:author="Jeff Johnson" w:date="2017-07-10T22:53:00Z">
              <w:tcPr>
                <w:tcW w:w="0" w:type="auto"/>
                <w:shd w:val="clear" w:color="auto" w:fill="43B02A"/>
              </w:tcPr>
            </w:tcPrChange>
          </w:tcPr>
          <w:p w14:paraId="5DA13DD6" w14:textId="5F42A649" w:rsidR="001A5CD6" w:rsidRPr="00103656" w:rsidRDefault="001A5CD6" w:rsidP="00103656">
            <w:pPr>
              <w:pStyle w:val="TableHeading1"/>
              <w:spacing w:before="120"/>
              <w:jc w:val="left"/>
              <w:rPr>
                <w:sz w:val="18"/>
                <w:szCs w:val="18"/>
                <w:rPrChange w:id="401" w:author="Jeff Johnson" w:date="2017-07-10T18:07:00Z">
                  <w:rPr/>
                </w:rPrChange>
              </w:rPr>
            </w:pPr>
            <w:ins w:id="402" w:author="Jeff Johnson" w:date="2017-07-10T18:06:00Z">
              <w:r w:rsidRPr="00103656">
                <w:rPr>
                  <w:sz w:val="18"/>
                  <w:szCs w:val="18"/>
                  <w:rPrChange w:id="403" w:author="Jeff Johnson" w:date="2017-07-10T18:07:00Z">
                    <w:rPr/>
                  </w:rPrChange>
                </w:rPr>
                <w:t>Docker</w:t>
              </w:r>
            </w:ins>
          </w:p>
        </w:tc>
        <w:tc>
          <w:tcPr>
            <w:tcW w:w="0" w:type="auto"/>
            <w:shd w:val="clear" w:color="auto" w:fill="43B02A"/>
            <w:tcPrChange w:id="404" w:author="Jeff Johnson" w:date="2017-07-10T22:53:00Z">
              <w:tcPr>
                <w:tcW w:w="0" w:type="auto"/>
                <w:shd w:val="clear" w:color="auto" w:fill="43B02A"/>
              </w:tcPr>
            </w:tcPrChange>
          </w:tcPr>
          <w:p w14:paraId="5E845BB6" w14:textId="6527500F" w:rsidR="001A5CD6" w:rsidRPr="001A5CD6" w:rsidRDefault="001A5CD6" w:rsidP="00103656">
            <w:pPr>
              <w:pStyle w:val="TableHeading1"/>
              <w:spacing w:before="120"/>
              <w:jc w:val="left"/>
              <w:rPr>
                <w:sz w:val="18"/>
                <w:szCs w:val="18"/>
              </w:rPr>
            </w:pPr>
            <w:ins w:id="405" w:author="Jeff Johnson" w:date="2017-07-10T22:53:00Z">
              <w:r>
                <w:rPr>
                  <w:sz w:val="18"/>
                  <w:szCs w:val="18"/>
                </w:rPr>
                <w:t>S3</w:t>
              </w:r>
            </w:ins>
          </w:p>
        </w:tc>
      </w:tr>
      <w:tr w:rsidR="001A5CD6" w:rsidRPr="00F11DBD" w14:paraId="371BD0A2" w14:textId="16BF4F2E" w:rsidTr="001A5CD6">
        <w:trPr>
          <w:cantSplit/>
          <w:jc w:val="center"/>
          <w:trPrChange w:id="406" w:author="Jeff Johnson" w:date="2017-07-10T22:53:00Z">
            <w:trPr>
              <w:cantSplit/>
              <w:jc w:val="center"/>
            </w:trPr>
          </w:trPrChange>
        </w:trPr>
        <w:tc>
          <w:tcPr>
            <w:tcW w:w="0" w:type="auto"/>
            <w:vAlign w:val="center"/>
            <w:tcPrChange w:id="407" w:author="Jeff Johnson" w:date="2017-07-10T22:53:00Z">
              <w:tcPr>
                <w:tcW w:w="0" w:type="auto"/>
                <w:vAlign w:val="center"/>
              </w:tcPr>
            </w:tcPrChange>
          </w:tcPr>
          <w:p w14:paraId="0ED7006B" w14:textId="77777777" w:rsidR="001A5CD6" w:rsidRPr="00540C3D" w:rsidRDefault="001A5CD6" w:rsidP="00540C3D">
            <w:pPr>
              <w:spacing w:beforeLines="60" w:before="144" w:afterLines="60" w:after="144"/>
              <w:jc w:val="center"/>
              <w:rPr>
                <w:sz w:val="20"/>
                <w:szCs w:val="20"/>
              </w:rPr>
            </w:pPr>
            <w:r w:rsidRPr="00540C3D">
              <w:rPr>
                <w:sz w:val="20"/>
                <w:szCs w:val="20"/>
              </w:rPr>
              <w:t>1</w:t>
            </w:r>
          </w:p>
        </w:tc>
        <w:tc>
          <w:tcPr>
            <w:tcW w:w="0" w:type="auto"/>
            <w:vAlign w:val="center"/>
            <w:tcPrChange w:id="408" w:author="Jeff Johnson" w:date="2017-07-10T22:53:00Z">
              <w:tcPr>
                <w:tcW w:w="0" w:type="auto"/>
                <w:vAlign w:val="center"/>
              </w:tcPr>
            </w:tcPrChange>
          </w:tcPr>
          <w:p w14:paraId="6937B184" w14:textId="77777777" w:rsidR="001A5CD6" w:rsidRPr="00540C3D" w:rsidRDefault="001A5CD6" w:rsidP="00540C3D">
            <w:pPr>
              <w:spacing w:beforeLines="60" w:before="144" w:afterLines="60" w:after="144"/>
              <w:rPr>
                <w:sz w:val="20"/>
                <w:szCs w:val="20"/>
              </w:rPr>
            </w:pPr>
            <w:r w:rsidRPr="00540C3D">
              <w:rPr>
                <w:sz w:val="20"/>
                <w:szCs w:val="20"/>
              </w:rPr>
              <w:t>Portal</w:t>
            </w:r>
          </w:p>
        </w:tc>
        <w:tc>
          <w:tcPr>
            <w:tcW w:w="0" w:type="auto"/>
            <w:vAlign w:val="center"/>
            <w:tcPrChange w:id="409" w:author="Jeff Johnson" w:date="2017-07-10T22:53:00Z">
              <w:tcPr>
                <w:tcW w:w="0" w:type="auto"/>
                <w:vAlign w:val="center"/>
              </w:tcPr>
            </w:tcPrChange>
          </w:tcPr>
          <w:p w14:paraId="18A216B2"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410" w:author="Jeff Johnson" w:date="2017-07-10T22:53:00Z">
              <w:tcPr>
                <w:tcW w:w="0" w:type="auto"/>
                <w:vAlign w:val="center"/>
              </w:tcPr>
            </w:tcPrChange>
          </w:tcPr>
          <w:p w14:paraId="1D4D5E84"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411" w:author="Jeff Johnson" w:date="2017-07-10T22:53:00Z">
              <w:tcPr>
                <w:tcW w:w="0" w:type="auto"/>
                <w:vAlign w:val="center"/>
              </w:tcPr>
            </w:tcPrChange>
          </w:tcPr>
          <w:p w14:paraId="3C2FBC1B" w14:textId="77777777" w:rsidR="001A5CD6" w:rsidRPr="00540C3D" w:rsidRDefault="001A5CD6" w:rsidP="00540C3D">
            <w:pPr>
              <w:spacing w:beforeLines="60" w:before="144" w:afterLines="60" w:after="144"/>
              <w:jc w:val="center"/>
              <w:rPr>
                <w:sz w:val="20"/>
                <w:szCs w:val="20"/>
              </w:rPr>
            </w:pPr>
          </w:p>
        </w:tc>
        <w:tc>
          <w:tcPr>
            <w:tcW w:w="0" w:type="auto"/>
            <w:vAlign w:val="center"/>
            <w:tcPrChange w:id="412" w:author="Jeff Johnson" w:date="2017-07-10T22:53:00Z">
              <w:tcPr>
                <w:tcW w:w="0" w:type="auto"/>
                <w:vAlign w:val="center"/>
              </w:tcPr>
            </w:tcPrChange>
          </w:tcPr>
          <w:p w14:paraId="0E501C99"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413" w:author="Jeff Johnson" w:date="2017-07-10T22:53:00Z">
              <w:tcPr>
                <w:tcW w:w="0" w:type="auto"/>
                <w:vAlign w:val="center"/>
              </w:tcPr>
            </w:tcPrChange>
          </w:tcPr>
          <w:p w14:paraId="3265C351"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414" w:author="Jeff Johnson" w:date="2017-07-10T22:53:00Z">
              <w:tcPr>
                <w:tcW w:w="0" w:type="auto"/>
                <w:vAlign w:val="center"/>
              </w:tcPr>
            </w:tcPrChange>
          </w:tcPr>
          <w:p w14:paraId="0502DAF0" w14:textId="77777777" w:rsidR="001A5CD6" w:rsidRPr="00540C3D" w:rsidRDefault="001A5CD6" w:rsidP="00540C3D">
            <w:pPr>
              <w:spacing w:beforeLines="60" w:before="144" w:afterLines="60" w:after="144"/>
              <w:jc w:val="center"/>
              <w:rPr>
                <w:sz w:val="20"/>
                <w:szCs w:val="20"/>
              </w:rPr>
            </w:pPr>
          </w:p>
        </w:tc>
        <w:tc>
          <w:tcPr>
            <w:tcW w:w="0" w:type="auto"/>
            <w:vAlign w:val="center"/>
            <w:tcPrChange w:id="415" w:author="Jeff Johnson" w:date="2017-07-10T22:53:00Z">
              <w:tcPr>
                <w:tcW w:w="0" w:type="auto"/>
                <w:vAlign w:val="center"/>
              </w:tcPr>
            </w:tcPrChange>
          </w:tcPr>
          <w:p w14:paraId="5995DADD"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416" w:author="Jeff Johnson" w:date="2017-07-10T22:53:00Z">
              <w:tcPr>
                <w:tcW w:w="0" w:type="auto"/>
                <w:vAlign w:val="center"/>
              </w:tcPr>
            </w:tcPrChange>
          </w:tcPr>
          <w:p w14:paraId="64FA3A88" w14:textId="77777777" w:rsidR="001A5CD6" w:rsidRPr="00540C3D" w:rsidRDefault="001A5CD6" w:rsidP="00540C3D">
            <w:pPr>
              <w:spacing w:beforeLines="60" w:before="144" w:afterLines="60" w:after="144"/>
              <w:jc w:val="center"/>
              <w:rPr>
                <w:sz w:val="20"/>
                <w:szCs w:val="20"/>
              </w:rPr>
            </w:pPr>
          </w:p>
        </w:tc>
        <w:tc>
          <w:tcPr>
            <w:tcW w:w="0" w:type="auto"/>
            <w:vAlign w:val="center"/>
            <w:tcPrChange w:id="417" w:author="Jeff Johnson" w:date="2017-07-10T22:53:00Z">
              <w:tcPr>
                <w:tcW w:w="0" w:type="auto"/>
                <w:vAlign w:val="center"/>
              </w:tcPr>
            </w:tcPrChange>
          </w:tcPr>
          <w:p w14:paraId="6EA462F9" w14:textId="77777777" w:rsidR="001A5CD6" w:rsidRPr="00540C3D" w:rsidRDefault="001A5CD6" w:rsidP="00540C3D">
            <w:pPr>
              <w:spacing w:beforeLines="60" w:before="144" w:afterLines="60" w:after="144"/>
              <w:jc w:val="center"/>
              <w:rPr>
                <w:sz w:val="20"/>
                <w:szCs w:val="20"/>
              </w:rPr>
            </w:pPr>
          </w:p>
        </w:tc>
        <w:tc>
          <w:tcPr>
            <w:tcW w:w="0" w:type="auto"/>
            <w:vAlign w:val="center"/>
            <w:tcPrChange w:id="418" w:author="Jeff Johnson" w:date="2017-07-10T22:53:00Z">
              <w:tcPr>
                <w:tcW w:w="0" w:type="auto"/>
                <w:vAlign w:val="center"/>
              </w:tcPr>
            </w:tcPrChange>
          </w:tcPr>
          <w:p w14:paraId="3375D60E" w14:textId="77777777" w:rsidR="001A5CD6" w:rsidRPr="00540C3D" w:rsidRDefault="001A5CD6" w:rsidP="00540C3D">
            <w:pPr>
              <w:spacing w:beforeLines="60" w:before="144" w:afterLines="60" w:after="144"/>
              <w:jc w:val="center"/>
              <w:rPr>
                <w:sz w:val="20"/>
                <w:szCs w:val="20"/>
              </w:rPr>
            </w:pPr>
          </w:p>
        </w:tc>
        <w:tc>
          <w:tcPr>
            <w:tcW w:w="0" w:type="auto"/>
            <w:vAlign w:val="center"/>
            <w:tcPrChange w:id="419" w:author="Jeff Johnson" w:date="2017-07-10T22:53:00Z">
              <w:tcPr>
                <w:tcW w:w="0" w:type="auto"/>
                <w:vAlign w:val="center"/>
              </w:tcPr>
            </w:tcPrChange>
          </w:tcPr>
          <w:p w14:paraId="4AA1AAA1" w14:textId="77777777" w:rsidR="001A5CD6" w:rsidRPr="00540C3D" w:rsidRDefault="001A5CD6" w:rsidP="00540C3D">
            <w:pPr>
              <w:spacing w:beforeLines="60" w:before="144" w:afterLines="60" w:after="144"/>
              <w:jc w:val="center"/>
              <w:rPr>
                <w:sz w:val="20"/>
                <w:szCs w:val="20"/>
              </w:rPr>
            </w:pPr>
          </w:p>
        </w:tc>
        <w:tc>
          <w:tcPr>
            <w:tcW w:w="0" w:type="auto"/>
            <w:tcPrChange w:id="420" w:author="Jeff Johnson" w:date="2017-07-10T22:53:00Z">
              <w:tcPr>
                <w:tcW w:w="0" w:type="auto"/>
              </w:tcPr>
            </w:tcPrChange>
          </w:tcPr>
          <w:p w14:paraId="58BD5987" w14:textId="77777777" w:rsidR="001A5CD6" w:rsidRPr="00540C3D" w:rsidRDefault="001A5CD6" w:rsidP="00540C3D">
            <w:pPr>
              <w:spacing w:beforeLines="60" w:before="144" w:afterLines="60" w:after="144"/>
              <w:jc w:val="center"/>
              <w:rPr>
                <w:sz w:val="20"/>
                <w:szCs w:val="20"/>
              </w:rPr>
            </w:pPr>
          </w:p>
        </w:tc>
        <w:tc>
          <w:tcPr>
            <w:tcW w:w="0" w:type="auto"/>
            <w:tcPrChange w:id="421" w:author="Jeff Johnson" w:date="2017-07-10T22:53:00Z">
              <w:tcPr>
                <w:tcW w:w="0" w:type="auto"/>
              </w:tcPr>
            </w:tcPrChange>
          </w:tcPr>
          <w:p w14:paraId="3970A1D7" w14:textId="77777777" w:rsidR="001A5CD6" w:rsidRPr="00540C3D" w:rsidRDefault="001A5CD6">
            <w:pPr>
              <w:spacing w:beforeLines="60" w:before="144" w:afterLines="60" w:after="144"/>
              <w:rPr>
                <w:sz w:val="20"/>
                <w:szCs w:val="20"/>
              </w:rPr>
              <w:pPrChange w:id="422" w:author="Jeff Johnson" w:date="2017-07-10T22:53:00Z">
                <w:pPr>
                  <w:spacing w:beforeLines="60" w:before="144" w:afterLines="60" w:after="144"/>
                  <w:jc w:val="center"/>
                </w:pPr>
              </w:pPrChange>
            </w:pPr>
          </w:p>
        </w:tc>
        <w:tc>
          <w:tcPr>
            <w:tcW w:w="0" w:type="auto"/>
            <w:tcPrChange w:id="423" w:author="Jeff Johnson" w:date="2017-07-10T22:53:00Z">
              <w:tcPr>
                <w:tcW w:w="0" w:type="auto"/>
              </w:tcPr>
            </w:tcPrChange>
          </w:tcPr>
          <w:p w14:paraId="444D4711" w14:textId="77777777" w:rsidR="001A5CD6" w:rsidRPr="00540C3D" w:rsidRDefault="001A5CD6" w:rsidP="001A5CD6">
            <w:pPr>
              <w:spacing w:beforeLines="60" w:before="144" w:afterLines="60" w:after="144"/>
              <w:rPr>
                <w:sz w:val="20"/>
                <w:szCs w:val="20"/>
              </w:rPr>
            </w:pPr>
          </w:p>
        </w:tc>
      </w:tr>
      <w:tr w:rsidR="001A5CD6" w:rsidRPr="00F11DBD" w14:paraId="0B431515" w14:textId="63AC2938" w:rsidTr="001A5CD6">
        <w:trPr>
          <w:cantSplit/>
          <w:jc w:val="center"/>
          <w:trPrChange w:id="424" w:author="Jeff Johnson" w:date="2017-07-10T22:53:00Z">
            <w:trPr>
              <w:cantSplit/>
              <w:jc w:val="center"/>
            </w:trPr>
          </w:trPrChange>
        </w:trPr>
        <w:tc>
          <w:tcPr>
            <w:tcW w:w="0" w:type="auto"/>
            <w:vAlign w:val="center"/>
            <w:tcPrChange w:id="425" w:author="Jeff Johnson" w:date="2017-07-10T22:53:00Z">
              <w:tcPr>
                <w:tcW w:w="0" w:type="auto"/>
                <w:vAlign w:val="center"/>
              </w:tcPr>
            </w:tcPrChange>
          </w:tcPr>
          <w:p w14:paraId="411FB124" w14:textId="77777777" w:rsidR="001A5CD6" w:rsidRPr="00540C3D" w:rsidRDefault="001A5CD6" w:rsidP="00540C3D">
            <w:pPr>
              <w:spacing w:beforeLines="60" w:before="144" w:afterLines="60" w:after="144"/>
              <w:jc w:val="center"/>
              <w:rPr>
                <w:sz w:val="20"/>
                <w:szCs w:val="20"/>
              </w:rPr>
            </w:pPr>
            <w:r w:rsidRPr="00540C3D">
              <w:rPr>
                <w:sz w:val="20"/>
                <w:szCs w:val="20"/>
              </w:rPr>
              <w:t>1</w:t>
            </w:r>
          </w:p>
        </w:tc>
        <w:tc>
          <w:tcPr>
            <w:tcW w:w="0" w:type="auto"/>
            <w:vAlign w:val="center"/>
            <w:tcPrChange w:id="426" w:author="Jeff Johnson" w:date="2017-07-10T22:53:00Z">
              <w:tcPr>
                <w:tcW w:w="0" w:type="auto"/>
                <w:vAlign w:val="center"/>
              </w:tcPr>
            </w:tcPrChange>
          </w:tcPr>
          <w:p w14:paraId="77DB8732" w14:textId="77777777" w:rsidR="001A5CD6" w:rsidRPr="00540C3D" w:rsidRDefault="001A5CD6" w:rsidP="00540C3D">
            <w:pPr>
              <w:spacing w:beforeLines="60" w:before="144" w:afterLines="60" w:after="144"/>
              <w:rPr>
                <w:sz w:val="20"/>
                <w:szCs w:val="20"/>
              </w:rPr>
            </w:pPr>
            <w:r w:rsidRPr="00540C3D">
              <w:rPr>
                <w:sz w:val="20"/>
                <w:szCs w:val="20"/>
              </w:rPr>
              <w:t>Program Management</w:t>
            </w:r>
          </w:p>
        </w:tc>
        <w:tc>
          <w:tcPr>
            <w:tcW w:w="0" w:type="auto"/>
            <w:vAlign w:val="center"/>
            <w:tcPrChange w:id="427" w:author="Jeff Johnson" w:date="2017-07-10T22:53:00Z">
              <w:tcPr>
                <w:tcW w:w="0" w:type="auto"/>
                <w:vAlign w:val="center"/>
              </w:tcPr>
            </w:tcPrChange>
          </w:tcPr>
          <w:p w14:paraId="3BDE7031"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428" w:author="Jeff Johnson" w:date="2017-07-10T22:53:00Z">
              <w:tcPr>
                <w:tcW w:w="0" w:type="auto"/>
                <w:vAlign w:val="center"/>
              </w:tcPr>
            </w:tcPrChange>
          </w:tcPr>
          <w:p w14:paraId="5F82D859"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429" w:author="Jeff Johnson" w:date="2017-07-10T22:53:00Z">
              <w:tcPr>
                <w:tcW w:w="0" w:type="auto"/>
                <w:vAlign w:val="center"/>
              </w:tcPr>
            </w:tcPrChange>
          </w:tcPr>
          <w:p w14:paraId="39B2B249" w14:textId="77777777" w:rsidR="001A5CD6" w:rsidRPr="00540C3D" w:rsidRDefault="001A5CD6" w:rsidP="00540C3D">
            <w:pPr>
              <w:spacing w:beforeLines="60" w:before="144" w:afterLines="60" w:after="144"/>
              <w:jc w:val="center"/>
              <w:rPr>
                <w:sz w:val="20"/>
                <w:szCs w:val="20"/>
              </w:rPr>
            </w:pPr>
          </w:p>
        </w:tc>
        <w:tc>
          <w:tcPr>
            <w:tcW w:w="0" w:type="auto"/>
            <w:vAlign w:val="center"/>
            <w:tcPrChange w:id="430" w:author="Jeff Johnson" w:date="2017-07-10T22:53:00Z">
              <w:tcPr>
                <w:tcW w:w="0" w:type="auto"/>
                <w:vAlign w:val="center"/>
              </w:tcPr>
            </w:tcPrChange>
          </w:tcPr>
          <w:p w14:paraId="176E8033" w14:textId="77777777" w:rsidR="001A5CD6" w:rsidRPr="00540C3D" w:rsidRDefault="001A5CD6" w:rsidP="00540C3D">
            <w:pPr>
              <w:spacing w:beforeLines="60" w:before="144" w:afterLines="60" w:after="144"/>
              <w:jc w:val="center"/>
              <w:rPr>
                <w:sz w:val="20"/>
                <w:szCs w:val="20"/>
              </w:rPr>
            </w:pPr>
          </w:p>
        </w:tc>
        <w:tc>
          <w:tcPr>
            <w:tcW w:w="0" w:type="auto"/>
            <w:vAlign w:val="center"/>
            <w:tcPrChange w:id="431" w:author="Jeff Johnson" w:date="2017-07-10T22:53:00Z">
              <w:tcPr>
                <w:tcW w:w="0" w:type="auto"/>
                <w:vAlign w:val="center"/>
              </w:tcPr>
            </w:tcPrChange>
          </w:tcPr>
          <w:p w14:paraId="0538EAAA" w14:textId="77777777" w:rsidR="001A5CD6" w:rsidRPr="00540C3D" w:rsidRDefault="001A5CD6" w:rsidP="00540C3D">
            <w:pPr>
              <w:spacing w:beforeLines="60" w:before="144" w:afterLines="60" w:after="144"/>
              <w:jc w:val="center"/>
              <w:rPr>
                <w:sz w:val="20"/>
                <w:szCs w:val="20"/>
              </w:rPr>
            </w:pPr>
          </w:p>
        </w:tc>
        <w:tc>
          <w:tcPr>
            <w:tcW w:w="0" w:type="auto"/>
            <w:vAlign w:val="center"/>
            <w:tcPrChange w:id="432" w:author="Jeff Johnson" w:date="2017-07-10T22:53:00Z">
              <w:tcPr>
                <w:tcW w:w="0" w:type="auto"/>
                <w:vAlign w:val="center"/>
              </w:tcPr>
            </w:tcPrChange>
          </w:tcPr>
          <w:p w14:paraId="738F2FD5"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433" w:author="Jeff Johnson" w:date="2017-07-10T22:53:00Z">
              <w:tcPr>
                <w:tcW w:w="0" w:type="auto"/>
                <w:vAlign w:val="center"/>
              </w:tcPr>
            </w:tcPrChange>
          </w:tcPr>
          <w:p w14:paraId="572AE16F" w14:textId="77777777" w:rsidR="001A5CD6" w:rsidRPr="00540C3D" w:rsidRDefault="001A5CD6" w:rsidP="00540C3D">
            <w:pPr>
              <w:spacing w:beforeLines="60" w:before="144" w:afterLines="60" w:after="144"/>
              <w:jc w:val="center"/>
              <w:rPr>
                <w:sz w:val="20"/>
                <w:szCs w:val="20"/>
              </w:rPr>
            </w:pPr>
          </w:p>
        </w:tc>
        <w:tc>
          <w:tcPr>
            <w:tcW w:w="0" w:type="auto"/>
            <w:vAlign w:val="center"/>
            <w:tcPrChange w:id="434" w:author="Jeff Johnson" w:date="2017-07-10T22:53:00Z">
              <w:tcPr>
                <w:tcW w:w="0" w:type="auto"/>
                <w:vAlign w:val="center"/>
              </w:tcPr>
            </w:tcPrChange>
          </w:tcPr>
          <w:p w14:paraId="23173E43" w14:textId="77777777" w:rsidR="001A5CD6" w:rsidRPr="00540C3D" w:rsidRDefault="001A5CD6" w:rsidP="00540C3D">
            <w:pPr>
              <w:spacing w:beforeLines="60" w:before="144" w:afterLines="60" w:after="144"/>
              <w:jc w:val="center"/>
              <w:rPr>
                <w:sz w:val="20"/>
                <w:szCs w:val="20"/>
              </w:rPr>
            </w:pPr>
          </w:p>
        </w:tc>
        <w:tc>
          <w:tcPr>
            <w:tcW w:w="0" w:type="auto"/>
            <w:vAlign w:val="center"/>
            <w:tcPrChange w:id="435" w:author="Jeff Johnson" w:date="2017-07-10T22:53:00Z">
              <w:tcPr>
                <w:tcW w:w="0" w:type="auto"/>
                <w:vAlign w:val="center"/>
              </w:tcPr>
            </w:tcPrChange>
          </w:tcPr>
          <w:p w14:paraId="4DBC4923" w14:textId="77777777" w:rsidR="001A5CD6" w:rsidRPr="00540C3D" w:rsidRDefault="001A5CD6" w:rsidP="00540C3D">
            <w:pPr>
              <w:spacing w:beforeLines="60" w:before="144" w:afterLines="60" w:after="144"/>
              <w:jc w:val="center"/>
              <w:rPr>
                <w:sz w:val="20"/>
                <w:szCs w:val="20"/>
              </w:rPr>
            </w:pPr>
          </w:p>
        </w:tc>
        <w:tc>
          <w:tcPr>
            <w:tcW w:w="0" w:type="auto"/>
            <w:vAlign w:val="center"/>
            <w:tcPrChange w:id="436" w:author="Jeff Johnson" w:date="2017-07-10T22:53:00Z">
              <w:tcPr>
                <w:tcW w:w="0" w:type="auto"/>
                <w:vAlign w:val="center"/>
              </w:tcPr>
            </w:tcPrChange>
          </w:tcPr>
          <w:p w14:paraId="4B4E916A" w14:textId="77777777" w:rsidR="001A5CD6" w:rsidRPr="00540C3D" w:rsidRDefault="001A5CD6" w:rsidP="00540C3D">
            <w:pPr>
              <w:spacing w:beforeLines="60" w:before="144" w:afterLines="60" w:after="144"/>
              <w:jc w:val="center"/>
              <w:rPr>
                <w:sz w:val="20"/>
                <w:szCs w:val="20"/>
              </w:rPr>
            </w:pPr>
          </w:p>
        </w:tc>
        <w:tc>
          <w:tcPr>
            <w:tcW w:w="0" w:type="auto"/>
            <w:vAlign w:val="center"/>
            <w:tcPrChange w:id="437" w:author="Jeff Johnson" w:date="2017-07-10T22:53:00Z">
              <w:tcPr>
                <w:tcW w:w="0" w:type="auto"/>
                <w:vAlign w:val="center"/>
              </w:tcPr>
            </w:tcPrChange>
          </w:tcPr>
          <w:p w14:paraId="202D7736" w14:textId="77777777" w:rsidR="001A5CD6" w:rsidRPr="00540C3D" w:rsidRDefault="001A5CD6" w:rsidP="00540C3D">
            <w:pPr>
              <w:spacing w:beforeLines="60" w:before="144" w:afterLines="60" w:after="144"/>
              <w:jc w:val="center"/>
              <w:rPr>
                <w:sz w:val="20"/>
                <w:szCs w:val="20"/>
              </w:rPr>
            </w:pPr>
          </w:p>
        </w:tc>
        <w:tc>
          <w:tcPr>
            <w:tcW w:w="0" w:type="auto"/>
            <w:tcPrChange w:id="438" w:author="Jeff Johnson" w:date="2017-07-10T22:53:00Z">
              <w:tcPr>
                <w:tcW w:w="0" w:type="auto"/>
              </w:tcPr>
            </w:tcPrChange>
          </w:tcPr>
          <w:p w14:paraId="3EC15531" w14:textId="77777777" w:rsidR="001A5CD6" w:rsidRPr="00540C3D" w:rsidRDefault="001A5CD6" w:rsidP="00540C3D">
            <w:pPr>
              <w:spacing w:beforeLines="60" w:before="144" w:afterLines="60" w:after="144"/>
              <w:jc w:val="center"/>
              <w:rPr>
                <w:sz w:val="20"/>
                <w:szCs w:val="20"/>
              </w:rPr>
            </w:pPr>
          </w:p>
        </w:tc>
        <w:tc>
          <w:tcPr>
            <w:tcW w:w="0" w:type="auto"/>
            <w:tcPrChange w:id="439" w:author="Jeff Johnson" w:date="2017-07-10T22:53:00Z">
              <w:tcPr>
                <w:tcW w:w="0" w:type="auto"/>
              </w:tcPr>
            </w:tcPrChange>
          </w:tcPr>
          <w:p w14:paraId="0933D92B" w14:textId="77777777" w:rsidR="001A5CD6" w:rsidRPr="00540C3D" w:rsidRDefault="001A5CD6" w:rsidP="00540C3D">
            <w:pPr>
              <w:spacing w:beforeLines="60" w:before="144" w:afterLines="60" w:after="144"/>
              <w:jc w:val="center"/>
              <w:rPr>
                <w:sz w:val="20"/>
                <w:szCs w:val="20"/>
              </w:rPr>
            </w:pPr>
          </w:p>
        </w:tc>
        <w:tc>
          <w:tcPr>
            <w:tcW w:w="0" w:type="auto"/>
            <w:tcPrChange w:id="440" w:author="Jeff Johnson" w:date="2017-07-10T22:53:00Z">
              <w:tcPr>
                <w:tcW w:w="0" w:type="auto"/>
              </w:tcPr>
            </w:tcPrChange>
          </w:tcPr>
          <w:p w14:paraId="5EB64593" w14:textId="77777777" w:rsidR="001A5CD6" w:rsidRPr="00540C3D" w:rsidRDefault="001A5CD6" w:rsidP="00540C3D">
            <w:pPr>
              <w:spacing w:beforeLines="60" w:before="144" w:afterLines="60" w:after="144"/>
              <w:jc w:val="center"/>
              <w:rPr>
                <w:sz w:val="20"/>
                <w:szCs w:val="20"/>
              </w:rPr>
            </w:pPr>
          </w:p>
        </w:tc>
      </w:tr>
      <w:tr w:rsidR="001A5CD6" w:rsidRPr="00F11DBD" w14:paraId="54C58E03" w14:textId="1197F863" w:rsidTr="001A5CD6">
        <w:trPr>
          <w:cantSplit/>
          <w:jc w:val="center"/>
          <w:trPrChange w:id="441" w:author="Jeff Johnson" w:date="2017-07-10T22:53:00Z">
            <w:trPr>
              <w:cantSplit/>
              <w:jc w:val="center"/>
            </w:trPr>
          </w:trPrChange>
        </w:trPr>
        <w:tc>
          <w:tcPr>
            <w:tcW w:w="0" w:type="auto"/>
            <w:vAlign w:val="center"/>
            <w:tcPrChange w:id="442" w:author="Jeff Johnson" w:date="2017-07-10T22:53:00Z">
              <w:tcPr>
                <w:tcW w:w="0" w:type="auto"/>
                <w:vAlign w:val="center"/>
              </w:tcPr>
            </w:tcPrChange>
          </w:tcPr>
          <w:p w14:paraId="278C7E87" w14:textId="77777777" w:rsidR="001A5CD6" w:rsidRPr="00540C3D" w:rsidRDefault="001A5CD6" w:rsidP="00540C3D">
            <w:pPr>
              <w:spacing w:beforeLines="60" w:before="144" w:afterLines="60" w:after="144"/>
              <w:jc w:val="center"/>
              <w:rPr>
                <w:sz w:val="20"/>
                <w:szCs w:val="20"/>
              </w:rPr>
            </w:pPr>
            <w:r w:rsidRPr="00540C3D">
              <w:rPr>
                <w:sz w:val="20"/>
                <w:szCs w:val="20"/>
              </w:rPr>
              <w:t>1</w:t>
            </w:r>
          </w:p>
        </w:tc>
        <w:tc>
          <w:tcPr>
            <w:tcW w:w="0" w:type="auto"/>
            <w:vAlign w:val="center"/>
            <w:tcPrChange w:id="443" w:author="Jeff Johnson" w:date="2017-07-10T22:53:00Z">
              <w:tcPr>
                <w:tcW w:w="0" w:type="auto"/>
                <w:vAlign w:val="center"/>
              </w:tcPr>
            </w:tcPrChange>
          </w:tcPr>
          <w:p w14:paraId="53DEC7D9" w14:textId="77777777" w:rsidR="001A5CD6" w:rsidRPr="00540C3D" w:rsidRDefault="001A5CD6" w:rsidP="00540C3D">
            <w:pPr>
              <w:spacing w:beforeLines="60" w:before="144" w:afterLines="60" w:after="144"/>
              <w:rPr>
                <w:sz w:val="20"/>
                <w:szCs w:val="20"/>
              </w:rPr>
            </w:pPr>
            <w:r w:rsidRPr="00540C3D">
              <w:rPr>
                <w:sz w:val="20"/>
                <w:szCs w:val="20"/>
              </w:rPr>
              <w:t>Core Standards</w:t>
            </w:r>
          </w:p>
        </w:tc>
        <w:tc>
          <w:tcPr>
            <w:tcW w:w="0" w:type="auto"/>
            <w:vAlign w:val="center"/>
            <w:tcPrChange w:id="444" w:author="Jeff Johnson" w:date="2017-07-10T22:53:00Z">
              <w:tcPr>
                <w:tcW w:w="0" w:type="auto"/>
                <w:vAlign w:val="center"/>
              </w:tcPr>
            </w:tcPrChange>
          </w:tcPr>
          <w:p w14:paraId="24A5C2A0"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445" w:author="Jeff Johnson" w:date="2017-07-10T22:53:00Z">
              <w:tcPr>
                <w:tcW w:w="0" w:type="auto"/>
                <w:vAlign w:val="center"/>
              </w:tcPr>
            </w:tcPrChange>
          </w:tcPr>
          <w:p w14:paraId="06283218"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446" w:author="Jeff Johnson" w:date="2017-07-10T22:53:00Z">
              <w:tcPr>
                <w:tcW w:w="0" w:type="auto"/>
                <w:vAlign w:val="center"/>
              </w:tcPr>
            </w:tcPrChange>
          </w:tcPr>
          <w:p w14:paraId="4F167E83" w14:textId="77777777" w:rsidR="001A5CD6" w:rsidRPr="00540C3D" w:rsidRDefault="001A5CD6" w:rsidP="00540C3D">
            <w:pPr>
              <w:spacing w:beforeLines="60" w:before="144" w:afterLines="60" w:after="144"/>
              <w:jc w:val="center"/>
              <w:rPr>
                <w:sz w:val="20"/>
                <w:szCs w:val="20"/>
              </w:rPr>
            </w:pPr>
          </w:p>
        </w:tc>
        <w:tc>
          <w:tcPr>
            <w:tcW w:w="0" w:type="auto"/>
            <w:vAlign w:val="center"/>
            <w:tcPrChange w:id="447" w:author="Jeff Johnson" w:date="2017-07-10T22:53:00Z">
              <w:tcPr>
                <w:tcW w:w="0" w:type="auto"/>
                <w:vAlign w:val="center"/>
              </w:tcPr>
            </w:tcPrChange>
          </w:tcPr>
          <w:p w14:paraId="2D003F7B" w14:textId="77777777" w:rsidR="001A5CD6" w:rsidRPr="00540C3D" w:rsidRDefault="001A5CD6" w:rsidP="00540C3D">
            <w:pPr>
              <w:spacing w:beforeLines="60" w:before="144" w:afterLines="60" w:after="144"/>
              <w:jc w:val="center"/>
              <w:rPr>
                <w:sz w:val="20"/>
                <w:szCs w:val="20"/>
              </w:rPr>
            </w:pPr>
          </w:p>
        </w:tc>
        <w:tc>
          <w:tcPr>
            <w:tcW w:w="0" w:type="auto"/>
            <w:vAlign w:val="center"/>
            <w:tcPrChange w:id="448" w:author="Jeff Johnson" w:date="2017-07-10T22:53:00Z">
              <w:tcPr>
                <w:tcW w:w="0" w:type="auto"/>
                <w:vAlign w:val="center"/>
              </w:tcPr>
            </w:tcPrChange>
          </w:tcPr>
          <w:p w14:paraId="7D902DFE"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449" w:author="Jeff Johnson" w:date="2017-07-10T22:53:00Z">
              <w:tcPr>
                <w:tcW w:w="0" w:type="auto"/>
                <w:vAlign w:val="center"/>
              </w:tcPr>
            </w:tcPrChange>
          </w:tcPr>
          <w:p w14:paraId="1F416116" w14:textId="77777777" w:rsidR="001A5CD6" w:rsidRPr="00540C3D" w:rsidRDefault="001A5CD6" w:rsidP="00540C3D">
            <w:pPr>
              <w:spacing w:beforeLines="60" w:before="144" w:afterLines="60" w:after="144"/>
              <w:jc w:val="center"/>
              <w:rPr>
                <w:sz w:val="20"/>
                <w:szCs w:val="20"/>
              </w:rPr>
            </w:pPr>
          </w:p>
        </w:tc>
        <w:tc>
          <w:tcPr>
            <w:tcW w:w="0" w:type="auto"/>
            <w:vAlign w:val="center"/>
            <w:tcPrChange w:id="450" w:author="Jeff Johnson" w:date="2017-07-10T22:53:00Z">
              <w:tcPr>
                <w:tcW w:w="0" w:type="auto"/>
                <w:vAlign w:val="center"/>
              </w:tcPr>
            </w:tcPrChange>
          </w:tcPr>
          <w:p w14:paraId="2A364D8E" w14:textId="77777777" w:rsidR="001A5CD6" w:rsidRPr="00540C3D" w:rsidRDefault="001A5CD6" w:rsidP="00540C3D">
            <w:pPr>
              <w:spacing w:beforeLines="60" w:before="144" w:afterLines="60" w:after="144"/>
              <w:jc w:val="center"/>
              <w:rPr>
                <w:sz w:val="20"/>
                <w:szCs w:val="20"/>
              </w:rPr>
            </w:pPr>
          </w:p>
        </w:tc>
        <w:tc>
          <w:tcPr>
            <w:tcW w:w="0" w:type="auto"/>
            <w:vAlign w:val="center"/>
            <w:tcPrChange w:id="451" w:author="Jeff Johnson" w:date="2017-07-10T22:53:00Z">
              <w:tcPr>
                <w:tcW w:w="0" w:type="auto"/>
                <w:vAlign w:val="center"/>
              </w:tcPr>
            </w:tcPrChange>
          </w:tcPr>
          <w:p w14:paraId="0049FBC9"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452" w:author="Jeff Johnson" w:date="2017-07-10T22:53:00Z">
              <w:tcPr>
                <w:tcW w:w="0" w:type="auto"/>
                <w:vAlign w:val="center"/>
              </w:tcPr>
            </w:tcPrChange>
          </w:tcPr>
          <w:p w14:paraId="314CEE2A" w14:textId="77777777" w:rsidR="001A5CD6" w:rsidRPr="00540C3D" w:rsidRDefault="001A5CD6" w:rsidP="00540C3D">
            <w:pPr>
              <w:spacing w:beforeLines="60" w:before="144" w:afterLines="60" w:after="144"/>
              <w:jc w:val="center"/>
              <w:rPr>
                <w:sz w:val="20"/>
                <w:szCs w:val="20"/>
              </w:rPr>
            </w:pPr>
          </w:p>
        </w:tc>
        <w:tc>
          <w:tcPr>
            <w:tcW w:w="0" w:type="auto"/>
            <w:vAlign w:val="center"/>
            <w:tcPrChange w:id="453" w:author="Jeff Johnson" w:date="2017-07-10T22:53:00Z">
              <w:tcPr>
                <w:tcW w:w="0" w:type="auto"/>
                <w:vAlign w:val="center"/>
              </w:tcPr>
            </w:tcPrChange>
          </w:tcPr>
          <w:p w14:paraId="6F59982C" w14:textId="77777777" w:rsidR="001A5CD6" w:rsidRPr="00540C3D" w:rsidRDefault="001A5CD6" w:rsidP="00540C3D">
            <w:pPr>
              <w:spacing w:beforeLines="60" w:before="144" w:afterLines="60" w:after="144"/>
              <w:jc w:val="center"/>
              <w:rPr>
                <w:sz w:val="20"/>
                <w:szCs w:val="20"/>
              </w:rPr>
            </w:pPr>
          </w:p>
        </w:tc>
        <w:tc>
          <w:tcPr>
            <w:tcW w:w="0" w:type="auto"/>
            <w:vAlign w:val="center"/>
            <w:tcPrChange w:id="454" w:author="Jeff Johnson" w:date="2017-07-10T22:53:00Z">
              <w:tcPr>
                <w:tcW w:w="0" w:type="auto"/>
                <w:vAlign w:val="center"/>
              </w:tcPr>
            </w:tcPrChange>
          </w:tcPr>
          <w:p w14:paraId="5B2FD32F" w14:textId="77777777" w:rsidR="001A5CD6" w:rsidRPr="00540C3D" w:rsidRDefault="001A5CD6" w:rsidP="00540C3D">
            <w:pPr>
              <w:spacing w:beforeLines="60" w:before="144" w:afterLines="60" w:after="144"/>
              <w:jc w:val="center"/>
              <w:rPr>
                <w:sz w:val="20"/>
                <w:szCs w:val="20"/>
              </w:rPr>
            </w:pPr>
          </w:p>
        </w:tc>
        <w:tc>
          <w:tcPr>
            <w:tcW w:w="0" w:type="auto"/>
            <w:tcPrChange w:id="455" w:author="Jeff Johnson" w:date="2017-07-10T22:53:00Z">
              <w:tcPr>
                <w:tcW w:w="0" w:type="auto"/>
              </w:tcPr>
            </w:tcPrChange>
          </w:tcPr>
          <w:p w14:paraId="5ED4DDA9" w14:textId="77777777" w:rsidR="001A5CD6" w:rsidRPr="00540C3D" w:rsidRDefault="001A5CD6" w:rsidP="00540C3D">
            <w:pPr>
              <w:spacing w:beforeLines="60" w:before="144" w:afterLines="60" w:after="144"/>
              <w:jc w:val="center"/>
              <w:rPr>
                <w:sz w:val="20"/>
                <w:szCs w:val="20"/>
              </w:rPr>
            </w:pPr>
          </w:p>
        </w:tc>
        <w:tc>
          <w:tcPr>
            <w:tcW w:w="0" w:type="auto"/>
            <w:tcPrChange w:id="456" w:author="Jeff Johnson" w:date="2017-07-10T22:53:00Z">
              <w:tcPr>
                <w:tcW w:w="0" w:type="auto"/>
              </w:tcPr>
            </w:tcPrChange>
          </w:tcPr>
          <w:p w14:paraId="31F7310A" w14:textId="77777777" w:rsidR="001A5CD6" w:rsidRPr="00540C3D" w:rsidRDefault="001A5CD6" w:rsidP="00540C3D">
            <w:pPr>
              <w:spacing w:beforeLines="60" w:before="144" w:afterLines="60" w:after="144"/>
              <w:jc w:val="center"/>
              <w:rPr>
                <w:sz w:val="20"/>
                <w:szCs w:val="20"/>
              </w:rPr>
            </w:pPr>
          </w:p>
        </w:tc>
        <w:tc>
          <w:tcPr>
            <w:tcW w:w="0" w:type="auto"/>
            <w:tcPrChange w:id="457" w:author="Jeff Johnson" w:date="2017-07-10T22:53:00Z">
              <w:tcPr>
                <w:tcW w:w="0" w:type="auto"/>
              </w:tcPr>
            </w:tcPrChange>
          </w:tcPr>
          <w:p w14:paraId="0E20BB98" w14:textId="77777777" w:rsidR="001A5CD6" w:rsidRPr="00540C3D" w:rsidRDefault="001A5CD6" w:rsidP="00540C3D">
            <w:pPr>
              <w:spacing w:beforeLines="60" w:before="144" w:afterLines="60" w:after="144"/>
              <w:jc w:val="center"/>
              <w:rPr>
                <w:sz w:val="20"/>
                <w:szCs w:val="20"/>
              </w:rPr>
            </w:pPr>
          </w:p>
        </w:tc>
      </w:tr>
      <w:tr w:rsidR="001A5CD6" w:rsidRPr="00F11DBD" w14:paraId="69A2AB90" w14:textId="18C97097" w:rsidTr="001A5CD6">
        <w:trPr>
          <w:cantSplit/>
          <w:jc w:val="center"/>
          <w:trPrChange w:id="458" w:author="Jeff Johnson" w:date="2017-07-10T22:53:00Z">
            <w:trPr>
              <w:cantSplit/>
              <w:jc w:val="center"/>
            </w:trPr>
          </w:trPrChange>
        </w:trPr>
        <w:tc>
          <w:tcPr>
            <w:tcW w:w="0" w:type="auto"/>
            <w:vAlign w:val="center"/>
            <w:tcPrChange w:id="459" w:author="Jeff Johnson" w:date="2017-07-10T22:53:00Z">
              <w:tcPr>
                <w:tcW w:w="0" w:type="auto"/>
                <w:vAlign w:val="center"/>
              </w:tcPr>
            </w:tcPrChange>
          </w:tcPr>
          <w:p w14:paraId="39E5DE0F" w14:textId="77777777" w:rsidR="001A5CD6" w:rsidRPr="00540C3D" w:rsidRDefault="001A5CD6" w:rsidP="00540C3D">
            <w:pPr>
              <w:spacing w:beforeLines="60" w:before="144" w:afterLines="60" w:after="144"/>
              <w:jc w:val="center"/>
              <w:rPr>
                <w:sz w:val="20"/>
                <w:szCs w:val="20"/>
              </w:rPr>
            </w:pPr>
            <w:r w:rsidRPr="00540C3D">
              <w:rPr>
                <w:sz w:val="20"/>
                <w:szCs w:val="20"/>
              </w:rPr>
              <w:t>1</w:t>
            </w:r>
          </w:p>
        </w:tc>
        <w:tc>
          <w:tcPr>
            <w:tcW w:w="0" w:type="auto"/>
            <w:vAlign w:val="center"/>
            <w:tcPrChange w:id="460" w:author="Jeff Johnson" w:date="2017-07-10T22:53:00Z">
              <w:tcPr>
                <w:tcW w:w="0" w:type="auto"/>
                <w:vAlign w:val="center"/>
              </w:tcPr>
            </w:tcPrChange>
          </w:tcPr>
          <w:p w14:paraId="4284BE8A" w14:textId="77777777" w:rsidR="001A5CD6" w:rsidRPr="00540C3D" w:rsidRDefault="001A5CD6" w:rsidP="00540C3D">
            <w:pPr>
              <w:spacing w:beforeLines="60" w:before="144" w:afterLines="60" w:after="144"/>
              <w:rPr>
                <w:sz w:val="20"/>
                <w:szCs w:val="20"/>
              </w:rPr>
            </w:pPr>
            <w:r w:rsidRPr="00540C3D">
              <w:rPr>
                <w:sz w:val="20"/>
                <w:szCs w:val="20"/>
              </w:rPr>
              <w:t>Monitoring and Alerting</w:t>
            </w:r>
          </w:p>
        </w:tc>
        <w:tc>
          <w:tcPr>
            <w:tcW w:w="0" w:type="auto"/>
            <w:vAlign w:val="center"/>
            <w:tcPrChange w:id="461" w:author="Jeff Johnson" w:date="2017-07-10T22:53:00Z">
              <w:tcPr>
                <w:tcW w:w="0" w:type="auto"/>
                <w:vAlign w:val="center"/>
              </w:tcPr>
            </w:tcPrChange>
          </w:tcPr>
          <w:p w14:paraId="798E8CD8"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462" w:author="Jeff Johnson" w:date="2017-07-10T22:53:00Z">
              <w:tcPr>
                <w:tcW w:w="0" w:type="auto"/>
                <w:vAlign w:val="center"/>
              </w:tcPr>
            </w:tcPrChange>
          </w:tcPr>
          <w:p w14:paraId="6CBE3D11"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463" w:author="Jeff Johnson" w:date="2017-07-10T22:53:00Z">
              <w:tcPr>
                <w:tcW w:w="0" w:type="auto"/>
                <w:vAlign w:val="center"/>
              </w:tcPr>
            </w:tcPrChange>
          </w:tcPr>
          <w:p w14:paraId="5939A617" w14:textId="77777777" w:rsidR="001A5CD6" w:rsidRPr="00540C3D" w:rsidRDefault="001A5CD6" w:rsidP="00540C3D">
            <w:pPr>
              <w:spacing w:beforeLines="60" w:before="144" w:afterLines="60" w:after="144"/>
              <w:jc w:val="center"/>
              <w:rPr>
                <w:sz w:val="20"/>
                <w:szCs w:val="20"/>
              </w:rPr>
            </w:pPr>
          </w:p>
        </w:tc>
        <w:tc>
          <w:tcPr>
            <w:tcW w:w="0" w:type="auto"/>
            <w:vAlign w:val="center"/>
            <w:tcPrChange w:id="464" w:author="Jeff Johnson" w:date="2017-07-10T22:53:00Z">
              <w:tcPr>
                <w:tcW w:w="0" w:type="auto"/>
                <w:vAlign w:val="center"/>
              </w:tcPr>
            </w:tcPrChange>
          </w:tcPr>
          <w:p w14:paraId="13A5B65F" w14:textId="77777777" w:rsidR="001A5CD6" w:rsidRPr="00540C3D" w:rsidRDefault="001A5CD6" w:rsidP="00540C3D">
            <w:pPr>
              <w:spacing w:beforeLines="60" w:before="144" w:afterLines="60" w:after="144"/>
              <w:jc w:val="center"/>
              <w:rPr>
                <w:sz w:val="20"/>
                <w:szCs w:val="20"/>
              </w:rPr>
            </w:pPr>
          </w:p>
        </w:tc>
        <w:tc>
          <w:tcPr>
            <w:tcW w:w="0" w:type="auto"/>
            <w:vAlign w:val="center"/>
            <w:tcPrChange w:id="465" w:author="Jeff Johnson" w:date="2017-07-10T22:53:00Z">
              <w:tcPr>
                <w:tcW w:w="0" w:type="auto"/>
                <w:vAlign w:val="center"/>
              </w:tcPr>
            </w:tcPrChange>
          </w:tcPr>
          <w:p w14:paraId="57521135" w14:textId="77777777" w:rsidR="001A5CD6" w:rsidRPr="00540C3D" w:rsidRDefault="001A5CD6" w:rsidP="00540C3D">
            <w:pPr>
              <w:spacing w:beforeLines="60" w:before="144" w:afterLines="60" w:after="144"/>
              <w:jc w:val="center"/>
              <w:rPr>
                <w:sz w:val="20"/>
                <w:szCs w:val="20"/>
              </w:rPr>
            </w:pPr>
          </w:p>
        </w:tc>
        <w:tc>
          <w:tcPr>
            <w:tcW w:w="0" w:type="auto"/>
            <w:vAlign w:val="center"/>
            <w:tcPrChange w:id="466" w:author="Jeff Johnson" w:date="2017-07-10T22:53:00Z">
              <w:tcPr>
                <w:tcW w:w="0" w:type="auto"/>
                <w:vAlign w:val="center"/>
              </w:tcPr>
            </w:tcPrChange>
          </w:tcPr>
          <w:p w14:paraId="026B0F06"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467" w:author="Jeff Johnson" w:date="2017-07-10T22:53:00Z">
              <w:tcPr>
                <w:tcW w:w="0" w:type="auto"/>
                <w:vAlign w:val="center"/>
              </w:tcPr>
            </w:tcPrChange>
          </w:tcPr>
          <w:p w14:paraId="602C1AD1" w14:textId="77777777" w:rsidR="001A5CD6" w:rsidRPr="00540C3D" w:rsidRDefault="001A5CD6" w:rsidP="00540C3D">
            <w:pPr>
              <w:spacing w:beforeLines="60" w:before="144" w:afterLines="60" w:after="144"/>
              <w:jc w:val="center"/>
              <w:rPr>
                <w:sz w:val="20"/>
                <w:szCs w:val="20"/>
              </w:rPr>
            </w:pPr>
          </w:p>
        </w:tc>
        <w:tc>
          <w:tcPr>
            <w:tcW w:w="0" w:type="auto"/>
            <w:vAlign w:val="center"/>
            <w:tcPrChange w:id="468" w:author="Jeff Johnson" w:date="2017-07-10T22:53:00Z">
              <w:tcPr>
                <w:tcW w:w="0" w:type="auto"/>
                <w:vAlign w:val="center"/>
              </w:tcPr>
            </w:tcPrChange>
          </w:tcPr>
          <w:p w14:paraId="170DA244" w14:textId="77777777" w:rsidR="001A5CD6" w:rsidRPr="00540C3D" w:rsidRDefault="001A5CD6" w:rsidP="00540C3D">
            <w:pPr>
              <w:spacing w:beforeLines="60" w:before="144" w:afterLines="60" w:after="144"/>
              <w:jc w:val="center"/>
              <w:rPr>
                <w:sz w:val="20"/>
                <w:szCs w:val="20"/>
              </w:rPr>
            </w:pPr>
          </w:p>
        </w:tc>
        <w:tc>
          <w:tcPr>
            <w:tcW w:w="0" w:type="auto"/>
            <w:vAlign w:val="center"/>
            <w:tcPrChange w:id="469" w:author="Jeff Johnson" w:date="2017-07-10T22:53:00Z">
              <w:tcPr>
                <w:tcW w:w="0" w:type="auto"/>
                <w:vAlign w:val="center"/>
              </w:tcPr>
            </w:tcPrChange>
          </w:tcPr>
          <w:p w14:paraId="0116C91F"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470" w:author="Jeff Johnson" w:date="2017-07-10T22:53:00Z">
              <w:tcPr>
                <w:tcW w:w="0" w:type="auto"/>
                <w:vAlign w:val="center"/>
              </w:tcPr>
            </w:tcPrChange>
          </w:tcPr>
          <w:p w14:paraId="622E6980" w14:textId="77777777" w:rsidR="001A5CD6" w:rsidRPr="00540C3D" w:rsidRDefault="001A5CD6" w:rsidP="00540C3D">
            <w:pPr>
              <w:spacing w:beforeLines="60" w:before="144" w:afterLines="60" w:after="144"/>
              <w:jc w:val="center"/>
              <w:rPr>
                <w:sz w:val="20"/>
                <w:szCs w:val="20"/>
              </w:rPr>
            </w:pPr>
          </w:p>
        </w:tc>
        <w:tc>
          <w:tcPr>
            <w:tcW w:w="0" w:type="auto"/>
            <w:vAlign w:val="center"/>
            <w:tcPrChange w:id="471" w:author="Jeff Johnson" w:date="2017-07-10T22:53:00Z">
              <w:tcPr>
                <w:tcW w:w="0" w:type="auto"/>
                <w:vAlign w:val="center"/>
              </w:tcPr>
            </w:tcPrChange>
          </w:tcPr>
          <w:p w14:paraId="29923908" w14:textId="77777777" w:rsidR="001A5CD6" w:rsidRPr="00540C3D" w:rsidRDefault="001A5CD6" w:rsidP="00540C3D">
            <w:pPr>
              <w:spacing w:beforeLines="60" w:before="144" w:afterLines="60" w:after="144"/>
              <w:jc w:val="center"/>
              <w:rPr>
                <w:sz w:val="20"/>
                <w:szCs w:val="20"/>
              </w:rPr>
            </w:pPr>
          </w:p>
        </w:tc>
        <w:tc>
          <w:tcPr>
            <w:tcW w:w="0" w:type="auto"/>
            <w:tcPrChange w:id="472" w:author="Jeff Johnson" w:date="2017-07-10T22:53:00Z">
              <w:tcPr>
                <w:tcW w:w="0" w:type="auto"/>
              </w:tcPr>
            </w:tcPrChange>
          </w:tcPr>
          <w:p w14:paraId="241A5462" w14:textId="77777777" w:rsidR="001A5CD6" w:rsidRPr="00540C3D" w:rsidRDefault="001A5CD6" w:rsidP="00540C3D">
            <w:pPr>
              <w:spacing w:beforeLines="60" w:before="144" w:afterLines="60" w:after="144"/>
              <w:jc w:val="center"/>
              <w:rPr>
                <w:sz w:val="20"/>
                <w:szCs w:val="20"/>
              </w:rPr>
            </w:pPr>
          </w:p>
        </w:tc>
        <w:tc>
          <w:tcPr>
            <w:tcW w:w="0" w:type="auto"/>
            <w:tcPrChange w:id="473" w:author="Jeff Johnson" w:date="2017-07-10T22:53:00Z">
              <w:tcPr>
                <w:tcW w:w="0" w:type="auto"/>
              </w:tcPr>
            </w:tcPrChange>
          </w:tcPr>
          <w:p w14:paraId="559D91DE" w14:textId="77777777" w:rsidR="001A5CD6" w:rsidRPr="00540C3D" w:rsidRDefault="001A5CD6" w:rsidP="00540C3D">
            <w:pPr>
              <w:spacing w:beforeLines="60" w:before="144" w:afterLines="60" w:after="144"/>
              <w:jc w:val="center"/>
              <w:rPr>
                <w:sz w:val="20"/>
                <w:szCs w:val="20"/>
              </w:rPr>
            </w:pPr>
          </w:p>
        </w:tc>
        <w:tc>
          <w:tcPr>
            <w:tcW w:w="0" w:type="auto"/>
            <w:tcPrChange w:id="474" w:author="Jeff Johnson" w:date="2017-07-10T22:53:00Z">
              <w:tcPr>
                <w:tcW w:w="0" w:type="auto"/>
              </w:tcPr>
            </w:tcPrChange>
          </w:tcPr>
          <w:p w14:paraId="02F11771" w14:textId="77777777" w:rsidR="001A5CD6" w:rsidRPr="00540C3D" w:rsidRDefault="001A5CD6" w:rsidP="00540C3D">
            <w:pPr>
              <w:spacing w:beforeLines="60" w:before="144" w:afterLines="60" w:after="144"/>
              <w:jc w:val="center"/>
              <w:rPr>
                <w:sz w:val="20"/>
                <w:szCs w:val="20"/>
              </w:rPr>
            </w:pPr>
          </w:p>
        </w:tc>
      </w:tr>
      <w:tr w:rsidR="001A5CD6" w:rsidRPr="00F11DBD" w14:paraId="3ACF0842" w14:textId="761D0192" w:rsidTr="001A5CD6">
        <w:trPr>
          <w:cantSplit/>
          <w:jc w:val="center"/>
          <w:trPrChange w:id="475" w:author="Jeff Johnson" w:date="2017-07-10T22:53:00Z">
            <w:trPr>
              <w:cantSplit/>
              <w:jc w:val="center"/>
            </w:trPr>
          </w:trPrChange>
        </w:trPr>
        <w:tc>
          <w:tcPr>
            <w:tcW w:w="0" w:type="auto"/>
            <w:vAlign w:val="center"/>
            <w:tcPrChange w:id="476" w:author="Jeff Johnson" w:date="2017-07-10T22:53:00Z">
              <w:tcPr>
                <w:tcW w:w="0" w:type="auto"/>
                <w:vAlign w:val="center"/>
              </w:tcPr>
            </w:tcPrChange>
          </w:tcPr>
          <w:p w14:paraId="209CB457" w14:textId="77777777" w:rsidR="001A5CD6" w:rsidRPr="00540C3D" w:rsidRDefault="001A5CD6" w:rsidP="00540C3D">
            <w:pPr>
              <w:spacing w:beforeLines="60" w:before="144" w:afterLines="60" w:after="144"/>
              <w:jc w:val="center"/>
              <w:rPr>
                <w:sz w:val="20"/>
                <w:szCs w:val="20"/>
              </w:rPr>
            </w:pPr>
            <w:r w:rsidRPr="00540C3D">
              <w:rPr>
                <w:sz w:val="20"/>
                <w:szCs w:val="20"/>
              </w:rPr>
              <w:t>1</w:t>
            </w:r>
          </w:p>
        </w:tc>
        <w:tc>
          <w:tcPr>
            <w:tcW w:w="0" w:type="auto"/>
            <w:vAlign w:val="center"/>
            <w:tcPrChange w:id="477" w:author="Jeff Johnson" w:date="2017-07-10T22:53:00Z">
              <w:tcPr>
                <w:tcW w:w="0" w:type="auto"/>
                <w:vAlign w:val="center"/>
              </w:tcPr>
            </w:tcPrChange>
          </w:tcPr>
          <w:p w14:paraId="36BF3F34" w14:textId="77777777" w:rsidR="001A5CD6" w:rsidRPr="00540C3D" w:rsidRDefault="001A5CD6" w:rsidP="00540C3D">
            <w:pPr>
              <w:spacing w:beforeLines="60" w:before="144" w:afterLines="60" w:after="144"/>
              <w:rPr>
                <w:sz w:val="20"/>
                <w:szCs w:val="20"/>
              </w:rPr>
            </w:pPr>
            <w:r w:rsidRPr="00540C3D">
              <w:rPr>
                <w:sz w:val="20"/>
                <w:szCs w:val="20"/>
              </w:rPr>
              <w:t>Single Sign On</w:t>
            </w:r>
          </w:p>
        </w:tc>
        <w:tc>
          <w:tcPr>
            <w:tcW w:w="0" w:type="auto"/>
            <w:vAlign w:val="center"/>
            <w:tcPrChange w:id="478" w:author="Jeff Johnson" w:date="2017-07-10T22:53:00Z">
              <w:tcPr>
                <w:tcW w:w="0" w:type="auto"/>
                <w:vAlign w:val="center"/>
              </w:tcPr>
            </w:tcPrChange>
          </w:tcPr>
          <w:p w14:paraId="61E8804F"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479" w:author="Jeff Johnson" w:date="2017-07-10T22:53:00Z">
              <w:tcPr>
                <w:tcW w:w="0" w:type="auto"/>
                <w:vAlign w:val="center"/>
              </w:tcPr>
            </w:tcPrChange>
          </w:tcPr>
          <w:p w14:paraId="2F8F4F69"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480" w:author="Jeff Johnson" w:date="2017-07-10T22:53:00Z">
              <w:tcPr>
                <w:tcW w:w="0" w:type="auto"/>
                <w:vAlign w:val="center"/>
              </w:tcPr>
            </w:tcPrChange>
          </w:tcPr>
          <w:p w14:paraId="27E63A86" w14:textId="77777777" w:rsidR="001A5CD6" w:rsidRPr="00540C3D" w:rsidRDefault="001A5CD6" w:rsidP="00540C3D">
            <w:pPr>
              <w:spacing w:beforeLines="60" w:before="144" w:afterLines="60" w:after="144"/>
              <w:jc w:val="center"/>
              <w:rPr>
                <w:sz w:val="20"/>
                <w:szCs w:val="20"/>
              </w:rPr>
            </w:pPr>
          </w:p>
        </w:tc>
        <w:tc>
          <w:tcPr>
            <w:tcW w:w="0" w:type="auto"/>
            <w:vAlign w:val="center"/>
            <w:tcPrChange w:id="481" w:author="Jeff Johnson" w:date="2017-07-10T22:53:00Z">
              <w:tcPr>
                <w:tcW w:w="0" w:type="auto"/>
                <w:vAlign w:val="center"/>
              </w:tcPr>
            </w:tcPrChange>
          </w:tcPr>
          <w:p w14:paraId="465FF62E" w14:textId="77777777" w:rsidR="001A5CD6" w:rsidRPr="00540C3D" w:rsidRDefault="001A5CD6" w:rsidP="00540C3D">
            <w:pPr>
              <w:spacing w:beforeLines="60" w:before="144" w:afterLines="60" w:after="144"/>
              <w:jc w:val="center"/>
              <w:rPr>
                <w:sz w:val="20"/>
                <w:szCs w:val="20"/>
              </w:rPr>
            </w:pPr>
          </w:p>
        </w:tc>
        <w:tc>
          <w:tcPr>
            <w:tcW w:w="0" w:type="auto"/>
            <w:vAlign w:val="center"/>
            <w:tcPrChange w:id="482" w:author="Jeff Johnson" w:date="2017-07-10T22:53:00Z">
              <w:tcPr>
                <w:tcW w:w="0" w:type="auto"/>
                <w:vAlign w:val="center"/>
              </w:tcPr>
            </w:tcPrChange>
          </w:tcPr>
          <w:p w14:paraId="6A7411D5" w14:textId="77777777" w:rsidR="001A5CD6" w:rsidRPr="00540C3D" w:rsidRDefault="001A5CD6" w:rsidP="00540C3D">
            <w:pPr>
              <w:spacing w:beforeLines="60" w:before="144" w:afterLines="60" w:after="144"/>
              <w:jc w:val="center"/>
              <w:rPr>
                <w:sz w:val="20"/>
                <w:szCs w:val="20"/>
              </w:rPr>
            </w:pPr>
          </w:p>
        </w:tc>
        <w:tc>
          <w:tcPr>
            <w:tcW w:w="0" w:type="auto"/>
            <w:vAlign w:val="center"/>
            <w:tcPrChange w:id="483" w:author="Jeff Johnson" w:date="2017-07-10T22:53:00Z">
              <w:tcPr>
                <w:tcW w:w="0" w:type="auto"/>
                <w:vAlign w:val="center"/>
              </w:tcPr>
            </w:tcPrChange>
          </w:tcPr>
          <w:p w14:paraId="01DD1164" w14:textId="77777777" w:rsidR="001A5CD6" w:rsidRPr="00540C3D" w:rsidRDefault="001A5CD6" w:rsidP="00540C3D">
            <w:pPr>
              <w:spacing w:beforeLines="60" w:before="144" w:afterLines="60" w:after="144"/>
              <w:jc w:val="center"/>
              <w:rPr>
                <w:sz w:val="20"/>
                <w:szCs w:val="20"/>
              </w:rPr>
            </w:pPr>
          </w:p>
        </w:tc>
        <w:tc>
          <w:tcPr>
            <w:tcW w:w="0" w:type="auto"/>
            <w:vAlign w:val="center"/>
            <w:tcPrChange w:id="484" w:author="Jeff Johnson" w:date="2017-07-10T22:53:00Z">
              <w:tcPr>
                <w:tcW w:w="0" w:type="auto"/>
                <w:vAlign w:val="center"/>
              </w:tcPr>
            </w:tcPrChange>
          </w:tcPr>
          <w:p w14:paraId="18F0EA38" w14:textId="77777777" w:rsidR="001A5CD6" w:rsidRPr="00540C3D" w:rsidRDefault="001A5CD6" w:rsidP="00540C3D">
            <w:pPr>
              <w:spacing w:beforeLines="60" w:before="144" w:afterLines="60" w:after="144"/>
              <w:jc w:val="center"/>
              <w:rPr>
                <w:sz w:val="20"/>
                <w:szCs w:val="20"/>
              </w:rPr>
            </w:pPr>
          </w:p>
        </w:tc>
        <w:tc>
          <w:tcPr>
            <w:tcW w:w="0" w:type="auto"/>
            <w:vAlign w:val="center"/>
            <w:tcPrChange w:id="485" w:author="Jeff Johnson" w:date="2017-07-10T22:53:00Z">
              <w:tcPr>
                <w:tcW w:w="0" w:type="auto"/>
                <w:vAlign w:val="center"/>
              </w:tcPr>
            </w:tcPrChange>
          </w:tcPr>
          <w:p w14:paraId="6D56255C" w14:textId="77777777" w:rsidR="001A5CD6" w:rsidRPr="00540C3D" w:rsidRDefault="001A5CD6" w:rsidP="00540C3D">
            <w:pPr>
              <w:spacing w:beforeLines="60" w:before="144" w:afterLines="60" w:after="144"/>
              <w:jc w:val="center"/>
              <w:rPr>
                <w:sz w:val="20"/>
                <w:szCs w:val="20"/>
              </w:rPr>
            </w:pPr>
          </w:p>
        </w:tc>
        <w:tc>
          <w:tcPr>
            <w:tcW w:w="0" w:type="auto"/>
            <w:vAlign w:val="center"/>
            <w:tcPrChange w:id="486" w:author="Jeff Johnson" w:date="2017-07-10T22:53:00Z">
              <w:tcPr>
                <w:tcW w:w="0" w:type="auto"/>
                <w:vAlign w:val="center"/>
              </w:tcPr>
            </w:tcPrChange>
          </w:tcPr>
          <w:p w14:paraId="1CE4220D" w14:textId="77777777" w:rsidR="001A5CD6" w:rsidRPr="00540C3D" w:rsidRDefault="001A5CD6" w:rsidP="00540C3D">
            <w:pPr>
              <w:spacing w:beforeLines="60" w:before="144" w:afterLines="60" w:after="144"/>
              <w:jc w:val="center"/>
              <w:rPr>
                <w:sz w:val="20"/>
                <w:szCs w:val="20"/>
              </w:rPr>
            </w:pPr>
          </w:p>
        </w:tc>
        <w:tc>
          <w:tcPr>
            <w:tcW w:w="0" w:type="auto"/>
            <w:vAlign w:val="center"/>
            <w:tcPrChange w:id="487" w:author="Jeff Johnson" w:date="2017-07-10T22:53:00Z">
              <w:tcPr>
                <w:tcW w:w="0" w:type="auto"/>
                <w:vAlign w:val="center"/>
              </w:tcPr>
            </w:tcPrChange>
          </w:tcPr>
          <w:p w14:paraId="76FB084A"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488" w:author="Jeff Johnson" w:date="2017-07-10T22:53:00Z">
              <w:tcPr>
                <w:tcW w:w="0" w:type="auto"/>
                <w:vAlign w:val="center"/>
              </w:tcPr>
            </w:tcPrChange>
          </w:tcPr>
          <w:p w14:paraId="1779E83C"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tcPrChange w:id="489" w:author="Jeff Johnson" w:date="2017-07-10T22:53:00Z">
              <w:tcPr>
                <w:tcW w:w="0" w:type="auto"/>
              </w:tcPr>
            </w:tcPrChange>
          </w:tcPr>
          <w:p w14:paraId="7A3F321B" w14:textId="77777777" w:rsidR="001A5CD6" w:rsidRPr="00540C3D" w:rsidRDefault="001A5CD6" w:rsidP="00540C3D">
            <w:pPr>
              <w:spacing w:beforeLines="60" w:before="144" w:afterLines="60" w:after="144"/>
              <w:jc w:val="center"/>
              <w:rPr>
                <w:sz w:val="20"/>
                <w:szCs w:val="20"/>
              </w:rPr>
            </w:pPr>
          </w:p>
        </w:tc>
        <w:tc>
          <w:tcPr>
            <w:tcW w:w="0" w:type="auto"/>
            <w:tcPrChange w:id="490" w:author="Jeff Johnson" w:date="2017-07-10T22:53:00Z">
              <w:tcPr>
                <w:tcW w:w="0" w:type="auto"/>
              </w:tcPr>
            </w:tcPrChange>
          </w:tcPr>
          <w:p w14:paraId="0F6E8835" w14:textId="77777777" w:rsidR="001A5CD6" w:rsidRPr="00540C3D" w:rsidRDefault="001A5CD6" w:rsidP="00540C3D">
            <w:pPr>
              <w:spacing w:beforeLines="60" w:before="144" w:afterLines="60" w:after="144"/>
              <w:jc w:val="center"/>
              <w:rPr>
                <w:sz w:val="20"/>
                <w:szCs w:val="20"/>
              </w:rPr>
            </w:pPr>
          </w:p>
        </w:tc>
        <w:tc>
          <w:tcPr>
            <w:tcW w:w="0" w:type="auto"/>
            <w:tcPrChange w:id="491" w:author="Jeff Johnson" w:date="2017-07-10T22:53:00Z">
              <w:tcPr>
                <w:tcW w:w="0" w:type="auto"/>
              </w:tcPr>
            </w:tcPrChange>
          </w:tcPr>
          <w:p w14:paraId="51D22EBC" w14:textId="77777777" w:rsidR="001A5CD6" w:rsidRPr="00540C3D" w:rsidRDefault="001A5CD6" w:rsidP="00540C3D">
            <w:pPr>
              <w:spacing w:beforeLines="60" w:before="144" w:afterLines="60" w:after="144"/>
              <w:jc w:val="center"/>
              <w:rPr>
                <w:sz w:val="20"/>
                <w:szCs w:val="20"/>
              </w:rPr>
            </w:pPr>
          </w:p>
        </w:tc>
      </w:tr>
      <w:tr w:rsidR="001A5CD6" w:rsidRPr="00F11DBD" w14:paraId="6D76E12C" w14:textId="0757B40C" w:rsidTr="001A5CD6">
        <w:trPr>
          <w:cantSplit/>
          <w:jc w:val="center"/>
          <w:trPrChange w:id="492" w:author="Jeff Johnson" w:date="2017-07-10T22:53:00Z">
            <w:trPr>
              <w:cantSplit/>
              <w:jc w:val="center"/>
            </w:trPr>
          </w:trPrChange>
        </w:trPr>
        <w:tc>
          <w:tcPr>
            <w:tcW w:w="0" w:type="auto"/>
            <w:vAlign w:val="center"/>
            <w:tcPrChange w:id="493" w:author="Jeff Johnson" w:date="2017-07-10T22:53:00Z">
              <w:tcPr>
                <w:tcW w:w="0" w:type="auto"/>
                <w:vAlign w:val="center"/>
              </w:tcPr>
            </w:tcPrChange>
          </w:tcPr>
          <w:p w14:paraId="337CAA3D" w14:textId="77777777" w:rsidR="001A5CD6" w:rsidRPr="00540C3D" w:rsidRDefault="001A5CD6" w:rsidP="00540C3D">
            <w:pPr>
              <w:spacing w:beforeLines="60" w:before="144" w:afterLines="60" w:after="144"/>
              <w:jc w:val="center"/>
              <w:rPr>
                <w:sz w:val="20"/>
                <w:szCs w:val="20"/>
              </w:rPr>
            </w:pPr>
            <w:r w:rsidRPr="00540C3D">
              <w:rPr>
                <w:sz w:val="20"/>
                <w:szCs w:val="20"/>
              </w:rPr>
              <w:t>1</w:t>
            </w:r>
          </w:p>
        </w:tc>
        <w:tc>
          <w:tcPr>
            <w:tcW w:w="0" w:type="auto"/>
            <w:vAlign w:val="center"/>
            <w:tcPrChange w:id="494" w:author="Jeff Johnson" w:date="2017-07-10T22:53:00Z">
              <w:tcPr>
                <w:tcW w:w="0" w:type="auto"/>
                <w:vAlign w:val="center"/>
              </w:tcPr>
            </w:tcPrChange>
          </w:tcPr>
          <w:p w14:paraId="509BACF7" w14:textId="77777777" w:rsidR="001A5CD6" w:rsidRPr="00540C3D" w:rsidRDefault="001A5CD6" w:rsidP="00540C3D">
            <w:pPr>
              <w:spacing w:beforeLines="60" w:before="144" w:afterLines="60" w:after="144"/>
              <w:rPr>
                <w:sz w:val="20"/>
                <w:szCs w:val="20"/>
              </w:rPr>
            </w:pPr>
            <w:r w:rsidRPr="00540C3D">
              <w:rPr>
                <w:sz w:val="20"/>
                <w:szCs w:val="20"/>
              </w:rPr>
              <w:t>Permissions</w:t>
            </w:r>
          </w:p>
        </w:tc>
        <w:tc>
          <w:tcPr>
            <w:tcW w:w="0" w:type="auto"/>
            <w:vAlign w:val="center"/>
            <w:tcPrChange w:id="495" w:author="Jeff Johnson" w:date="2017-07-10T22:53:00Z">
              <w:tcPr>
                <w:tcW w:w="0" w:type="auto"/>
                <w:vAlign w:val="center"/>
              </w:tcPr>
            </w:tcPrChange>
          </w:tcPr>
          <w:p w14:paraId="7F477284"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496" w:author="Jeff Johnson" w:date="2017-07-10T22:53:00Z">
              <w:tcPr>
                <w:tcW w:w="0" w:type="auto"/>
                <w:vAlign w:val="center"/>
              </w:tcPr>
            </w:tcPrChange>
          </w:tcPr>
          <w:p w14:paraId="73013CA5"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497" w:author="Jeff Johnson" w:date="2017-07-10T22:53:00Z">
              <w:tcPr>
                <w:tcW w:w="0" w:type="auto"/>
                <w:vAlign w:val="center"/>
              </w:tcPr>
            </w:tcPrChange>
          </w:tcPr>
          <w:p w14:paraId="1180682D" w14:textId="77777777" w:rsidR="001A5CD6" w:rsidRPr="00540C3D" w:rsidRDefault="001A5CD6" w:rsidP="00540C3D">
            <w:pPr>
              <w:spacing w:beforeLines="60" w:before="144" w:afterLines="60" w:after="144"/>
              <w:jc w:val="center"/>
              <w:rPr>
                <w:sz w:val="20"/>
                <w:szCs w:val="20"/>
              </w:rPr>
            </w:pPr>
          </w:p>
        </w:tc>
        <w:tc>
          <w:tcPr>
            <w:tcW w:w="0" w:type="auto"/>
            <w:vAlign w:val="center"/>
            <w:tcPrChange w:id="498" w:author="Jeff Johnson" w:date="2017-07-10T22:53:00Z">
              <w:tcPr>
                <w:tcW w:w="0" w:type="auto"/>
                <w:vAlign w:val="center"/>
              </w:tcPr>
            </w:tcPrChange>
          </w:tcPr>
          <w:p w14:paraId="06293EEC" w14:textId="77777777" w:rsidR="001A5CD6" w:rsidRPr="00540C3D" w:rsidRDefault="001A5CD6" w:rsidP="00540C3D">
            <w:pPr>
              <w:spacing w:beforeLines="60" w:before="144" w:afterLines="60" w:after="144"/>
              <w:jc w:val="center"/>
              <w:rPr>
                <w:sz w:val="20"/>
                <w:szCs w:val="20"/>
              </w:rPr>
            </w:pPr>
          </w:p>
        </w:tc>
        <w:tc>
          <w:tcPr>
            <w:tcW w:w="0" w:type="auto"/>
            <w:vAlign w:val="center"/>
            <w:tcPrChange w:id="499" w:author="Jeff Johnson" w:date="2017-07-10T22:53:00Z">
              <w:tcPr>
                <w:tcW w:w="0" w:type="auto"/>
                <w:vAlign w:val="center"/>
              </w:tcPr>
            </w:tcPrChange>
          </w:tcPr>
          <w:p w14:paraId="775F9C87"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00" w:author="Jeff Johnson" w:date="2017-07-10T22:53:00Z">
              <w:tcPr>
                <w:tcW w:w="0" w:type="auto"/>
                <w:vAlign w:val="center"/>
              </w:tcPr>
            </w:tcPrChange>
          </w:tcPr>
          <w:p w14:paraId="2A04DB1C" w14:textId="77777777" w:rsidR="001A5CD6" w:rsidRPr="00540C3D" w:rsidRDefault="001A5CD6" w:rsidP="00540C3D">
            <w:pPr>
              <w:spacing w:beforeLines="60" w:before="144" w:afterLines="60" w:after="144"/>
              <w:jc w:val="center"/>
              <w:rPr>
                <w:sz w:val="20"/>
                <w:szCs w:val="20"/>
              </w:rPr>
            </w:pPr>
          </w:p>
        </w:tc>
        <w:tc>
          <w:tcPr>
            <w:tcW w:w="0" w:type="auto"/>
            <w:vAlign w:val="center"/>
            <w:tcPrChange w:id="501" w:author="Jeff Johnson" w:date="2017-07-10T22:53:00Z">
              <w:tcPr>
                <w:tcW w:w="0" w:type="auto"/>
                <w:vAlign w:val="center"/>
              </w:tcPr>
            </w:tcPrChange>
          </w:tcPr>
          <w:p w14:paraId="17568296" w14:textId="77777777" w:rsidR="001A5CD6" w:rsidRPr="00540C3D" w:rsidRDefault="001A5CD6" w:rsidP="00540C3D">
            <w:pPr>
              <w:spacing w:beforeLines="60" w:before="144" w:afterLines="60" w:after="144"/>
              <w:jc w:val="center"/>
              <w:rPr>
                <w:sz w:val="20"/>
                <w:szCs w:val="20"/>
              </w:rPr>
            </w:pPr>
          </w:p>
        </w:tc>
        <w:tc>
          <w:tcPr>
            <w:tcW w:w="0" w:type="auto"/>
            <w:vAlign w:val="center"/>
            <w:tcPrChange w:id="502" w:author="Jeff Johnson" w:date="2017-07-10T22:53:00Z">
              <w:tcPr>
                <w:tcW w:w="0" w:type="auto"/>
                <w:vAlign w:val="center"/>
              </w:tcPr>
            </w:tcPrChange>
          </w:tcPr>
          <w:p w14:paraId="6CDC7DEB" w14:textId="77777777" w:rsidR="001A5CD6" w:rsidRPr="00540C3D" w:rsidRDefault="001A5CD6" w:rsidP="00540C3D">
            <w:pPr>
              <w:spacing w:beforeLines="60" w:before="144" w:afterLines="60" w:after="144"/>
              <w:jc w:val="center"/>
              <w:rPr>
                <w:sz w:val="20"/>
                <w:szCs w:val="20"/>
              </w:rPr>
            </w:pPr>
          </w:p>
        </w:tc>
        <w:tc>
          <w:tcPr>
            <w:tcW w:w="0" w:type="auto"/>
            <w:vAlign w:val="center"/>
            <w:tcPrChange w:id="503" w:author="Jeff Johnson" w:date="2017-07-10T22:53:00Z">
              <w:tcPr>
                <w:tcW w:w="0" w:type="auto"/>
                <w:vAlign w:val="center"/>
              </w:tcPr>
            </w:tcPrChange>
          </w:tcPr>
          <w:p w14:paraId="61D7A0DF" w14:textId="77777777" w:rsidR="001A5CD6" w:rsidRPr="00540C3D" w:rsidRDefault="001A5CD6" w:rsidP="00540C3D">
            <w:pPr>
              <w:spacing w:beforeLines="60" w:before="144" w:afterLines="60" w:after="144"/>
              <w:jc w:val="center"/>
              <w:rPr>
                <w:sz w:val="20"/>
                <w:szCs w:val="20"/>
              </w:rPr>
            </w:pPr>
          </w:p>
        </w:tc>
        <w:tc>
          <w:tcPr>
            <w:tcW w:w="0" w:type="auto"/>
            <w:vAlign w:val="center"/>
            <w:tcPrChange w:id="504" w:author="Jeff Johnson" w:date="2017-07-10T22:53:00Z">
              <w:tcPr>
                <w:tcW w:w="0" w:type="auto"/>
                <w:vAlign w:val="center"/>
              </w:tcPr>
            </w:tcPrChange>
          </w:tcPr>
          <w:p w14:paraId="284378A2" w14:textId="77777777" w:rsidR="001A5CD6" w:rsidRPr="00540C3D" w:rsidRDefault="001A5CD6" w:rsidP="00540C3D">
            <w:pPr>
              <w:spacing w:beforeLines="60" w:before="144" w:afterLines="60" w:after="144"/>
              <w:jc w:val="center"/>
              <w:rPr>
                <w:sz w:val="20"/>
                <w:szCs w:val="20"/>
              </w:rPr>
            </w:pPr>
          </w:p>
        </w:tc>
        <w:tc>
          <w:tcPr>
            <w:tcW w:w="0" w:type="auto"/>
            <w:vAlign w:val="center"/>
            <w:tcPrChange w:id="505" w:author="Jeff Johnson" w:date="2017-07-10T22:53:00Z">
              <w:tcPr>
                <w:tcW w:w="0" w:type="auto"/>
                <w:vAlign w:val="center"/>
              </w:tcPr>
            </w:tcPrChange>
          </w:tcPr>
          <w:p w14:paraId="3F77AEBA"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tcPrChange w:id="506" w:author="Jeff Johnson" w:date="2017-07-10T22:53:00Z">
              <w:tcPr>
                <w:tcW w:w="0" w:type="auto"/>
              </w:tcPr>
            </w:tcPrChange>
          </w:tcPr>
          <w:p w14:paraId="688C2E79" w14:textId="77777777" w:rsidR="001A5CD6" w:rsidRPr="00540C3D" w:rsidRDefault="001A5CD6" w:rsidP="00540C3D">
            <w:pPr>
              <w:spacing w:beforeLines="60" w:before="144" w:afterLines="60" w:after="144"/>
              <w:jc w:val="center"/>
              <w:rPr>
                <w:sz w:val="20"/>
                <w:szCs w:val="20"/>
              </w:rPr>
            </w:pPr>
          </w:p>
        </w:tc>
        <w:tc>
          <w:tcPr>
            <w:tcW w:w="0" w:type="auto"/>
            <w:tcPrChange w:id="507" w:author="Jeff Johnson" w:date="2017-07-10T22:53:00Z">
              <w:tcPr>
                <w:tcW w:w="0" w:type="auto"/>
              </w:tcPr>
            </w:tcPrChange>
          </w:tcPr>
          <w:p w14:paraId="30D84320" w14:textId="77777777" w:rsidR="001A5CD6" w:rsidRPr="00540C3D" w:rsidRDefault="001A5CD6" w:rsidP="00540C3D">
            <w:pPr>
              <w:spacing w:beforeLines="60" w:before="144" w:afterLines="60" w:after="144"/>
              <w:jc w:val="center"/>
              <w:rPr>
                <w:sz w:val="20"/>
                <w:szCs w:val="20"/>
              </w:rPr>
            </w:pPr>
          </w:p>
        </w:tc>
        <w:tc>
          <w:tcPr>
            <w:tcW w:w="0" w:type="auto"/>
            <w:tcPrChange w:id="508" w:author="Jeff Johnson" w:date="2017-07-10T22:53:00Z">
              <w:tcPr>
                <w:tcW w:w="0" w:type="auto"/>
              </w:tcPr>
            </w:tcPrChange>
          </w:tcPr>
          <w:p w14:paraId="4AA2EA5B" w14:textId="77777777" w:rsidR="001A5CD6" w:rsidRPr="00540C3D" w:rsidRDefault="001A5CD6" w:rsidP="00540C3D">
            <w:pPr>
              <w:spacing w:beforeLines="60" w:before="144" w:afterLines="60" w:after="144"/>
              <w:jc w:val="center"/>
              <w:rPr>
                <w:sz w:val="20"/>
                <w:szCs w:val="20"/>
              </w:rPr>
            </w:pPr>
          </w:p>
        </w:tc>
      </w:tr>
      <w:tr w:rsidR="001A5CD6" w:rsidRPr="00F11DBD" w14:paraId="578CA818" w14:textId="67056F29" w:rsidTr="001A5CD6">
        <w:trPr>
          <w:cantSplit/>
          <w:jc w:val="center"/>
          <w:trPrChange w:id="509" w:author="Jeff Johnson" w:date="2017-07-10T22:53:00Z">
            <w:trPr>
              <w:cantSplit/>
              <w:jc w:val="center"/>
            </w:trPr>
          </w:trPrChange>
        </w:trPr>
        <w:tc>
          <w:tcPr>
            <w:tcW w:w="0" w:type="auto"/>
            <w:vAlign w:val="center"/>
            <w:tcPrChange w:id="510" w:author="Jeff Johnson" w:date="2017-07-10T22:53:00Z">
              <w:tcPr>
                <w:tcW w:w="0" w:type="auto"/>
                <w:vAlign w:val="center"/>
              </w:tcPr>
            </w:tcPrChange>
          </w:tcPr>
          <w:p w14:paraId="04A93964" w14:textId="77777777" w:rsidR="001A5CD6" w:rsidRPr="00540C3D" w:rsidRDefault="001A5CD6" w:rsidP="00540C3D">
            <w:pPr>
              <w:spacing w:beforeLines="60" w:before="144" w:afterLines="60" w:after="144"/>
              <w:jc w:val="center"/>
              <w:rPr>
                <w:sz w:val="20"/>
                <w:szCs w:val="20"/>
              </w:rPr>
            </w:pPr>
            <w:r w:rsidRPr="00540C3D">
              <w:rPr>
                <w:sz w:val="20"/>
                <w:szCs w:val="20"/>
              </w:rPr>
              <w:t>1</w:t>
            </w:r>
          </w:p>
        </w:tc>
        <w:tc>
          <w:tcPr>
            <w:tcW w:w="0" w:type="auto"/>
            <w:vAlign w:val="center"/>
            <w:tcPrChange w:id="511" w:author="Jeff Johnson" w:date="2017-07-10T22:53:00Z">
              <w:tcPr>
                <w:tcW w:w="0" w:type="auto"/>
                <w:vAlign w:val="center"/>
              </w:tcPr>
            </w:tcPrChange>
          </w:tcPr>
          <w:p w14:paraId="6B0B7416" w14:textId="77777777" w:rsidR="001A5CD6" w:rsidRPr="00540C3D" w:rsidRDefault="001A5CD6" w:rsidP="00540C3D">
            <w:pPr>
              <w:spacing w:beforeLines="60" w:before="144" w:afterLines="60" w:after="144"/>
              <w:rPr>
                <w:sz w:val="20"/>
                <w:szCs w:val="20"/>
              </w:rPr>
            </w:pPr>
            <w:r w:rsidRPr="00540C3D">
              <w:rPr>
                <w:sz w:val="20"/>
                <w:szCs w:val="20"/>
              </w:rPr>
              <w:t>User Preferences</w:t>
            </w:r>
          </w:p>
        </w:tc>
        <w:tc>
          <w:tcPr>
            <w:tcW w:w="0" w:type="auto"/>
            <w:vAlign w:val="center"/>
            <w:tcPrChange w:id="512" w:author="Jeff Johnson" w:date="2017-07-10T22:53:00Z">
              <w:tcPr>
                <w:tcW w:w="0" w:type="auto"/>
                <w:vAlign w:val="center"/>
              </w:tcPr>
            </w:tcPrChange>
          </w:tcPr>
          <w:p w14:paraId="31716A20"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13" w:author="Jeff Johnson" w:date="2017-07-10T22:53:00Z">
              <w:tcPr>
                <w:tcW w:w="0" w:type="auto"/>
                <w:vAlign w:val="center"/>
              </w:tcPr>
            </w:tcPrChange>
          </w:tcPr>
          <w:p w14:paraId="67012A76"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14" w:author="Jeff Johnson" w:date="2017-07-10T22:53:00Z">
              <w:tcPr>
                <w:tcW w:w="0" w:type="auto"/>
                <w:vAlign w:val="center"/>
              </w:tcPr>
            </w:tcPrChange>
          </w:tcPr>
          <w:p w14:paraId="32C6CCBB" w14:textId="77777777" w:rsidR="001A5CD6" w:rsidRPr="00540C3D" w:rsidRDefault="001A5CD6" w:rsidP="00540C3D">
            <w:pPr>
              <w:spacing w:beforeLines="60" w:before="144" w:afterLines="60" w:after="144"/>
              <w:jc w:val="center"/>
              <w:rPr>
                <w:sz w:val="20"/>
                <w:szCs w:val="20"/>
              </w:rPr>
            </w:pPr>
          </w:p>
        </w:tc>
        <w:tc>
          <w:tcPr>
            <w:tcW w:w="0" w:type="auto"/>
            <w:vAlign w:val="center"/>
            <w:tcPrChange w:id="515" w:author="Jeff Johnson" w:date="2017-07-10T22:53:00Z">
              <w:tcPr>
                <w:tcW w:w="0" w:type="auto"/>
                <w:vAlign w:val="center"/>
              </w:tcPr>
            </w:tcPrChange>
          </w:tcPr>
          <w:p w14:paraId="0FA8EFF0" w14:textId="77777777" w:rsidR="001A5CD6" w:rsidRPr="00540C3D" w:rsidRDefault="001A5CD6" w:rsidP="00540C3D">
            <w:pPr>
              <w:spacing w:beforeLines="60" w:before="144" w:afterLines="60" w:after="144"/>
              <w:jc w:val="center"/>
              <w:rPr>
                <w:sz w:val="20"/>
                <w:szCs w:val="20"/>
              </w:rPr>
            </w:pPr>
          </w:p>
        </w:tc>
        <w:tc>
          <w:tcPr>
            <w:tcW w:w="0" w:type="auto"/>
            <w:vAlign w:val="center"/>
            <w:tcPrChange w:id="516" w:author="Jeff Johnson" w:date="2017-07-10T22:53:00Z">
              <w:tcPr>
                <w:tcW w:w="0" w:type="auto"/>
                <w:vAlign w:val="center"/>
              </w:tcPr>
            </w:tcPrChange>
          </w:tcPr>
          <w:p w14:paraId="5F098109" w14:textId="77777777" w:rsidR="001A5CD6" w:rsidRPr="00540C3D" w:rsidRDefault="001A5CD6" w:rsidP="00540C3D">
            <w:pPr>
              <w:spacing w:beforeLines="60" w:before="144" w:afterLines="60" w:after="144"/>
              <w:jc w:val="center"/>
              <w:rPr>
                <w:sz w:val="20"/>
                <w:szCs w:val="20"/>
              </w:rPr>
            </w:pPr>
          </w:p>
        </w:tc>
        <w:tc>
          <w:tcPr>
            <w:tcW w:w="0" w:type="auto"/>
            <w:vAlign w:val="center"/>
            <w:tcPrChange w:id="517" w:author="Jeff Johnson" w:date="2017-07-10T22:53:00Z">
              <w:tcPr>
                <w:tcW w:w="0" w:type="auto"/>
                <w:vAlign w:val="center"/>
              </w:tcPr>
            </w:tcPrChange>
          </w:tcPr>
          <w:p w14:paraId="0AA80E9D"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18" w:author="Jeff Johnson" w:date="2017-07-10T22:53:00Z">
              <w:tcPr>
                <w:tcW w:w="0" w:type="auto"/>
                <w:vAlign w:val="center"/>
              </w:tcPr>
            </w:tcPrChange>
          </w:tcPr>
          <w:p w14:paraId="6C45566E" w14:textId="77777777" w:rsidR="001A5CD6" w:rsidRPr="00540C3D" w:rsidRDefault="001A5CD6" w:rsidP="00540C3D">
            <w:pPr>
              <w:spacing w:beforeLines="60" w:before="144" w:afterLines="60" w:after="144"/>
              <w:jc w:val="center"/>
              <w:rPr>
                <w:sz w:val="20"/>
                <w:szCs w:val="20"/>
              </w:rPr>
            </w:pPr>
          </w:p>
        </w:tc>
        <w:tc>
          <w:tcPr>
            <w:tcW w:w="0" w:type="auto"/>
            <w:vAlign w:val="center"/>
            <w:tcPrChange w:id="519" w:author="Jeff Johnson" w:date="2017-07-10T22:53:00Z">
              <w:tcPr>
                <w:tcW w:w="0" w:type="auto"/>
                <w:vAlign w:val="center"/>
              </w:tcPr>
            </w:tcPrChange>
          </w:tcPr>
          <w:p w14:paraId="3B11990C" w14:textId="77777777" w:rsidR="001A5CD6" w:rsidRPr="00540C3D" w:rsidRDefault="001A5CD6" w:rsidP="00540C3D">
            <w:pPr>
              <w:spacing w:beforeLines="60" w:before="144" w:afterLines="60" w:after="144"/>
              <w:jc w:val="center"/>
              <w:rPr>
                <w:sz w:val="20"/>
                <w:szCs w:val="20"/>
              </w:rPr>
            </w:pPr>
          </w:p>
        </w:tc>
        <w:tc>
          <w:tcPr>
            <w:tcW w:w="0" w:type="auto"/>
            <w:vAlign w:val="center"/>
            <w:tcPrChange w:id="520" w:author="Jeff Johnson" w:date="2017-07-10T22:53:00Z">
              <w:tcPr>
                <w:tcW w:w="0" w:type="auto"/>
                <w:vAlign w:val="center"/>
              </w:tcPr>
            </w:tcPrChange>
          </w:tcPr>
          <w:p w14:paraId="2D29282B" w14:textId="77777777" w:rsidR="001A5CD6" w:rsidRPr="00540C3D" w:rsidRDefault="001A5CD6" w:rsidP="00540C3D">
            <w:pPr>
              <w:spacing w:beforeLines="60" w:before="144" w:afterLines="60" w:after="144"/>
              <w:jc w:val="center"/>
              <w:rPr>
                <w:sz w:val="20"/>
                <w:szCs w:val="20"/>
              </w:rPr>
            </w:pPr>
          </w:p>
        </w:tc>
        <w:tc>
          <w:tcPr>
            <w:tcW w:w="0" w:type="auto"/>
            <w:vAlign w:val="center"/>
            <w:tcPrChange w:id="521" w:author="Jeff Johnson" w:date="2017-07-10T22:53:00Z">
              <w:tcPr>
                <w:tcW w:w="0" w:type="auto"/>
                <w:vAlign w:val="center"/>
              </w:tcPr>
            </w:tcPrChange>
          </w:tcPr>
          <w:p w14:paraId="1EF6C60D" w14:textId="77777777" w:rsidR="001A5CD6" w:rsidRPr="00540C3D" w:rsidRDefault="001A5CD6" w:rsidP="00540C3D">
            <w:pPr>
              <w:spacing w:beforeLines="60" w:before="144" w:afterLines="60" w:after="144"/>
              <w:jc w:val="center"/>
              <w:rPr>
                <w:sz w:val="20"/>
                <w:szCs w:val="20"/>
              </w:rPr>
            </w:pPr>
          </w:p>
        </w:tc>
        <w:tc>
          <w:tcPr>
            <w:tcW w:w="0" w:type="auto"/>
            <w:vAlign w:val="center"/>
            <w:tcPrChange w:id="522" w:author="Jeff Johnson" w:date="2017-07-10T22:53:00Z">
              <w:tcPr>
                <w:tcW w:w="0" w:type="auto"/>
                <w:vAlign w:val="center"/>
              </w:tcPr>
            </w:tcPrChange>
          </w:tcPr>
          <w:p w14:paraId="7C189EAF" w14:textId="77777777" w:rsidR="001A5CD6" w:rsidRPr="00540C3D" w:rsidRDefault="001A5CD6" w:rsidP="00540C3D">
            <w:pPr>
              <w:spacing w:beforeLines="60" w:before="144" w:afterLines="60" w:after="144"/>
              <w:jc w:val="center"/>
              <w:rPr>
                <w:sz w:val="20"/>
                <w:szCs w:val="20"/>
              </w:rPr>
            </w:pPr>
          </w:p>
        </w:tc>
        <w:tc>
          <w:tcPr>
            <w:tcW w:w="0" w:type="auto"/>
            <w:tcPrChange w:id="523" w:author="Jeff Johnson" w:date="2017-07-10T22:53:00Z">
              <w:tcPr>
                <w:tcW w:w="0" w:type="auto"/>
              </w:tcPr>
            </w:tcPrChange>
          </w:tcPr>
          <w:p w14:paraId="7985D94C" w14:textId="77777777" w:rsidR="001A5CD6" w:rsidRPr="00540C3D" w:rsidRDefault="001A5CD6" w:rsidP="00540C3D">
            <w:pPr>
              <w:spacing w:beforeLines="60" w:before="144" w:afterLines="60" w:after="144"/>
              <w:jc w:val="center"/>
              <w:rPr>
                <w:sz w:val="20"/>
                <w:szCs w:val="20"/>
              </w:rPr>
            </w:pPr>
          </w:p>
        </w:tc>
        <w:tc>
          <w:tcPr>
            <w:tcW w:w="0" w:type="auto"/>
            <w:tcPrChange w:id="524" w:author="Jeff Johnson" w:date="2017-07-10T22:53:00Z">
              <w:tcPr>
                <w:tcW w:w="0" w:type="auto"/>
              </w:tcPr>
            </w:tcPrChange>
          </w:tcPr>
          <w:p w14:paraId="0E96FAED" w14:textId="77777777" w:rsidR="001A5CD6" w:rsidRPr="00540C3D" w:rsidRDefault="001A5CD6" w:rsidP="00540C3D">
            <w:pPr>
              <w:spacing w:beforeLines="60" w:before="144" w:afterLines="60" w:after="144"/>
              <w:jc w:val="center"/>
              <w:rPr>
                <w:sz w:val="20"/>
                <w:szCs w:val="20"/>
              </w:rPr>
            </w:pPr>
          </w:p>
        </w:tc>
        <w:tc>
          <w:tcPr>
            <w:tcW w:w="0" w:type="auto"/>
            <w:tcPrChange w:id="525" w:author="Jeff Johnson" w:date="2017-07-10T22:53:00Z">
              <w:tcPr>
                <w:tcW w:w="0" w:type="auto"/>
              </w:tcPr>
            </w:tcPrChange>
          </w:tcPr>
          <w:p w14:paraId="56866A62" w14:textId="77777777" w:rsidR="001A5CD6" w:rsidRPr="00540C3D" w:rsidRDefault="001A5CD6" w:rsidP="00540C3D">
            <w:pPr>
              <w:spacing w:beforeLines="60" w:before="144" w:afterLines="60" w:after="144"/>
              <w:jc w:val="center"/>
              <w:rPr>
                <w:sz w:val="20"/>
                <w:szCs w:val="20"/>
              </w:rPr>
            </w:pPr>
          </w:p>
        </w:tc>
      </w:tr>
      <w:tr w:rsidR="001A5CD6" w:rsidRPr="00F11DBD" w14:paraId="5BFFEA3F" w14:textId="7DAC206B" w:rsidTr="001A5CD6">
        <w:trPr>
          <w:cantSplit/>
          <w:jc w:val="center"/>
          <w:trPrChange w:id="526" w:author="Jeff Johnson" w:date="2017-07-10T22:53:00Z">
            <w:trPr>
              <w:cantSplit/>
              <w:jc w:val="center"/>
            </w:trPr>
          </w:trPrChange>
        </w:trPr>
        <w:tc>
          <w:tcPr>
            <w:tcW w:w="0" w:type="auto"/>
            <w:vAlign w:val="center"/>
            <w:tcPrChange w:id="527" w:author="Jeff Johnson" w:date="2017-07-10T22:53:00Z">
              <w:tcPr>
                <w:tcW w:w="0" w:type="auto"/>
                <w:vAlign w:val="center"/>
              </w:tcPr>
            </w:tcPrChange>
          </w:tcPr>
          <w:p w14:paraId="4A1978C2" w14:textId="77777777" w:rsidR="001A5CD6" w:rsidRPr="00540C3D" w:rsidRDefault="001A5CD6" w:rsidP="00540C3D">
            <w:pPr>
              <w:spacing w:beforeLines="60" w:before="144" w:afterLines="60" w:after="144"/>
              <w:jc w:val="center"/>
              <w:rPr>
                <w:sz w:val="20"/>
                <w:szCs w:val="20"/>
              </w:rPr>
            </w:pPr>
            <w:r w:rsidRPr="00540C3D">
              <w:rPr>
                <w:sz w:val="20"/>
                <w:szCs w:val="20"/>
              </w:rPr>
              <w:lastRenderedPageBreak/>
              <w:t>1</w:t>
            </w:r>
          </w:p>
        </w:tc>
        <w:tc>
          <w:tcPr>
            <w:tcW w:w="0" w:type="auto"/>
            <w:vAlign w:val="center"/>
            <w:tcPrChange w:id="528" w:author="Jeff Johnson" w:date="2017-07-10T22:53:00Z">
              <w:tcPr>
                <w:tcW w:w="0" w:type="auto"/>
                <w:vAlign w:val="center"/>
              </w:tcPr>
            </w:tcPrChange>
          </w:tcPr>
          <w:p w14:paraId="4E3A94B9" w14:textId="77777777" w:rsidR="001A5CD6" w:rsidRPr="00540C3D" w:rsidRDefault="001A5CD6" w:rsidP="00540C3D">
            <w:pPr>
              <w:spacing w:beforeLines="60" w:before="144" w:afterLines="60" w:after="144"/>
              <w:rPr>
                <w:sz w:val="20"/>
                <w:szCs w:val="20"/>
              </w:rPr>
            </w:pPr>
            <w:r w:rsidRPr="00540C3D">
              <w:rPr>
                <w:sz w:val="20"/>
                <w:szCs w:val="20"/>
              </w:rPr>
              <w:t>Identifier Management</w:t>
            </w:r>
          </w:p>
        </w:tc>
        <w:tc>
          <w:tcPr>
            <w:tcW w:w="0" w:type="auto"/>
            <w:vAlign w:val="center"/>
            <w:tcPrChange w:id="529" w:author="Jeff Johnson" w:date="2017-07-10T22:53:00Z">
              <w:tcPr>
                <w:tcW w:w="0" w:type="auto"/>
                <w:vAlign w:val="center"/>
              </w:tcPr>
            </w:tcPrChange>
          </w:tcPr>
          <w:p w14:paraId="38686CC7"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30" w:author="Jeff Johnson" w:date="2017-07-10T22:53:00Z">
              <w:tcPr>
                <w:tcW w:w="0" w:type="auto"/>
                <w:vAlign w:val="center"/>
              </w:tcPr>
            </w:tcPrChange>
          </w:tcPr>
          <w:p w14:paraId="1921D388"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31" w:author="Jeff Johnson" w:date="2017-07-10T22:53:00Z">
              <w:tcPr>
                <w:tcW w:w="0" w:type="auto"/>
                <w:vAlign w:val="center"/>
              </w:tcPr>
            </w:tcPrChange>
          </w:tcPr>
          <w:p w14:paraId="41BCB597" w14:textId="77777777" w:rsidR="001A5CD6" w:rsidRPr="00540C3D" w:rsidRDefault="001A5CD6" w:rsidP="00540C3D">
            <w:pPr>
              <w:spacing w:beforeLines="60" w:before="144" w:afterLines="60" w:after="144"/>
              <w:jc w:val="center"/>
              <w:rPr>
                <w:sz w:val="20"/>
                <w:szCs w:val="20"/>
              </w:rPr>
            </w:pPr>
          </w:p>
        </w:tc>
        <w:tc>
          <w:tcPr>
            <w:tcW w:w="0" w:type="auto"/>
            <w:vAlign w:val="center"/>
            <w:tcPrChange w:id="532" w:author="Jeff Johnson" w:date="2017-07-10T22:53:00Z">
              <w:tcPr>
                <w:tcW w:w="0" w:type="auto"/>
                <w:vAlign w:val="center"/>
              </w:tcPr>
            </w:tcPrChange>
          </w:tcPr>
          <w:p w14:paraId="7F8F29A2" w14:textId="77777777" w:rsidR="001A5CD6" w:rsidRPr="00540C3D" w:rsidRDefault="001A5CD6" w:rsidP="00540C3D">
            <w:pPr>
              <w:spacing w:beforeLines="60" w:before="144" w:afterLines="60" w:after="144"/>
              <w:jc w:val="center"/>
              <w:rPr>
                <w:sz w:val="20"/>
                <w:szCs w:val="20"/>
              </w:rPr>
            </w:pPr>
          </w:p>
        </w:tc>
        <w:tc>
          <w:tcPr>
            <w:tcW w:w="0" w:type="auto"/>
            <w:vAlign w:val="center"/>
            <w:tcPrChange w:id="533" w:author="Jeff Johnson" w:date="2017-07-10T22:53:00Z">
              <w:tcPr>
                <w:tcW w:w="0" w:type="auto"/>
                <w:vAlign w:val="center"/>
              </w:tcPr>
            </w:tcPrChange>
          </w:tcPr>
          <w:p w14:paraId="323D2C81" w14:textId="77777777" w:rsidR="001A5CD6" w:rsidRPr="00540C3D" w:rsidRDefault="001A5CD6" w:rsidP="00540C3D">
            <w:pPr>
              <w:spacing w:beforeLines="60" w:before="144" w:afterLines="60" w:after="144"/>
              <w:jc w:val="center"/>
              <w:rPr>
                <w:sz w:val="20"/>
                <w:szCs w:val="20"/>
              </w:rPr>
            </w:pPr>
          </w:p>
        </w:tc>
        <w:tc>
          <w:tcPr>
            <w:tcW w:w="0" w:type="auto"/>
            <w:vAlign w:val="center"/>
            <w:tcPrChange w:id="534" w:author="Jeff Johnson" w:date="2017-07-10T22:53:00Z">
              <w:tcPr>
                <w:tcW w:w="0" w:type="auto"/>
                <w:vAlign w:val="center"/>
              </w:tcPr>
            </w:tcPrChange>
          </w:tcPr>
          <w:p w14:paraId="6FE1260E"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35" w:author="Jeff Johnson" w:date="2017-07-10T22:53:00Z">
              <w:tcPr>
                <w:tcW w:w="0" w:type="auto"/>
                <w:vAlign w:val="center"/>
              </w:tcPr>
            </w:tcPrChange>
          </w:tcPr>
          <w:p w14:paraId="2B7DD515" w14:textId="77777777" w:rsidR="001A5CD6" w:rsidRPr="00540C3D" w:rsidRDefault="001A5CD6" w:rsidP="00540C3D">
            <w:pPr>
              <w:spacing w:beforeLines="60" w:before="144" w:afterLines="60" w:after="144"/>
              <w:jc w:val="center"/>
              <w:rPr>
                <w:sz w:val="20"/>
                <w:szCs w:val="20"/>
              </w:rPr>
            </w:pPr>
          </w:p>
        </w:tc>
        <w:tc>
          <w:tcPr>
            <w:tcW w:w="0" w:type="auto"/>
            <w:vAlign w:val="center"/>
            <w:tcPrChange w:id="536" w:author="Jeff Johnson" w:date="2017-07-10T22:53:00Z">
              <w:tcPr>
                <w:tcW w:w="0" w:type="auto"/>
                <w:vAlign w:val="center"/>
              </w:tcPr>
            </w:tcPrChange>
          </w:tcPr>
          <w:p w14:paraId="156452FC" w14:textId="77777777" w:rsidR="001A5CD6" w:rsidRPr="00540C3D" w:rsidRDefault="001A5CD6" w:rsidP="00540C3D">
            <w:pPr>
              <w:spacing w:beforeLines="60" w:before="144" w:afterLines="60" w:after="144"/>
              <w:jc w:val="center"/>
              <w:rPr>
                <w:sz w:val="20"/>
                <w:szCs w:val="20"/>
              </w:rPr>
            </w:pPr>
          </w:p>
        </w:tc>
        <w:tc>
          <w:tcPr>
            <w:tcW w:w="0" w:type="auto"/>
            <w:vAlign w:val="center"/>
            <w:tcPrChange w:id="537" w:author="Jeff Johnson" w:date="2017-07-10T22:53:00Z">
              <w:tcPr>
                <w:tcW w:w="0" w:type="auto"/>
                <w:vAlign w:val="center"/>
              </w:tcPr>
            </w:tcPrChange>
          </w:tcPr>
          <w:p w14:paraId="44D0448B" w14:textId="77777777" w:rsidR="001A5CD6" w:rsidRPr="00540C3D" w:rsidRDefault="001A5CD6" w:rsidP="00540C3D">
            <w:pPr>
              <w:spacing w:beforeLines="60" w:before="144" w:afterLines="60" w:after="144"/>
              <w:jc w:val="center"/>
              <w:rPr>
                <w:sz w:val="20"/>
                <w:szCs w:val="20"/>
              </w:rPr>
            </w:pPr>
          </w:p>
        </w:tc>
        <w:tc>
          <w:tcPr>
            <w:tcW w:w="0" w:type="auto"/>
            <w:vAlign w:val="center"/>
            <w:tcPrChange w:id="538" w:author="Jeff Johnson" w:date="2017-07-10T22:53:00Z">
              <w:tcPr>
                <w:tcW w:w="0" w:type="auto"/>
                <w:vAlign w:val="center"/>
              </w:tcPr>
            </w:tcPrChange>
          </w:tcPr>
          <w:p w14:paraId="04E26EC7" w14:textId="77777777" w:rsidR="001A5CD6" w:rsidRPr="00540C3D" w:rsidRDefault="001A5CD6" w:rsidP="00540C3D">
            <w:pPr>
              <w:spacing w:beforeLines="60" w:before="144" w:afterLines="60" w:after="144"/>
              <w:jc w:val="center"/>
              <w:rPr>
                <w:sz w:val="20"/>
                <w:szCs w:val="20"/>
              </w:rPr>
            </w:pPr>
          </w:p>
        </w:tc>
        <w:tc>
          <w:tcPr>
            <w:tcW w:w="0" w:type="auto"/>
            <w:vAlign w:val="center"/>
            <w:tcPrChange w:id="539" w:author="Jeff Johnson" w:date="2017-07-10T22:53:00Z">
              <w:tcPr>
                <w:tcW w:w="0" w:type="auto"/>
                <w:vAlign w:val="center"/>
              </w:tcPr>
            </w:tcPrChange>
          </w:tcPr>
          <w:p w14:paraId="7DC07971" w14:textId="77777777" w:rsidR="001A5CD6" w:rsidRPr="00540C3D" w:rsidRDefault="001A5CD6" w:rsidP="00540C3D">
            <w:pPr>
              <w:spacing w:beforeLines="60" w:before="144" w:afterLines="60" w:after="144"/>
              <w:jc w:val="center"/>
              <w:rPr>
                <w:sz w:val="20"/>
                <w:szCs w:val="20"/>
              </w:rPr>
            </w:pPr>
          </w:p>
        </w:tc>
        <w:tc>
          <w:tcPr>
            <w:tcW w:w="0" w:type="auto"/>
            <w:tcPrChange w:id="540" w:author="Jeff Johnson" w:date="2017-07-10T22:53:00Z">
              <w:tcPr>
                <w:tcW w:w="0" w:type="auto"/>
              </w:tcPr>
            </w:tcPrChange>
          </w:tcPr>
          <w:p w14:paraId="33797BB9" w14:textId="77777777" w:rsidR="001A5CD6" w:rsidRPr="00540C3D" w:rsidRDefault="001A5CD6" w:rsidP="00540C3D">
            <w:pPr>
              <w:spacing w:beforeLines="60" w:before="144" w:afterLines="60" w:after="144"/>
              <w:jc w:val="center"/>
              <w:rPr>
                <w:sz w:val="20"/>
                <w:szCs w:val="20"/>
              </w:rPr>
            </w:pPr>
          </w:p>
        </w:tc>
        <w:tc>
          <w:tcPr>
            <w:tcW w:w="0" w:type="auto"/>
            <w:tcPrChange w:id="541" w:author="Jeff Johnson" w:date="2017-07-10T22:53:00Z">
              <w:tcPr>
                <w:tcW w:w="0" w:type="auto"/>
              </w:tcPr>
            </w:tcPrChange>
          </w:tcPr>
          <w:p w14:paraId="12E7B55B" w14:textId="77777777" w:rsidR="001A5CD6" w:rsidRPr="00540C3D" w:rsidRDefault="001A5CD6" w:rsidP="00540C3D">
            <w:pPr>
              <w:spacing w:beforeLines="60" w:before="144" w:afterLines="60" w:after="144"/>
              <w:jc w:val="center"/>
              <w:rPr>
                <w:sz w:val="20"/>
                <w:szCs w:val="20"/>
              </w:rPr>
            </w:pPr>
          </w:p>
        </w:tc>
        <w:tc>
          <w:tcPr>
            <w:tcW w:w="0" w:type="auto"/>
            <w:tcPrChange w:id="542" w:author="Jeff Johnson" w:date="2017-07-10T22:53:00Z">
              <w:tcPr>
                <w:tcW w:w="0" w:type="auto"/>
              </w:tcPr>
            </w:tcPrChange>
          </w:tcPr>
          <w:p w14:paraId="4F649B83" w14:textId="77777777" w:rsidR="001A5CD6" w:rsidRPr="00540C3D" w:rsidRDefault="001A5CD6" w:rsidP="00540C3D">
            <w:pPr>
              <w:spacing w:beforeLines="60" w:before="144" w:afterLines="60" w:after="144"/>
              <w:jc w:val="center"/>
              <w:rPr>
                <w:sz w:val="20"/>
                <w:szCs w:val="20"/>
              </w:rPr>
            </w:pPr>
          </w:p>
        </w:tc>
      </w:tr>
      <w:tr w:rsidR="001A5CD6" w:rsidRPr="00F11DBD" w14:paraId="1F9EFA3D" w14:textId="61AEC721" w:rsidTr="001A5CD6">
        <w:trPr>
          <w:cantSplit/>
          <w:jc w:val="center"/>
          <w:trPrChange w:id="543" w:author="Jeff Johnson" w:date="2017-07-10T22:53:00Z">
            <w:trPr>
              <w:cantSplit/>
              <w:jc w:val="center"/>
            </w:trPr>
          </w:trPrChange>
        </w:trPr>
        <w:tc>
          <w:tcPr>
            <w:tcW w:w="0" w:type="auto"/>
            <w:vAlign w:val="center"/>
            <w:tcPrChange w:id="544" w:author="Jeff Johnson" w:date="2017-07-10T22:53:00Z">
              <w:tcPr>
                <w:tcW w:w="0" w:type="auto"/>
                <w:vAlign w:val="center"/>
              </w:tcPr>
            </w:tcPrChange>
          </w:tcPr>
          <w:p w14:paraId="03CA5905" w14:textId="77777777" w:rsidR="001A5CD6" w:rsidRPr="00540C3D" w:rsidRDefault="001A5CD6" w:rsidP="00540C3D">
            <w:pPr>
              <w:spacing w:beforeLines="60" w:before="144" w:afterLines="60" w:after="144"/>
              <w:jc w:val="center"/>
              <w:rPr>
                <w:sz w:val="20"/>
                <w:szCs w:val="20"/>
              </w:rPr>
            </w:pPr>
            <w:r w:rsidRPr="00540C3D">
              <w:rPr>
                <w:sz w:val="20"/>
                <w:szCs w:val="20"/>
              </w:rPr>
              <w:t>2</w:t>
            </w:r>
          </w:p>
        </w:tc>
        <w:tc>
          <w:tcPr>
            <w:tcW w:w="0" w:type="auto"/>
            <w:vAlign w:val="center"/>
            <w:tcPrChange w:id="545" w:author="Jeff Johnson" w:date="2017-07-10T22:53:00Z">
              <w:tcPr>
                <w:tcW w:w="0" w:type="auto"/>
                <w:vAlign w:val="center"/>
              </w:tcPr>
            </w:tcPrChange>
          </w:tcPr>
          <w:p w14:paraId="04C5B809" w14:textId="77777777" w:rsidR="001A5CD6" w:rsidRPr="00540C3D" w:rsidRDefault="001A5CD6" w:rsidP="00540C3D">
            <w:pPr>
              <w:spacing w:beforeLines="60" w:before="144" w:afterLines="60" w:after="144"/>
              <w:rPr>
                <w:sz w:val="20"/>
                <w:szCs w:val="20"/>
              </w:rPr>
            </w:pPr>
            <w:r w:rsidRPr="00540C3D">
              <w:rPr>
                <w:sz w:val="20"/>
                <w:szCs w:val="20"/>
              </w:rPr>
              <w:t>Test Authoring</w:t>
            </w:r>
          </w:p>
        </w:tc>
        <w:tc>
          <w:tcPr>
            <w:tcW w:w="0" w:type="auto"/>
            <w:vAlign w:val="center"/>
            <w:tcPrChange w:id="546" w:author="Jeff Johnson" w:date="2017-07-10T22:53:00Z">
              <w:tcPr>
                <w:tcW w:w="0" w:type="auto"/>
                <w:vAlign w:val="center"/>
              </w:tcPr>
            </w:tcPrChange>
          </w:tcPr>
          <w:p w14:paraId="3031F2FC"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47" w:author="Jeff Johnson" w:date="2017-07-10T22:53:00Z">
              <w:tcPr>
                <w:tcW w:w="0" w:type="auto"/>
                <w:vAlign w:val="center"/>
              </w:tcPr>
            </w:tcPrChange>
          </w:tcPr>
          <w:p w14:paraId="07436C7E"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48" w:author="Jeff Johnson" w:date="2017-07-10T22:53:00Z">
              <w:tcPr>
                <w:tcW w:w="0" w:type="auto"/>
                <w:vAlign w:val="center"/>
              </w:tcPr>
            </w:tcPrChange>
          </w:tcPr>
          <w:p w14:paraId="40A5C111" w14:textId="77777777" w:rsidR="001A5CD6" w:rsidRPr="00540C3D" w:rsidRDefault="001A5CD6" w:rsidP="00540C3D">
            <w:pPr>
              <w:spacing w:beforeLines="60" w:before="144" w:afterLines="60" w:after="144"/>
              <w:jc w:val="center"/>
              <w:rPr>
                <w:sz w:val="20"/>
                <w:szCs w:val="20"/>
              </w:rPr>
            </w:pPr>
          </w:p>
        </w:tc>
        <w:tc>
          <w:tcPr>
            <w:tcW w:w="0" w:type="auto"/>
            <w:vAlign w:val="center"/>
            <w:tcPrChange w:id="549" w:author="Jeff Johnson" w:date="2017-07-10T22:53:00Z">
              <w:tcPr>
                <w:tcW w:w="0" w:type="auto"/>
                <w:vAlign w:val="center"/>
              </w:tcPr>
            </w:tcPrChange>
          </w:tcPr>
          <w:p w14:paraId="31EC71DB" w14:textId="77777777" w:rsidR="001A5CD6" w:rsidRPr="00540C3D" w:rsidRDefault="001A5CD6" w:rsidP="00540C3D">
            <w:pPr>
              <w:spacing w:beforeLines="60" w:before="144" w:afterLines="60" w:after="144"/>
              <w:jc w:val="center"/>
              <w:rPr>
                <w:sz w:val="20"/>
                <w:szCs w:val="20"/>
              </w:rPr>
            </w:pPr>
          </w:p>
        </w:tc>
        <w:tc>
          <w:tcPr>
            <w:tcW w:w="0" w:type="auto"/>
            <w:vAlign w:val="center"/>
            <w:tcPrChange w:id="550" w:author="Jeff Johnson" w:date="2017-07-10T22:53:00Z">
              <w:tcPr>
                <w:tcW w:w="0" w:type="auto"/>
                <w:vAlign w:val="center"/>
              </w:tcPr>
            </w:tcPrChange>
          </w:tcPr>
          <w:p w14:paraId="56D8BFBD" w14:textId="77777777" w:rsidR="001A5CD6" w:rsidRPr="00540C3D" w:rsidRDefault="001A5CD6" w:rsidP="00540C3D">
            <w:pPr>
              <w:spacing w:beforeLines="60" w:before="144" w:afterLines="60" w:after="144"/>
              <w:jc w:val="center"/>
              <w:rPr>
                <w:sz w:val="20"/>
                <w:szCs w:val="20"/>
              </w:rPr>
            </w:pPr>
          </w:p>
        </w:tc>
        <w:tc>
          <w:tcPr>
            <w:tcW w:w="0" w:type="auto"/>
            <w:vAlign w:val="center"/>
            <w:tcPrChange w:id="551" w:author="Jeff Johnson" w:date="2017-07-10T22:53:00Z">
              <w:tcPr>
                <w:tcW w:w="0" w:type="auto"/>
                <w:vAlign w:val="center"/>
              </w:tcPr>
            </w:tcPrChange>
          </w:tcPr>
          <w:p w14:paraId="5440A60D" w14:textId="77777777" w:rsidR="001A5CD6" w:rsidRPr="00540C3D" w:rsidRDefault="001A5CD6" w:rsidP="00540C3D">
            <w:pPr>
              <w:spacing w:beforeLines="60" w:before="144" w:afterLines="60" w:after="144"/>
              <w:jc w:val="center"/>
              <w:rPr>
                <w:sz w:val="20"/>
                <w:szCs w:val="20"/>
              </w:rPr>
            </w:pPr>
          </w:p>
        </w:tc>
        <w:tc>
          <w:tcPr>
            <w:tcW w:w="0" w:type="auto"/>
            <w:vAlign w:val="center"/>
            <w:tcPrChange w:id="552" w:author="Jeff Johnson" w:date="2017-07-10T22:53:00Z">
              <w:tcPr>
                <w:tcW w:w="0" w:type="auto"/>
                <w:vAlign w:val="center"/>
              </w:tcPr>
            </w:tcPrChange>
          </w:tcPr>
          <w:p w14:paraId="4F2F2C3F" w14:textId="77777777" w:rsidR="001A5CD6" w:rsidRPr="00540C3D" w:rsidRDefault="001A5CD6" w:rsidP="00540C3D">
            <w:pPr>
              <w:spacing w:beforeLines="60" w:before="144" w:afterLines="60" w:after="144"/>
              <w:jc w:val="center"/>
              <w:rPr>
                <w:sz w:val="20"/>
                <w:szCs w:val="20"/>
              </w:rPr>
            </w:pPr>
          </w:p>
        </w:tc>
        <w:tc>
          <w:tcPr>
            <w:tcW w:w="0" w:type="auto"/>
            <w:vAlign w:val="center"/>
            <w:tcPrChange w:id="553" w:author="Jeff Johnson" w:date="2017-07-10T22:53:00Z">
              <w:tcPr>
                <w:tcW w:w="0" w:type="auto"/>
                <w:vAlign w:val="center"/>
              </w:tcPr>
            </w:tcPrChange>
          </w:tcPr>
          <w:p w14:paraId="5FC13976" w14:textId="77777777" w:rsidR="001A5CD6" w:rsidRPr="00540C3D" w:rsidRDefault="001A5CD6" w:rsidP="00540C3D">
            <w:pPr>
              <w:spacing w:beforeLines="60" w:before="144" w:afterLines="60" w:after="144"/>
              <w:jc w:val="center"/>
              <w:rPr>
                <w:sz w:val="20"/>
                <w:szCs w:val="20"/>
              </w:rPr>
            </w:pPr>
          </w:p>
        </w:tc>
        <w:tc>
          <w:tcPr>
            <w:tcW w:w="0" w:type="auto"/>
            <w:vAlign w:val="center"/>
            <w:tcPrChange w:id="554" w:author="Jeff Johnson" w:date="2017-07-10T22:53:00Z">
              <w:tcPr>
                <w:tcW w:w="0" w:type="auto"/>
                <w:vAlign w:val="center"/>
              </w:tcPr>
            </w:tcPrChange>
          </w:tcPr>
          <w:p w14:paraId="12C65623" w14:textId="77777777" w:rsidR="001A5CD6" w:rsidRPr="00540C3D" w:rsidRDefault="001A5CD6" w:rsidP="00540C3D">
            <w:pPr>
              <w:spacing w:beforeLines="60" w:before="144" w:afterLines="60" w:after="144"/>
              <w:jc w:val="center"/>
              <w:rPr>
                <w:sz w:val="20"/>
                <w:szCs w:val="20"/>
              </w:rPr>
            </w:pPr>
          </w:p>
        </w:tc>
        <w:tc>
          <w:tcPr>
            <w:tcW w:w="0" w:type="auto"/>
            <w:vAlign w:val="center"/>
            <w:tcPrChange w:id="555" w:author="Jeff Johnson" w:date="2017-07-10T22:53:00Z">
              <w:tcPr>
                <w:tcW w:w="0" w:type="auto"/>
                <w:vAlign w:val="center"/>
              </w:tcPr>
            </w:tcPrChange>
          </w:tcPr>
          <w:p w14:paraId="5DE33044" w14:textId="77777777" w:rsidR="001A5CD6" w:rsidRPr="00540C3D" w:rsidRDefault="001A5CD6" w:rsidP="00540C3D">
            <w:pPr>
              <w:spacing w:beforeLines="60" w:before="144" w:afterLines="60" w:after="144"/>
              <w:jc w:val="center"/>
              <w:rPr>
                <w:sz w:val="20"/>
                <w:szCs w:val="20"/>
              </w:rPr>
            </w:pPr>
          </w:p>
        </w:tc>
        <w:tc>
          <w:tcPr>
            <w:tcW w:w="0" w:type="auto"/>
            <w:vAlign w:val="center"/>
            <w:tcPrChange w:id="556" w:author="Jeff Johnson" w:date="2017-07-10T22:53:00Z">
              <w:tcPr>
                <w:tcW w:w="0" w:type="auto"/>
                <w:vAlign w:val="center"/>
              </w:tcPr>
            </w:tcPrChange>
          </w:tcPr>
          <w:p w14:paraId="6FBF7957" w14:textId="77777777" w:rsidR="001A5CD6" w:rsidRPr="00540C3D" w:rsidRDefault="001A5CD6" w:rsidP="00540C3D">
            <w:pPr>
              <w:spacing w:beforeLines="60" w:before="144" w:afterLines="60" w:after="144"/>
              <w:jc w:val="center"/>
              <w:rPr>
                <w:sz w:val="20"/>
                <w:szCs w:val="20"/>
              </w:rPr>
            </w:pPr>
          </w:p>
        </w:tc>
        <w:tc>
          <w:tcPr>
            <w:tcW w:w="0" w:type="auto"/>
            <w:tcPrChange w:id="557" w:author="Jeff Johnson" w:date="2017-07-10T22:53:00Z">
              <w:tcPr>
                <w:tcW w:w="0" w:type="auto"/>
              </w:tcPr>
            </w:tcPrChange>
          </w:tcPr>
          <w:p w14:paraId="5B985182" w14:textId="77777777" w:rsidR="001A5CD6" w:rsidRPr="00540C3D" w:rsidRDefault="001A5CD6" w:rsidP="00540C3D">
            <w:pPr>
              <w:spacing w:beforeLines="60" w:before="144" w:afterLines="60" w:after="144"/>
              <w:jc w:val="center"/>
              <w:rPr>
                <w:sz w:val="20"/>
                <w:szCs w:val="20"/>
              </w:rPr>
            </w:pPr>
          </w:p>
        </w:tc>
        <w:tc>
          <w:tcPr>
            <w:tcW w:w="0" w:type="auto"/>
            <w:tcPrChange w:id="558" w:author="Jeff Johnson" w:date="2017-07-10T22:53:00Z">
              <w:tcPr>
                <w:tcW w:w="0" w:type="auto"/>
              </w:tcPr>
            </w:tcPrChange>
          </w:tcPr>
          <w:p w14:paraId="51E1DEF9" w14:textId="77777777" w:rsidR="001A5CD6" w:rsidRPr="00540C3D" w:rsidRDefault="001A5CD6" w:rsidP="00540C3D">
            <w:pPr>
              <w:spacing w:beforeLines="60" w:before="144" w:afterLines="60" w:after="144"/>
              <w:jc w:val="center"/>
              <w:rPr>
                <w:sz w:val="20"/>
                <w:szCs w:val="20"/>
              </w:rPr>
            </w:pPr>
          </w:p>
        </w:tc>
        <w:tc>
          <w:tcPr>
            <w:tcW w:w="0" w:type="auto"/>
            <w:tcPrChange w:id="559" w:author="Jeff Johnson" w:date="2017-07-10T22:53:00Z">
              <w:tcPr>
                <w:tcW w:w="0" w:type="auto"/>
              </w:tcPr>
            </w:tcPrChange>
          </w:tcPr>
          <w:p w14:paraId="091A3554" w14:textId="77777777" w:rsidR="001A5CD6" w:rsidRPr="00540C3D" w:rsidRDefault="001A5CD6" w:rsidP="00540C3D">
            <w:pPr>
              <w:spacing w:beforeLines="60" w:before="144" w:afterLines="60" w:after="144"/>
              <w:jc w:val="center"/>
              <w:rPr>
                <w:sz w:val="20"/>
                <w:szCs w:val="20"/>
              </w:rPr>
            </w:pPr>
          </w:p>
        </w:tc>
      </w:tr>
      <w:tr w:rsidR="001A5CD6" w:rsidRPr="00F11DBD" w14:paraId="59842C35" w14:textId="4D7C800D" w:rsidTr="001A5CD6">
        <w:trPr>
          <w:cantSplit/>
          <w:jc w:val="center"/>
          <w:trPrChange w:id="560" w:author="Jeff Johnson" w:date="2017-07-10T22:53:00Z">
            <w:trPr>
              <w:cantSplit/>
              <w:jc w:val="center"/>
            </w:trPr>
          </w:trPrChange>
        </w:trPr>
        <w:tc>
          <w:tcPr>
            <w:tcW w:w="0" w:type="auto"/>
            <w:vAlign w:val="center"/>
            <w:tcPrChange w:id="561" w:author="Jeff Johnson" w:date="2017-07-10T22:53:00Z">
              <w:tcPr>
                <w:tcW w:w="0" w:type="auto"/>
                <w:vAlign w:val="center"/>
              </w:tcPr>
            </w:tcPrChange>
          </w:tcPr>
          <w:p w14:paraId="30F2C4E9" w14:textId="77777777" w:rsidR="001A5CD6" w:rsidRPr="00540C3D" w:rsidRDefault="001A5CD6" w:rsidP="00540C3D">
            <w:pPr>
              <w:spacing w:beforeLines="60" w:before="144" w:afterLines="60" w:after="144"/>
              <w:jc w:val="center"/>
              <w:rPr>
                <w:sz w:val="20"/>
                <w:szCs w:val="20"/>
              </w:rPr>
            </w:pPr>
            <w:r w:rsidRPr="00540C3D">
              <w:rPr>
                <w:sz w:val="20"/>
                <w:szCs w:val="20"/>
              </w:rPr>
              <w:t>2</w:t>
            </w:r>
          </w:p>
        </w:tc>
        <w:tc>
          <w:tcPr>
            <w:tcW w:w="0" w:type="auto"/>
            <w:vAlign w:val="center"/>
            <w:tcPrChange w:id="562" w:author="Jeff Johnson" w:date="2017-07-10T22:53:00Z">
              <w:tcPr>
                <w:tcW w:w="0" w:type="auto"/>
                <w:vAlign w:val="center"/>
              </w:tcPr>
            </w:tcPrChange>
          </w:tcPr>
          <w:p w14:paraId="6C78F4CF" w14:textId="77777777" w:rsidR="001A5CD6" w:rsidRPr="00540C3D" w:rsidRDefault="001A5CD6" w:rsidP="00540C3D">
            <w:pPr>
              <w:spacing w:beforeLines="60" w:before="144" w:afterLines="60" w:after="144"/>
              <w:rPr>
                <w:sz w:val="20"/>
                <w:szCs w:val="20"/>
              </w:rPr>
            </w:pPr>
            <w:r w:rsidRPr="00540C3D">
              <w:rPr>
                <w:sz w:val="20"/>
                <w:szCs w:val="20"/>
              </w:rPr>
              <w:t>Test Packager</w:t>
            </w:r>
          </w:p>
        </w:tc>
        <w:tc>
          <w:tcPr>
            <w:tcW w:w="0" w:type="auto"/>
            <w:vAlign w:val="center"/>
            <w:tcPrChange w:id="563" w:author="Jeff Johnson" w:date="2017-07-10T22:53:00Z">
              <w:tcPr>
                <w:tcW w:w="0" w:type="auto"/>
                <w:vAlign w:val="center"/>
              </w:tcPr>
            </w:tcPrChange>
          </w:tcPr>
          <w:p w14:paraId="7754A50D"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64" w:author="Jeff Johnson" w:date="2017-07-10T22:53:00Z">
              <w:tcPr>
                <w:tcW w:w="0" w:type="auto"/>
                <w:vAlign w:val="center"/>
              </w:tcPr>
            </w:tcPrChange>
          </w:tcPr>
          <w:p w14:paraId="054CEDAB"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65" w:author="Jeff Johnson" w:date="2017-07-10T22:53:00Z">
              <w:tcPr>
                <w:tcW w:w="0" w:type="auto"/>
                <w:vAlign w:val="center"/>
              </w:tcPr>
            </w:tcPrChange>
          </w:tcPr>
          <w:p w14:paraId="73467C07" w14:textId="77777777" w:rsidR="001A5CD6" w:rsidRPr="00540C3D" w:rsidRDefault="001A5CD6" w:rsidP="00540C3D">
            <w:pPr>
              <w:spacing w:beforeLines="60" w:before="144" w:afterLines="60" w:after="144"/>
              <w:jc w:val="center"/>
              <w:rPr>
                <w:sz w:val="20"/>
                <w:szCs w:val="20"/>
              </w:rPr>
            </w:pPr>
          </w:p>
        </w:tc>
        <w:tc>
          <w:tcPr>
            <w:tcW w:w="0" w:type="auto"/>
            <w:vAlign w:val="center"/>
            <w:tcPrChange w:id="566" w:author="Jeff Johnson" w:date="2017-07-10T22:53:00Z">
              <w:tcPr>
                <w:tcW w:w="0" w:type="auto"/>
                <w:vAlign w:val="center"/>
              </w:tcPr>
            </w:tcPrChange>
          </w:tcPr>
          <w:p w14:paraId="7211209C" w14:textId="77777777" w:rsidR="001A5CD6" w:rsidRPr="00540C3D" w:rsidRDefault="001A5CD6" w:rsidP="00540C3D">
            <w:pPr>
              <w:spacing w:beforeLines="60" w:before="144" w:afterLines="60" w:after="144"/>
              <w:jc w:val="center"/>
              <w:rPr>
                <w:sz w:val="20"/>
                <w:szCs w:val="20"/>
              </w:rPr>
            </w:pPr>
          </w:p>
        </w:tc>
        <w:tc>
          <w:tcPr>
            <w:tcW w:w="0" w:type="auto"/>
            <w:vAlign w:val="center"/>
            <w:tcPrChange w:id="567" w:author="Jeff Johnson" w:date="2017-07-10T22:53:00Z">
              <w:tcPr>
                <w:tcW w:w="0" w:type="auto"/>
                <w:vAlign w:val="center"/>
              </w:tcPr>
            </w:tcPrChange>
          </w:tcPr>
          <w:p w14:paraId="161CFB7B"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68" w:author="Jeff Johnson" w:date="2017-07-10T22:53:00Z">
              <w:tcPr>
                <w:tcW w:w="0" w:type="auto"/>
                <w:vAlign w:val="center"/>
              </w:tcPr>
            </w:tcPrChange>
          </w:tcPr>
          <w:p w14:paraId="70E86C6E" w14:textId="77777777" w:rsidR="001A5CD6" w:rsidRPr="00540C3D" w:rsidRDefault="001A5CD6" w:rsidP="00540C3D">
            <w:pPr>
              <w:spacing w:beforeLines="60" w:before="144" w:afterLines="60" w:after="144"/>
              <w:jc w:val="center"/>
              <w:rPr>
                <w:sz w:val="20"/>
                <w:szCs w:val="20"/>
              </w:rPr>
            </w:pPr>
          </w:p>
        </w:tc>
        <w:tc>
          <w:tcPr>
            <w:tcW w:w="0" w:type="auto"/>
            <w:vAlign w:val="center"/>
            <w:tcPrChange w:id="569" w:author="Jeff Johnson" w:date="2017-07-10T22:53:00Z">
              <w:tcPr>
                <w:tcW w:w="0" w:type="auto"/>
                <w:vAlign w:val="center"/>
              </w:tcPr>
            </w:tcPrChange>
          </w:tcPr>
          <w:p w14:paraId="1F94B47E" w14:textId="77777777" w:rsidR="001A5CD6" w:rsidRPr="00540C3D" w:rsidRDefault="001A5CD6" w:rsidP="00540C3D">
            <w:pPr>
              <w:spacing w:beforeLines="60" w:before="144" w:afterLines="60" w:after="144"/>
              <w:jc w:val="center"/>
              <w:rPr>
                <w:sz w:val="20"/>
                <w:szCs w:val="20"/>
              </w:rPr>
            </w:pPr>
          </w:p>
        </w:tc>
        <w:tc>
          <w:tcPr>
            <w:tcW w:w="0" w:type="auto"/>
            <w:vAlign w:val="center"/>
            <w:tcPrChange w:id="570" w:author="Jeff Johnson" w:date="2017-07-10T22:53:00Z">
              <w:tcPr>
                <w:tcW w:w="0" w:type="auto"/>
                <w:vAlign w:val="center"/>
              </w:tcPr>
            </w:tcPrChange>
          </w:tcPr>
          <w:p w14:paraId="26DD1B6B" w14:textId="77777777" w:rsidR="001A5CD6" w:rsidRPr="00540C3D" w:rsidRDefault="001A5CD6" w:rsidP="00540C3D">
            <w:pPr>
              <w:spacing w:beforeLines="60" w:before="144" w:afterLines="60" w:after="144"/>
              <w:jc w:val="center"/>
              <w:rPr>
                <w:sz w:val="20"/>
                <w:szCs w:val="20"/>
              </w:rPr>
            </w:pPr>
          </w:p>
        </w:tc>
        <w:tc>
          <w:tcPr>
            <w:tcW w:w="0" w:type="auto"/>
            <w:vAlign w:val="center"/>
            <w:tcPrChange w:id="571" w:author="Jeff Johnson" w:date="2017-07-10T22:53:00Z">
              <w:tcPr>
                <w:tcW w:w="0" w:type="auto"/>
                <w:vAlign w:val="center"/>
              </w:tcPr>
            </w:tcPrChange>
          </w:tcPr>
          <w:p w14:paraId="0B71A2F4" w14:textId="77777777" w:rsidR="001A5CD6" w:rsidRPr="00540C3D" w:rsidRDefault="001A5CD6" w:rsidP="00540C3D">
            <w:pPr>
              <w:spacing w:beforeLines="60" w:before="144" w:afterLines="60" w:after="144"/>
              <w:jc w:val="center"/>
              <w:rPr>
                <w:sz w:val="20"/>
                <w:szCs w:val="20"/>
              </w:rPr>
            </w:pPr>
          </w:p>
        </w:tc>
        <w:tc>
          <w:tcPr>
            <w:tcW w:w="0" w:type="auto"/>
            <w:vAlign w:val="center"/>
            <w:tcPrChange w:id="572" w:author="Jeff Johnson" w:date="2017-07-10T22:53:00Z">
              <w:tcPr>
                <w:tcW w:w="0" w:type="auto"/>
                <w:vAlign w:val="center"/>
              </w:tcPr>
            </w:tcPrChange>
          </w:tcPr>
          <w:p w14:paraId="21851E45" w14:textId="77777777" w:rsidR="001A5CD6" w:rsidRPr="00540C3D" w:rsidRDefault="001A5CD6" w:rsidP="00540C3D">
            <w:pPr>
              <w:spacing w:beforeLines="60" w:before="144" w:afterLines="60" w:after="144"/>
              <w:jc w:val="center"/>
              <w:rPr>
                <w:sz w:val="20"/>
                <w:szCs w:val="20"/>
              </w:rPr>
            </w:pPr>
          </w:p>
        </w:tc>
        <w:tc>
          <w:tcPr>
            <w:tcW w:w="0" w:type="auto"/>
            <w:vAlign w:val="center"/>
            <w:tcPrChange w:id="573" w:author="Jeff Johnson" w:date="2017-07-10T22:53:00Z">
              <w:tcPr>
                <w:tcW w:w="0" w:type="auto"/>
                <w:vAlign w:val="center"/>
              </w:tcPr>
            </w:tcPrChange>
          </w:tcPr>
          <w:p w14:paraId="0AE6F651" w14:textId="77777777" w:rsidR="001A5CD6" w:rsidRPr="00540C3D" w:rsidRDefault="001A5CD6" w:rsidP="00540C3D">
            <w:pPr>
              <w:spacing w:beforeLines="60" w:before="144" w:afterLines="60" w:after="144"/>
              <w:jc w:val="center"/>
              <w:rPr>
                <w:sz w:val="20"/>
                <w:szCs w:val="20"/>
              </w:rPr>
            </w:pPr>
          </w:p>
        </w:tc>
        <w:tc>
          <w:tcPr>
            <w:tcW w:w="0" w:type="auto"/>
            <w:tcPrChange w:id="574" w:author="Jeff Johnson" w:date="2017-07-10T22:53:00Z">
              <w:tcPr>
                <w:tcW w:w="0" w:type="auto"/>
              </w:tcPr>
            </w:tcPrChange>
          </w:tcPr>
          <w:p w14:paraId="10AE2DE5" w14:textId="77777777" w:rsidR="001A5CD6" w:rsidRPr="00540C3D" w:rsidRDefault="001A5CD6" w:rsidP="00540C3D">
            <w:pPr>
              <w:spacing w:beforeLines="60" w:before="144" w:afterLines="60" w:after="144"/>
              <w:jc w:val="center"/>
              <w:rPr>
                <w:sz w:val="20"/>
                <w:szCs w:val="20"/>
              </w:rPr>
            </w:pPr>
          </w:p>
        </w:tc>
        <w:tc>
          <w:tcPr>
            <w:tcW w:w="0" w:type="auto"/>
            <w:tcPrChange w:id="575" w:author="Jeff Johnson" w:date="2017-07-10T22:53:00Z">
              <w:tcPr>
                <w:tcW w:w="0" w:type="auto"/>
              </w:tcPr>
            </w:tcPrChange>
          </w:tcPr>
          <w:p w14:paraId="1CB0BAF0" w14:textId="77777777" w:rsidR="001A5CD6" w:rsidRPr="00540C3D" w:rsidRDefault="001A5CD6" w:rsidP="00540C3D">
            <w:pPr>
              <w:spacing w:beforeLines="60" w:before="144" w:afterLines="60" w:after="144"/>
              <w:jc w:val="center"/>
              <w:rPr>
                <w:sz w:val="20"/>
                <w:szCs w:val="20"/>
              </w:rPr>
            </w:pPr>
          </w:p>
        </w:tc>
        <w:tc>
          <w:tcPr>
            <w:tcW w:w="0" w:type="auto"/>
            <w:tcPrChange w:id="576" w:author="Jeff Johnson" w:date="2017-07-10T22:53:00Z">
              <w:tcPr>
                <w:tcW w:w="0" w:type="auto"/>
              </w:tcPr>
            </w:tcPrChange>
          </w:tcPr>
          <w:p w14:paraId="3C4956D4" w14:textId="77777777" w:rsidR="001A5CD6" w:rsidRPr="00540C3D" w:rsidRDefault="001A5CD6" w:rsidP="00540C3D">
            <w:pPr>
              <w:spacing w:beforeLines="60" w:before="144" w:afterLines="60" w:after="144"/>
              <w:jc w:val="center"/>
              <w:rPr>
                <w:sz w:val="20"/>
                <w:szCs w:val="20"/>
              </w:rPr>
            </w:pPr>
          </w:p>
        </w:tc>
      </w:tr>
      <w:tr w:rsidR="001A5CD6" w:rsidRPr="00F11DBD" w14:paraId="3E3D5BA3" w14:textId="6494D044" w:rsidTr="001A5CD6">
        <w:trPr>
          <w:cantSplit/>
          <w:jc w:val="center"/>
          <w:trPrChange w:id="577" w:author="Jeff Johnson" w:date="2017-07-10T22:53:00Z">
            <w:trPr>
              <w:cantSplit/>
              <w:jc w:val="center"/>
            </w:trPr>
          </w:trPrChange>
        </w:trPr>
        <w:tc>
          <w:tcPr>
            <w:tcW w:w="0" w:type="auto"/>
            <w:vAlign w:val="center"/>
            <w:tcPrChange w:id="578" w:author="Jeff Johnson" w:date="2017-07-10T22:53:00Z">
              <w:tcPr>
                <w:tcW w:w="0" w:type="auto"/>
                <w:vAlign w:val="center"/>
              </w:tcPr>
            </w:tcPrChange>
          </w:tcPr>
          <w:p w14:paraId="3EA0E298" w14:textId="77777777" w:rsidR="001A5CD6" w:rsidRPr="00540C3D" w:rsidRDefault="001A5CD6" w:rsidP="00540C3D">
            <w:pPr>
              <w:spacing w:beforeLines="60" w:before="144" w:afterLines="60" w:after="144"/>
              <w:jc w:val="center"/>
              <w:rPr>
                <w:sz w:val="20"/>
                <w:szCs w:val="20"/>
              </w:rPr>
            </w:pPr>
            <w:r w:rsidRPr="00540C3D">
              <w:rPr>
                <w:sz w:val="20"/>
                <w:szCs w:val="20"/>
              </w:rPr>
              <w:t>2</w:t>
            </w:r>
          </w:p>
        </w:tc>
        <w:tc>
          <w:tcPr>
            <w:tcW w:w="0" w:type="auto"/>
            <w:vAlign w:val="center"/>
            <w:tcPrChange w:id="579" w:author="Jeff Johnson" w:date="2017-07-10T22:53:00Z">
              <w:tcPr>
                <w:tcW w:w="0" w:type="auto"/>
                <w:vAlign w:val="center"/>
              </w:tcPr>
            </w:tcPrChange>
          </w:tcPr>
          <w:p w14:paraId="3D21A5EE" w14:textId="77777777" w:rsidR="001A5CD6" w:rsidRPr="00540C3D" w:rsidRDefault="001A5CD6" w:rsidP="00540C3D">
            <w:pPr>
              <w:spacing w:beforeLines="60" w:before="144" w:afterLines="60" w:after="144"/>
              <w:rPr>
                <w:sz w:val="20"/>
                <w:szCs w:val="20"/>
              </w:rPr>
            </w:pPr>
            <w:r w:rsidRPr="00540C3D">
              <w:rPr>
                <w:sz w:val="20"/>
                <w:szCs w:val="20"/>
              </w:rPr>
              <w:t>Test Spec Bank</w:t>
            </w:r>
          </w:p>
        </w:tc>
        <w:tc>
          <w:tcPr>
            <w:tcW w:w="0" w:type="auto"/>
            <w:vAlign w:val="center"/>
            <w:tcPrChange w:id="580" w:author="Jeff Johnson" w:date="2017-07-10T22:53:00Z">
              <w:tcPr>
                <w:tcW w:w="0" w:type="auto"/>
                <w:vAlign w:val="center"/>
              </w:tcPr>
            </w:tcPrChange>
          </w:tcPr>
          <w:p w14:paraId="4EE76497"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81" w:author="Jeff Johnson" w:date="2017-07-10T22:53:00Z">
              <w:tcPr>
                <w:tcW w:w="0" w:type="auto"/>
                <w:vAlign w:val="center"/>
              </w:tcPr>
            </w:tcPrChange>
          </w:tcPr>
          <w:p w14:paraId="1E0AD97D"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82" w:author="Jeff Johnson" w:date="2017-07-10T22:53:00Z">
              <w:tcPr>
                <w:tcW w:w="0" w:type="auto"/>
                <w:vAlign w:val="center"/>
              </w:tcPr>
            </w:tcPrChange>
          </w:tcPr>
          <w:p w14:paraId="214641B7" w14:textId="77777777" w:rsidR="001A5CD6" w:rsidRPr="00540C3D" w:rsidRDefault="001A5CD6" w:rsidP="00540C3D">
            <w:pPr>
              <w:spacing w:beforeLines="60" w:before="144" w:afterLines="60" w:after="144"/>
              <w:jc w:val="center"/>
              <w:rPr>
                <w:sz w:val="20"/>
                <w:szCs w:val="20"/>
              </w:rPr>
            </w:pPr>
          </w:p>
        </w:tc>
        <w:tc>
          <w:tcPr>
            <w:tcW w:w="0" w:type="auto"/>
            <w:vAlign w:val="center"/>
            <w:tcPrChange w:id="583" w:author="Jeff Johnson" w:date="2017-07-10T22:53:00Z">
              <w:tcPr>
                <w:tcW w:w="0" w:type="auto"/>
                <w:vAlign w:val="center"/>
              </w:tcPr>
            </w:tcPrChange>
          </w:tcPr>
          <w:p w14:paraId="1F53D0E4" w14:textId="77777777" w:rsidR="001A5CD6" w:rsidRPr="00540C3D" w:rsidRDefault="001A5CD6" w:rsidP="00540C3D">
            <w:pPr>
              <w:spacing w:beforeLines="60" w:before="144" w:afterLines="60" w:after="144"/>
              <w:jc w:val="center"/>
              <w:rPr>
                <w:sz w:val="20"/>
                <w:szCs w:val="20"/>
              </w:rPr>
            </w:pPr>
          </w:p>
        </w:tc>
        <w:tc>
          <w:tcPr>
            <w:tcW w:w="0" w:type="auto"/>
            <w:vAlign w:val="center"/>
            <w:tcPrChange w:id="584" w:author="Jeff Johnson" w:date="2017-07-10T22:53:00Z">
              <w:tcPr>
                <w:tcW w:w="0" w:type="auto"/>
                <w:vAlign w:val="center"/>
              </w:tcPr>
            </w:tcPrChange>
          </w:tcPr>
          <w:p w14:paraId="6D817246"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85" w:author="Jeff Johnson" w:date="2017-07-10T22:53:00Z">
              <w:tcPr>
                <w:tcW w:w="0" w:type="auto"/>
                <w:vAlign w:val="center"/>
              </w:tcPr>
            </w:tcPrChange>
          </w:tcPr>
          <w:p w14:paraId="1A09D128" w14:textId="77777777" w:rsidR="001A5CD6" w:rsidRPr="00540C3D" w:rsidRDefault="001A5CD6" w:rsidP="00540C3D">
            <w:pPr>
              <w:spacing w:beforeLines="60" w:before="144" w:afterLines="60" w:after="144"/>
              <w:jc w:val="center"/>
              <w:rPr>
                <w:sz w:val="20"/>
                <w:szCs w:val="20"/>
              </w:rPr>
            </w:pPr>
          </w:p>
        </w:tc>
        <w:tc>
          <w:tcPr>
            <w:tcW w:w="0" w:type="auto"/>
            <w:vAlign w:val="center"/>
            <w:tcPrChange w:id="586" w:author="Jeff Johnson" w:date="2017-07-10T22:53:00Z">
              <w:tcPr>
                <w:tcW w:w="0" w:type="auto"/>
                <w:vAlign w:val="center"/>
              </w:tcPr>
            </w:tcPrChange>
          </w:tcPr>
          <w:p w14:paraId="05A9AA66" w14:textId="77777777" w:rsidR="001A5CD6" w:rsidRPr="00540C3D" w:rsidRDefault="001A5CD6" w:rsidP="00540C3D">
            <w:pPr>
              <w:spacing w:beforeLines="60" w:before="144" w:afterLines="60" w:after="144"/>
              <w:jc w:val="center"/>
              <w:rPr>
                <w:sz w:val="20"/>
                <w:szCs w:val="20"/>
              </w:rPr>
            </w:pPr>
          </w:p>
        </w:tc>
        <w:tc>
          <w:tcPr>
            <w:tcW w:w="0" w:type="auto"/>
            <w:vAlign w:val="center"/>
            <w:tcPrChange w:id="587" w:author="Jeff Johnson" w:date="2017-07-10T22:53:00Z">
              <w:tcPr>
                <w:tcW w:w="0" w:type="auto"/>
                <w:vAlign w:val="center"/>
              </w:tcPr>
            </w:tcPrChange>
          </w:tcPr>
          <w:p w14:paraId="58FACDBD" w14:textId="77777777" w:rsidR="001A5CD6" w:rsidRPr="00540C3D" w:rsidRDefault="001A5CD6" w:rsidP="00540C3D">
            <w:pPr>
              <w:spacing w:beforeLines="60" w:before="144" w:afterLines="60" w:after="144"/>
              <w:jc w:val="center"/>
              <w:rPr>
                <w:sz w:val="20"/>
                <w:szCs w:val="20"/>
              </w:rPr>
            </w:pPr>
          </w:p>
        </w:tc>
        <w:tc>
          <w:tcPr>
            <w:tcW w:w="0" w:type="auto"/>
            <w:vAlign w:val="center"/>
            <w:tcPrChange w:id="588" w:author="Jeff Johnson" w:date="2017-07-10T22:53:00Z">
              <w:tcPr>
                <w:tcW w:w="0" w:type="auto"/>
                <w:vAlign w:val="center"/>
              </w:tcPr>
            </w:tcPrChange>
          </w:tcPr>
          <w:p w14:paraId="28B3BED4" w14:textId="77777777" w:rsidR="001A5CD6" w:rsidRPr="00540C3D" w:rsidRDefault="001A5CD6" w:rsidP="00540C3D">
            <w:pPr>
              <w:spacing w:beforeLines="60" w:before="144" w:afterLines="60" w:after="144"/>
              <w:jc w:val="center"/>
              <w:rPr>
                <w:sz w:val="20"/>
                <w:szCs w:val="20"/>
              </w:rPr>
            </w:pPr>
          </w:p>
        </w:tc>
        <w:tc>
          <w:tcPr>
            <w:tcW w:w="0" w:type="auto"/>
            <w:vAlign w:val="center"/>
            <w:tcPrChange w:id="589" w:author="Jeff Johnson" w:date="2017-07-10T22:53:00Z">
              <w:tcPr>
                <w:tcW w:w="0" w:type="auto"/>
                <w:vAlign w:val="center"/>
              </w:tcPr>
            </w:tcPrChange>
          </w:tcPr>
          <w:p w14:paraId="12AC8576" w14:textId="77777777" w:rsidR="001A5CD6" w:rsidRPr="00540C3D" w:rsidRDefault="001A5CD6" w:rsidP="00540C3D">
            <w:pPr>
              <w:spacing w:beforeLines="60" w:before="144" w:afterLines="60" w:after="144"/>
              <w:jc w:val="center"/>
              <w:rPr>
                <w:sz w:val="20"/>
                <w:szCs w:val="20"/>
              </w:rPr>
            </w:pPr>
          </w:p>
        </w:tc>
        <w:tc>
          <w:tcPr>
            <w:tcW w:w="0" w:type="auto"/>
            <w:vAlign w:val="center"/>
            <w:tcPrChange w:id="590" w:author="Jeff Johnson" w:date="2017-07-10T22:53:00Z">
              <w:tcPr>
                <w:tcW w:w="0" w:type="auto"/>
                <w:vAlign w:val="center"/>
              </w:tcPr>
            </w:tcPrChange>
          </w:tcPr>
          <w:p w14:paraId="7F88CD6A" w14:textId="77777777" w:rsidR="001A5CD6" w:rsidRPr="00540C3D" w:rsidRDefault="001A5CD6" w:rsidP="00540C3D">
            <w:pPr>
              <w:spacing w:beforeLines="60" w:before="144" w:afterLines="60" w:after="144"/>
              <w:jc w:val="center"/>
              <w:rPr>
                <w:sz w:val="20"/>
                <w:szCs w:val="20"/>
              </w:rPr>
            </w:pPr>
          </w:p>
        </w:tc>
        <w:tc>
          <w:tcPr>
            <w:tcW w:w="0" w:type="auto"/>
            <w:tcPrChange w:id="591" w:author="Jeff Johnson" w:date="2017-07-10T22:53:00Z">
              <w:tcPr>
                <w:tcW w:w="0" w:type="auto"/>
              </w:tcPr>
            </w:tcPrChange>
          </w:tcPr>
          <w:p w14:paraId="372F4D6B" w14:textId="77777777" w:rsidR="001A5CD6" w:rsidRPr="00540C3D" w:rsidRDefault="001A5CD6" w:rsidP="00540C3D">
            <w:pPr>
              <w:spacing w:beforeLines="60" w:before="144" w:afterLines="60" w:after="144"/>
              <w:jc w:val="center"/>
              <w:rPr>
                <w:sz w:val="20"/>
                <w:szCs w:val="20"/>
              </w:rPr>
            </w:pPr>
          </w:p>
        </w:tc>
        <w:tc>
          <w:tcPr>
            <w:tcW w:w="0" w:type="auto"/>
            <w:tcPrChange w:id="592" w:author="Jeff Johnson" w:date="2017-07-10T22:53:00Z">
              <w:tcPr>
                <w:tcW w:w="0" w:type="auto"/>
              </w:tcPr>
            </w:tcPrChange>
          </w:tcPr>
          <w:p w14:paraId="7D68BD4D" w14:textId="77777777" w:rsidR="001A5CD6" w:rsidRPr="00540C3D" w:rsidRDefault="001A5CD6" w:rsidP="00540C3D">
            <w:pPr>
              <w:spacing w:beforeLines="60" w:before="144" w:afterLines="60" w:after="144"/>
              <w:jc w:val="center"/>
              <w:rPr>
                <w:sz w:val="20"/>
                <w:szCs w:val="20"/>
              </w:rPr>
            </w:pPr>
          </w:p>
        </w:tc>
        <w:tc>
          <w:tcPr>
            <w:tcW w:w="0" w:type="auto"/>
            <w:tcPrChange w:id="593" w:author="Jeff Johnson" w:date="2017-07-10T22:53:00Z">
              <w:tcPr>
                <w:tcW w:w="0" w:type="auto"/>
              </w:tcPr>
            </w:tcPrChange>
          </w:tcPr>
          <w:p w14:paraId="3C06A4F5" w14:textId="77777777" w:rsidR="001A5CD6" w:rsidRPr="00540C3D" w:rsidRDefault="001A5CD6" w:rsidP="00540C3D">
            <w:pPr>
              <w:spacing w:beforeLines="60" w:before="144" w:afterLines="60" w:after="144"/>
              <w:jc w:val="center"/>
              <w:rPr>
                <w:sz w:val="20"/>
                <w:szCs w:val="20"/>
              </w:rPr>
            </w:pPr>
          </w:p>
        </w:tc>
      </w:tr>
      <w:tr w:rsidR="001A5CD6" w:rsidRPr="00F11DBD" w14:paraId="7F4598ED" w14:textId="65F32631" w:rsidTr="001A5CD6">
        <w:trPr>
          <w:cantSplit/>
          <w:jc w:val="center"/>
          <w:trPrChange w:id="594" w:author="Jeff Johnson" w:date="2017-07-10T22:53:00Z">
            <w:trPr>
              <w:cantSplit/>
              <w:jc w:val="center"/>
            </w:trPr>
          </w:trPrChange>
        </w:trPr>
        <w:tc>
          <w:tcPr>
            <w:tcW w:w="0" w:type="auto"/>
            <w:vAlign w:val="center"/>
            <w:tcPrChange w:id="595" w:author="Jeff Johnson" w:date="2017-07-10T22:53:00Z">
              <w:tcPr>
                <w:tcW w:w="0" w:type="auto"/>
                <w:vAlign w:val="center"/>
              </w:tcPr>
            </w:tcPrChange>
          </w:tcPr>
          <w:p w14:paraId="52F14711" w14:textId="77777777" w:rsidR="001A5CD6" w:rsidRPr="00540C3D" w:rsidRDefault="001A5CD6" w:rsidP="00540C3D">
            <w:pPr>
              <w:spacing w:beforeLines="60" w:before="144" w:afterLines="60" w:after="144"/>
              <w:jc w:val="center"/>
              <w:rPr>
                <w:sz w:val="20"/>
                <w:szCs w:val="20"/>
              </w:rPr>
            </w:pPr>
            <w:r w:rsidRPr="00540C3D">
              <w:rPr>
                <w:sz w:val="20"/>
                <w:szCs w:val="20"/>
              </w:rPr>
              <w:t>2</w:t>
            </w:r>
          </w:p>
        </w:tc>
        <w:tc>
          <w:tcPr>
            <w:tcW w:w="0" w:type="auto"/>
            <w:vAlign w:val="center"/>
            <w:tcPrChange w:id="596" w:author="Jeff Johnson" w:date="2017-07-10T22:53:00Z">
              <w:tcPr>
                <w:tcW w:w="0" w:type="auto"/>
                <w:vAlign w:val="center"/>
              </w:tcPr>
            </w:tcPrChange>
          </w:tcPr>
          <w:p w14:paraId="0D4042A0" w14:textId="77777777" w:rsidR="001A5CD6" w:rsidRPr="00540C3D" w:rsidRDefault="001A5CD6" w:rsidP="00540C3D">
            <w:pPr>
              <w:spacing w:beforeLines="60" w:before="144" w:afterLines="60" w:after="144"/>
              <w:rPr>
                <w:sz w:val="20"/>
                <w:szCs w:val="20"/>
              </w:rPr>
            </w:pPr>
            <w:r w:rsidRPr="00540C3D">
              <w:rPr>
                <w:sz w:val="20"/>
                <w:szCs w:val="20"/>
              </w:rPr>
              <w:t>Test Item Bank</w:t>
            </w:r>
          </w:p>
        </w:tc>
        <w:tc>
          <w:tcPr>
            <w:tcW w:w="0" w:type="auto"/>
            <w:vAlign w:val="center"/>
            <w:tcPrChange w:id="597" w:author="Jeff Johnson" w:date="2017-07-10T22:53:00Z">
              <w:tcPr>
                <w:tcW w:w="0" w:type="auto"/>
                <w:vAlign w:val="center"/>
              </w:tcPr>
            </w:tcPrChange>
          </w:tcPr>
          <w:p w14:paraId="7548B9BB"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98" w:author="Jeff Johnson" w:date="2017-07-10T22:53:00Z">
              <w:tcPr>
                <w:tcW w:w="0" w:type="auto"/>
                <w:vAlign w:val="center"/>
              </w:tcPr>
            </w:tcPrChange>
          </w:tcPr>
          <w:p w14:paraId="020A3153"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99" w:author="Jeff Johnson" w:date="2017-07-10T22:53:00Z">
              <w:tcPr>
                <w:tcW w:w="0" w:type="auto"/>
                <w:vAlign w:val="center"/>
              </w:tcPr>
            </w:tcPrChange>
          </w:tcPr>
          <w:p w14:paraId="5C12F054" w14:textId="77777777" w:rsidR="001A5CD6" w:rsidRPr="00540C3D" w:rsidRDefault="001A5CD6" w:rsidP="00540C3D">
            <w:pPr>
              <w:spacing w:beforeLines="60" w:before="144" w:afterLines="60" w:after="144"/>
              <w:jc w:val="center"/>
              <w:rPr>
                <w:sz w:val="20"/>
                <w:szCs w:val="20"/>
              </w:rPr>
            </w:pPr>
          </w:p>
        </w:tc>
        <w:tc>
          <w:tcPr>
            <w:tcW w:w="0" w:type="auto"/>
            <w:vAlign w:val="center"/>
            <w:tcPrChange w:id="600" w:author="Jeff Johnson" w:date="2017-07-10T22:53:00Z">
              <w:tcPr>
                <w:tcW w:w="0" w:type="auto"/>
                <w:vAlign w:val="center"/>
              </w:tcPr>
            </w:tcPrChange>
          </w:tcPr>
          <w:p w14:paraId="5D9AA2AE" w14:textId="77777777" w:rsidR="001A5CD6" w:rsidRPr="00540C3D" w:rsidRDefault="001A5CD6" w:rsidP="00540C3D">
            <w:pPr>
              <w:spacing w:beforeLines="60" w:before="144" w:afterLines="60" w:after="144"/>
              <w:jc w:val="center"/>
              <w:rPr>
                <w:sz w:val="20"/>
                <w:szCs w:val="20"/>
              </w:rPr>
            </w:pPr>
          </w:p>
        </w:tc>
        <w:tc>
          <w:tcPr>
            <w:tcW w:w="0" w:type="auto"/>
            <w:vAlign w:val="center"/>
            <w:tcPrChange w:id="601" w:author="Jeff Johnson" w:date="2017-07-10T22:53:00Z">
              <w:tcPr>
                <w:tcW w:w="0" w:type="auto"/>
                <w:vAlign w:val="center"/>
              </w:tcPr>
            </w:tcPrChange>
          </w:tcPr>
          <w:p w14:paraId="105FC7BA" w14:textId="77777777" w:rsidR="001A5CD6" w:rsidRPr="00540C3D" w:rsidRDefault="001A5CD6" w:rsidP="00540C3D">
            <w:pPr>
              <w:spacing w:beforeLines="60" w:before="144" w:afterLines="60" w:after="144"/>
              <w:jc w:val="center"/>
              <w:rPr>
                <w:sz w:val="20"/>
                <w:szCs w:val="20"/>
              </w:rPr>
            </w:pPr>
          </w:p>
        </w:tc>
        <w:tc>
          <w:tcPr>
            <w:tcW w:w="0" w:type="auto"/>
            <w:vAlign w:val="center"/>
            <w:tcPrChange w:id="602" w:author="Jeff Johnson" w:date="2017-07-10T22:53:00Z">
              <w:tcPr>
                <w:tcW w:w="0" w:type="auto"/>
                <w:vAlign w:val="center"/>
              </w:tcPr>
            </w:tcPrChange>
          </w:tcPr>
          <w:p w14:paraId="457DEE3B"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603" w:author="Jeff Johnson" w:date="2017-07-10T22:53:00Z">
              <w:tcPr>
                <w:tcW w:w="0" w:type="auto"/>
                <w:vAlign w:val="center"/>
              </w:tcPr>
            </w:tcPrChange>
          </w:tcPr>
          <w:p w14:paraId="0B29281A" w14:textId="77777777" w:rsidR="001A5CD6" w:rsidRPr="00540C3D" w:rsidRDefault="001A5CD6" w:rsidP="00540C3D">
            <w:pPr>
              <w:spacing w:beforeLines="60" w:before="144" w:afterLines="60" w:after="144"/>
              <w:jc w:val="center"/>
              <w:rPr>
                <w:sz w:val="20"/>
                <w:szCs w:val="20"/>
              </w:rPr>
            </w:pPr>
          </w:p>
        </w:tc>
        <w:tc>
          <w:tcPr>
            <w:tcW w:w="0" w:type="auto"/>
            <w:vAlign w:val="center"/>
            <w:tcPrChange w:id="604" w:author="Jeff Johnson" w:date="2017-07-10T22:53:00Z">
              <w:tcPr>
                <w:tcW w:w="0" w:type="auto"/>
                <w:vAlign w:val="center"/>
              </w:tcPr>
            </w:tcPrChange>
          </w:tcPr>
          <w:p w14:paraId="44F418AE" w14:textId="77777777" w:rsidR="001A5CD6" w:rsidRPr="00540C3D" w:rsidRDefault="001A5CD6" w:rsidP="00540C3D">
            <w:pPr>
              <w:spacing w:beforeLines="60" w:before="144" w:afterLines="60" w:after="144"/>
              <w:jc w:val="center"/>
              <w:rPr>
                <w:sz w:val="20"/>
                <w:szCs w:val="20"/>
              </w:rPr>
            </w:pPr>
          </w:p>
        </w:tc>
        <w:tc>
          <w:tcPr>
            <w:tcW w:w="0" w:type="auto"/>
            <w:vAlign w:val="center"/>
            <w:tcPrChange w:id="605" w:author="Jeff Johnson" w:date="2017-07-10T22:53:00Z">
              <w:tcPr>
                <w:tcW w:w="0" w:type="auto"/>
                <w:vAlign w:val="center"/>
              </w:tcPr>
            </w:tcPrChange>
          </w:tcPr>
          <w:p w14:paraId="63639DA1" w14:textId="77777777" w:rsidR="001A5CD6" w:rsidRPr="00540C3D" w:rsidRDefault="001A5CD6" w:rsidP="00540C3D">
            <w:pPr>
              <w:spacing w:beforeLines="60" w:before="144" w:afterLines="60" w:after="144"/>
              <w:jc w:val="center"/>
              <w:rPr>
                <w:sz w:val="20"/>
                <w:szCs w:val="20"/>
              </w:rPr>
            </w:pPr>
          </w:p>
        </w:tc>
        <w:tc>
          <w:tcPr>
            <w:tcW w:w="0" w:type="auto"/>
            <w:vAlign w:val="center"/>
            <w:tcPrChange w:id="606" w:author="Jeff Johnson" w:date="2017-07-10T22:53:00Z">
              <w:tcPr>
                <w:tcW w:w="0" w:type="auto"/>
                <w:vAlign w:val="center"/>
              </w:tcPr>
            </w:tcPrChange>
          </w:tcPr>
          <w:p w14:paraId="7FA32232" w14:textId="77777777" w:rsidR="001A5CD6" w:rsidRPr="00540C3D" w:rsidRDefault="001A5CD6" w:rsidP="00540C3D">
            <w:pPr>
              <w:spacing w:beforeLines="60" w:before="144" w:afterLines="60" w:after="144"/>
              <w:jc w:val="center"/>
              <w:rPr>
                <w:sz w:val="20"/>
                <w:szCs w:val="20"/>
              </w:rPr>
            </w:pPr>
          </w:p>
        </w:tc>
        <w:tc>
          <w:tcPr>
            <w:tcW w:w="0" w:type="auto"/>
            <w:vAlign w:val="center"/>
            <w:tcPrChange w:id="607" w:author="Jeff Johnson" w:date="2017-07-10T22:53:00Z">
              <w:tcPr>
                <w:tcW w:w="0" w:type="auto"/>
                <w:vAlign w:val="center"/>
              </w:tcPr>
            </w:tcPrChange>
          </w:tcPr>
          <w:p w14:paraId="3063C9E8" w14:textId="77777777" w:rsidR="001A5CD6" w:rsidRPr="00540C3D" w:rsidRDefault="001A5CD6" w:rsidP="00540C3D">
            <w:pPr>
              <w:spacing w:beforeLines="60" w:before="144" w:afterLines="60" w:after="144"/>
              <w:jc w:val="center"/>
              <w:rPr>
                <w:sz w:val="20"/>
                <w:szCs w:val="20"/>
              </w:rPr>
            </w:pPr>
          </w:p>
        </w:tc>
        <w:tc>
          <w:tcPr>
            <w:tcW w:w="0" w:type="auto"/>
            <w:tcPrChange w:id="608" w:author="Jeff Johnson" w:date="2017-07-10T22:53:00Z">
              <w:tcPr>
                <w:tcW w:w="0" w:type="auto"/>
              </w:tcPr>
            </w:tcPrChange>
          </w:tcPr>
          <w:p w14:paraId="6E0F8ABD" w14:textId="77777777" w:rsidR="001A5CD6" w:rsidRPr="00540C3D" w:rsidRDefault="001A5CD6" w:rsidP="00540C3D">
            <w:pPr>
              <w:spacing w:beforeLines="60" w:before="144" w:afterLines="60" w:after="144"/>
              <w:jc w:val="center"/>
              <w:rPr>
                <w:sz w:val="20"/>
                <w:szCs w:val="20"/>
              </w:rPr>
            </w:pPr>
          </w:p>
        </w:tc>
        <w:tc>
          <w:tcPr>
            <w:tcW w:w="0" w:type="auto"/>
            <w:tcPrChange w:id="609" w:author="Jeff Johnson" w:date="2017-07-10T22:53:00Z">
              <w:tcPr>
                <w:tcW w:w="0" w:type="auto"/>
              </w:tcPr>
            </w:tcPrChange>
          </w:tcPr>
          <w:p w14:paraId="66E883F4" w14:textId="77777777" w:rsidR="001A5CD6" w:rsidRPr="00540C3D" w:rsidRDefault="001A5CD6" w:rsidP="00540C3D">
            <w:pPr>
              <w:spacing w:beforeLines="60" w:before="144" w:afterLines="60" w:after="144"/>
              <w:jc w:val="center"/>
              <w:rPr>
                <w:sz w:val="20"/>
                <w:szCs w:val="20"/>
              </w:rPr>
            </w:pPr>
          </w:p>
        </w:tc>
        <w:tc>
          <w:tcPr>
            <w:tcW w:w="0" w:type="auto"/>
            <w:tcPrChange w:id="610" w:author="Jeff Johnson" w:date="2017-07-10T22:53:00Z">
              <w:tcPr>
                <w:tcW w:w="0" w:type="auto"/>
              </w:tcPr>
            </w:tcPrChange>
          </w:tcPr>
          <w:p w14:paraId="3C0D01D0" w14:textId="77777777" w:rsidR="001A5CD6" w:rsidRPr="00540C3D" w:rsidRDefault="001A5CD6" w:rsidP="00540C3D">
            <w:pPr>
              <w:spacing w:beforeLines="60" w:before="144" w:afterLines="60" w:after="144"/>
              <w:jc w:val="center"/>
              <w:rPr>
                <w:sz w:val="20"/>
                <w:szCs w:val="20"/>
              </w:rPr>
            </w:pPr>
          </w:p>
        </w:tc>
      </w:tr>
      <w:tr w:rsidR="001A5CD6" w:rsidRPr="00F11DBD" w14:paraId="305C876D" w14:textId="5A0B6480" w:rsidTr="001A5CD6">
        <w:trPr>
          <w:cantSplit/>
          <w:jc w:val="center"/>
          <w:trPrChange w:id="611" w:author="Jeff Johnson" w:date="2017-07-10T22:53:00Z">
            <w:trPr>
              <w:cantSplit/>
              <w:jc w:val="center"/>
            </w:trPr>
          </w:trPrChange>
        </w:trPr>
        <w:tc>
          <w:tcPr>
            <w:tcW w:w="0" w:type="auto"/>
            <w:vAlign w:val="center"/>
            <w:tcPrChange w:id="612" w:author="Jeff Johnson" w:date="2017-07-10T22:53:00Z">
              <w:tcPr>
                <w:tcW w:w="0" w:type="auto"/>
                <w:vAlign w:val="center"/>
              </w:tcPr>
            </w:tcPrChange>
          </w:tcPr>
          <w:p w14:paraId="2C08BF86" w14:textId="77777777" w:rsidR="001A5CD6" w:rsidRPr="00540C3D" w:rsidRDefault="001A5CD6" w:rsidP="00540C3D">
            <w:pPr>
              <w:spacing w:beforeLines="60" w:before="144" w:afterLines="60" w:after="144"/>
              <w:jc w:val="center"/>
              <w:rPr>
                <w:sz w:val="20"/>
                <w:szCs w:val="20"/>
              </w:rPr>
            </w:pPr>
            <w:r w:rsidRPr="00540C3D">
              <w:rPr>
                <w:sz w:val="20"/>
                <w:szCs w:val="20"/>
              </w:rPr>
              <w:t>3</w:t>
            </w:r>
          </w:p>
        </w:tc>
        <w:tc>
          <w:tcPr>
            <w:tcW w:w="0" w:type="auto"/>
            <w:vAlign w:val="center"/>
            <w:tcPrChange w:id="613" w:author="Jeff Johnson" w:date="2017-07-10T22:53:00Z">
              <w:tcPr>
                <w:tcW w:w="0" w:type="auto"/>
                <w:vAlign w:val="center"/>
              </w:tcPr>
            </w:tcPrChange>
          </w:tcPr>
          <w:p w14:paraId="66A8423B" w14:textId="77777777" w:rsidR="001A5CD6" w:rsidRPr="00540C3D" w:rsidRDefault="001A5CD6" w:rsidP="00540C3D">
            <w:pPr>
              <w:spacing w:beforeLines="60" w:before="144" w:afterLines="60" w:after="144"/>
              <w:rPr>
                <w:sz w:val="20"/>
                <w:szCs w:val="20"/>
              </w:rPr>
            </w:pPr>
            <w:r w:rsidRPr="00540C3D">
              <w:rPr>
                <w:sz w:val="20"/>
                <w:szCs w:val="20"/>
              </w:rPr>
              <w:t>Test Delivery</w:t>
            </w:r>
          </w:p>
        </w:tc>
        <w:tc>
          <w:tcPr>
            <w:tcW w:w="0" w:type="auto"/>
            <w:vAlign w:val="center"/>
            <w:tcPrChange w:id="614" w:author="Jeff Johnson" w:date="2017-07-10T22:53:00Z">
              <w:tcPr>
                <w:tcW w:w="0" w:type="auto"/>
                <w:vAlign w:val="center"/>
              </w:tcPr>
            </w:tcPrChange>
          </w:tcPr>
          <w:p w14:paraId="6001C75E"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615" w:author="Jeff Johnson" w:date="2017-07-10T22:53:00Z">
              <w:tcPr>
                <w:tcW w:w="0" w:type="auto"/>
                <w:vAlign w:val="center"/>
              </w:tcPr>
            </w:tcPrChange>
          </w:tcPr>
          <w:p w14:paraId="3F4A5D9B"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616" w:author="Jeff Johnson" w:date="2017-07-10T22:53:00Z">
              <w:tcPr>
                <w:tcW w:w="0" w:type="auto"/>
                <w:vAlign w:val="center"/>
              </w:tcPr>
            </w:tcPrChange>
          </w:tcPr>
          <w:p w14:paraId="22F5D1D6" w14:textId="77777777" w:rsidR="001A5CD6" w:rsidRPr="00540C3D" w:rsidRDefault="001A5CD6" w:rsidP="00540C3D">
            <w:pPr>
              <w:spacing w:beforeLines="60" w:before="144" w:afterLines="60" w:after="144"/>
              <w:jc w:val="center"/>
              <w:rPr>
                <w:sz w:val="20"/>
                <w:szCs w:val="20"/>
              </w:rPr>
            </w:pPr>
          </w:p>
        </w:tc>
        <w:tc>
          <w:tcPr>
            <w:tcW w:w="0" w:type="auto"/>
            <w:vAlign w:val="center"/>
            <w:tcPrChange w:id="617" w:author="Jeff Johnson" w:date="2017-07-10T22:53:00Z">
              <w:tcPr>
                <w:tcW w:w="0" w:type="auto"/>
                <w:vAlign w:val="center"/>
              </w:tcPr>
            </w:tcPrChange>
          </w:tcPr>
          <w:p w14:paraId="4B7FC001" w14:textId="77777777" w:rsidR="001A5CD6" w:rsidRPr="00540C3D" w:rsidRDefault="001A5CD6" w:rsidP="00540C3D">
            <w:pPr>
              <w:spacing w:beforeLines="60" w:before="144" w:afterLines="60" w:after="144"/>
              <w:jc w:val="center"/>
              <w:rPr>
                <w:sz w:val="20"/>
                <w:szCs w:val="20"/>
              </w:rPr>
            </w:pPr>
          </w:p>
        </w:tc>
        <w:tc>
          <w:tcPr>
            <w:tcW w:w="0" w:type="auto"/>
            <w:vAlign w:val="center"/>
            <w:tcPrChange w:id="618" w:author="Jeff Johnson" w:date="2017-07-10T22:53:00Z">
              <w:tcPr>
                <w:tcW w:w="0" w:type="auto"/>
                <w:vAlign w:val="center"/>
              </w:tcPr>
            </w:tcPrChange>
          </w:tcPr>
          <w:p w14:paraId="7EF5C837"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619" w:author="Jeff Johnson" w:date="2017-07-10T22:53:00Z">
              <w:tcPr>
                <w:tcW w:w="0" w:type="auto"/>
                <w:vAlign w:val="center"/>
              </w:tcPr>
            </w:tcPrChange>
          </w:tcPr>
          <w:p w14:paraId="360EEEBA" w14:textId="77777777" w:rsidR="001A5CD6" w:rsidRPr="00540C3D" w:rsidRDefault="001A5CD6" w:rsidP="00540C3D">
            <w:pPr>
              <w:spacing w:beforeLines="60" w:before="144" w:afterLines="60" w:after="144"/>
              <w:jc w:val="center"/>
              <w:rPr>
                <w:sz w:val="20"/>
                <w:szCs w:val="20"/>
              </w:rPr>
            </w:pPr>
          </w:p>
        </w:tc>
        <w:tc>
          <w:tcPr>
            <w:tcW w:w="0" w:type="auto"/>
            <w:vAlign w:val="center"/>
            <w:tcPrChange w:id="620" w:author="Jeff Johnson" w:date="2017-07-10T22:53:00Z">
              <w:tcPr>
                <w:tcW w:w="0" w:type="auto"/>
                <w:vAlign w:val="center"/>
              </w:tcPr>
            </w:tcPrChange>
          </w:tcPr>
          <w:p w14:paraId="75E91C13" w14:textId="77777777" w:rsidR="001A5CD6" w:rsidRPr="00540C3D" w:rsidRDefault="001A5CD6" w:rsidP="00540C3D">
            <w:pPr>
              <w:spacing w:beforeLines="60" w:before="144" w:afterLines="60" w:after="144"/>
              <w:jc w:val="center"/>
              <w:rPr>
                <w:sz w:val="20"/>
                <w:szCs w:val="20"/>
              </w:rPr>
            </w:pPr>
          </w:p>
        </w:tc>
        <w:tc>
          <w:tcPr>
            <w:tcW w:w="0" w:type="auto"/>
            <w:vAlign w:val="center"/>
            <w:tcPrChange w:id="621" w:author="Jeff Johnson" w:date="2017-07-10T22:53:00Z">
              <w:tcPr>
                <w:tcW w:w="0" w:type="auto"/>
                <w:vAlign w:val="center"/>
              </w:tcPr>
            </w:tcPrChange>
          </w:tcPr>
          <w:p w14:paraId="0AE70230" w14:textId="77777777" w:rsidR="001A5CD6" w:rsidRPr="00540C3D" w:rsidRDefault="001A5CD6" w:rsidP="00540C3D">
            <w:pPr>
              <w:spacing w:beforeLines="60" w:before="144" w:afterLines="60" w:after="144"/>
              <w:jc w:val="center"/>
              <w:rPr>
                <w:sz w:val="20"/>
                <w:szCs w:val="20"/>
              </w:rPr>
            </w:pPr>
          </w:p>
        </w:tc>
        <w:tc>
          <w:tcPr>
            <w:tcW w:w="0" w:type="auto"/>
            <w:vAlign w:val="center"/>
            <w:tcPrChange w:id="622" w:author="Jeff Johnson" w:date="2017-07-10T22:53:00Z">
              <w:tcPr>
                <w:tcW w:w="0" w:type="auto"/>
                <w:vAlign w:val="center"/>
              </w:tcPr>
            </w:tcPrChange>
          </w:tcPr>
          <w:p w14:paraId="5B4B9386" w14:textId="77777777" w:rsidR="001A5CD6" w:rsidRPr="00540C3D" w:rsidRDefault="001A5CD6" w:rsidP="00540C3D">
            <w:pPr>
              <w:spacing w:beforeLines="60" w:before="144" w:afterLines="60" w:after="144"/>
              <w:jc w:val="center"/>
              <w:rPr>
                <w:sz w:val="20"/>
                <w:szCs w:val="20"/>
              </w:rPr>
            </w:pPr>
          </w:p>
        </w:tc>
        <w:tc>
          <w:tcPr>
            <w:tcW w:w="0" w:type="auto"/>
            <w:vAlign w:val="center"/>
            <w:tcPrChange w:id="623" w:author="Jeff Johnson" w:date="2017-07-10T22:53:00Z">
              <w:tcPr>
                <w:tcW w:w="0" w:type="auto"/>
                <w:vAlign w:val="center"/>
              </w:tcPr>
            </w:tcPrChange>
          </w:tcPr>
          <w:p w14:paraId="7D675C55" w14:textId="77777777" w:rsidR="001A5CD6" w:rsidRPr="00540C3D" w:rsidRDefault="001A5CD6" w:rsidP="00540C3D">
            <w:pPr>
              <w:spacing w:beforeLines="60" w:before="144" w:afterLines="60" w:after="144"/>
              <w:jc w:val="center"/>
              <w:rPr>
                <w:sz w:val="20"/>
                <w:szCs w:val="20"/>
              </w:rPr>
            </w:pPr>
          </w:p>
        </w:tc>
        <w:tc>
          <w:tcPr>
            <w:tcW w:w="0" w:type="auto"/>
            <w:vAlign w:val="center"/>
            <w:tcPrChange w:id="624" w:author="Jeff Johnson" w:date="2017-07-10T22:53:00Z">
              <w:tcPr>
                <w:tcW w:w="0" w:type="auto"/>
                <w:vAlign w:val="center"/>
              </w:tcPr>
            </w:tcPrChange>
          </w:tcPr>
          <w:p w14:paraId="014E3539" w14:textId="77777777" w:rsidR="001A5CD6" w:rsidRPr="00540C3D" w:rsidRDefault="001A5CD6" w:rsidP="00540C3D">
            <w:pPr>
              <w:spacing w:beforeLines="60" w:before="144" w:afterLines="60" w:after="144"/>
              <w:jc w:val="center"/>
              <w:rPr>
                <w:sz w:val="20"/>
                <w:szCs w:val="20"/>
              </w:rPr>
            </w:pPr>
          </w:p>
        </w:tc>
        <w:tc>
          <w:tcPr>
            <w:tcW w:w="0" w:type="auto"/>
            <w:tcPrChange w:id="625" w:author="Jeff Johnson" w:date="2017-07-10T22:53:00Z">
              <w:tcPr>
                <w:tcW w:w="0" w:type="auto"/>
              </w:tcPr>
            </w:tcPrChange>
          </w:tcPr>
          <w:p w14:paraId="73979DDC" w14:textId="77777777" w:rsidR="001A5CD6" w:rsidRPr="00540C3D" w:rsidRDefault="001A5CD6" w:rsidP="00540C3D">
            <w:pPr>
              <w:spacing w:beforeLines="60" w:before="144" w:afterLines="60" w:after="144"/>
              <w:jc w:val="center"/>
              <w:rPr>
                <w:sz w:val="20"/>
                <w:szCs w:val="20"/>
              </w:rPr>
            </w:pPr>
          </w:p>
        </w:tc>
        <w:tc>
          <w:tcPr>
            <w:tcW w:w="0" w:type="auto"/>
            <w:tcPrChange w:id="626" w:author="Jeff Johnson" w:date="2017-07-10T22:53:00Z">
              <w:tcPr>
                <w:tcW w:w="0" w:type="auto"/>
              </w:tcPr>
            </w:tcPrChange>
          </w:tcPr>
          <w:p w14:paraId="05A42B62" w14:textId="77777777" w:rsidR="001A5CD6" w:rsidRPr="00540C3D" w:rsidRDefault="001A5CD6" w:rsidP="00540C3D">
            <w:pPr>
              <w:spacing w:beforeLines="60" w:before="144" w:afterLines="60" w:after="144"/>
              <w:jc w:val="center"/>
              <w:rPr>
                <w:sz w:val="20"/>
                <w:szCs w:val="20"/>
              </w:rPr>
            </w:pPr>
          </w:p>
        </w:tc>
        <w:tc>
          <w:tcPr>
            <w:tcW w:w="0" w:type="auto"/>
            <w:tcPrChange w:id="627" w:author="Jeff Johnson" w:date="2017-07-10T22:53:00Z">
              <w:tcPr>
                <w:tcW w:w="0" w:type="auto"/>
              </w:tcPr>
            </w:tcPrChange>
          </w:tcPr>
          <w:p w14:paraId="021B5779" w14:textId="77777777" w:rsidR="001A5CD6" w:rsidRPr="00540C3D" w:rsidRDefault="001A5CD6" w:rsidP="00540C3D">
            <w:pPr>
              <w:spacing w:beforeLines="60" w:before="144" w:afterLines="60" w:after="144"/>
              <w:jc w:val="center"/>
              <w:rPr>
                <w:sz w:val="20"/>
                <w:szCs w:val="20"/>
              </w:rPr>
            </w:pPr>
          </w:p>
        </w:tc>
      </w:tr>
      <w:tr w:rsidR="001A5CD6" w:rsidRPr="00F11DBD" w14:paraId="3A29CC37" w14:textId="6DF76FAE" w:rsidTr="001A5CD6">
        <w:trPr>
          <w:cantSplit/>
          <w:jc w:val="center"/>
          <w:trPrChange w:id="628" w:author="Jeff Johnson" w:date="2017-07-10T22:53:00Z">
            <w:trPr>
              <w:cantSplit/>
              <w:jc w:val="center"/>
            </w:trPr>
          </w:trPrChange>
        </w:trPr>
        <w:tc>
          <w:tcPr>
            <w:tcW w:w="0" w:type="auto"/>
            <w:vAlign w:val="center"/>
            <w:tcPrChange w:id="629" w:author="Jeff Johnson" w:date="2017-07-10T22:53:00Z">
              <w:tcPr>
                <w:tcW w:w="0" w:type="auto"/>
                <w:vAlign w:val="center"/>
              </w:tcPr>
            </w:tcPrChange>
          </w:tcPr>
          <w:p w14:paraId="68C43185" w14:textId="77777777" w:rsidR="001A5CD6" w:rsidRPr="00540C3D" w:rsidRDefault="001A5CD6" w:rsidP="00540C3D">
            <w:pPr>
              <w:spacing w:beforeLines="60" w:before="144" w:afterLines="60" w:after="144"/>
              <w:jc w:val="center"/>
              <w:rPr>
                <w:sz w:val="20"/>
                <w:szCs w:val="20"/>
              </w:rPr>
            </w:pPr>
            <w:r w:rsidRPr="00540C3D">
              <w:rPr>
                <w:sz w:val="20"/>
                <w:szCs w:val="20"/>
              </w:rPr>
              <w:t>3</w:t>
            </w:r>
          </w:p>
        </w:tc>
        <w:tc>
          <w:tcPr>
            <w:tcW w:w="0" w:type="auto"/>
            <w:vAlign w:val="center"/>
            <w:tcPrChange w:id="630" w:author="Jeff Johnson" w:date="2017-07-10T22:53:00Z">
              <w:tcPr>
                <w:tcW w:w="0" w:type="auto"/>
                <w:vAlign w:val="center"/>
              </w:tcPr>
            </w:tcPrChange>
          </w:tcPr>
          <w:p w14:paraId="49ACA740" w14:textId="77777777" w:rsidR="001A5CD6" w:rsidRPr="00540C3D" w:rsidRDefault="001A5CD6" w:rsidP="00540C3D">
            <w:pPr>
              <w:spacing w:beforeLines="60" w:before="144" w:afterLines="60" w:after="144"/>
              <w:rPr>
                <w:sz w:val="20"/>
                <w:szCs w:val="20"/>
              </w:rPr>
            </w:pPr>
            <w:r w:rsidRPr="00540C3D">
              <w:rPr>
                <w:sz w:val="20"/>
                <w:szCs w:val="20"/>
              </w:rPr>
              <w:t>Proctor Application</w:t>
            </w:r>
          </w:p>
        </w:tc>
        <w:tc>
          <w:tcPr>
            <w:tcW w:w="0" w:type="auto"/>
            <w:vAlign w:val="center"/>
            <w:tcPrChange w:id="631" w:author="Jeff Johnson" w:date="2017-07-10T22:53:00Z">
              <w:tcPr>
                <w:tcW w:w="0" w:type="auto"/>
                <w:vAlign w:val="center"/>
              </w:tcPr>
            </w:tcPrChange>
          </w:tcPr>
          <w:p w14:paraId="7F992201" w14:textId="77777777" w:rsidR="001A5CD6" w:rsidRPr="00540C3D" w:rsidRDefault="001A5CD6" w:rsidP="00540C3D">
            <w:pPr>
              <w:spacing w:beforeLines="60" w:before="144" w:afterLines="60" w:after="144"/>
              <w:jc w:val="center"/>
              <w:rPr>
                <w:sz w:val="20"/>
                <w:szCs w:val="20"/>
              </w:rPr>
            </w:pPr>
          </w:p>
        </w:tc>
        <w:tc>
          <w:tcPr>
            <w:tcW w:w="0" w:type="auto"/>
            <w:vAlign w:val="center"/>
            <w:tcPrChange w:id="632" w:author="Jeff Johnson" w:date="2017-07-10T22:53:00Z">
              <w:tcPr>
                <w:tcW w:w="0" w:type="auto"/>
                <w:vAlign w:val="center"/>
              </w:tcPr>
            </w:tcPrChange>
          </w:tcPr>
          <w:p w14:paraId="30BA85D0" w14:textId="77777777" w:rsidR="001A5CD6" w:rsidRPr="00540C3D" w:rsidRDefault="001A5CD6" w:rsidP="00540C3D">
            <w:pPr>
              <w:spacing w:beforeLines="60" w:before="144" w:afterLines="60" w:after="144"/>
              <w:jc w:val="center"/>
              <w:rPr>
                <w:sz w:val="20"/>
                <w:szCs w:val="20"/>
              </w:rPr>
            </w:pPr>
          </w:p>
        </w:tc>
        <w:tc>
          <w:tcPr>
            <w:tcW w:w="0" w:type="auto"/>
            <w:vAlign w:val="center"/>
            <w:tcPrChange w:id="633" w:author="Jeff Johnson" w:date="2017-07-10T22:53:00Z">
              <w:tcPr>
                <w:tcW w:w="0" w:type="auto"/>
                <w:vAlign w:val="center"/>
              </w:tcPr>
            </w:tcPrChange>
          </w:tcPr>
          <w:p w14:paraId="7EAC435E"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634" w:author="Jeff Johnson" w:date="2017-07-10T22:53:00Z">
              <w:tcPr>
                <w:tcW w:w="0" w:type="auto"/>
                <w:vAlign w:val="center"/>
              </w:tcPr>
            </w:tcPrChange>
          </w:tcPr>
          <w:p w14:paraId="31A15FF1" w14:textId="77777777" w:rsidR="001A5CD6" w:rsidRPr="00540C3D" w:rsidRDefault="001A5CD6" w:rsidP="00540C3D">
            <w:pPr>
              <w:spacing w:beforeLines="60" w:before="144" w:afterLines="60" w:after="144"/>
              <w:jc w:val="center"/>
              <w:rPr>
                <w:sz w:val="20"/>
                <w:szCs w:val="20"/>
              </w:rPr>
            </w:pPr>
          </w:p>
        </w:tc>
        <w:tc>
          <w:tcPr>
            <w:tcW w:w="0" w:type="auto"/>
            <w:vAlign w:val="center"/>
            <w:tcPrChange w:id="635" w:author="Jeff Johnson" w:date="2017-07-10T22:53:00Z">
              <w:tcPr>
                <w:tcW w:w="0" w:type="auto"/>
                <w:vAlign w:val="center"/>
              </w:tcPr>
            </w:tcPrChange>
          </w:tcPr>
          <w:p w14:paraId="16EA5E85" w14:textId="77777777" w:rsidR="001A5CD6" w:rsidRPr="00540C3D" w:rsidRDefault="001A5CD6" w:rsidP="00540C3D">
            <w:pPr>
              <w:spacing w:beforeLines="60" w:before="144" w:afterLines="60" w:after="144"/>
              <w:jc w:val="center"/>
              <w:rPr>
                <w:sz w:val="20"/>
                <w:szCs w:val="20"/>
              </w:rPr>
            </w:pPr>
          </w:p>
        </w:tc>
        <w:tc>
          <w:tcPr>
            <w:tcW w:w="0" w:type="auto"/>
            <w:vAlign w:val="center"/>
            <w:tcPrChange w:id="636" w:author="Jeff Johnson" w:date="2017-07-10T22:53:00Z">
              <w:tcPr>
                <w:tcW w:w="0" w:type="auto"/>
                <w:vAlign w:val="center"/>
              </w:tcPr>
            </w:tcPrChange>
          </w:tcPr>
          <w:p w14:paraId="3838D01C" w14:textId="77777777" w:rsidR="001A5CD6" w:rsidRPr="00540C3D" w:rsidRDefault="001A5CD6" w:rsidP="00540C3D">
            <w:pPr>
              <w:spacing w:beforeLines="60" w:before="144" w:afterLines="60" w:after="144"/>
              <w:jc w:val="center"/>
              <w:rPr>
                <w:sz w:val="20"/>
                <w:szCs w:val="20"/>
              </w:rPr>
            </w:pPr>
          </w:p>
        </w:tc>
        <w:tc>
          <w:tcPr>
            <w:tcW w:w="0" w:type="auto"/>
            <w:vAlign w:val="center"/>
            <w:tcPrChange w:id="637" w:author="Jeff Johnson" w:date="2017-07-10T22:53:00Z">
              <w:tcPr>
                <w:tcW w:w="0" w:type="auto"/>
                <w:vAlign w:val="center"/>
              </w:tcPr>
            </w:tcPrChange>
          </w:tcPr>
          <w:p w14:paraId="76949A0F" w14:textId="77777777" w:rsidR="001A5CD6" w:rsidRPr="00540C3D" w:rsidRDefault="001A5CD6" w:rsidP="00540C3D">
            <w:pPr>
              <w:spacing w:beforeLines="60" w:before="144" w:afterLines="60" w:after="144"/>
              <w:jc w:val="center"/>
              <w:rPr>
                <w:sz w:val="20"/>
                <w:szCs w:val="20"/>
              </w:rPr>
            </w:pPr>
          </w:p>
        </w:tc>
        <w:tc>
          <w:tcPr>
            <w:tcW w:w="0" w:type="auto"/>
            <w:vAlign w:val="center"/>
            <w:tcPrChange w:id="638" w:author="Jeff Johnson" w:date="2017-07-10T22:53:00Z">
              <w:tcPr>
                <w:tcW w:w="0" w:type="auto"/>
                <w:vAlign w:val="center"/>
              </w:tcPr>
            </w:tcPrChange>
          </w:tcPr>
          <w:p w14:paraId="3DE73420" w14:textId="77777777" w:rsidR="001A5CD6" w:rsidRPr="00540C3D" w:rsidRDefault="001A5CD6" w:rsidP="00540C3D">
            <w:pPr>
              <w:spacing w:beforeLines="60" w:before="144" w:afterLines="60" w:after="144"/>
              <w:jc w:val="center"/>
              <w:rPr>
                <w:sz w:val="20"/>
                <w:szCs w:val="20"/>
              </w:rPr>
            </w:pPr>
          </w:p>
        </w:tc>
        <w:tc>
          <w:tcPr>
            <w:tcW w:w="0" w:type="auto"/>
            <w:vAlign w:val="center"/>
            <w:tcPrChange w:id="639" w:author="Jeff Johnson" w:date="2017-07-10T22:53:00Z">
              <w:tcPr>
                <w:tcW w:w="0" w:type="auto"/>
                <w:vAlign w:val="center"/>
              </w:tcPr>
            </w:tcPrChange>
          </w:tcPr>
          <w:p w14:paraId="69C78112" w14:textId="77777777" w:rsidR="001A5CD6" w:rsidRPr="00540C3D" w:rsidRDefault="001A5CD6" w:rsidP="00540C3D">
            <w:pPr>
              <w:spacing w:beforeLines="60" w:before="144" w:afterLines="60" w:after="144"/>
              <w:jc w:val="center"/>
              <w:rPr>
                <w:sz w:val="20"/>
                <w:szCs w:val="20"/>
              </w:rPr>
            </w:pPr>
          </w:p>
        </w:tc>
        <w:tc>
          <w:tcPr>
            <w:tcW w:w="0" w:type="auto"/>
            <w:vAlign w:val="center"/>
            <w:tcPrChange w:id="640" w:author="Jeff Johnson" w:date="2017-07-10T22:53:00Z">
              <w:tcPr>
                <w:tcW w:w="0" w:type="auto"/>
                <w:vAlign w:val="center"/>
              </w:tcPr>
            </w:tcPrChange>
          </w:tcPr>
          <w:p w14:paraId="25AF7A64" w14:textId="77777777" w:rsidR="001A5CD6" w:rsidRPr="00540C3D" w:rsidRDefault="001A5CD6" w:rsidP="00540C3D">
            <w:pPr>
              <w:spacing w:beforeLines="60" w:before="144" w:afterLines="60" w:after="144"/>
              <w:jc w:val="center"/>
              <w:rPr>
                <w:sz w:val="20"/>
                <w:szCs w:val="20"/>
              </w:rPr>
            </w:pPr>
          </w:p>
        </w:tc>
        <w:tc>
          <w:tcPr>
            <w:tcW w:w="0" w:type="auto"/>
            <w:vAlign w:val="center"/>
            <w:tcPrChange w:id="641" w:author="Jeff Johnson" w:date="2017-07-10T22:53:00Z">
              <w:tcPr>
                <w:tcW w:w="0" w:type="auto"/>
                <w:vAlign w:val="center"/>
              </w:tcPr>
            </w:tcPrChange>
          </w:tcPr>
          <w:p w14:paraId="57F7028D" w14:textId="77777777" w:rsidR="001A5CD6" w:rsidRPr="00540C3D" w:rsidRDefault="001A5CD6" w:rsidP="00540C3D">
            <w:pPr>
              <w:spacing w:beforeLines="60" w:before="144" w:afterLines="60" w:after="144"/>
              <w:jc w:val="center"/>
              <w:rPr>
                <w:sz w:val="20"/>
                <w:szCs w:val="20"/>
              </w:rPr>
            </w:pPr>
          </w:p>
        </w:tc>
        <w:tc>
          <w:tcPr>
            <w:tcW w:w="0" w:type="auto"/>
            <w:vAlign w:val="center"/>
            <w:tcPrChange w:id="642" w:author="Jeff Johnson" w:date="2017-07-10T22:53:00Z">
              <w:tcPr>
                <w:tcW w:w="0" w:type="auto"/>
                <w:vAlign w:val="center"/>
              </w:tcPr>
            </w:tcPrChange>
          </w:tcPr>
          <w:p w14:paraId="1DB3C68D" w14:textId="435160A5" w:rsidR="001A5CD6" w:rsidRPr="00540C3D" w:rsidRDefault="001A5CD6" w:rsidP="00540C3D">
            <w:pPr>
              <w:spacing w:beforeLines="60" w:before="144" w:afterLines="60" w:after="144"/>
              <w:jc w:val="center"/>
              <w:rPr>
                <w:sz w:val="20"/>
                <w:szCs w:val="20"/>
              </w:rPr>
            </w:pPr>
            <w:ins w:id="643" w:author="Jeff Johnson" w:date="2017-07-10T18:42:00Z">
              <w:r w:rsidRPr="00540C3D">
                <w:rPr>
                  <w:sz w:val="20"/>
                  <w:szCs w:val="20"/>
                </w:rPr>
                <w:sym w:font="Wingdings" w:char="F0FC"/>
              </w:r>
            </w:ins>
          </w:p>
        </w:tc>
        <w:tc>
          <w:tcPr>
            <w:tcW w:w="0" w:type="auto"/>
            <w:vAlign w:val="center"/>
            <w:tcPrChange w:id="644" w:author="Jeff Johnson" w:date="2017-07-10T22:53:00Z">
              <w:tcPr>
                <w:tcW w:w="0" w:type="auto"/>
                <w:vAlign w:val="center"/>
              </w:tcPr>
            </w:tcPrChange>
          </w:tcPr>
          <w:p w14:paraId="3BACF2AF" w14:textId="23F58325" w:rsidR="001A5CD6" w:rsidRPr="00540C3D" w:rsidRDefault="001A5CD6" w:rsidP="00540C3D">
            <w:pPr>
              <w:spacing w:beforeLines="60" w:before="144" w:afterLines="60" w:after="144"/>
              <w:jc w:val="center"/>
              <w:rPr>
                <w:sz w:val="20"/>
                <w:szCs w:val="20"/>
              </w:rPr>
            </w:pPr>
            <w:ins w:id="645" w:author="Jeff Johnson" w:date="2017-07-10T18:42:00Z">
              <w:r w:rsidRPr="00540C3D">
                <w:rPr>
                  <w:sz w:val="20"/>
                  <w:szCs w:val="20"/>
                </w:rPr>
                <w:sym w:font="Wingdings" w:char="F0FC"/>
              </w:r>
            </w:ins>
          </w:p>
        </w:tc>
        <w:tc>
          <w:tcPr>
            <w:tcW w:w="0" w:type="auto"/>
            <w:tcPrChange w:id="646" w:author="Jeff Johnson" w:date="2017-07-10T22:53:00Z">
              <w:tcPr>
                <w:tcW w:w="0" w:type="auto"/>
              </w:tcPr>
            </w:tcPrChange>
          </w:tcPr>
          <w:p w14:paraId="4884654B" w14:textId="77777777" w:rsidR="001A5CD6" w:rsidRPr="00540C3D" w:rsidRDefault="001A5CD6" w:rsidP="00540C3D">
            <w:pPr>
              <w:spacing w:beforeLines="60" w:before="144" w:afterLines="60" w:after="144"/>
              <w:jc w:val="center"/>
              <w:rPr>
                <w:sz w:val="20"/>
                <w:szCs w:val="20"/>
              </w:rPr>
            </w:pPr>
          </w:p>
        </w:tc>
      </w:tr>
      <w:tr w:rsidR="001A5CD6" w:rsidRPr="00F11DBD" w14:paraId="573DC445" w14:textId="1A2EBB33" w:rsidTr="001A5CD6">
        <w:trPr>
          <w:cantSplit/>
          <w:jc w:val="center"/>
          <w:trPrChange w:id="647" w:author="Jeff Johnson" w:date="2017-07-10T22:53:00Z">
            <w:trPr>
              <w:cantSplit/>
              <w:jc w:val="center"/>
            </w:trPr>
          </w:trPrChange>
        </w:trPr>
        <w:tc>
          <w:tcPr>
            <w:tcW w:w="0" w:type="auto"/>
            <w:vAlign w:val="center"/>
            <w:tcPrChange w:id="648" w:author="Jeff Johnson" w:date="2017-07-10T22:53:00Z">
              <w:tcPr>
                <w:tcW w:w="0" w:type="auto"/>
                <w:vAlign w:val="center"/>
              </w:tcPr>
            </w:tcPrChange>
          </w:tcPr>
          <w:p w14:paraId="708C3085" w14:textId="77777777" w:rsidR="001A5CD6" w:rsidRPr="00540C3D" w:rsidRDefault="001A5CD6" w:rsidP="00540C3D">
            <w:pPr>
              <w:spacing w:beforeLines="60" w:before="144" w:afterLines="60" w:after="144"/>
              <w:jc w:val="center"/>
              <w:rPr>
                <w:sz w:val="20"/>
                <w:szCs w:val="20"/>
              </w:rPr>
            </w:pPr>
            <w:r w:rsidRPr="00540C3D">
              <w:rPr>
                <w:sz w:val="20"/>
                <w:szCs w:val="20"/>
              </w:rPr>
              <w:t>3</w:t>
            </w:r>
          </w:p>
        </w:tc>
        <w:tc>
          <w:tcPr>
            <w:tcW w:w="0" w:type="auto"/>
            <w:vAlign w:val="center"/>
            <w:tcPrChange w:id="649" w:author="Jeff Johnson" w:date="2017-07-10T22:53:00Z">
              <w:tcPr>
                <w:tcW w:w="0" w:type="auto"/>
                <w:vAlign w:val="center"/>
              </w:tcPr>
            </w:tcPrChange>
          </w:tcPr>
          <w:p w14:paraId="4D2E56A7" w14:textId="77777777" w:rsidR="001A5CD6" w:rsidRPr="00540C3D" w:rsidRDefault="001A5CD6" w:rsidP="00540C3D">
            <w:pPr>
              <w:spacing w:beforeLines="60" w:before="144" w:afterLines="60" w:after="144"/>
              <w:rPr>
                <w:sz w:val="20"/>
                <w:szCs w:val="20"/>
              </w:rPr>
            </w:pPr>
            <w:r w:rsidRPr="00540C3D">
              <w:rPr>
                <w:sz w:val="20"/>
                <w:szCs w:val="20"/>
              </w:rPr>
              <w:t>Student Application</w:t>
            </w:r>
          </w:p>
        </w:tc>
        <w:tc>
          <w:tcPr>
            <w:tcW w:w="0" w:type="auto"/>
            <w:vAlign w:val="center"/>
            <w:tcPrChange w:id="650" w:author="Jeff Johnson" w:date="2017-07-10T22:53:00Z">
              <w:tcPr>
                <w:tcW w:w="0" w:type="auto"/>
                <w:vAlign w:val="center"/>
              </w:tcPr>
            </w:tcPrChange>
          </w:tcPr>
          <w:p w14:paraId="05BF13B9" w14:textId="77777777" w:rsidR="001A5CD6" w:rsidRPr="00540C3D" w:rsidRDefault="001A5CD6" w:rsidP="00540C3D">
            <w:pPr>
              <w:spacing w:beforeLines="60" w:before="144" w:afterLines="60" w:after="144"/>
              <w:jc w:val="center"/>
              <w:rPr>
                <w:sz w:val="20"/>
                <w:szCs w:val="20"/>
              </w:rPr>
            </w:pPr>
          </w:p>
        </w:tc>
        <w:tc>
          <w:tcPr>
            <w:tcW w:w="0" w:type="auto"/>
            <w:vAlign w:val="center"/>
            <w:tcPrChange w:id="651" w:author="Jeff Johnson" w:date="2017-07-10T22:53:00Z">
              <w:tcPr>
                <w:tcW w:w="0" w:type="auto"/>
                <w:vAlign w:val="center"/>
              </w:tcPr>
            </w:tcPrChange>
          </w:tcPr>
          <w:p w14:paraId="0E644586" w14:textId="77777777" w:rsidR="001A5CD6" w:rsidRPr="00540C3D" w:rsidRDefault="001A5CD6" w:rsidP="00540C3D">
            <w:pPr>
              <w:spacing w:beforeLines="60" w:before="144" w:afterLines="60" w:after="144"/>
              <w:jc w:val="center"/>
              <w:rPr>
                <w:sz w:val="20"/>
                <w:szCs w:val="20"/>
              </w:rPr>
            </w:pPr>
          </w:p>
        </w:tc>
        <w:tc>
          <w:tcPr>
            <w:tcW w:w="0" w:type="auto"/>
            <w:vAlign w:val="center"/>
            <w:tcPrChange w:id="652" w:author="Jeff Johnson" w:date="2017-07-10T22:53:00Z">
              <w:tcPr>
                <w:tcW w:w="0" w:type="auto"/>
                <w:vAlign w:val="center"/>
              </w:tcPr>
            </w:tcPrChange>
          </w:tcPr>
          <w:p w14:paraId="37CBEAB1"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653" w:author="Jeff Johnson" w:date="2017-07-10T22:53:00Z">
              <w:tcPr>
                <w:tcW w:w="0" w:type="auto"/>
                <w:vAlign w:val="center"/>
              </w:tcPr>
            </w:tcPrChange>
          </w:tcPr>
          <w:p w14:paraId="24F746F1" w14:textId="77777777" w:rsidR="001A5CD6" w:rsidRPr="00540C3D" w:rsidRDefault="001A5CD6" w:rsidP="00540C3D">
            <w:pPr>
              <w:spacing w:beforeLines="60" w:before="144" w:afterLines="60" w:after="144"/>
              <w:jc w:val="center"/>
              <w:rPr>
                <w:sz w:val="20"/>
                <w:szCs w:val="20"/>
              </w:rPr>
            </w:pPr>
          </w:p>
        </w:tc>
        <w:tc>
          <w:tcPr>
            <w:tcW w:w="0" w:type="auto"/>
            <w:vAlign w:val="center"/>
            <w:tcPrChange w:id="654" w:author="Jeff Johnson" w:date="2017-07-10T22:53:00Z">
              <w:tcPr>
                <w:tcW w:w="0" w:type="auto"/>
                <w:vAlign w:val="center"/>
              </w:tcPr>
            </w:tcPrChange>
          </w:tcPr>
          <w:p w14:paraId="3D695FB2" w14:textId="77777777" w:rsidR="001A5CD6" w:rsidRPr="00540C3D" w:rsidRDefault="001A5CD6" w:rsidP="00540C3D">
            <w:pPr>
              <w:spacing w:beforeLines="60" w:before="144" w:afterLines="60" w:after="144"/>
              <w:jc w:val="center"/>
              <w:rPr>
                <w:sz w:val="20"/>
                <w:szCs w:val="20"/>
              </w:rPr>
            </w:pPr>
          </w:p>
        </w:tc>
        <w:tc>
          <w:tcPr>
            <w:tcW w:w="0" w:type="auto"/>
            <w:vAlign w:val="center"/>
            <w:tcPrChange w:id="655" w:author="Jeff Johnson" w:date="2017-07-10T22:53:00Z">
              <w:tcPr>
                <w:tcW w:w="0" w:type="auto"/>
                <w:vAlign w:val="center"/>
              </w:tcPr>
            </w:tcPrChange>
          </w:tcPr>
          <w:p w14:paraId="0E8908D5" w14:textId="77777777" w:rsidR="001A5CD6" w:rsidRPr="00540C3D" w:rsidRDefault="001A5CD6" w:rsidP="00540C3D">
            <w:pPr>
              <w:spacing w:beforeLines="60" w:before="144" w:afterLines="60" w:after="144"/>
              <w:jc w:val="center"/>
              <w:rPr>
                <w:sz w:val="20"/>
                <w:szCs w:val="20"/>
              </w:rPr>
            </w:pPr>
          </w:p>
        </w:tc>
        <w:tc>
          <w:tcPr>
            <w:tcW w:w="0" w:type="auto"/>
            <w:vAlign w:val="center"/>
            <w:tcPrChange w:id="656" w:author="Jeff Johnson" w:date="2017-07-10T22:53:00Z">
              <w:tcPr>
                <w:tcW w:w="0" w:type="auto"/>
                <w:vAlign w:val="center"/>
              </w:tcPr>
            </w:tcPrChange>
          </w:tcPr>
          <w:p w14:paraId="3A248CB3" w14:textId="77777777" w:rsidR="001A5CD6" w:rsidRPr="00540C3D" w:rsidRDefault="001A5CD6" w:rsidP="00540C3D">
            <w:pPr>
              <w:spacing w:beforeLines="60" w:before="144" w:afterLines="60" w:after="144"/>
              <w:jc w:val="center"/>
              <w:rPr>
                <w:sz w:val="20"/>
                <w:szCs w:val="20"/>
              </w:rPr>
            </w:pPr>
          </w:p>
        </w:tc>
        <w:tc>
          <w:tcPr>
            <w:tcW w:w="0" w:type="auto"/>
            <w:vAlign w:val="center"/>
            <w:tcPrChange w:id="657" w:author="Jeff Johnson" w:date="2017-07-10T22:53:00Z">
              <w:tcPr>
                <w:tcW w:w="0" w:type="auto"/>
                <w:vAlign w:val="center"/>
              </w:tcPr>
            </w:tcPrChange>
          </w:tcPr>
          <w:p w14:paraId="27368725" w14:textId="77777777" w:rsidR="001A5CD6" w:rsidRPr="00540C3D" w:rsidRDefault="001A5CD6" w:rsidP="00540C3D">
            <w:pPr>
              <w:spacing w:beforeLines="60" w:before="144" w:afterLines="60" w:after="144"/>
              <w:jc w:val="center"/>
              <w:rPr>
                <w:sz w:val="20"/>
                <w:szCs w:val="20"/>
              </w:rPr>
            </w:pPr>
          </w:p>
        </w:tc>
        <w:tc>
          <w:tcPr>
            <w:tcW w:w="0" w:type="auto"/>
            <w:vAlign w:val="center"/>
            <w:tcPrChange w:id="658" w:author="Jeff Johnson" w:date="2017-07-10T22:53:00Z">
              <w:tcPr>
                <w:tcW w:w="0" w:type="auto"/>
                <w:vAlign w:val="center"/>
              </w:tcPr>
            </w:tcPrChange>
          </w:tcPr>
          <w:p w14:paraId="71EB614B" w14:textId="77777777" w:rsidR="001A5CD6" w:rsidRPr="00540C3D" w:rsidRDefault="001A5CD6" w:rsidP="00540C3D">
            <w:pPr>
              <w:spacing w:beforeLines="60" w:before="144" w:afterLines="60" w:after="144"/>
              <w:jc w:val="center"/>
              <w:rPr>
                <w:sz w:val="20"/>
                <w:szCs w:val="20"/>
              </w:rPr>
            </w:pPr>
          </w:p>
        </w:tc>
        <w:tc>
          <w:tcPr>
            <w:tcW w:w="0" w:type="auto"/>
            <w:vAlign w:val="center"/>
            <w:tcPrChange w:id="659" w:author="Jeff Johnson" w:date="2017-07-10T22:53:00Z">
              <w:tcPr>
                <w:tcW w:w="0" w:type="auto"/>
                <w:vAlign w:val="center"/>
              </w:tcPr>
            </w:tcPrChange>
          </w:tcPr>
          <w:p w14:paraId="6E0065B1" w14:textId="77777777" w:rsidR="001A5CD6" w:rsidRPr="00540C3D" w:rsidRDefault="001A5CD6" w:rsidP="00540C3D">
            <w:pPr>
              <w:spacing w:beforeLines="60" w:before="144" w:afterLines="60" w:after="144"/>
              <w:jc w:val="center"/>
              <w:rPr>
                <w:sz w:val="20"/>
                <w:szCs w:val="20"/>
              </w:rPr>
            </w:pPr>
          </w:p>
        </w:tc>
        <w:tc>
          <w:tcPr>
            <w:tcW w:w="0" w:type="auto"/>
            <w:vAlign w:val="center"/>
            <w:tcPrChange w:id="660" w:author="Jeff Johnson" w:date="2017-07-10T22:53:00Z">
              <w:tcPr>
                <w:tcW w:w="0" w:type="auto"/>
                <w:vAlign w:val="center"/>
              </w:tcPr>
            </w:tcPrChange>
          </w:tcPr>
          <w:p w14:paraId="204A236D" w14:textId="77777777" w:rsidR="001A5CD6" w:rsidRPr="00540C3D" w:rsidRDefault="001A5CD6" w:rsidP="00540C3D">
            <w:pPr>
              <w:spacing w:beforeLines="60" w:before="144" w:afterLines="60" w:after="144"/>
              <w:jc w:val="center"/>
              <w:rPr>
                <w:sz w:val="20"/>
                <w:szCs w:val="20"/>
              </w:rPr>
            </w:pPr>
          </w:p>
        </w:tc>
        <w:tc>
          <w:tcPr>
            <w:tcW w:w="0" w:type="auto"/>
            <w:vAlign w:val="center"/>
            <w:tcPrChange w:id="661" w:author="Jeff Johnson" w:date="2017-07-10T22:53:00Z">
              <w:tcPr>
                <w:tcW w:w="0" w:type="auto"/>
                <w:vAlign w:val="center"/>
              </w:tcPr>
            </w:tcPrChange>
          </w:tcPr>
          <w:p w14:paraId="41243FDD" w14:textId="5C7298FB" w:rsidR="001A5CD6" w:rsidRPr="00540C3D" w:rsidRDefault="001A5CD6" w:rsidP="00540C3D">
            <w:pPr>
              <w:spacing w:beforeLines="60" w:before="144" w:afterLines="60" w:after="144"/>
              <w:jc w:val="center"/>
              <w:rPr>
                <w:sz w:val="20"/>
                <w:szCs w:val="20"/>
              </w:rPr>
            </w:pPr>
            <w:ins w:id="662" w:author="Jeff Johnson" w:date="2017-07-10T18:42:00Z">
              <w:r w:rsidRPr="00540C3D">
                <w:rPr>
                  <w:sz w:val="20"/>
                  <w:szCs w:val="20"/>
                </w:rPr>
                <w:sym w:font="Wingdings" w:char="F0FC"/>
              </w:r>
            </w:ins>
          </w:p>
        </w:tc>
        <w:tc>
          <w:tcPr>
            <w:tcW w:w="0" w:type="auto"/>
            <w:vAlign w:val="center"/>
            <w:tcPrChange w:id="663" w:author="Jeff Johnson" w:date="2017-07-10T22:53:00Z">
              <w:tcPr>
                <w:tcW w:w="0" w:type="auto"/>
                <w:vAlign w:val="center"/>
              </w:tcPr>
            </w:tcPrChange>
          </w:tcPr>
          <w:p w14:paraId="5CE71379" w14:textId="3363B671" w:rsidR="001A5CD6" w:rsidRPr="00540C3D" w:rsidRDefault="001A5CD6" w:rsidP="00540C3D">
            <w:pPr>
              <w:spacing w:beforeLines="60" w:before="144" w:afterLines="60" w:after="144"/>
              <w:jc w:val="center"/>
              <w:rPr>
                <w:sz w:val="20"/>
                <w:szCs w:val="20"/>
              </w:rPr>
            </w:pPr>
            <w:ins w:id="664" w:author="Jeff Johnson" w:date="2017-07-10T18:42:00Z">
              <w:r w:rsidRPr="00540C3D">
                <w:rPr>
                  <w:sz w:val="20"/>
                  <w:szCs w:val="20"/>
                </w:rPr>
                <w:sym w:font="Wingdings" w:char="F0FC"/>
              </w:r>
            </w:ins>
          </w:p>
        </w:tc>
        <w:tc>
          <w:tcPr>
            <w:tcW w:w="0" w:type="auto"/>
            <w:tcPrChange w:id="665" w:author="Jeff Johnson" w:date="2017-07-10T22:53:00Z">
              <w:tcPr>
                <w:tcW w:w="0" w:type="auto"/>
              </w:tcPr>
            </w:tcPrChange>
          </w:tcPr>
          <w:p w14:paraId="0DD05BE9" w14:textId="77777777" w:rsidR="001A5CD6" w:rsidRPr="00540C3D" w:rsidRDefault="001A5CD6" w:rsidP="00540C3D">
            <w:pPr>
              <w:spacing w:beforeLines="60" w:before="144" w:afterLines="60" w:after="144"/>
              <w:jc w:val="center"/>
              <w:rPr>
                <w:sz w:val="20"/>
                <w:szCs w:val="20"/>
              </w:rPr>
            </w:pPr>
          </w:p>
        </w:tc>
      </w:tr>
      <w:tr w:rsidR="001A5CD6" w:rsidRPr="00F11DBD" w14:paraId="19568DAF" w14:textId="0D62BEF5" w:rsidTr="001A5CD6">
        <w:trPr>
          <w:cantSplit/>
          <w:jc w:val="center"/>
          <w:trPrChange w:id="666" w:author="Jeff Johnson" w:date="2017-07-10T22:53:00Z">
            <w:trPr>
              <w:cantSplit/>
              <w:jc w:val="center"/>
            </w:trPr>
          </w:trPrChange>
        </w:trPr>
        <w:tc>
          <w:tcPr>
            <w:tcW w:w="0" w:type="auto"/>
            <w:vAlign w:val="center"/>
            <w:tcPrChange w:id="667" w:author="Jeff Johnson" w:date="2017-07-10T22:53:00Z">
              <w:tcPr>
                <w:tcW w:w="0" w:type="auto"/>
                <w:vAlign w:val="center"/>
              </w:tcPr>
            </w:tcPrChange>
          </w:tcPr>
          <w:p w14:paraId="779F6354" w14:textId="77777777" w:rsidR="001A5CD6" w:rsidRPr="00540C3D" w:rsidRDefault="001A5CD6" w:rsidP="00540C3D">
            <w:pPr>
              <w:spacing w:beforeLines="60" w:before="144" w:afterLines="60" w:after="144"/>
              <w:jc w:val="center"/>
              <w:rPr>
                <w:sz w:val="20"/>
                <w:szCs w:val="20"/>
              </w:rPr>
            </w:pPr>
            <w:r w:rsidRPr="00540C3D">
              <w:rPr>
                <w:sz w:val="20"/>
                <w:szCs w:val="20"/>
              </w:rPr>
              <w:t>3</w:t>
            </w:r>
          </w:p>
        </w:tc>
        <w:tc>
          <w:tcPr>
            <w:tcW w:w="0" w:type="auto"/>
            <w:vAlign w:val="center"/>
            <w:tcPrChange w:id="668" w:author="Jeff Johnson" w:date="2017-07-10T22:53:00Z">
              <w:tcPr>
                <w:tcW w:w="0" w:type="auto"/>
                <w:vAlign w:val="center"/>
              </w:tcPr>
            </w:tcPrChange>
          </w:tcPr>
          <w:p w14:paraId="38B28CAB" w14:textId="77777777" w:rsidR="001A5CD6" w:rsidRPr="00540C3D" w:rsidRDefault="001A5CD6" w:rsidP="00540C3D">
            <w:pPr>
              <w:spacing w:beforeLines="60" w:before="144" w:afterLines="60" w:after="144"/>
              <w:rPr>
                <w:sz w:val="20"/>
                <w:szCs w:val="20"/>
              </w:rPr>
            </w:pPr>
            <w:r w:rsidRPr="00540C3D">
              <w:rPr>
                <w:sz w:val="20"/>
                <w:szCs w:val="20"/>
              </w:rPr>
              <w:t>Adaptive Engine</w:t>
            </w:r>
          </w:p>
        </w:tc>
        <w:tc>
          <w:tcPr>
            <w:tcW w:w="0" w:type="auto"/>
            <w:vAlign w:val="center"/>
            <w:tcPrChange w:id="669" w:author="Jeff Johnson" w:date="2017-07-10T22:53:00Z">
              <w:tcPr>
                <w:tcW w:w="0" w:type="auto"/>
                <w:vAlign w:val="center"/>
              </w:tcPr>
            </w:tcPrChange>
          </w:tcPr>
          <w:p w14:paraId="34CB5F67"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670" w:author="Jeff Johnson" w:date="2017-07-10T22:53:00Z">
              <w:tcPr>
                <w:tcW w:w="0" w:type="auto"/>
                <w:vAlign w:val="center"/>
              </w:tcPr>
            </w:tcPrChange>
          </w:tcPr>
          <w:p w14:paraId="7917BFBE"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671" w:author="Jeff Johnson" w:date="2017-07-10T22:53:00Z">
              <w:tcPr>
                <w:tcW w:w="0" w:type="auto"/>
                <w:vAlign w:val="center"/>
              </w:tcPr>
            </w:tcPrChange>
          </w:tcPr>
          <w:p w14:paraId="1F23C740" w14:textId="77777777" w:rsidR="001A5CD6" w:rsidRPr="00540C3D" w:rsidRDefault="001A5CD6" w:rsidP="00540C3D">
            <w:pPr>
              <w:spacing w:beforeLines="60" w:before="144" w:afterLines="60" w:after="144"/>
              <w:jc w:val="center"/>
              <w:rPr>
                <w:sz w:val="20"/>
                <w:szCs w:val="20"/>
              </w:rPr>
            </w:pPr>
          </w:p>
        </w:tc>
        <w:tc>
          <w:tcPr>
            <w:tcW w:w="0" w:type="auto"/>
            <w:vAlign w:val="center"/>
            <w:tcPrChange w:id="672" w:author="Jeff Johnson" w:date="2017-07-10T22:53:00Z">
              <w:tcPr>
                <w:tcW w:w="0" w:type="auto"/>
                <w:vAlign w:val="center"/>
              </w:tcPr>
            </w:tcPrChange>
          </w:tcPr>
          <w:p w14:paraId="3A9F9307" w14:textId="77777777" w:rsidR="001A5CD6" w:rsidRPr="00540C3D" w:rsidRDefault="001A5CD6" w:rsidP="00540C3D">
            <w:pPr>
              <w:spacing w:beforeLines="60" w:before="144" w:afterLines="60" w:after="144"/>
              <w:jc w:val="center"/>
              <w:rPr>
                <w:sz w:val="20"/>
                <w:szCs w:val="20"/>
              </w:rPr>
            </w:pPr>
          </w:p>
        </w:tc>
        <w:tc>
          <w:tcPr>
            <w:tcW w:w="0" w:type="auto"/>
            <w:vAlign w:val="center"/>
            <w:tcPrChange w:id="673" w:author="Jeff Johnson" w:date="2017-07-10T22:53:00Z">
              <w:tcPr>
                <w:tcW w:w="0" w:type="auto"/>
                <w:vAlign w:val="center"/>
              </w:tcPr>
            </w:tcPrChange>
          </w:tcPr>
          <w:p w14:paraId="16D856E7"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674" w:author="Jeff Johnson" w:date="2017-07-10T22:53:00Z">
              <w:tcPr>
                <w:tcW w:w="0" w:type="auto"/>
                <w:vAlign w:val="center"/>
              </w:tcPr>
            </w:tcPrChange>
          </w:tcPr>
          <w:p w14:paraId="048A89DA" w14:textId="77777777" w:rsidR="001A5CD6" w:rsidRPr="00540C3D" w:rsidRDefault="001A5CD6" w:rsidP="00540C3D">
            <w:pPr>
              <w:spacing w:beforeLines="60" w:before="144" w:afterLines="60" w:after="144"/>
              <w:jc w:val="center"/>
              <w:rPr>
                <w:sz w:val="20"/>
                <w:szCs w:val="20"/>
              </w:rPr>
            </w:pPr>
          </w:p>
        </w:tc>
        <w:tc>
          <w:tcPr>
            <w:tcW w:w="0" w:type="auto"/>
            <w:vAlign w:val="center"/>
            <w:tcPrChange w:id="675" w:author="Jeff Johnson" w:date="2017-07-10T22:53:00Z">
              <w:tcPr>
                <w:tcW w:w="0" w:type="auto"/>
                <w:vAlign w:val="center"/>
              </w:tcPr>
            </w:tcPrChange>
          </w:tcPr>
          <w:p w14:paraId="51D730EF" w14:textId="77777777" w:rsidR="001A5CD6" w:rsidRPr="00540C3D" w:rsidRDefault="001A5CD6" w:rsidP="00540C3D">
            <w:pPr>
              <w:spacing w:beforeLines="60" w:before="144" w:afterLines="60" w:after="144"/>
              <w:jc w:val="center"/>
              <w:rPr>
                <w:sz w:val="20"/>
                <w:szCs w:val="20"/>
              </w:rPr>
            </w:pPr>
          </w:p>
        </w:tc>
        <w:tc>
          <w:tcPr>
            <w:tcW w:w="0" w:type="auto"/>
            <w:vAlign w:val="center"/>
            <w:tcPrChange w:id="676" w:author="Jeff Johnson" w:date="2017-07-10T22:53:00Z">
              <w:tcPr>
                <w:tcW w:w="0" w:type="auto"/>
                <w:vAlign w:val="center"/>
              </w:tcPr>
            </w:tcPrChange>
          </w:tcPr>
          <w:p w14:paraId="477D1844" w14:textId="77777777" w:rsidR="001A5CD6" w:rsidRPr="00540C3D" w:rsidRDefault="001A5CD6" w:rsidP="00540C3D">
            <w:pPr>
              <w:spacing w:beforeLines="60" w:before="144" w:afterLines="60" w:after="144"/>
              <w:jc w:val="center"/>
              <w:rPr>
                <w:sz w:val="20"/>
                <w:szCs w:val="20"/>
              </w:rPr>
            </w:pPr>
          </w:p>
        </w:tc>
        <w:tc>
          <w:tcPr>
            <w:tcW w:w="0" w:type="auto"/>
            <w:vAlign w:val="center"/>
            <w:tcPrChange w:id="677" w:author="Jeff Johnson" w:date="2017-07-10T22:53:00Z">
              <w:tcPr>
                <w:tcW w:w="0" w:type="auto"/>
                <w:vAlign w:val="center"/>
              </w:tcPr>
            </w:tcPrChange>
          </w:tcPr>
          <w:p w14:paraId="2518C192" w14:textId="77777777" w:rsidR="001A5CD6" w:rsidRPr="00540C3D" w:rsidRDefault="001A5CD6" w:rsidP="00540C3D">
            <w:pPr>
              <w:spacing w:beforeLines="60" w:before="144" w:afterLines="60" w:after="144"/>
              <w:jc w:val="center"/>
              <w:rPr>
                <w:sz w:val="20"/>
                <w:szCs w:val="20"/>
              </w:rPr>
            </w:pPr>
          </w:p>
        </w:tc>
        <w:tc>
          <w:tcPr>
            <w:tcW w:w="0" w:type="auto"/>
            <w:vAlign w:val="center"/>
            <w:tcPrChange w:id="678" w:author="Jeff Johnson" w:date="2017-07-10T22:53:00Z">
              <w:tcPr>
                <w:tcW w:w="0" w:type="auto"/>
                <w:vAlign w:val="center"/>
              </w:tcPr>
            </w:tcPrChange>
          </w:tcPr>
          <w:p w14:paraId="41C6C1D9" w14:textId="77777777" w:rsidR="001A5CD6" w:rsidRPr="00540C3D" w:rsidRDefault="001A5CD6" w:rsidP="00540C3D">
            <w:pPr>
              <w:spacing w:beforeLines="60" w:before="144" w:afterLines="60" w:after="144"/>
              <w:jc w:val="center"/>
              <w:rPr>
                <w:sz w:val="20"/>
                <w:szCs w:val="20"/>
              </w:rPr>
            </w:pPr>
          </w:p>
        </w:tc>
        <w:tc>
          <w:tcPr>
            <w:tcW w:w="0" w:type="auto"/>
            <w:vAlign w:val="center"/>
            <w:tcPrChange w:id="679" w:author="Jeff Johnson" w:date="2017-07-10T22:53:00Z">
              <w:tcPr>
                <w:tcW w:w="0" w:type="auto"/>
                <w:vAlign w:val="center"/>
              </w:tcPr>
            </w:tcPrChange>
          </w:tcPr>
          <w:p w14:paraId="01078A70" w14:textId="77777777" w:rsidR="001A5CD6" w:rsidRPr="00540C3D" w:rsidRDefault="001A5CD6" w:rsidP="00540C3D">
            <w:pPr>
              <w:spacing w:beforeLines="60" w:before="144" w:afterLines="60" w:after="144"/>
              <w:jc w:val="center"/>
              <w:rPr>
                <w:sz w:val="20"/>
                <w:szCs w:val="20"/>
              </w:rPr>
            </w:pPr>
          </w:p>
        </w:tc>
        <w:tc>
          <w:tcPr>
            <w:tcW w:w="0" w:type="auto"/>
            <w:tcPrChange w:id="680" w:author="Jeff Johnson" w:date="2017-07-10T22:53:00Z">
              <w:tcPr>
                <w:tcW w:w="0" w:type="auto"/>
              </w:tcPr>
            </w:tcPrChange>
          </w:tcPr>
          <w:p w14:paraId="364B0F46" w14:textId="77777777" w:rsidR="001A5CD6" w:rsidRPr="00540C3D" w:rsidRDefault="001A5CD6" w:rsidP="00540C3D">
            <w:pPr>
              <w:spacing w:beforeLines="60" w:before="144" w:afterLines="60" w:after="144"/>
              <w:jc w:val="center"/>
              <w:rPr>
                <w:sz w:val="20"/>
                <w:szCs w:val="20"/>
              </w:rPr>
            </w:pPr>
          </w:p>
        </w:tc>
        <w:tc>
          <w:tcPr>
            <w:tcW w:w="0" w:type="auto"/>
            <w:tcPrChange w:id="681" w:author="Jeff Johnson" w:date="2017-07-10T22:53:00Z">
              <w:tcPr>
                <w:tcW w:w="0" w:type="auto"/>
              </w:tcPr>
            </w:tcPrChange>
          </w:tcPr>
          <w:p w14:paraId="489061D9" w14:textId="77777777" w:rsidR="001A5CD6" w:rsidRPr="00540C3D" w:rsidRDefault="001A5CD6" w:rsidP="00540C3D">
            <w:pPr>
              <w:spacing w:beforeLines="60" w:before="144" w:afterLines="60" w:after="144"/>
              <w:jc w:val="center"/>
              <w:rPr>
                <w:sz w:val="20"/>
                <w:szCs w:val="20"/>
              </w:rPr>
            </w:pPr>
          </w:p>
        </w:tc>
        <w:tc>
          <w:tcPr>
            <w:tcW w:w="0" w:type="auto"/>
            <w:tcPrChange w:id="682" w:author="Jeff Johnson" w:date="2017-07-10T22:53:00Z">
              <w:tcPr>
                <w:tcW w:w="0" w:type="auto"/>
              </w:tcPr>
            </w:tcPrChange>
          </w:tcPr>
          <w:p w14:paraId="20447128" w14:textId="77777777" w:rsidR="001A5CD6" w:rsidRPr="00540C3D" w:rsidRDefault="001A5CD6" w:rsidP="00540C3D">
            <w:pPr>
              <w:spacing w:beforeLines="60" w:before="144" w:afterLines="60" w:after="144"/>
              <w:jc w:val="center"/>
              <w:rPr>
                <w:sz w:val="20"/>
                <w:szCs w:val="20"/>
              </w:rPr>
            </w:pPr>
          </w:p>
        </w:tc>
      </w:tr>
      <w:tr w:rsidR="001A5CD6" w:rsidRPr="00F11DBD" w14:paraId="0BBE8F23" w14:textId="7CB5CF30" w:rsidTr="001A5CD6">
        <w:trPr>
          <w:cantSplit/>
          <w:jc w:val="center"/>
          <w:trPrChange w:id="683" w:author="Jeff Johnson" w:date="2017-07-10T22:53:00Z">
            <w:trPr>
              <w:cantSplit/>
              <w:jc w:val="center"/>
            </w:trPr>
          </w:trPrChange>
        </w:trPr>
        <w:tc>
          <w:tcPr>
            <w:tcW w:w="0" w:type="auto"/>
            <w:vAlign w:val="center"/>
            <w:tcPrChange w:id="684" w:author="Jeff Johnson" w:date="2017-07-10T22:53:00Z">
              <w:tcPr>
                <w:tcW w:w="0" w:type="auto"/>
                <w:vAlign w:val="center"/>
              </w:tcPr>
            </w:tcPrChange>
          </w:tcPr>
          <w:p w14:paraId="28861F62" w14:textId="77777777" w:rsidR="001A5CD6" w:rsidRPr="00540C3D" w:rsidRDefault="001A5CD6" w:rsidP="00540C3D">
            <w:pPr>
              <w:spacing w:beforeLines="60" w:before="144" w:afterLines="60" w:after="144"/>
              <w:jc w:val="center"/>
              <w:rPr>
                <w:sz w:val="20"/>
                <w:szCs w:val="20"/>
              </w:rPr>
            </w:pPr>
            <w:r w:rsidRPr="00540C3D">
              <w:rPr>
                <w:sz w:val="20"/>
                <w:szCs w:val="20"/>
              </w:rPr>
              <w:t>3</w:t>
            </w:r>
          </w:p>
        </w:tc>
        <w:tc>
          <w:tcPr>
            <w:tcW w:w="0" w:type="auto"/>
            <w:vAlign w:val="center"/>
            <w:tcPrChange w:id="685" w:author="Jeff Johnson" w:date="2017-07-10T22:53:00Z">
              <w:tcPr>
                <w:tcW w:w="0" w:type="auto"/>
                <w:vAlign w:val="center"/>
              </w:tcPr>
            </w:tcPrChange>
          </w:tcPr>
          <w:p w14:paraId="3C6EC968" w14:textId="77777777" w:rsidR="001A5CD6" w:rsidRPr="00540C3D" w:rsidRDefault="001A5CD6" w:rsidP="00540C3D">
            <w:pPr>
              <w:spacing w:beforeLines="60" w:before="144" w:afterLines="60" w:after="144"/>
              <w:rPr>
                <w:sz w:val="20"/>
                <w:szCs w:val="20"/>
              </w:rPr>
            </w:pPr>
            <w:r w:rsidRPr="00540C3D">
              <w:rPr>
                <w:sz w:val="20"/>
                <w:szCs w:val="20"/>
              </w:rPr>
              <w:t>CAT Simulator</w:t>
            </w:r>
          </w:p>
        </w:tc>
        <w:tc>
          <w:tcPr>
            <w:tcW w:w="0" w:type="auto"/>
            <w:vAlign w:val="center"/>
            <w:tcPrChange w:id="686" w:author="Jeff Johnson" w:date="2017-07-10T22:53:00Z">
              <w:tcPr>
                <w:tcW w:w="0" w:type="auto"/>
                <w:vAlign w:val="center"/>
              </w:tcPr>
            </w:tcPrChange>
          </w:tcPr>
          <w:p w14:paraId="013171F7"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687" w:author="Jeff Johnson" w:date="2017-07-10T22:53:00Z">
              <w:tcPr>
                <w:tcW w:w="0" w:type="auto"/>
                <w:vAlign w:val="center"/>
              </w:tcPr>
            </w:tcPrChange>
          </w:tcPr>
          <w:p w14:paraId="60EDBDFC"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688" w:author="Jeff Johnson" w:date="2017-07-10T22:53:00Z">
              <w:tcPr>
                <w:tcW w:w="0" w:type="auto"/>
                <w:vAlign w:val="center"/>
              </w:tcPr>
            </w:tcPrChange>
          </w:tcPr>
          <w:p w14:paraId="1B9E61AA" w14:textId="77777777" w:rsidR="001A5CD6" w:rsidRPr="00540C3D" w:rsidRDefault="001A5CD6" w:rsidP="00540C3D">
            <w:pPr>
              <w:spacing w:beforeLines="60" w:before="144" w:afterLines="60" w:after="144"/>
              <w:jc w:val="center"/>
              <w:rPr>
                <w:sz w:val="20"/>
                <w:szCs w:val="20"/>
              </w:rPr>
            </w:pPr>
          </w:p>
        </w:tc>
        <w:tc>
          <w:tcPr>
            <w:tcW w:w="0" w:type="auto"/>
            <w:vAlign w:val="center"/>
            <w:tcPrChange w:id="689" w:author="Jeff Johnson" w:date="2017-07-10T22:53:00Z">
              <w:tcPr>
                <w:tcW w:w="0" w:type="auto"/>
                <w:vAlign w:val="center"/>
              </w:tcPr>
            </w:tcPrChange>
          </w:tcPr>
          <w:p w14:paraId="26157207" w14:textId="77777777" w:rsidR="001A5CD6" w:rsidRPr="00540C3D" w:rsidRDefault="001A5CD6" w:rsidP="00540C3D">
            <w:pPr>
              <w:spacing w:beforeLines="60" w:before="144" w:afterLines="60" w:after="144"/>
              <w:jc w:val="center"/>
              <w:rPr>
                <w:sz w:val="20"/>
                <w:szCs w:val="20"/>
              </w:rPr>
            </w:pPr>
          </w:p>
        </w:tc>
        <w:tc>
          <w:tcPr>
            <w:tcW w:w="0" w:type="auto"/>
            <w:vAlign w:val="center"/>
            <w:tcPrChange w:id="690" w:author="Jeff Johnson" w:date="2017-07-10T22:53:00Z">
              <w:tcPr>
                <w:tcW w:w="0" w:type="auto"/>
                <w:vAlign w:val="center"/>
              </w:tcPr>
            </w:tcPrChange>
          </w:tcPr>
          <w:p w14:paraId="1FC44405"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691" w:author="Jeff Johnson" w:date="2017-07-10T22:53:00Z">
              <w:tcPr>
                <w:tcW w:w="0" w:type="auto"/>
                <w:vAlign w:val="center"/>
              </w:tcPr>
            </w:tcPrChange>
          </w:tcPr>
          <w:p w14:paraId="4772469D" w14:textId="77777777" w:rsidR="001A5CD6" w:rsidRPr="00540C3D" w:rsidRDefault="001A5CD6" w:rsidP="00540C3D">
            <w:pPr>
              <w:spacing w:beforeLines="60" w:before="144" w:afterLines="60" w:after="144"/>
              <w:jc w:val="center"/>
              <w:rPr>
                <w:sz w:val="20"/>
                <w:szCs w:val="20"/>
              </w:rPr>
            </w:pPr>
          </w:p>
        </w:tc>
        <w:tc>
          <w:tcPr>
            <w:tcW w:w="0" w:type="auto"/>
            <w:vAlign w:val="center"/>
            <w:tcPrChange w:id="692" w:author="Jeff Johnson" w:date="2017-07-10T22:53:00Z">
              <w:tcPr>
                <w:tcW w:w="0" w:type="auto"/>
                <w:vAlign w:val="center"/>
              </w:tcPr>
            </w:tcPrChange>
          </w:tcPr>
          <w:p w14:paraId="060BC3DD" w14:textId="77777777" w:rsidR="001A5CD6" w:rsidRPr="00540C3D" w:rsidRDefault="001A5CD6" w:rsidP="00540C3D">
            <w:pPr>
              <w:spacing w:beforeLines="60" w:before="144" w:afterLines="60" w:after="144"/>
              <w:jc w:val="center"/>
              <w:rPr>
                <w:sz w:val="20"/>
                <w:szCs w:val="20"/>
              </w:rPr>
            </w:pPr>
          </w:p>
        </w:tc>
        <w:tc>
          <w:tcPr>
            <w:tcW w:w="0" w:type="auto"/>
            <w:vAlign w:val="center"/>
            <w:tcPrChange w:id="693" w:author="Jeff Johnson" w:date="2017-07-10T22:53:00Z">
              <w:tcPr>
                <w:tcW w:w="0" w:type="auto"/>
                <w:vAlign w:val="center"/>
              </w:tcPr>
            </w:tcPrChange>
          </w:tcPr>
          <w:p w14:paraId="0C65AC10" w14:textId="77777777" w:rsidR="001A5CD6" w:rsidRPr="00540C3D" w:rsidRDefault="001A5CD6" w:rsidP="00540C3D">
            <w:pPr>
              <w:spacing w:beforeLines="60" w:before="144" w:afterLines="60" w:after="144"/>
              <w:jc w:val="center"/>
              <w:rPr>
                <w:sz w:val="20"/>
                <w:szCs w:val="20"/>
              </w:rPr>
            </w:pPr>
          </w:p>
        </w:tc>
        <w:tc>
          <w:tcPr>
            <w:tcW w:w="0" w:type="auto"/>
            <w:vAlign w:val="center"/>
            <w:tcPrChange w:id="694" w:author="Jeff Johnson" w:date="2017-07-10T22:53:00Z">
              <w:tcPr>
                <w:tcW w:w="0" w:type="auto"/>
                <w:vAlign w:val="center"/>
              </w:tcPr>
            </w:tcPrChange>
          </w:tcPr>
          <w:p w14:paraId="33868CD3" w14:textId="77777777" w:rsidR="001A5CD6" w:rsidRPr="00540C3D" w:rsidRDefault="001A5CD6" w:rsidP="00540C3D">
            <w:pPr>
              <w:spacing w:beforeLines="60" w:before="144" w:afterLines="60" w:after="144"/>
              <w:jc w:val="center"/>
              <w:rPr>
                <w:sz w:val="20"/>
                <w:szCs w:val="20"/>
              </w:rPr>
            </w:pPr>
          </w:p>
        </w:tc>
        <w:tc>
          <w:tcPr>
            <w:tcW w:w="0" w:type="auto"/>
            <w:vAlign w:val="center"/>
            <w:tcPrChange w:id="695" w:author="Jeff Johnson" w:date="2017-07-10T22:53:00Z">
              <w:tcPr>
                <w:tcW w:w="0" w:type="auto"/>
                <w:vAlign w:val="center"/>
              </w:tcPr>
            </w:tcPrChange>
          </w:tcPr>
          <w:p w14:paraId="4BD5382B" w14:textId="77777777" w:rsidR="001A5CD6" w:rsidRPr="00540C3D" w:rsidRDefault="001A5CD6" w:rsidP="00540C3D">
            <w:pPr>
              <w:spacing w:beforeLines="60" w:before="144" w:afterLines="60" w:after="144"/>
              <w:jc w:val="center"/>
              <w:rPr>
                <w:sz w:val="20"/>
                <w:szCs w:val="20"/>
              </w:rPr>
            </w:pPr>
          </w:p>
        </w:tc>
        <w:tc>
          <w:tcPr>
            <w:tcW w:w="0" w:type="auto"/>
            <w:vAlign w:val="center"/>
            <w:tcPrChange w:id="696" w:author="Jeff Johnson" w:date="2017-07-10T22:53:00Z">
              <w:tcPr>
                <w:tcW w:w="0" w:type="auto"/>
                <w:vAlign w:val="center"/>
              </w:tcPr>
            </w:tcPrChange>
          </w:tcPr>
          <w:p w14:paraId="4DD8A854" w14:textId="77777777" w:rsidR="001A5CD6" w:rsidRPr="00540C3D" w:rsidRDefault="001A5CD6" w:rsidP="00540C3D">
            <w:pPr>
              <w:spacing w:beforeLines="60" w:before="144" w:afterLines="60" w:after="144"/>
              <w:jc w:val="center"/>
              <w:rPr>
                <w:sz w:val="20"/>
                <w:szCs w:val="20"/>
              </w:rPr>
            </w:pPr>
          </w:p>
        </w:tc>
        <w:tc>
          <w:tcPr>
            <w:tcW w:w="0" w:type="auto"/>
            <w:tcPrChange w:id="697" w:author="Jeff Johnson" w:date="2017-07-10T22:53:00Z">
              <w:tcPr>
                <w:tcW w:w="0" w:type="auto"/>
              </w:tcPr>
            </w:tcPrChange>
          </w:tcPr>
          <w:p w14:paraId="22614E90" w14:textId="77777777" w:rsidR="001A5CD6" w:rsidRPr="00540C3D" w:rsidRDefault="001A5CD6" w:rsidP="00540C3D">
            <w:pPr>
              <w:spacing w:beforeLines="60" w:before="144" w:afterLines="60" w:after="144"/>
              <w:jc w:val="center"/>
              <w:rPr>
                <w:sz w:val="20"/>
                <w:szCs w:val="20"/>
              </w:rPr>
            </w:pPr>
          </w:p>
        </w:tc>
        <w:tc>
          <w:tcPr>
            <w:tcW w:w="0" w:type="auto"/>
            <w:tcPrChange w:id="698" w:author="Jeff Johnson" w:date="2017-07-10T22:53:00Z">
              <w:tcPr>
                <w:tcW w:w="0" w:type="auto"/>
              </w:tcPr>
            </w:tcPrChange>
          </w:tcPr>
          <w:p w14:paraId="2552B562" w14:textId="77777777" w:rsidR="001A5CD6" w:rsidRPr="00540C3D" w:rsidRDefault="001A5CD6" w:rsidP="00540C3D">
            <w:pPr>
              <w:spacing w:beforeLines="60" w:before="144" w:afterLines="60" w:after="144"/>
              <w:jc w:val="center"/>
              <w:rPr>
                <w:sz w:val="20"/>
                <w:szCs w:val="20"/>
              </w:rPr>
            </w:pPr>
          </w:p>
        </w:tc>
        <w:tc>
          <w:tcPr>
            <w:tcW w:w="0" w:type="auto"/>
            <w:tcPrChange w:id="699" w:author="Jeff Johnson" w:date="2017-07-10T22:53:00Z">
              <w:tcPr>
                <w:tcW w:w="0" w:type="auto"/>
              </w:tcPr>
            </w:tcPrChange>
          </w:tcPr>
          <w:p w14:paraId="65DA6576" w14:textId="77777777" w:rsidR="001A5CD6" w:rsidRPr="00540C3D" w:rsidRDefault="001A5CD6" w:rsidP="00540C3D">
            <w:pPr>
              <w:spacing w:beforeLines="60" w:before="144" w:afterLines="60" w:after="144"/>
              <w:jc w:val="center"/>
              <w:rPr>
                <w:sz w:val="20"/>
                <w:szCs w:val="20"/>
              </w:rPr>
            </w:pPr>
          </w:p>
        </w:tc>
      </w:tr>
      <w:tr w:rsidR="001A5CD6" w:rsidRPr="00F11DBD" w14:paraId="2F721137" w14:textId="067357FB" w:rsidTr="001A5CD6">
        <w:trPr>
          <w:cantSplit/>
          <w:jc w:val="center"/>
          <w:trPrChange w:id="700" w:author="Jeff Johnson" w:date="2017-07-10T22:53:00Z">
            <w:trPr>
              <w:cantSplit/>
              <w:jc w:val="center"/>
            </w:trPr>
          </w:trPrChange>
        </w:trPr>
        <w:tc>
          <w:tcPr>
            <w:tcW w:w="0" w:type="auto"/>
            <w:vAlign w:val="center"/>
            <w:tcPrChange w:id="701" w:author="Jeff Johnson" w:date="2017-07-10T22:53:00Z">
              <w:tcPr>
                <w:tcW w:w="0" w:type="auto"/>
                <w:vAlign w:val="center"/>
              </w:tcPr>
            </w:tcPrChange>
          </w:tcPr>
          <w:p w14:paraId="2885E56B" w14:textId="77777777" w:rsidR="001A5CD6" w:rsidRPr="00540C3D" w:rsidRDefault="001A5CD6" w:rsidP="00540C3D">
            <w:pPr>
              <w:spacing w:beforeLines="60" w:before="144" w:afterLines="60" w:after="144"/>
              <w:jc w:val="center"/>
              <w:rPr>
                <w:sz w:val="20"/>
                <w:szCs w:val="20"/>
              </w:rPr>
            </w:pPr>
            <w:r w:rsidRPr="00540C3D">
              <w:rPr>
                <w:sz w:val="20"/>
                <w:szCs w:val="20"/>
              </w:rPr>
              <w:t>3</w:t>
            </w:r>
          </w:p>
        </w:tc>
        <w:tc>
          <w:tcPr>
            <w:tcW w:w="0" w:type="auto"/>
            <w:vAlign w:val="center"/>
            <w:tcPrChange w:id="702" w:author="Jeff Johnson" w:date="2017-07-10T22:53:00Z">
              <w:tcPr>
                <w:tcW w:w="0" w:type="auto"/>
                <w:vAlign w:val="center"/>
              </w:tcPr>
            </w:tcPrChange>
          </w:tcPr>
          <w:p w14:paraId="33BEFA16" w14:textId="77777777" w:rsidR="001A5CD6" w:rsidRPr="00540C3D" w:rsidRDefault="001A5CD6" w:rsidP="00540C3D">
            <w:pPr>
              <w:spacing w:beforeLines="60" w:before="144" w:afterLines="60" w:after="144"/>
              <w:rPr>
                <w:sz w:val="20"/>
                <w:szCs w:val="20"/>
              </w:rPr>
            </w:pPr>
            <w:r w:rsidRPr="00540C3D">
              <w:rPr>
                <w:sz w:val="20"/>
                <w:szCs w:val="20"/>
              </w:rPr>
              <w:t>Machine Scoring</w:t>
            </w:r>
          </w:p>
        </w:tc>
        <w:tc>
          <w:tcPr>
            <w:tcW w:w="0" w:type="auto"/>
            <w:vAlign w:val="center"/>
            <w:tcPrChange w:id="703" w:author="Jeff Johnson" w:date="2017-07-10T22:53:00Z">
              <w:tcPr>
                <w:tcW w:w="0" w:type="auto"/>
                <w:vAlign w:val="center"/>
              </w:tcPr>
            </w:tcPrChange>
          </w:tcPr>
          <w:p w14:paraId="408CEB05"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704" w:author="Jeff Johnson" w:date="2017-07-10T22:53:00Z">
              <w:tcPr>
                <w:tcW w:w="0" w:type="auto"/>
                <w:vAlign w:val="center"/>
              </w:tcPr>
            </w:tcPrChange>
          </w:tcPr>
          <w:p w14:paraId="7920EE2A"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705" w:author="Jeff Johnson" w:date="2017-07-10T22:53:00Z">
              <w:tcPr>
                <w:tcW w:w="0" w:type="auto"/>
                <w:vAlign w:val="center"/>
              </w:tcPr>
            </w:tcPrChange>
          </w:tcPr>
          <w:p w14:paraId="7F5DA8CE" w14:textId="77777777" w:rsidR="001A5CD6" w:rsidRPr="00540C3D" w:rsidRDefault="001A5CD6" w:rsidP="00540C3D">
            <w:pPr>
              <w:spacing w:beforeLines="60" w:before="144" w:afterLines="60" w:after="144"/>
              <w:jc w:val="center"/>
              <w:rPr>
                <w:sz w:val="20"/>
                <w:szCs w:val="20"/>
              </w:rPr>
            </w:pPr>
          </w:p>
        </w:tc>
        <w:tc>
          <w:tcPr>
            <w:tcW w:w="0" w:type="auto"/>
            <w:vAlign w:val="center"/>
            <w:tcPrChange w:id="706" w:author="Jeff Johnson" w:date="2017-07-10T22:53:00Z">
              <w:tcPr>
                <w:tcW w:w="0" w:type="auto"/>
                <w:vAlign w:val="center"/>
              </w:tcPr>
            </w:tcPrChange>
          </w:tcPr>
          <w:p w14:paraId="4721E83D" w14:textId="77777777" w:rsidR="001A5CD6" w:rsidRPr="00540C3D" w:rsidRDefault="001A5CD6" w:rsidP="00540C3D">
            <w:pPr>
              <w:spacing w:beforeLines="60" w:before="144" w:afterLines="60" w:after="144"/>
              <w:jc w:val="center"/>
              <w:rPr>
                <w:sz w:val="20"/>
                <w:szCs w:val="20"/>
              </w:rPr>
            </w:pPr>
          </w:p>
        </w:tc>
        <w:tc>
          <w:tcPr>
            <w:tcW w:w="0" w:type="auto"/>
            <w:vAlign w:val="center"/>
            <w:tcPrChange w:id="707" w:author="Jeff Johnson" w:date="2017-07-10T22:53:00Z">
              <w:tcPr>
                <w:tcW w:w="0" w:type="auto"/>
                <w:vAlign w:val="center"/>
              </w:tcPr>
            </w:tcPrChange>
          </w:tcPr>
          <w:p w14:paraId="7AD73A4F" w14:textId="77777777" w:rsidR="001A5CD6" w:rsidRPr="00540C3D" w:rsidRDefault="001A5CD6" w:rsidP="00540C3D">
            <w:pPr>
              <w:spacing w:beforeLines="60" w:before="144" w:afterLines="60" w:after="144"/>
              <w:jc w:val="center"/>
              <w:rPr>
                <w:sz w:val="20"/>
                <w:szCs w:val="20"/>
              </w:rPr>
            </w:pPr>
          </w:p>
        </w:tc>
        <w:tc>
          <w:tcPr>
            <w:tcW w:w="0" w:type="auto"/>
            <w:vAlign w:val="center"/>
            <w:tcPrChange w:id="708" w:author="Jeff Johnson" w:date="2017-07-10T22:53:00Z">
              <w:tcPr>
                <w:tcW w:w="0" w:type="auto"/>
                <w:vAlign w:val="center"/>
              </w:tcPr>
            </w:tcPrChange>
          </w:tcPr>
          <w:p w14:paraId="2DE4D3D9" w14:textId="77777777" w:rsidR="001A5CD6" w:rsidRPr="00540C3D" w:rsidRDefault="001A5CD6" w:rsidP="00540C3D">
            <w:pPr>
              <w:spacing w:beforeLines="60" w:before="144" w:afterLines="60" w:after="144"/>
              <w:jc w:val="center"/>
              <w:rPr>
                <w:sz w:val="20"/>
                <w:szCs w:val="20"/>
              </w:rPr>
            </w:pPr>
          </w:p>
        </w:tc>
        <w:tc>
          <w:tcPr>
            <w:tcW w:w="0" w:type="auto"/>
            <w:vAlign w:val="center"/>
            <w:tcPrChange w:id="709" w:author="Jeff Johnson" w:date="2017-07-10T22:53:00Z">
              <w:tcPr>
                <w:tcW w:w="0" w:type="auto"/>
                <w:vAlign w:val="center"/>
              </w:tcPr>
            </w:tcPrChange>
          </w:tcPr>
          <w:p w14:paraId="3E9FFC15" w14:textId="77777777" w:rsidR="001A5CD6" w:rsidRPr="00540C3D" w:rsidRDefault="001A5CD6" w:rsidP="00540C3D">
            <w:pPr>
              <w:spacing w:beforeLines="60" w:before="144" w:afterLines="60" w:after="144"/>
              <w:jc w:val="center"/>
              <w:rPr>
                <w:sz w:val="20"/>
                <w:szCs w:val="20"/>
              </w:rPr>
            </w:pPr>
          </w:p>
        </w:tc>
        <w:tc>
          <w:tcPr>
            <w:tcW w:w="0" w:type="auto"/>
            <w:vAlign w:val="center"/>
            <w:tcPrChange w:id="710" w:author="Jeff Johnson" w:date="2017-07-10T22:53:00Z">
              <w:tcPr>
                <w:tcW w:w="0" w:type="auto"/>
                <w:vAlign w:val="center"/>
              </w:tcPr>
            </w:tcPrChange>
          </w:tcPr>
          <w:p w14:paraId="1A9679B6" w14:textId="77777777" w:rsidR="001A5CD6" w:rsidRPr="00540C3D" w:rsidRDefault="001A5CD6" w:rsidP="00540C3D">
            <w:pPr>
              <w:spacing w:beforeLines="60" w:before="144" w:afterLines="60" w:after="144"/>
              <w:jc w:val="center"/>
              <w:rPr>
                <w:sz w:val="20"/>
                <w:szCs w:val="20"/>
              </w:rPr>
            </w:pPr>
          </w:p>
        </w:tc>
        <w:tc>
          <w:tcPr>
            <w:tcW w:w="0" w:type="auto"/>
            <w:vAlign w:val="center"/>
            <w:tcPrChange w:id="711" w:author="Jeff Johnson" w:date="2017-07-10T22:53:00Z">
              <w:tcPr>
                <w:tcW w:w="0" w:type="auto"/>
                <w:vAlign w:val="center"/>
              </w:tcPr>
            </w:tcPrChange>
          </w:tcPr>
          <w:p w14:paraId="19C80AEB" w14:textId="77777777" w:rsidR="001A5CD6" w:rsidRPr="00540C3D" w:rsidRDefault="001A5CD6" w:rsidP="00540C3D">
            <w:pPr>
              <w:spacing w:beforeLines="60" w:before="144" w:afterLines="60" w:after="144"/>
              <w:jc w:val="center"/>
              <w:rPr>
                <w:sz w:val="20"/>
                <w:szCs w:val="20"/>
              </w:rPr>
            </w:pPr>
          </w:p>
        </w:tc>
        <w:tc>
          <w:tcPr>
            <w:tcW w:w="0" w:type="auto"/>
            <w:vAlign w:val="center"/>
            <w:tcPrChange w:id="712" w:author="Jeff Johnson" w:date="2017-07-10T22:53:00Z">
              <w:tcPr>
                <w:tcW w:w="0" w:type="auto"/>
                <w:vAlign w:val="center"/>
              </w:tcPr>
            </w:tcPrChange>
          </w:tcPr>
          <w:p w14:paraId="2A579E02" w14:textId="77777777" w:rsidR="001A5CD6" w:rsidRPr="00540C3D" w:rsidRDefault="001A5CD6" w:rsidP="00540C3D">
            <w:pPr>
              <w:spacing w:beforeLines="60" w:before="144" w:afterLines="60" w:after="144"/>
              <w:jc w:val="center"/>
              <w:rPr>
                <w:sz w:val="20"/>
                <w:szCs w:val="20"/>
              </w:rPr>
            </w:pPr>
          </w:p>
        </w:tc>
        <w:tc>
          <w:tcPr>
            <w:tcW w:w="0" w:type="auto"/>
            <w:vAlign w:val="center"/>
            <w:tcPrChange w:id="713" w:author="Jeff Johnson" w:date="2017-07-10T22:53:00Z">
              <w:tcPr>
                <w:tcW w:w="0" w:type="auto"/>
                <w:vAlign w:val="center"/>
              </w:tcPr>
            </w:tcPrChange>
          </w:tcPr>
          <w:p w14:paraId="7E5574E3" w14:textId="77777777" w:rsidR="001A5CD6" w:rsidRPr="00540C3D" w:rsidRDefault="001A5CD6" w:rsidP="00540C3D">
            <w:pPr>
              <w:spacing w:beforeLines="60" w:before="144" w:afterLines="60" w:after="144"/>
              <w:jc w:val="center"/>
              <w:rPr>
                <w:sz w:val="20"/>
                <w:szCs w:val="20"/>
              </w:rPr>
            </w:pPr>
          </w:p>
        </w:tc>
        <w:tc>
          <w:tcPr>
            <w:tcW w:w="0" w:type="auto"/>
            <w:tcPrChange w:id="714" w:author="Jeff Johnson" w:date="2017-07-10T22:53:00Z">
              <w:tcPr>
                <w:tcW w:w="0" w:type="auto"/>
              </w:tcPr>
            </w:tcPrChange>
          </w:tcPr>
          <w:p w14:paraId="186F2EA8" w14:textId="77777777" w:rsidR="001A5CD6" w:rsidRPr="00540C3D" w:rsidRDefault="001A5CD6" w:rsidP="00540C3D">
            <w:pPr>
              <w:spacing w:beforeLines="60" w:before="144" w:afterLines="60" w:after="144"/>
              <w:jc w:val="center"/>
              <w:rPr>
                <w:sz w:val="20"/>
                <w:szCs w:val="20"/>
              </w:rPr>
            </w:pPr>
          </w:p>
        </w:tc>
        <w:tc>
          <w:tcPr>
            <w:tcW w:w="0" w:type="auto"/>
            <w:tcPrChange w:id="715" w:author="Jeff Johnson" w:date="2017-07-10T22:53:00Z">
              <w:tcPr>
                <w:tcW w:w="0" w:type="auto"/>
              </w:tcPr>
            </w:tcPrChange>
          </w:tcPr>
          <w:p w14:paraId="71E62FA7" w14:textId="77777777" w:rsidR="001A5CD6" w:rsidRPr="00540C3D" w:rsidRDefault="001A5CD6" w:rsidP="00540C3D">
            <w:pPr>
              <w:spacing w:beforeLines="60" w:before="144" w:afterLines="60" w:after="144"/>
              <w:jc w:val="center"/>
              <w:rPr>
                <w:sz w:val="20"/>
                <w:szCs w:val="20"/>
              </w:rPr>
            </w:pPr>
          </w:p>
        </w:tc>
        <w:tc>
          <w:tcPr>
            <w:tcW w:w="0" w:type="auto"/>
            <w:tcPrChange w:id="716" w:author="Jeff Johnson" w:date="2017-07-10T22:53:00Z">
              <w:tcPr>
                <w:tcW w:w="0" w:type="auto"/>
              </w:tcPr>
            </w:tcPrChange>
          </w:tcPr>
          <w:p w14:paraId="1202F22E" w14:textId="77777777" w:rsidR="001A5CD6" w:rsidRPr="00540C3D" w:rsidRDefault="001A5CD6" w:rsidP="00540C3D">
            <w:pPr>
              <w:spacing w:beforeLines="60" w:before="144" w:afterLines="60" w:after="144"/>
              <w:jc w:val="center"/>
              <w:rPr>
                <w:sz w:val="20"/>
                <w:szCs w:val="20"/>
              </w:rPr>
            </w:pPr>
          </w:p>
        </w:tc>
      </w:tr>
      <w:tr w:rsidR="001A5CD6" w:rsidRPr="00F11DBD" w14:paraId="67FCBC83" w14:textId="161198D1" w:rsidTr="001A5CD6">
        <w:trPr>
          <w:cantSplit/>
          <w:jc w:val="center"/>
          <w:trPrChange w:id="717" w:author="Jeff Johnson" w:date="2017-07-10T22:53:00Z">
            <w:trPr>
              <w:cantSplit/>
              <w:jc w:val="center"/>
            </w:trPr>
          </w:trPrChange>
        </w:trPr>
        <w:tc>
          <w:tcPr>
            <w:tcW w:w="0" w:type="auto"/>
            <w:vAlign w:val="center"/>
            <w:tcPrChange w:id="718" w:author="Jeff Johnson" w:date="2017-07-10T22:53:00Z">
              <w:tcPr>
                <w:tcW w:w="0" w:type="auto"/>
                <w:vAlign w:val="center"/>
              </w:tcPr>
            </w:tcPrChange>
          </w:tcPr>
          <w:p w14:paraId="460B426C" w14:textId="77777777" w:rsidR="001A5CD6" w:rsidRPr="00540C3D" w:rsidRDefault="001A5CD6" w:rsidP="00540C3D">
            <w:pPr>
              <w:spacing w:beforeLines="60" w:before="144" w:afterLines="60" w:after="144"/>
              <w:jc w:val="center"/>
              <w:rPr>
                <w:sz w:val="20"/>
                <w:szCs w:val="20"/>
              </w:rPr>
            </w:pPr>
            <w:r w:rsidRPr="00540C3D">
              <w:rPr>
                <w:sz w:val="20"/>
                <w:szCs w:val="20"/>
              </w:rPr>
              <w:t>3</w:t>
            </w:r>
          </w:p>
        </w:tc>
        <w:tc>
          <w:tcPr>
            <w:tcW w:w="0" w:type="auto"/>
            <w:vAlign w:val="center"/>
            <w:tcPrChange w:id="719" w:author="Jeff Johnson" w:date="2017-07-10T22:53:00Z">
              <w:tcPr>
                <w:tcW w:w="0" w:type="auto"/>
                <w:vAlign w:val="center"/>
              </w:tcPr>
            </w:tcPrChange>
          </w:tcPr>
          <w:p w14:paraId="3900021A" w14:textId="77777777" w:rsidR="001A5CD6" w:rsidRPr="00540C3D" w:rsidRDefault="001A5CD6" w:rsidP="00540C3D">
            <w:pPr>
              <w:spacing w:beforeLines="60" w:before="144" w:afterLines="60" w:after="144"/>
              <w:rPr>
                <w:sz w:val="20"/>
                <w:szCs w:val="20"/>
              </w:rPr>
            </w:pPr>
            <w:r w:rsidRPr="00540C3D">
              <w:rPr>
                <w:sz w:val="20"/>
                <w:szCs w:val="20"/>
              </w:rPr>
              <w:t>Test Registration</w:t>
            </w:r>
          </w:p>
        </w:tc>
        <w:tc>
          <w:tcPr>
            <w:tcW w:w="0" w:type="auto"/>
            <w:vAlign w:val="center"/>
            <w:tcPrChange w:id="720" w:author="Jeff Johnson" w:date="2017-07-10T22:53:00Z">
              <w:tcPr>
                <w:tcW w:w="0" w:type="auto"/>
                <w:vAlign w:val="center"/>
              </w:tcPr>
            </w:tcPrChange>
          </w:tcPr>
          <w:p w14:paraId="505D6341"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721" w:author="Jeff Johnson" w:date="2017-07-10T22:53:00Z">
              <w:tcPr>
                <w:tcW w:w="0" w:type="auto"/>
                <w:vAlign w:val="center"/>
              </w:tcPr>
            </w:tcPrChange>
          </w:tcPr>
          <w:p w14:paraId="29B59D37"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722" w:author="Jeff Johnson" w:date="2017-07-10T22:53:00Z">
              <w:tcPr>
                <w:tcW w:w="0" w:type="auto"/>
                <w:vAlign w:val="center"/>
              </w:tcPr>
            </w:tcPrChange>
          </w:tcPr>
          <w:p w14:paraId="375D1056" w14:textId="77777777" w:rsidR="001A5CD6" w:rsidRPr="00540C3D" w:rsidRDefault="001A5CD6" w:rsidP="00540C3D">
            <w:pPr>
              <w:spacing w:beforeLines="60" w:before="144" w:afterLines="60" w:after="144"/>
              <w:jc w:val="center"/>
              <w:rPr>
                <w:sz w:val="20"/>
                <w:szCs w:val="20"/>
              </w:rPr>
            </w:pPr>
          </w:p>
        </w:tc>
        <w:tc>
          <w:tcPr>
            <w:tcW w:w="0" w:type="auto"/>
            <w:vAlign w:val="center"/>
            <w:tcPrChange w:id="723" w:author="Jeff Johnson" w:date="2017-07-10T22:53:00Z">
              <w:tcPr>
                <w:tcW w:w="0" w:type="auto"/>
                <w:vAlign w:val="center"/>
              </w:tcPr>
            </w:tcPrChange>
          </w:tcPr>
          <w:p w14:paraId="0848866B" w14:textId="77777777" w:rsidR="001A5CD6" w:rsidRPr="00540C3D" w:rsidRDefault="001A5CD6" w:rsidP="00540C3D">
            <w:pPr>
              <w:spacing w:beforeLines="60" w:before="144" w:afterLines="60" w:after="144"/>
              <w:jc w:val="center"/>
              <w:rPr>
                <w:sz w:val="20"/>
                <w:szCs w:val="20"/>
              </w:rPr>
            </w:pPr>
          </w:p>
        </w:tc>
        <w:tc>
          <w:tcPr>
            <w:tcW w:w="0" w:type="auto"/>
            <w:vAlign w:val="center"/>
            <w:tcPrChange w:id="724" w:author="Jeff Johnson" w:date="2017-07-10T22:53:00Z">
              <w:tcPr>
                <w:tcW w:w="0" w:type="auto"/>
                <w:vAlign w:val="center"/>
              </w:tcPr>
            </w:tcPrChange>
          </w:tcPr>
          <w:p w14:paraId="61595BCF"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725" w:author="Jeff Johnson" w:date="2017-07-10T22:53:00Z">
              <w:tcPr>
                <w:tcW w:w="0" w:type="auto"/>
                <w:vAlign w:val="center"/>
              </w:tcPr>
            </w:tcPrChange>
          </w:tcPr>
          <w:p w14:paraId="3C240318" w14:textId="77777777" w:rsidR="001A5CD6" w:rsidRPr="00540C3D" w:rsidRDefault="001A5CD6" w:rsidP="00540C3D">
            <w:pPr>
              <w:spacing w:beforeLines="60" w:before="144" w:afterLines="60" w:after="144"/>
              <w:jc w:val="center"/>
              <w:rPr>
                <w:sz w:val="20"/>
                <w:szCs w:val="20"/>
              </w:rPr>
            </w:pPr>
          </w:p>
        </w:tc>
        <w:tc>
          <w:tcPr>
            <w:tcW w:w="0" w:type="auto"/>
            <w:vAlign w:val="center"/>
            <w:tcPrChange w:id="726" w:author="Jeff Johnson" w:date="2017-07-10T22:53:00Z">
              <w:tcPr>
                <w:tcW w:w="0" w:type="auto"/>
                <w:vAlign w:val="center"/>
              </w:tcPr>
            </w:tcPrChange>
          </w:tcPr>
          <w:p w14:paraId="4C9782F7" w14:textId="77777777" w:rsidR="001A5CD6" w:rsidRPr="00540C3D" w:rsidRDefault="001A5CD6" w:rsidP="00540C3D">
            <w:pPr>
              <w:spacing w:beforeLines="60" w:before="144" w:afterLines="60" w:after="144"/>
              <w:jc w:val="center"/>
              <w:rPr>
                <w:sz w:val="20"/>
                <w:szCs w:val="20"/>
              </w:rPr>
            </w:pPr>
          </w:p>
        </w:tc>
        <w:tc>
          <w:tcPr>
            <w:tcW w:w="0" w:type="auto"/>
            <w:vAlign w:val="center"/>
            <w:tcPrChange w:id="727" w:author="Jeff Johnson" w:date="2017-07-10T22:53:00Z">
              <w:tcPr>
                <w:tcW w:w="0" w:type="auto"/>
                <w:vAlign w:val="center"/>
              </w:tcPr>
            </w:tcPrChange>
          </w:tcPr>
          <w:p w14:paraId="6B881000" w14:textId="77777777" w:rsidR="001A5CD6" w:rsidRPr="00540C3D" w:rsidRDefault="001A5CD6" w:rsidP="00540C3D">
            <w:pPr>
              <w:spacing w:beforeLines="60" w:before="144" w:afterLines="60" w:after="144"/>
              <w:jc w:val="center"/>
              <w:rPr>
                <w:sz w:val="20"/>
                <w:szCs w:val="20"/>
              </w:rPr>
            </w:pPr>
          </w:p>
        </w:tc>
        <w:tc>
          <w:tcPr>
            <w:tcW w:w="0" w:type="auto"/>
            <w:vAlign w:val="center"/>
            <w:tcPrChange w:id="728" w:author="Jeff Johnson" w:date="2017-07-10T22:53:00Z">
              <w:tcPr>
                <w:tcW w:w="0" w:type="auto"/>
                <w:vAlign w:val="center"/>
              </w:tcPr>
            </w:tcPrChange>
          </w:tcPr>
          <w:p w14:paraId="5DDABAC5" w14:textId="77777777" w:rsidR="001A5CD6" w:rsidRPr="00540C3D" w:rsidRDefault="001A5CD6" w:rsidP="00540C3D">
            <w:pPr>
              <w:spacing w:beforeLines="60" w:before="144" w:afterLines="60" w:after="144"/>
              <w:jc w:val="center"/>
              <w:rPr>
                <w:sz w:val="20"/>
                <w:szCs w:val="20"/>
              </w:rPr>
            </w:pPr>
          </w:p>
        </w:tc>
        <w:tc>
          <w:tcPr>
            <w:tcW w:w="0" w:type="auto"/>
            <w:vAlign w:val="center"/>
            <w:tcPrChange w:id="729" w:author="Jeff Johnson" w:date="2017-07-10T22:53:00Z">
              <w:tcPr>
                <w:tcW w:w="0" w:type="auto"/>
                <w:vAlign w:val="center"/>
              </w:tcPr>
            </w:tcPrChange>
          </w:tcPr>
          <w:p w14:paraId="2B3C11A0"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730" w:author="Jeff Johnson" w:date="2017-07-10T22:53:00Z">
              <w:tcPr>
                <w:tcW w:w="0" w:type="auto"/>
                <w:vAlign w:val="center"/>
              </w:tcPr>
            </w:tcPrChange>
          </w:tcPr>
          <w:p w14:paraId="3A7CFCD8"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tcPrChange w:id="731" w:author="Jeff Johnson" w:date="2017-07-10T22:53:00Z">
              <w:tcPr>
                <w:tcW w:w="0" w:type="auto"/>
              </w:tcPr>
            </w:tcPrChange>
          </w:tcPr>
          <w:p w14:paraId="2D1ECE01" w14:textId="77777777" w:rsidR="001A5CD6" w:rsidRPr="00540C3D" w:rsidRDefault="001A5CD6" w:rsidP="00540C3D">
            <w:pPr>
              <w:spacing w:beforeLines="60" w:before="144" w:afterLines="60" w:after="144"/>
              <w:jc w:val="center"/>
              <w:rPr>
                <w:sz w:val="20"/>
                <w:szCs w:val="20"/>
              </w:rPr>
            </w:pPr>
          </w:p>
        </w:tc>
        <w:tc>
          <w:tcPr>
            <w:tcW w:w="0" w:type="auto"/>
            <w:tcPrChange w:id="732" w:author="Jeff Johnson" w:date="2017-07-10T22:53:00Z">
              <w:tcPr>
                <w:tcW w:w="0" w:type="auto"/>
              </w:tcPr>
            </w:tcPrChange>
          </w:tcPr>
          <w:p w14:paraId="0AC9635A" w14:textId="77777777" w:rsidR="001A5CD6" w:rsidRPr="00540C3D" w:rsidRDefault="001A5CD6" w:rsidP="00540C3D">
            <w:pPr>
              <w:spacing w:beforeLines="60" w:before="144" w:afterLines="60" w:after="144"/>
              <w:jc w:val="center"/>
              <w:rPr>
                <w:sz w:val="20"/>
                <w:szCs w:val="20"/>
              </w:rPr>
            </w:pPr>
          </w:p>
        </w:tc>
        <w:tc>
          <w:tcPr>
            <w:tcW w:w="0" w:type="auto"/>
            <w:tcPrChange w:id="733" w:author="Jeff Johnson" w:date="2017-07-10T22:53:00Z">
              <w:tcPr>
                <w:tcW w:w="0" w:type="auto"/>
              </w:tcPr>
            </w:tcPrChange>
          </w:tcPr>
          <w:p w14:paraId="3C20560E" w14:textId="77777777" w:rsidR="001A5CD6" w:rsidRPr="00540C3D" w:rsidRDefault="001A5CD6" w:rsidP="00540C3D">
            <w:pPr>
              <w:spacing w:beforeLines="60" w:before="144" w:afterLines="60" w:after="144"/>
              <w:jc w:val="center"/>
              <w:rPr>
                <w:sz w:val="20"/>
                <w:szCs w:val="20"/>
              </w:rPr>
            </w:pPr>
          </w:p>
        </w:tc>
      </w:tr>
      <w:tr w:rsidR="001A5CD6" w:rsidRPr="00F11DBD" w14:paraId="0E3A060A" w14:textId="3F921F8B" w:rsidTr="001A5CD6">
        <w:trPr>
          <w:cantSplit/>
          <w:jc w:val="center"/>
          <w:trPrChange w:id="734" w:author="Jeff Johnson" w:date="2017-07-10T22:53:00Z">
            <w:trPr>
              <w:cantSplit/>
              <w:jc w:val="center"/>
            </w:trPr>
          </w:trPrChange>
        </w:trPr>
        <w:tc>
          <w:tcPr>
            <w:tcW w:w="0" w:type="auto"/>
            <w:vAlign w:val="center"/>
            <w:tcPrChange w:id="735" w:author="Jeff Johnson" w:date="2017-07-10T22:53:00Z">
              <w:tcPr>
                <w:tcW w:w="0" w:type="auto"/>
                <w:vAlign w:val="center"/>
              </w:tcPr>
            </w:tcPrChange>
          </w:tcPr>
          <w:p w14:paraId="65D8E9D2" w14:textId="77777777" w:rsidR="001A5CD6" w:rsidRPr="00540C3D" w:rsidRDefault="001A5CD6" w:rsidP="00540C3D">
            <w:pPr>
              <w:spacing w:beforeLines="60" w:before="144" w:afterLines="60" w:after="144"/>
              <w:jc w:val="center"/>
              <w:rPr>
                <w:sz w:val="20"/>
                <w:szCs w:val="20"/>
              </w:rPr>
            </w:pPr>
            <w:r w:rsidRPr="00540C3D">
              <w:rPr>
                <w:sz w:val="20"/>
                <w:szCs w:val="20"/>
              </w:rPr>
              <w:lastRenderedPageBreak/>
              <w:t>3</w:t>
            </w:r>
          </w:p>
        </w:tc>
        <w:tc>
          <w:tcPr>
            <w:tcW w:w="0" w:type="auto"/>
            <w:vAlign w:val="center"/>
            <w:tcPrChange w:id="736" w:author="Jeff Johnson" w:date="2017-07-10T22:53:00Z">
              <w:tcPr>
                <w:tcW w:w="0" w:type="auto"/>
                <w:vAlign w:val="center"/>
              </w:tcPr>
            </w:tcPrChange>
          </w:tcPr>
          <w:p w14:paraId="4D8EFD46" w14:textId="77777777" w:rsidR="001A5CD6" w:rsidRPr="00540C3D" w:rsidRDefault="001A5CD6" w:rsidP="00540C3D">
            <w:pPr>
              <w:spacing w:beforeLines="60" w:before="144" w:afterLines="60" w:after="144"/>
              <w:rPr>
                <w:sz w:val="20"/>
                <w:szCs w:val="20"/>
              </w:rPr>
            </w:pPr>
            <w:r w:rsidRPr="00540C3D">
              <w:rPr>
                <w:sz w:val="20"/>
                <w:szCs w:val="20"/>
              </w:rPr>
              <w:t>Test Administration</w:t>
            </w:r>
          </w:p>
        </w:tc>
        <w:tc>
          <w:tcPr>
            <w:tcW w:w="0" w:type="auto"/>
            <w:vAlign w:val="center"/>
            <w:tcPrChange w:id="737" w:author="Jeff Johnson" w:date="2017-07-10T22:53:00Z">
              <w:tcPr>
                <w:tcW w:w="0" w:type="auto"/>
                <w:vAlign w:val="center"/>
              </w:tcPr>
            </w:tcPrChange>
          </w:tcPr>
          <w:p w14:paraId="0197340F"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738" w:author="Jeff Johnson" w:date="2017-07-10T22:53:00Z">
              <w:tcPr>
                <w:tcW w:w="0" w:type="auto"/>
                <w:vAlign w:val="center"/>
              </w:tcPr>
            </w:tcPrChange>
          </w:tcPr>
          <w:p w14:paraId="20B4DDD2"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739" w:author="Jeff Johnson" w:date="2017-07-10T22:53:00Z">
              <w:tcPr>
                <w:tcW w:w="0" w:type="auto"/>
                <w:vAlign w:val="center"/>
              </w:tcPr>
            </w:tcPrChange>
          </w:tcPr>
          <w:p w14:paraId="55AE87DF" w14:textId="77777777" w:rsidR="001A5CD6" w:rsidRPr="00540C3D" w:rsidRDefault="001A5CD6" w:rsidP="00540C3D">
            <w:pPr>
              <w:spacing w:beforeLines="60" w:before="144" w:afterLines="60" w:after="144"/>
              <w:jc w:val="center"/>
              <w:rPr>
                <w:sz w:val="20"/>
                <w:szCs w:val="20"/>
              </w:rPr>
            </w:pPr>
          </w:p>
        </w:tc>
        <w:tc>
          <w:tcPr>
            <w:tcW w:w="0" w:type="auto"/>
            <w:vAlign w:val="center"/>
            <w:tcPrChange w:id="740" w:author="Jeff Johnson" w:date="2017-07-10T22:53:00Z">
              <w:tcPr>
                <w:tcW w:w="0" w:type="auto"/>
                <w:vAlign w:val="center"/>
              </w:tcPr>
            </w:tcPrChange>
          </w:tcPr>
          <w:p w14:paraId="239F5F67" w14:textId="77777777" w:rsidR="001A5CD6" w:rsidRPr="00540C3D" w:rsidRDefault="001A5CD6" w:rsidP="00540C3D">
            <w:pPr>
              <w:spacing w:beforeLines="60" w:before="144" w:afterLines="60" w:after="144"/>
              <w:jc w:val="center"/>
              <w:rPr>
                <w:sz w:val="20"/>
                <w:szCs w:val="20"/>
              </w:rPr>
            </w:pPr>
          </w:p>
        </w:tc>
        <w:tc>
          <w:tcPr>
            <w:tcW w:w="0" w:type="auto"/>
            <w:vAlign w:val="center"/>
            <w:tcPrChange w:id="741" w:author="Jeff Johnson" w:date="2017-07-10T22:53:00Z">
              <w:tcPr>
                <w:tcW w:w="0" w:type="auto"/>
                <w:vAlign w:val="center"/>
              </w:tcPr>
            </w:tcPrChange>
          </w:tcPr>
          <w:p w14:paraId="341BA512"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742" w:author="Jeff Johnson" w:date="2017-07-10T22:53:00Z">
              <w:tcPr>
                <w:tcW w:w="0" w:type="auto"/>
                <w:vAlign w:val="center"/>
              </w:tcPr>
            </w:tcPrChange>
          </w:tcPr>
          <w:p w14:paraId="2398754A" w14:textId="77777777" w:rsidR="001A5CD6" w:rsidRPr="00540C3D" w:rsidRDefault="001A5CD6" w:rsidP="00540C3D">
            <w:pPr>
              <w:spacing w:beforeLines="60" w:before="144" w:afterLines="60" w:after="144"/>
              <w:jc w:val="center"/>
              <w:rPr>
                <w:sz w:val="20"/>
                <w:szCs w:val="20"/>
              </w:rPr>
            </w:pPr>
          </w:p>
        </w:tc>
        <w:tc>
          <w:tcPr>
            <w:tcW w:w="0" w:type="auto"/>
            <w:vAlign w:val="center"/>
            <w:tcPrChange w:id="743" w:author="Jeff Johnson" w:date="2017-07-10T22:53:00Z">
              <w:tcPr>
                <w:tcW w:w="0" w:type="auto"/>
                <w:vAlign w:val="center"/>
              </w:tcPr>
            </w:tcPrChange>
          </w:tcPr>
          <w:p w14:paraId="2AD851E1" w14:textId="77777777" w:rsidR="001A5CD6" w:rsidRPr="00540C3D" w:rsidRDefault="001A5CD6" w:rsidP="00540C3D">
            <w:pPr>
              <w:spacing w:beforeLines="60" w:before="144" w:afterLines="60" w:after="144"/>
              <w:jc w:val="center"/>
              <w:rPr>
                <w:sz w:val="20"/>
                <w:szCs w:val="20"/>
              </w:rPr>
            </w:pPr>
          </w:p>
        </w:tc>
        <w:tc>
          <w:tcPr>
            <w:tcW w:w="0" w:type="auto"/>
            <w:vAlign w:val="center"/>
            <w:tcPrChange w:id="744" w:author="Jeff Johnson" w:date="2017-07-10T22:53:00Z">
              <w:tcPr>
                <w:tcW w:w="0" w:type="auto"/>
                <w:vAlign w:val="center"/>
              </w:tcPr>
            </w:tcPrChange>
          </w:tcPr>
          <w:p w14:paraId="47C9EED8" w14:textId="77777777" w:rsidR="001A5CD6" w:rsidRPr="00540C3D" w:rsidRDefault="001A5CD6" w:rsidP="00540C3D">
            <w:pPr>
              <w:spacing w:beforeLines="60" w:before="144" w:afterLines="60" w:after="144"/>
              <w:jc w:val="center"/>
              <w:rPr>
                <w:sz w:val="20"/>
                <w:szCs w:val="20"/>
              </w:rPr>
            </w:pPr>
          </w:p>
        </w:tc>
        <w:tc>
          <w:tcPr>
            <w:tcW w:w="0" w:type="auto"/>
            <w:vAlign w:val="center"/>
            <w:tcPrChange w:id="745" w:author="Jeff Johnson" w:date="2017-07-10T22:53:00Z">
              <w:tcPr>
                <w:tcW w:w="0" w:type="auto"/>
                <w:vAlign w:val="center"/>
              </w:tcPr>
            </w:tcPrChange>
          </w:tcPr>
          <w:p w14:paraId="28DCA099" w14:textId="77777777" w:rsidR="001A5CD6" w:rsidRPr="00540C3D" w:rsidRDefault="001A5CD6" w:rsidP="00540C3D">
            <w:pPr>
              <w:spacing w:beforeLines="60" w:before="144" w:afterLines="60" w:after="144"/>
              <w:jc w:val="center"/>
              <w:rPr>
                <w:sz w:val="20"/>
                <w:szCs w:val="20"/>
              </w:rPr>
            </w:pPr>
          </w:p>
        </w:tc>
        <w:tc>
          <w:tcPr>
            <w:tcW w:w="0" w:type="auto"/>
            <w:vAlign w:val="center"/>
            <w:tcPrChange w:id="746" w:author="Jeff Johnson" w:date="2017-07-10T22:53:00Z">
              <w:tcPr>
                <w:tcW w:w="0" w:type="auto"/>
                <w:vAlign w:val="center"/>
              </w:tcPr>
            </w:tcPrChange>
          </w:tcPr>
          <w:p w14:paraId="3309D60A" w14:textId="77777777" w:rsidR="001A5CD6" w:rsidRPr="00540C3D" w:rsidRDefault="001A5CD6" w:rsidP="00540C3D">
            <w:pPr>
              <w:spacing w:beforeLines="60" w:before="144" w:afterLines="60" w:after="144"/>
              <w:jc w:val="center"/>
              <w:rPr>
                <w:sz w:val="20"/>
                <w:szCs w:val="20"/>
              </w:rPr>
            </w:pPr>
          </w:p>
        </w:tc>
        <w:tc>
          <w:tcPr>
            <w:tcW w:w="0" w:type="auto"/>
            <w:vAlign w:val="center"/>
            <w:tcPrChange w:id="747" w:author="Jeff Johnson" w:date="2017-07-10T22:53:00Z">
              <w:tcPr>
                <w:tcW w:w="0" w:type="auto"/>
                <w:vAlign w:val="center"/>
              </w:tcPr>
            </w:tcPrChange>
          </w:tcPr>
          <w:p w14:paraId="1B6509EA" w14:textId="77777777" w:rsidR="001A5CD6" w:rsidRPr="00540C3D" w:rsidRDefault="001A5CD6" w:rsidP="00540C3D">
            <w:pPr>
              <w:spacing w:beforeLines="60" w:before="144" w:afterLines="60" w:after="144"/>
              <w:jc w:val="center"/>
              <w:rPr>
                <w:sz w:val="20"/>
                <w:szCs w:val="20"/>
              </w:rPr>
            </w:pPr>
          </w:p>
        </w:tc>
        <w:tc>
          <w:tcPr>
            <w:tcW w:w="0" w:type="auto"/>
            <w:tcPrChange w:id="748" w:author="Jeff Johnson" w:date="2017-07-10T22:53:00Z">
              <w:tcPr>
                <w:tcW w:w="0" w:type="auto"/>
              </w:tcPr>
            </w:tcPrChange>
          </w:tcPr>
          <w:p w14:paraId="379AF704" w14:textId="77777777" w:rsidR="001A5CD6" w:rsidRPr="00540C3D" w:rsidRDefault="001A5CD6" w:rsidP="00540C3D">
            <w:pPr>
              <w:spacing w:beforeLines="60" w:before="144" w:afterLines="60" w:after="144"/>
              <w:jc w:val="center"/>
              <w:rPr>
                <w:sz w:val="20"/>
                <w:szCs w:val="20"/>
              </w:rPr>
            </w:pPr>
          </w:p>
        </w:tc>
        <w:tc>
          <w:tcPr>
            <w:tcW w:w="0" w:type="auto"/>
            <w:tcPrChange w:id="749" w:author="Jeff Johnson" w:date="2017-07-10T22:53:00Z">
              <w:tcPr>
                <w:tcW w:w="0" w:type="auto"/>
              </w:tcPr>
            </w:tcPrChange>
          </w:tcPr>
          <w:p w14:paraId="58A7C345" w14:textId="77777777" w:rsidR="001A5CD6" w:rsidRPr="00540C3D" w:rsidRDefault="001A5CD6" w:rsidP="00540C3D">
            <w:pPr>
              <w:spacing w:beforeLines="60" w:before="144" w:afterLines="60" w:after="144"/>
              <w:jc w:val="center"/>
              <w:rPr>
                <w:sz w:val="20"/>
                <w:szCs w:val="20"/>
              </w:rPr>
            </w:pPr>
          </w:p>
        </w:tc>
        <w:tc>
          <w:tcPr>
            <w:tcW w:w="0" w:type="auto"/>
            <w:tcPrChange w:id="750" w:author="Jeff Johnson" w:date="2017-07-10T22:53:00Z">
              <w:tcPr>
                <w:tcW w:w="0" w:type="auto"/>
              </w:tcPr>
            </w:tcPrChange>
          </w:tcPr>
          <w:p w14:paraId="63D0E3C5" w14:textId="77777777" w:rsidR="001A5CD6" w:rsidRPr="00540C3D" w:rsidRDefault="001A5CD6" w:rsidP="00540C3D">
            <w:pPr>
              <w:spacing w:beforeLines="60" w:before="144" w:afterLines="60" w:after="144"/>
              <w:jc w:val="center"/>
              <w:rPr>
                <w:sz w:val="20"/>
                <w:szCs w:val="20"/>
              </w:rPr>
            </w:pPr>
          </w:p>
        </w:tc>
      </w:tr>
      <w:tr w:rsidR="001A5CD6" w:rsidRPr="00F11DBD" w14:paraId="1951A879" w14:textId="5FBEF952" w:rsidTr="001A5CD6">
        <w:trPr>
          <w:cantSplit/>
          <w:jc w:val="center"/>
          <w:trPrChange w:id="751" w:author="Jeff Johnson" w:date="2017-07-10T22:53:00Z">
            <w:trPr>
              <w:cantSplit/>
              <w:jc w:val="center"/>
            </w:trPr>
          </w:trPrChange>
        </w:trPr>
        <w:tc>
          <w:tcPr>
            <w:tcW w:w="0" w:type="auto"/>
            <w:vAlign w:val="center"/>
            <w:tcPrChange w:id="752" w:author="Jeff Johnson" w:date="2017-07-10T22:53:00Z">
              <w:tcPr>
                <w:tcW w:w="0" w:type="auto"/>
                <w:vAlign w:val="center"/>
              </w:tcPr>
            </w:tcPrChange>
          </w:tcPr>
          <w:p w14:paraId="630671AA" w14:textId="77777777" w:rsidR="001A5CD6" w:rsidRPr="00540C3D" w:rsidRDefault="001A5CD6" w:rsidP="00540C3D">
            <w:pPr>
              <w:spacing w:beforeLines="60" w:before="144" w:afterLines="60" w:after="144"/>
              <w:jc w:val="center"/>
              <w:rPr>
                <w:sz w:val="20"/>
                <w:szCs w:val="20"/>
              </w:rPr>
            </w:pPr>
            <w:r w:rsidRPr="00540C3D">
              <w:rPr>
                <w:sz w:val="20"/>
                <w:szCs w:val="20"/>
              </w:rPr>
              <w:t>3</w:t>
            </w:r>
          </w:p>
        </w:tc>
        <w:tc>
          <w:tcPr>
            <w:tcW w:w="0" w:type="auto"/>
            <w:vAlign w:val="center"/>
            <w:tcPrChange w:id="753" w:author="Jeff Johnson" w:date="2017-07-10T22:53:00Z">
              <w:tcPr>
                <w:tcW w:w="0" w:type="auto"/>
                <w:vAlign w:val="center"/>
              </w:tcPr>
            </w:tcPrChange>
          </w:tcPr>
          <w:p w14:paraId="09438444" w14:textId="77777777" w:rsidR="001A5CD6" w:rsidRPr="00540C3D" w:rsidRDefault="001A5CD6" w:rsidP="00540C3D">
            <w:pPr>
              <w:spacing w:beforeLines="60" w:before="144" w:afterLines="60" w:after="144"/>
              <w:rPr>
                <w:sz w:val="20"/>
                <w:szCs w:val="20"/>
              </w:rPr>
            </w:pPr>
            <w:r w:rsidRPr="00540C3D">
              <w:rPr>
                <w:sz w:val="20"/>
                <w:szCs w:val="20"/>
              </w:rPr>
              <w:t>Test Integration</w:t>
            </w:r>
          </w:p>
        </w:tc>
        <w:tc>
          <w:tcPr>
            <w:tcW w:w="0" w:type="auto"/>
            <w:vAlign w:val="center"/>
            <w:tcPrChange w:id="754" w:author="Jeff Johnson" w:date="2017-07-10T22:53:00Z">
              <w:tcPr>
                <w:tcW w:w="0" w:type="auto"/>
                <w:vAlign w:val="center"/>
              </w:tcPr>
            </w:tcPrChange>
          </w:tcPr>
          <w:p w14:paraId="7E35E1B1"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755" w:author="Jeff Johnson" w:date="2017-07-10T22:53:00Z">
              <w:tcPr>
                <w:tcW w:w="0" w:type="auto"/>
                <w:vAlign w:val="center"/>
              </w:tcPr>
            </w:tcPrChange>
          </w:tcPr>
          <w:p w14:paraId="74203DF5"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756" w:author="Jeff Johnson" w:date="2017-07-10T22:53:00Z">
              <w:tcPr>
                <w:tcW w:w="0" w:type="auto"/>
                <w:vAlign w:val="center"/>
              </w:tcPr>
            </w:tcPrChange>
          </w:tcPr>
          <w:p w14:paraId="13F5C72F" w14:textId="77777777" w:rsidR="001A5CD6" w:rsidRPr="00540C3D" w:rsidRDefault="001A5CD6" w:rsidP="00540C3D">
            <w:pPr>
              <w:spacing w:beforeLines="60" w:before="144" w:afterLines="60" w:after="144"/>
              <w:jc w:val="center"/>
              <w:rPr>
                <w:sz w:val="20"/>
                <w:szCs w:val="20"/>
              </w:rPr>
            </w:pPr>
          </w:p>
        </w:tc>
        <w:tc>
          <w:tcPr>
            <w:tcW w:w="0" w:type="auto"/>
            <w:vAlign w:val="center"/>
            <w:tcPrChange w:id="757" w:author="Jeff Johnson" w:date="2017-07-10T22:53:00Z">
              <w:tcPr>
                <w:tcW w:w="0" w:type="auto"/>
                <w:vAlign w:val="center"/>
              </w:tcPr>
            </w:tcPrChange>
          </w:tcPr>
          <w:p w14:paraId="56E70E32" w14:textId="77777777" w:rsidR="001A5CD6" w:rsidRPr="00540C3D" w:rsidRDefault="001A5CD6" w:rsidP="00540C3D">
            <w:pPr>
              <w:spacing w:beforeLines="60" w:before="144" w:afterLines="60" w:after="144"/>
              <w:jc w:val="center"/>
              <w:rPr>
                <w:sz w:val="20"/>
                <w:szCs w:val="20"/>
              </w:rPr>
            </w:pPr>
          </w:p>
        </w:tc>
        <w:tc>
          <w:tcPr>
            <w:tcW w:w="0" w:type="auto"/>
            <w:vAlign w:val="center"/>
            <w:tcPrChange w:id="758" w:author="Jeff Johnson" w:date="2017-07-10T22:53:00Z">
              <w:tcPr>
                <w:tcW w:w="0" w:type="auto"/>
                <w:vAlign w:val="center"/>
              </w:tcPr>
            </w:tcPrChange>
          </w:tcPr>
          <w:p w14:paraId="79186FE0"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759" w:author="Jeff Johnson" w:date="2017-07-10T22:53:00Z">
              <w:tcPr>
                <w:tcW w:w="0" w:type="auto"/>
                <w:vAlign w:val="center"/>
              </w:tcPr>
            </w:tcPrChange>
          </w:tcPr>
          <w:p w14:paraId="3988CACD" w14:textId="77777777" w:rsidR="001A5CD6" w:rsidRPr="00540C3D" w:rsidRDefault="001A5CD6" w:rsidP="00540C3D">
            <w:pPr>
              <w:spacing w:beforeLines="60" w:before="144" w:afterLines="60" w:after="144"/>
              <w:jc w:val="center"/>
              <w:rPr>
                <w:sz w:val="20"/>
                <w:szCs w:val="20"/>
              </w:rPr>
            </w:pPr>
          </w:p>
        </w:tc>
        <w:tc>
          <w:tcPr>
            <w:tcW w:w="0" w:type="auto"/>
            <w:vAlign w:val="center"/>
            <w:tcPrChange w:id="760" w:author="Jeff Johnson" w:date="2017-07-10T22:53:00Z">
              <w:tcPr>
                <w:tcW w:w="0" w:type="auto"/>
                <w:vAlign w:val="center"/>
              </w:tcPr>
            </w:tcPrChange>
          </w:tcPr>
          <w:p w14:paraId="4FD90000" w14:textId="77777777" w:rsidR="001A5CD6" w:rsidRPr="00540C3D" w:rsidRDefault="001A5CD6" w:rsidP="00540C3D">
            <w:pPr>
              <w:spacing w:beforeLines="60" w:before="144" w:afterLines="60" w:after="144"/>
              <w:jc w:val="center"/>
              <w:rPr>
                <w:sz w:val="20"/>
                <w:szCs w:val="20"/>
              </w:rPr>
            </w:pPr>
          </w:p>
        </w:tc>
        <w:tc>
          <w:tcPr>
            <w:tcW w:w="0" w:type="auto"/>
            <w:vAlign w:val="center"/>
            <w:tcPrChange w:id="761" w:author="Jeff Johnson" w:date="2017-07-10T22:53:00Z">
              <w:tcPr>
                <w:tcW w:w="0" w:type="auto"/>
                <w:vAlign w:val="center"/>
              </w:tcPr>
            </w:tcPrChange>
          </w:tcPr>
          <w:p w14:paraId="52E1DE8F" w14:textId="77777777" w:rsidR="001A5CD6" w:rsidRPr="00540C3D" w:rsidRDefault="001A5CD6" w:rsidP="00540C3D">
            <w:pPr>
              <w:spacing w:beforeLines="60" w:before="144" w:afterLines="60" w:after="144"/>
              <w:jc w:val="center"/>
              <w:rPr>
                <w:sz w:val="20"/>
                <w:szCs w:val="20"/>
              </w:rPr>
            </w:pPr>
          </w:p>
        </w:tc>
        <w:tc>
          <w:tcPr>
            <w:tcW w:w="0" w:type="auto"/>
            <w:vAlign w:val="center"/>
            <w:tcPrChange w:id="762" w:author="Jeff Johnson" w:date="2017-07-10T22:53:00Z">
              <w:tcPr>
                <w:tcW w:w="0" w:type="auto"/>
                <w:vAlign w:val="center"/>
              </w:tcPr>
            </w:tcPrChange>
          </w:tcPr>
          <w:p w14:paraId="3E23F6A1" w14:textId="77777777" w:rsidR="001A5CD6" w:rsidRPr="00540C3D" w:rsidRDefault="001A5CD6" w:rsidP="00540C3D">
            <w:pPr>
              <w:spacing w:beforeLines="60" w:before="144" w:afterLines="60" w:after="144"/>
              <w:jc w:val="center"/>
              <w:rPr>
                <w:sz w:val="20"/>
                <w:szCs w:val="20"/>
              </w:rPr>
            </w:pPr>
          </w:p>
        </w:tc>
        <w:tc>
          <w:tcPr>
            <w:tcW w:w="0" w:type="auto"/>
            <w:vAlign w:val="center"/>
            <w:tcPrChange w:id="763" w:author="Jeff Johnson" w:date="2017-07-10T22:53:00Z">
              <w:tcPr>
                <w:tcW w:w="0" w:type="auto"/>
                <w:vAlign w:val="center"/>
              </w:tcPr>
            </w:tcPrChange>
          </w:tcPr>
          <w:p w14:paraId="04B960CC" w14:textId="77777777" w:rsidR="001A5CD6" w:rsidRPr="00540C3D" w:rsidRDefault="001A5CD6" w:rsidP="00540C3D">
            <w:pPr>
              <w:spacing w:beforeLines="60" w:before="144" w:afterLines="60" w:after="144"/>
              <w:jc w:val="center"/>
              <w:rPr>
                <w:sz w:val="20"/>
                <w:szCs w:val="20"/>
              </w:rPr>
            </w:pPr>
          </w:p>
        </w:tc>
        <w:tc>
          <w:tcPr>
            <w:tcW w:w="0" w:type="auto"/>
            <w:vAlign w:val="center"/>
            <w:tcPrChange w:id="764" w:author="Jeff Johnson" w:date="2017-07-10T22:53:00Z">
              <w:tcPr>
                <w:tcW w:w="0" w:type="auto"/>
                <w:vAlign w:val="center"/>
              </w:tcPr>
            </w:tcPrChange>
          </w:tcPr>
          <w:p w14:paraId="56C33193" w14:textId="77777777" w:rsidR="001A5CD6" w:rsidRPr="00540C3D" w:rsidRDefault="001A5CD6" w:rsidP="00540C3D">
            <w:pPr>
              <w:spacing w:beforeLines="60" w:before="144" w:afterLines="60" w:after="144"/>
              <w:jc w:val="center"/>
              <w:rPr>
                <w:sz w:val="20"/>
                <w:szCs w:val="20"/>
              </w:rPr>
            </w:pPr>
          </w:p>
        </w:tc>
        <w:tc>
          <w:tcPr>
            <w:tcW w:w="0" w:type="auto"/>
            <w:tcPrChange w:id="765" w:author="Jeff Johnson" w:date="2017-07-10T22:53:00Z">
              <w:tcPr>
                <w:tcW w:w="0" w:type="auto"/>
              </w:tcPr>
            </w:tcPrChange>
          </w:tcPr>
          <w:p w14:paraId="45E61E02" w14:textId="77777777" w:rsidR="001A5CD6" w:rsidRPr="00540C3D" w:rsidRDefault="001A5CD6" w:rsidP="00540C3D">
            <w:pPr>
              <w:spacing w:beforeLines="60" w:before="144" w:afterLines="60" w:after="144"/>
              <w:jc w:val="center"/>
              <w:rPr>
                <w:sz w:val="20"/>
                <w:szCs w:val="20"/>
              </w:rPr>
            </w:pPr>
          </w:p>
        </w:tc>
        <w:tc>
          <w:tcPr>
            <w:tcW w:w="0" w:type="auto"/>
            <w:tcPrChange w:id="766" w:author="Jeff Johnson" w:date="2017-07-10T22:53:00Z">
              <w:tcPr>
                <w:tcW w:w="0" w:type="auto"/>
              </w:tcPr>
            </w:tcPrChange>
          </w:tcPr>
          <w:p w14:paraId="5828D86B" w14:textId="77777777" w:rsidR="001A5CD6" w:rsidRPr="00540C3D" w:rsidRDefault="001A5CD6" w:rsidP="00540C3D">
            <w:pPr>
              <w:spacing w:beforeLines="60" w:before="144" w:afterLines="60" w:after="144"/>
              <w:jc w:val="center"/>
              <w:rPr>
                <w:sz w:val="20"/>
                <w:szCs w:val="20"/>
              </w:rPr>
            </w:pPr>
          </w:p>
        </w:tc>
        <w:tc>
          <w:tcPr>
            <w:tcW w:w="0" w:type="auto"/>
            <w:tcPrChange w:id="767" w:author="Jeff Johnson" w:date="2017-07-10T22:53:00Z">
              <w:tcPr>
                <w:tcW w:w="0" w:type="auto"/>
              </w:tcPr>
            </w:tcPrChange>
          </w:tcPr>
          <w:p w14:paraId="3C6FA930" w14:textId="77777777" w:rsidR="001A5CD6" w:rsidRPr="00540C3D" w:rsidRDefault="001A5CD6" w:rsidP="00540C3D">
            <w:pPr>
              <w:spacing w:beforeLines="60" w:before="144" w:afterLines="60" w:after="144"/>
              <w:jc w:val="center"/>
              <w:rPr>
                <w:sz w:val="20"/>
                <w:szCs w:val="20"/>
              </w:rPr>
            </w:pPr>
          </w:p>
        </w:tc>
      </w:tr>
      <w:tr w:rsidR="001A5CD6" w:rsidRPr="00F11DBD" w14:paraId="2AC6069C" w14:textId="22BA6D95" w:rsidTr="001A5CD6">
        <w:trPr>
          <w:cantSplit/>
          <w:jc w:val="center"/>
          <w:trPrChange w:id="768" w:author="Jeff Johnson" w:date="2017-07-10T22:53:00Z">
            <w:trPr>
              <w:cantSplit/>
              <w:jc w:val="center"/>
            </w:trPr>
          </w:trPrChange>
        </w:trPr>
        <w:tc>
          <w:tcPr>
            <w:tcW w:w="0" w:type="auto"/>
            <w:vAlign w:val="center"/>
            <w:tcPrChange w:id="769" w:author="Jeff Johnson" w:date="2017-07-10T22:53:00Z">
              <w:tcPr>
                <w:tcW w:w="0" w:type="auto"/>
                <w:vAlign w:val="center"/>
              </w:tcPr>
            </w:tcPrChange>
          </w:tcPr>
          <w:p w14:paraId="6CB8FC27" w14:textId="77777777" w:rsidR="001A5CD6" w:rsidRPr="00540C3D" w:rsidRDefault="001A5CD6" w:rsidP="00540C3D">
            <w:pPr>
              <w:spacing w:beforeLines="60" w:before="144" w:afterLines="60" w:after="144"/>
              <w:jc w:val="center"/>
              <w:rPr>
                <w:sz w:val="20"/>
                <w:szCs w:val="20"/>
              </w:rPr>
            </w:pPr>
            <w:r w:rsidRPr="00540C3D">
              <w:rPr>
                <w:sz w:val="20"/>
                <w:szCs w:val="20"/>
              </w:rPr>
              <w:t>3</w:t>
            </w:r>
          </w:p>
        </w:tc>
        <w:tc>
          <w:tcPr>
            <w:tcW w:w="0" w:type="auto"/>
            <w:vAlign w:val="center"/>
            <w:tcPrChange w:id="770" w:author="Jeff Johnson" w:date="2017-07-10T22:53:00Z">
              <w:tcPr>
                <w:tcW w:w="0" w:type="auto"/>
                <w:vAlign w:val="center"/>
              </w:tcPr>
            </w:tcPrChange>
          </w:tcPr>
          <w:p w14:paraId="0FAE47FA" w14:textId="77777777" w:rsidR="001A5CD6" w:rsidRPr="00540C3D" w:rsidRDefault="001A5CD6" w:rsidP="00540C3D">
            <w:pPr>
              <w:spacing w:beforeLines="60" w:before="144" w:afterLines="60" w:after="144"/>
              <w:rPr>
                <w:sz w:val="20"/>
                <w:szCs w:val="20"/>
              </w:rPr>
            </w:pPr>
            <w:r w:rsidRPr="00540C3D">
              <w:rPr>
                <w:sz w:val="20"/>
                <w:szCs w:val="20"/>
              </w:rPr>
              <w:t>Test Scoring</w:t>
            </w:r>
          </w:p>
        </w:tc>
        <w:tc>
          <w:tcPr>
            <w:tcW w:w="0" w:type="auto"/>
            <w:vAlign w:val="center"/>
            <w:tcPrChange w:id="771" w:author="Jeff Johnson" w:date="2017-07-10T22:53:00Z">
              <w:tcPr>
                <w:tcW w:w="0" w:type="auto"/>
                <w:vAlign w:val="center"/>
              </w:tcPr>
            </w:tcPrChange>
          </w:tcPr>
          <w:p w14:paraId="2C0BF333"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772" w:author="Jeff Johnson" w:date="2017-07-10T22:53:00Z">
              <w:tcPr>
                <w:tcW w:w="0" w:type="auto"/>
                <w:vAlign w:val="center"/>
              </w:tcPr>
            </w:tcPrChange>
          </w:tcPr>
          <w:p w14:paraId="617DB9E7"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773" w:author="Jeff Johnson" w:date="2017-07-10T22:53:00Z">
              <w:tcPr>
                <w:tcW w:w="0" w:type="auto"/>
                <w:vAlign w:val="center"/>
              </w:tcPr>
            </w:tcPrChange>
          </w:tcPr>
          <w:p w14:paraId="2F51AC9C" w14:textId="77777777" w:rsidR="001A5CD6" w:rsidRPr="00540C3D" w:rsidRDefault="001A5CD6" w:rsidP="00540C3D">
            <w:pPr>
              <w:spacing w:beforeLines="60" w:before="144" w:afterLines="60" w:after="144"/>
              <w:jc w:val="center"/>
              <w:rPr>
                <w:sz w:val="20"/>
                <w:szCs w:val="20"/>
              </w:rPr>
            </w:pPr>
          </w:p>
        </w:tc>
        <w:tc>
          <w:tcPr>
            <w:tcW w:w="0" w:type="auto"/>
            <w:vAlign w:val="center"/>
            <w:tcPrChange w:id="774" w:author="Jeff Johnson" w:date="2017-07-10T22:53:00Z">
              <w:tcPr>
                <w:tcW w:w="0" w:type="auto"/>
                <w:vAlign w:val="center"/>
              </w:tcPr>
            </w:tcPrChange>
          </w:tcPr>
          <w:p w14:paraId="6B57A068" w14:textId="77777777" w:rsidR="001A5CD6" w:rsidRPr="00540C3D" w:rsidRDefault="001A5CD6" w:rsidP="00540C3D">
            <w:pPr>
              <w:spacing w:beforeLines="60" w:before="144" w:afterLines="60" w:after="144"/>
              <w:jc w:val="center"/>
              <w:rPr>
                <w:sz w:val="20"/>
                <w:szCs w:val="20"/>
              </w:rPr>
            </w:pPr>
          </w:p>
        </w:tc>
        <w:tc>
          <w:tcPr>
            <w:tcW w:w="0" w:type="auto"/>
            <w:vAlign w:val="center"/>
            <w:tcPrChange w:id="775" w:author="Jeff Johnson" w:date="2017-07-10T22:53:00Z">
              <w:tcPr>
                <w:tcW w:w="0" w:type="auto"/>
                <w:vAlign w:val="center"/>
              </w:tcPr>
            </w:tcPrChange>
          </w:tcPr>
          <w:p w14:paraId="1BB1976A"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776" w:author="Jeff Johnson" w:date="2017-07-10T22:53:00Z">
              <w:tcPr>
                <w:tcW w:w="0" w:type="auto"/>
                <w:vAlign w:val="center"/>
              </w:tcPr>
            </w:tcPrChange>
          </w:tcPr>
          <w:p w14:paraId="070A8B10" w14:textId="77777777" w:rsidR="001A5CD6" w:rsidRPr="00540C3D" w:rsidRDefault="001A5CD6" w:rsidP="00540C3D">
            <w:pPr>
              <w:spacing w:beforeLines="60" w:before="144" w:afterLines="60" w:after="144"/>
              <w:jc w:val="center"/>
              <w:rPr>
                <w:sz w:val="20"/>
                <w:szCs w:val="20"/>
              </w:rPr>
            </w:pPr>
          </w:p>
        </w:tc>
        <w:tc>
          <w:tcPr>
            <w:tcW w:w="0" w:type="auto"/>
            <w:vAlign w:val="center"/>
            <w:tcPrChange w:id="777" w:author="Jeff Johnson" w:date="2017-07-10T22:53:00Z">
              <w:tcPr>
                <w:tcW w:w="0" w:type="auto"/>
                <w:vAlign w:val="center"/>
              </w:tcPr>
            </w:tcPrChange>
          </w:tcPr>
          <w:p w14:paraId="3A859837" w14:textId="77777777" w:rsidR="001A5CD6" w:rsidRPr="00540C3D" w:rsidRDefault="001A5CD6" w:rsidP="00540C3D">
            <w:pPr>
              <w:spacing w:beforeLines="60" w:before="144" w:afterLines="60" w:after="144"/>
              <w:jc w:val="center"/>
              <w:rPr>
                <w:sz w:val="20"/>
                <w:szCs w:val="20"/>
              </w:rPr>
            </w:pPr>
          </w:p>
        </w:tc>
        <w:tc>
          <w:tcPr>
            <w:tcW w:w="0" w:type="auto"/>
            <w:vAlign w:val="center"/>
            <w:tcPrChange w:id="778" w:author="Jeff Johnson" w:date="2017-07-10T22:53:00Z">
              <w:tcPr>
                <w:tcW w:w="0" w:type="auto"/>
                <w:vAlign w:val="center"/>
              </w:tcPr>
            </w:tcPrChange>
          </w:tcPr>
          <w:p w14:paraId="322D40AF" w14:textId="77777777" w:rsidR="001A5CD6" w:rsidRPr="00540C3D" w:rsidRDefault="001A5CD6" w:rsidP="00540C3D">
            <w:pPr>
              <w:spacing w:beforeLines="60" w:before="144" w:afterLines="60" w:after="144"/>
              <w:jc w:val="center"/>
              <w:rPr>
                <w:sz w:val="20"/>
                <w:szCs w:val="20"/>
              </w:rPr>
            </w:pPr>
          </w:p>
        </w:tc>
        <w:tc>
          <w:tcPr>
            <w:tcW w:w="0" w:type="auto"/>
            <w:vAlign w:val="center"/>
            <w:tcPrChange w:id="779" w:author="Jeff Johnson" w:date="2017-07-10T22:53:00Z">
              <w:tcPr>
                <w:tcW w:w="0" w:type="auto"/>
                <w:vAlign w:val="center"/>
              </w:tcPr>
            </w:tcPrChange>
          </w:tcPr>
          <w:p w14:paraId="0D175717" w14:textId="77777777" w:rsidR="001A5CD6" w:rsidRPr="00540C3D" w:rsidRDefault="001A5CD6" w:rsidP="00540C3D">
            <w:pPr>
              <w:spacing w:beforeLines="60" w:before="144" w:afterLines="60" w:after="144"/>
              <w:jc w:val="center"/>
              <w:rPr>
                <w:sz w:val="20"/>
                <w:szCs w:val="20"/>
              </w:rPr>
            </w:pPr>
          </w:p>
        </w:tc>
        <w:tc>
          <w:tcPr>
            <w:tcW w:w="0" w:type="auto"/>
            <w:vAlign w:val="center"/>
            <w:tcPrChange w:id="780" w:author="Jeff Johnson" w:date="2017-07-10T22:53:00Z">
              <w:tcPr>
                <w:tcW w:w="0" w:type="auto"/>
                <w:vAlign w:val="center"/>
              </w:tcPr>
            </w:tcPrChange>
          </w:tcPr>
          <w:p w14:paraId="5374B4D8" w14:textId="77777777" w:rsidR="001A5CD6" w:rsidRPr="00540C3D" w:rsidRDefault="001A5CD6" w:rsidP="00540C3D">
            <w:pPr>
              <w:spacing w:beforeLines="60" w:before="144" w:afterLines="60" w:after="144"/>
              <w:jc w:val="center"/>
              <w:rPr>
                <w:sz w:val="20"/>
                <w:szCs w:val="20"/>
              </w:rPr>
            </w:pPr>
          </w:p>
        </w:tc>
        <w:tc>
          <w:tcPr>
            <w:tcW w:w="0" w:type="auto"/>
            <w:vAlign w:val="center"/>
            <w:tcPrChange w:id="781" w:author="Jeff Johnson" w:date="2017-07-10T22:53:00Z">
              <w:tcPr>
                <w:tcW w:w="0" w:type="auto"/>
                <w:vAlign w:val="center"/>
              </w:tcPr>
            </w:tcPrChange>
          </w:tcPr>
          <w:p w14:paraId="3F4A91BE" w14:textId="77777777" w:rsidR="001A5CD6" w:rsidRPr="00540C3D" w:rsidRDefault="001A5CD6" w:rsidP="00540C3D">
            <w:pPr>
              <w:spacing w:beforeLines="60" w:before="144" w:afterLines="60" w:after="144"/>
              <w:jc w:val="center"/>
              <w:rPr>
                <w:sz w:val="20"/>
                <w:szCs w:val="20"/>
              </w:rPr>
            </w:pPr>
          </w:p>
        </w:tc>
        <w:tc>
          <w:tcPr>
            <w:tcW w:w="0" w:type="auto"/>
            <w:tcPrChange w:id="782" w:author="Jeff Johnson" w:date="2017-07-10T22:53:00Z">
              <w:tcPr>
                <w:tcW w:w="0" w:type="auto"/>
              </w:tcPr>
            </w:tcPrChange>
          </w:tcPr>
          <w:p w14:paraId="0963F3BB" w14:textId="77777777" w:rsidR="001A5CD6" w:rsidRPr="00540C3D" w:rsidRDefault="001A5CD6" w:rsidP="00540C3D">
            <w:pPr>
              <w:spacing w:beforeLines="60" w:before="144" w:afterLines="60" w:after="144"/>
              <w:jc w:val="center"/>
              <w:rPr>
                <w:sz w:val="20"/>
                <w:szCs w:val="20"/>
              </w:rPr>
            </w:pPr>
          </w:p>
        </w:tc>
        <w:tc>
          <w:tcPr>
            <w:tcW w:w="0" w:type="auto"/>
            <w:tcPrChange w:id="783" w:author="Jeff Johnson" w:date="2017-07-10T22:53:00Z">
              <w:tcPr>
                <w:tcW w:w="0" w:type="auto"/>
              </w:tcPr>
            </w:tcPrChange>
          </w:tcPr>
          <w:p w14:paraId="45265084" w14:textId="77777777" w:rsidR="001A5CD6" w:rsidRPr="00540C3D" w:rsidRDefault="001A5CD6" w:rsidP="00540C3D">
            <w:pPr>
              <w:spacing w:beforeLines="60" w:before="144" w:afterLines="60" w:after="144"/>
              <w:jc w:val="center"/>
              <w:rPr>
                <w:sz w:val="20"/>
                <w:szCs w:val="20"/>
              </w:rPr>
            </w:pPr>
          </w:p>
        </w:tc>
        <w:tc>
          <w:tcPr>
            <w:tcW w:w="0" w:type="auto"/>
            <w:tcPrChange w:id="784" w:author="Jeff Johnson" w:date="2017-07-10T22:53:00Z">
              <w:tcPr>
                <w:tcW w:w="0" w:type="auto"/>
              </w:tcPr>
            </w:tcPrChange>
          </w:tcPr>
          <w:p w14:paraId="650AAA1E" w14:textId="77777777" w:rsidR="001A5CD6" w:rsidRPr="00540C3D" w:rsidRDefault="001A5CD6" w:rsidP="00540C3D">
            <w:pPr>
              <w:spacing w:beforeLines="60" w:before="144" w:afterLines="60" w:after="144"/>
              <w:jc w:val="center"/>
              <w:rPr>
                <w:sz w:val="20"/>
                <w:szCs w:val="20"/>
              </w:rPr>
            </w:pPr>
          </w:p>
        </w:tc>
      </w:tr>
      <w:tr w:rsidR="001A5CD6" w:rsidRPr="00F11DBD" w14:paraId="268C5BFA" w14:textId="652D3B8E" w:rsidTr="001A5CD6">
        <w:trPr>
          <w:cantSplit/>
          <w:jc w:val="center"/>
          <w:ins w:id="785" w:author="Jeff Johnson" w:date="2017-07-10T17:54:00Z"/>
          <w:trPrChange w:id="786" w:author="Jeff Johnson" w:date="2017-07-10T22:53:00Z">
            <w:trPr>
              <w:cantSplit/>
              <w:jc w:val="center"/>
            </w:trPr>
          </w:trPrChange>
        </w:trPr>
        <w:tc>
          <w:tcPr>
            <w:tcW w:w="0" w:type="auto"/>
            <w:vAlign w:val="center"/>
            <w:tcPrChange w:id="787" w:author="Jeff Johnson" w:date="2017-07-10T22:53:00Z">
              <w:tcPr>
                <w:tcW w:w="0" w:type="auto"/>
                <w:vAlign w:val="center"/>
              </w:tcPr>
            </w:tcPrChange>
          </w:tcPr>
          <w:p w14:paraId="67A0A297" w14:textId="71B15B76" w:rsidR="001A5CD6" w:rsidRDefault="001A5CD6" w:rsidP="00540C3D">
            <w:pPr>
              <w:spacing w:beforeLines="60" w:before="144" w:afterLines="60" w:after="144"/>
              <w:jc w:val="center"/>
              <w:rPr>
                <w:ins w:id="788" w:author="Jeff Johnson" w:date="2017-07-10T17:54:00Z"/>
                <w:sz w:val="20"/>
                <w:szCs w:val="20"/>
              </w:rPr>
            </w:pPr>
            <w:ins w:id="789" w:author="Jeff Johnson" w:date="2017-07-10T17:54:00Z">
              <w:r>
                <w:rPr>
                  <w:sz w:val="20"/>
                  <w:szCs w:val="20"/>
                </w:rPr>
                <w:t>3</w:t>
              </w:r>
            </w:ins>
          </w:p>
        </w:tc>
        <w:tc>
          <w:tcPr>
            <w:tcW w:w="0" w:type="auto"/>
            <w:vAlign w:val="center"/>
            <w:tcPrChange w:id="790" w:author="Jeff Johnson" w:date="2017-07-10T22:53:00Z">
              <w:tcPr>
                <w:tcW w:w="0" w:type="auto"/>
                <w:vAlign w:val="center"/>
              </w:tcPr>
            </w:tcPrChange>
          </w:tcPr>
          <w:p w14:paraId="188A6CAD" w14:textId="3C0EAF4F" w:rsidR="001A5CD6" w:rsidRDefault="001A5CD6" w:rsidP="00540C3D">
            <w:pPr>
              <w:spacing w:beforeLines="60" w:before="144" w:afterLines="60" w:after="144"/>
              <w:rPr>
                <w:ins w:id="791" w:author="Jeff Johnson" w:date="2017-07-10T17:54:00Z"/>
                <w:sz w:val="20"/>
                <w:szCs w:val="20"/>
              </w:rPr>
            </w:pPr>
            <w:ins w:id="792" w:author="Jeff Johnson" w:date="2017-07-10T17:54:00Z">
              <w:r>
                <w:rPr>
                  <w:sz w:val="20"/>
                  <w:szCs w:val="20"/>
                </w:rPr>
                <w:t>Exam Results Transmitter Service</w:t>
              </w:r>
            </w:ins>
          </w:p>
        </w:tc>
        <w:tc>
          <w:tcPr>
            <w:tcW w:w="0" w:type="auto"/>
            <w:vAlign w:val="center"/>
            <w:tcPrChange w:id="793" w:author="Jeff Johnson" w:date="2017-07-10T22:53:00Z">
              <w:tcPr>
                <w:tcW w:w="0" w:type="auto"/>
                <w:vAlign w:val="center"/>
              </w:tcPr>
            </w:tcPrChange>
          </w:tcPr>
          <w:p w14:paraId="1177D8F4" w14:textId="1A6843D7" w:rsidR="001A5CD6" w:rsidRPr="00540C3D" w:rsidRDefault="001A5CD6" w:rsidP="00540C3D">
            <w:pPr>
              <w:spacing w:beforeLines="60" w:before="144" w:afterLines="60" w:after="144"/>
              <w:jc w:val="center"/>
              <w:rPr>
                <w:ins w:id="794" w:author="Jeff Johnson" w:date="2017-07-10T17:54:00Z"/>
                <w:sz w:val="20"/>
                <w:szCs w:val="20"/>
              </w:rPr>
            </w:pPr>
            <w:ins w:id="795" w:author="Jeff Johnson" w:date="2017-07-10T17:54:00Z">
              <w:r w:rsidRPr="00540C3D">
                <w:rPr>
                  <w:sz w:val="20"/>
                  <w:szCs w:val="20"/>
                </w:rPr>
                <w:sym w:font="Wingdings" w:char="F0FC"/>
              </w:r>
            </w:ins>
          </w:p>
        </w:tc>
        <w:tc>
          <w:tcPr>
            <w:tcW w:w="0" w:type="auto"/>
            <w:vAlign w:val="center"/>
            <w:tcPrChange w:id="796" w:author="Jeff Johnson" w:date="2017-07-10T22:53:00Z">
              <w:tcPr>
                <w:tcW w:w="0" w:type="auto"/>
                <w:vAlign w:val="center"/>
              </w:tcPr>
            </w:tcPrChange>
          </w:tcPr>
          <w:p w14:paraId="3DCAD3A5" w14:textId="2CFF564A" w:rsidR="001A5CD6" w:rsidRPr="00540C3D" w:rsidRDefault="001A5CD6" w:rsidP="00540C3D">
            <w:pPr>
              <w:spacing w:beforeLines="60" w:before="144" w:afterLines="60" w:after="144"/>
              <w:jc w:val="center"/>
              <w:rPr>
                <w:ins w:id="797" w:author="Jeff Johnson" w:date="2017-07-10T17:54:00Z"/>
                <w:sz w:val="20"/>
                <w:szCs w:val="20"/>
              </w:rPr>
            </w:pPr>
            <w:ins w:id="798" w:author="Jeff Johnson" w:date="2017-07-10T17:54:00Z">
              <w:r w:rsidRPr="00540C3D">
                <w:rPr>
                  <w:sz w:val="20"/>
                  <w:szCs w:val="20"/>
                </w:rPr>
                <w:sym w:font="Wingdings" w:char="F0FC"/>
              </w:r>
            </w:ins>
          </w:p>
        </w:tc>
        <w:tc>
          <w:tcPr>
            <w:tcW w:w="0" w:type="auto"/>
            <w:vAlign w:val="center"/>
            <w:tcPrChange w:id="799" w:author="Jeff Johnson" w:date="2017-07-10T22:53:00Z">
              <w:tcPr>
                <w:tcW w:w="0" w:type="auto"/>
                <w:vAlign w:val="center"/>
              </w:tcPr>
            </w:tcPrChange>
          </w:tcPr>
          <w:p w14:paraId="292633F7" w14:textId="77777777" w:rsidR="001A5CD6" w:rsidRPr="00540C3D" w:rsidRDefault="001A5CD6" w:rsidP="00540C3D">
            <w:pPr>
              <w:spacing w:beforeLines="60" w:before="144" w:afterLines="60" w:after="144"/>
              <w:jc w:val="center"/>
              <w:rPr>
                <w:ins w:id="800" w:author="Jeff Johnson" w:date="2017-07-10T17:54:00Z"/>
                <w:sz w:val="20"/>
                <w:szCs w:val="20"/>
              </w:rPr>
            </w:pPr>
          </w:p>
        </w:tc>
        <w:tc>
          <w:tcPr>
            <w:tcW w:w="0" w:type="auto"/>
            <w:vAlign w:val="center"/>
            <w:tcPrChange w:id="801" w:author="Jeff Johnson" w:date="2017-07-10T22:53:00Z">
              <w:tcPr>
                <w:tcW w:w="0" w:type="auto"/>
                <w:vAlign w:val="center"/>
              </w:tcPr>
            </w:tcPrChange>
          </w:tcPr>
          <w:p w14:paraId="39A44819" w14:textId="77777777" w:rsidR="001A5CD6" w:rsidRPr="00540C3D" w:rsidRDefault="001A5CD6" w:rsidP="00540C3D">
            <w:pPr>
              <w:spacing w:beforeLines="60" w:before="144" w:afterLines="60" w:after="144"/>
              <w:jc w:val="center"/>
              <w:rPr>
                <w:ins w:id="802" w:author="Jeff Johnson" w:date="2017-07-10T17:54:00Z"/>
                <w:sz w:val="20"/>
                <w:szCs w:val="20"/>
              </w:rPr>
            </w:pPr>
          </w:p>
        </w:tc>
        <w:tc>
          <w:tcPr>
            <w:tcW w:w="0" w:type="auto"/>
            <w:vAlign w:val="center"/>
            <w:tcPrChange w:id="803" w:author="Jeff Johnson" w:date="2017-07-10T22:53:00Z">
              <w:tcPr>
                <w:tcW w:w="0" w:type="auto"/>
                <w:vAlign w:val="center"/>
              </w:tcPr>
            </w:tcPrChange>
          </w:tcPr>
          <w:p w14:paraId="6E6EB7DA" w14:textId="5A9E1DC9" w:rsidR="001A5CD6" w:rsidRPr="00540C3D" w:rsidRDefault="001A5CD6" w:rsidP="00540C3D">
            <w:pPr>
              <w:spacing w:beforeLines="60" w:before="144" w:afterLines="60" w:after="144"/>
              <w:jc w:val="center"/>
              <w:rPr>
                <w:ins w:id="804" w:author="Jeff Johnson" w:date="2017-07-10T17:54:00Z"/>
                <w:sz w:val="20"/>
                <w:szCs w:val="20"/>
              </w:rPr>
            </w:pPr>
            <w:ins w:id="805" w:author="Jeff Johnson" w:date="2017-07-10T17:54:00Z">
              <w:r w:rsidRPr="00540C3D">
                <w:rPr>
                  <w:sz w:val="20"/>
                  <w:szCs w:val="20"/>
                </w:rPr>
                <w:sym w:font="Wingdings" w:char="F0FC"/>
              </w:r>
            </w:ins>
          </w:p>
        </w:tc>
        <w:tc>
          <w:tcPr>
            <w:tcW w:w="0" w:type="auto"/>
            <w:vAlign w:val="center"/>
            <w:tcPrChange w:id="806" w:author="Jeff Johnson" w:date="2017-07-10T22:53:00Z">
              <w:tcPr>
                <w:tcW w:w="0" w:type="auto"/>
                <w:vAlign w:val="center"/>
              </w:tcPr>
            </w:tcPrChange>
          </w:tcPr>
          <w:p w14:paraId="28901F0E" w14:textId="77777777" w:rsidR="001A5CD6" w:rsidRPr="00540C3D" w:rsidRDefault="001A5CD6" w:rsidP="00540C3D">
            <w:pPr>
              <w:spacing w:beforeLines="60" w:before="144" w:afterLines="60" w:after="144"/>
              <w:jc w:val="center"/>
              <w:rPr>
                <w:ins w:id="807" w:author="Jeff Johnson" w:date="2017-07-10T17:54:00Z"/>
                <w:sz w:val="20"/>
                <w:szCs w:val="20"/>
              </w:rPr>
            </w:pPr>
          </w:p>
        </w:tc>
        <w:tc>
          <w:tcPr>
            <w:tcW w:w="0" w:type="auto"/>
            <w:vAlign w:val="center"/>
            <w:tcPrChange w:id="808" w:author="Jeff Johnson" w:date="2017-07-10T22:53:00Z">
              <w:tcPr>
                <w:tcW w:w="0" w:type="auto"/>
                <w:vAlign w:val="center"/>
              </w:tcPr>
            </w:tcPrChange>
          </w:tcPr>
          <w:p w14:paraId="3C04357A" w14:textId="77777777" w:rsidR="001A5CD6" w:rsidRPr="00540C3D" w:rsidRDefault="001A5CD6" w:rsidP="00540C3D">
            <w:pPr>
              <w:spacing w:beforeLines="60" w:before="144" w:afterLines="60" w:after="144"/>
              <w:jc w:val="center"/>
              <w:rPr>
                <w:ins w:id="809" w:author="Jeff Johnson" w:date="2017-07-10T17:54:00Z"/>
                <w:sz w:val="20"/>
                <w:szCs w:val="20"/>
              </w:rPr>
            </w:pPr>
          </w:p>
        </w:tc>
        <w:tc>
          <w:tcPr>
            <w:tcW w:w="0" w:type="auto"/>
            <w:vAlign w:val="center"/>
            <w:tcPrChange w:id="810" w:author="Jeff Johnson" w:date="2017-07-10T22:53:00Z">
              <w:tcPr>
                <w:tcW w:w="0" w:type="auto"/>
                <w:vAlign w:val="center"/>
              </w:tcPr>
            </w:tcPrChange>
          </w:tcPr>
          <w:p w14:paraId="0884578D" w14:textId="77777777" w:rsidR="001A5CD6" w:rsidRPr="00540C3D" w:rsidRDefault="001A5CD6" w:rsidP="00540C3D">
            <w:pPr>
              <w:spacing w:beforeLines="60" w:before="144" w:afterLines="60" w:after="144"/>
              <w:jc w:val="center"/>
              <w:rPr>
                <w:ins w:id="811" w:author="Jeff Johnson" w:date="2017-07-10T17:54:00Z"/>
                <w:sz w:val="20"/>
                <w:szCs w:val="20"/>
              </w:rPr>
            </w:pPr>
          </w:p>
        </w:tc>
        <w:tc>
          <w:tcPr>
            <w:tcW w:w="0" w:type="auto"/>
            <w:vAlign w:val="center"/>
            <w:tcPrChange w:id="812" w:author="Jeff Johnson" w:date="2017-07-10T22:53:00Z">
              <w:tcPr>
                <w:tcW w:w="0" w:type="auto"/>
                <w:vAlign w:val="center"/>
              </w:tcPr>
            </w:tcPrChange>
          </w:tcPr>
          <w:p w14:paraId="581F619C" w14:textId="77777777" w:rsidR="001A5CD6" w:rsidRPr="00540C3D" w:rsidRDefault="001A5CD6" w:rsidP="00540C3D">
            <w:pPr>
              <w:spacing w:beforeLines="60" w:before="144" w:afterLines="60" w:after="144"/>
              <w:jc w:val="center"/>
              <w:rPr>
                <w:ins w:id="813" w:author="Jeff Johnson" w:date="2017-07-10T17:54:00Z"/>
                <w:sz w:val="20"/>
                <w:szCs w:val="20"/>
              </w:rPr>
            </w:pPr>
          </w:p>
        </w:tc>
        <w:tc>
          <w:tcPr>
            <w:tcW w:w="0" w:type="auto"/>
            <w:vAlign w:val="center"/>
            <w:tcPrChange w:id="814" w:author="Jeff Johnson" w:date="2017-07-10T22:53:00Z">
              <w:tcPr>
                <w:tcW w:w="0" w:type="auto"/>
                <w:vAlign w:val="center"/>
              </w:tcPr>
            </w:tcPrChange>
          </w:tcPr>
          <w:p w14:paraId="46F09003" w14:textId="77777777" w:rsidR="001A5CD6" w:rsidRPr="00540C3D" w:rsidRDefault="001A5CD6" w:rsidP="00540C3D">
            <w:pPr>
              <w:spacing w:beforeLines="60" w:before="144" w:afterLines="60" w:after="144"/>
              <w:jc w:val="center"/>
              <w:rPr>
                <w:ins w:id="815" w:author="Jeff Johnson" w:date="2017-07-10T17:54:00Z"/>
                <w:sz w:val="20"/>
                <w:szCs w:val="20"/>
              </w:rPr>
            </w:pPr>
          </w:p>
        </w:tc>
        <w:tc>
          <w:tcPr>
            <w:tcW w:w="0" w:type="auto"/>
            <w:vAlign w:val="center"/>
            <w:tcPrChange w:id="816" w:author="Jeff Johnson" w:date="2017-07-10T22:53:00Z">
              <w:tcPr>
                <w:tcW w:w="0" w:type="auto"/>
                <w:vAlign w:val="center"/>
              </w:tcPr>
            </w:tcPrChange>
          </w:tcPr>
          <w:p w14:paraId="15D1A3FA" w14:textId="77777777" w:rsidR="001A5CD6" w:rsidRPr="00540C3D" w:rsidRDefault="001A5CD6" w:rsidP="00540C3D">
            <w:pPr>
              <w:spacing w:beforeLines="60" w:before="144" w:afterLines="60" w:after="144"/>
              <w:jc w:val="center"/>
              <w:rPr>
                <w:ins w:id="817" w:author="Jeff Johnson" w:date="2017-07-10T17:54:00Z"/>
                <w:sz w:val="20"/>
                <w:szCs w:val="20"/>
              </w:rPr>
            </w:pPr>
          </w:p>
        </w:tc>
        <w:tc>
          <w:tcPr>
            <w:tcW w:w="0" w:type="auto"/>
            <w:vAlign w:val="center"/>
            <w:tcPrChange w:id="818" w:author="Jeff Johnson" w:date="2017-07-10T22:53:00Z">
              <w:tcPr>
                <w:tcW w:w="0" w:type="auto"/>
                <w:vAlign w:val="center"/>
              </w:tcPr>
            </w:tcPrChange>
          </w:tcPr>
          <w:p w14:paraId="7DC83096" w14:textId="02CB3378" w:rsidR="001A5CD6" w:rsidRPr="00540C3D" w:rsidRDefault="001A5CD6" w:rsidP="00540C3D">
            <w:pPr>
              <w:spacing w:beforeLines="60" w:before="144" w:afterLines="60" w:after="144"/>
              <w:jc w:val="center"/>
              <w:rPr>
                <w:ins w:id="819" w:author="Jeff Johnson" w:date="2017-07-10T18:06:00Z"/>
                <w:sz w:val="20"/>
                <w:szCs w:val="20"/>
              </w:rPr>
            </w:pPr>
            <w:ins w:id="820" w:author="Jeff Johnson" w:date="2017-07-10T18:08:00Z">
              <w:r w:rsidRPr="00540C3D">
                <w:rPr>
                  <w:sz w:val="20"/>
                  <w:szCs w:val="20"/>
                </w:rPr>
                <w:sym w:font="Wingdings" w:char="F0FC"/>
              </w:r>
            </w:ins>
          </w:p>
        </w:tc>
        <w:tc>
          <w:tcPr>
            <w:tcW w:w="0" w:type="auto"/>
            <w:vAlign w:val="center"/>
            <w:tcPrChange w:id="821" w:author="Jeff Johnson" w:date="2017-07-10T22:53:00Z">
              <w:tcPr>
                <w:tcW w:w="0" w:type="auto"/>
                <w:vAlign w:val="center"/>
              </w:tcPr>
            </w:tcPrChange>
          </w:tcPr>
          <w:p w14:paraId="0F9DE69D" w14:textId="48822DFA" w:rsidR="001A5CD6" w:rsidRPr="00540C3D" w:rsidRDefault="001A5CD6" w:rsidP="00540C3D">
            <w:pPr>
              <w:spacing w:beforeLines="60" w:before="144" w:afterLines="60" w:after="144"/>
              <w:jc w:val="center"/>
              <w:rPr>
                <w:ins w:id="822" w:author="Jeff Johnson" w:date="2017-07-10T18:06:00Z"/>
                <w:sz w:val="20"/>
                <w:szCs w:val="20"/>
              </w:rPr>
            </w:pPr>
            <w:ins w:id="823" w:author="Jeff Johnson" w:date="2017-07-10T18:08:00Z">
              <w:r w:rsidRPr="00540C3D">
                <w:rPr>
                  <w:sz w:val="20"/>
                  <w:szCs w:val="20"/>
                </w:rPr>
                <w:sym w:font="Wingdings" w:char="F0FC"/>
              </w:r>
            </w:ins>
          </w:p>
        </w:tc>
        <w:tc>
          <w:tcPr>
            <w:tcW w:w="0" w:type="auto"/>
            <w:tcPrChange w:id="824" w:author="Jeff Johnson" w:date="2017-07-10T22:53:00Z">
              <w:tcPr>
                <w:tcW w:w="0" w:type="auto"/>
              </w:tcPr>
            </w:tcPrChange>
          </w:tcPr>
          <w:p w14:paraId="13529DB1" w14:textId="77777777" w:rsidR="001A5CD6" w:rsidRPr="00540C3D" w:rsidRDefault="001A5CD6" w:rsidP="00540C3D">
            <w:pPr>
              <w:spacing w:beforeLines="60" w:before="144" w:afterLines="60" w:after="144"/>
              <w:jc w:val="center"/>
              <w:rPr>
                <w:ins w:id="825" w:author="Jeff Johnson" w:date="2017-07-10T22:53:00Z"/>
                <w:sz w:val="20"/>
                <w:szCs w:val="20"/>
              </w:rPr>
            </w:pPr>
          </w:p>
        </w:tc>
      </w:tr>
      <w:tr w:rsidR="001A5CD6" w:rsidRPr="00F11DBD" w14:paraId="12C51349" w14:textId="63784061" w:rsidTr="001A5CD6">
        <w:trPr>
          <w:cantSplit/>
          <w:jc w:val="center"/>
          <w:ins w:id="826" w:author="Jeff Johnson" w:date="2017-07-10T17:51:00Z"/>
          <w:trPrChange w:id="827" w:author="Jeff Johnson" w:date="2017-07-10T22:53:00Z">
            <w:trPr>
              <w:cantSplit/>
              <w:jc w:val="center"/>
            </w:trPr>
          </w:trPrChange>
        </w:trPr>
        <w:tc>
          <w:tcPr>
            <w:tcW w:w="0" w:type="auto"/>
            <w:vAlign w:val="center"/>
            <w:tcPrChange w:id="828" w:author="Jeff Johnson" w:date="2017-07-10T22:53:00Z">
              <w:tcPr>
                <w:tcW w:w="0" w:type="auto"/>
                <w:vAlign w:val="center"/>
              </w:tcPr>
            </w:tcPrChange>
          </w:tcPr>
          <w:p w14:paraId="00623730" w14:textId="2D81A034" w:rsidR="001A5CD6" w:rsidRPr="00540C3D" w:rsidRDefault="001A5CD6" w:rsidP="00540C3D">
            <w:pPr>
              <w:spacing w:beforeLines="60" w:before="144" w:afterLines="60" w:after="144"/>
              <w:jc w:val="center"/>
              <w:rPr>
                <w:ins w:id="829" w:author="Jeff Johnson" w:date="2017-07-10T17:51:00Z"/>
                <w:sz w:val="20"/>
                <w:szCs w:val="20"/>
              </w:rPr>
            </w:pPr>
            <w:ins w:id="830" w:author="Jeff Johnson" w:date="2017-07-10T17:52:00Z">
              <w:r>
                <w:rPr>
                  <w:sz w:val="20"/>
                  <w:szCs w:val="20"/>
                </w:rPr>
                <w:t>3</w:t>
              </w:r>
            </w:ins>
          </w:p>
        </w:tc>
        <w:tc>
          <w:tcPr>
            <w:tcW w:w="0" w:type="auto"/>
            <w:vAlign w:val="center"/>
            <w:tcPrChange w:id="831" w:author="Jeff Johnson" w:date="2017-07-10T22:53:00Z">
              <w:tcPr>
                <w:tcW w:w="0" w:type="auto"/>
                <w:vAlign w:val="center"/>
              </w:tcPr>
            </w:tcPrChange>
          </w:tcPr>
          <w:p w14:paraId="52EBCA09" w14:textId="60EBA5B5" w:rsidR="001A5CD6" w:rsidRPr="00540C3D" w:rsidRDefault="001A5CD6" w:rsidP="00540C3D">
            <w:pPr>
              <w:spacing w:beforeLines="60" w:before="144" w:afterLines="60" w:after="144"/>
              <w:rPr>
                <w:ins w:id="832" w:author="Jeff Johnson" w:date="2017-07-10T17:51:00Z"/>
                <w:sz w:val="20"/>
                <w:szCs w:val="20"/>
              </w:rPr>
            </w:pPr>
            <w:ins w:id="833" w:author="Jeff Johnson" w:date="2017-07-10T17:52:00Z">
              <w:r>
                <w:rPr>
                  <w:sz w:val="20"/>
                  <w:szCs w:val="20"/>
                </w:rPr>
                <w:t>Exam Service</w:t>
              </w:r>
            </w:ins>
          </w:p>
        </w:tc>
        <w:tc>
          <w:tcPr>
            <w:tcW w:w="0" w:type="auto"/>
            <w:vAlign w:val="center"/>
            <w:tcPrChange w:id="834" w:author="Jeff Johnson" w:date="2017-07-10T22:53:00Z">
              <w:tcPr>
                <w:tcW w:w="0" w:type="auto"/>
                <w:vAlign w:val="center"/>
              </w:tcPr>
            </w:tcPrChange>
          </w:tcPr>
          <w:p w14:paraId="3AB28B72" w14:textId="76390330" w:rsidR="001A5CD6" w:rsidRPr="00540C3D" w:rsidRDefault="001A5CD6" w:rsidP="00540C3D">
            <w:pPr>
              <w:spacing w:beforeLines="60" w:before="144" w:afterLines="60" w:after="144"/>
              <w:jc w:val="center"/>
              <w:rPr>
                <w:ins w:id="835" w:author="Jeff Johnson" w:date="2017-07-10T17:51:00Z"/>
                <w:sz w:val="20"/>
                <w:szCs w:val="20"/>
              </w:rPr>
            </w:pPr>
            <w:ins w:id="836" w:author="Jeff Johnson" w:date="2017-07-10T17:52:00Z">
              <w:r w:rsidRPr="00540C3D">
                <w:rPr>
                  <w:sz w:val="20"/>
                  <w:szCs w:val="20"/>
                </w:rPr>
                <w:sym w:font="Wingdings" w:char="F0FC"/>
              </w:r>
            </w:ins>
          </w:p>
        </w:tc>
        <w:tc>
          <w:tcPr>
            <w:tcW w:w="0" w:type="auto"/>
            <w:vAlign w:val="center"/>
            <w:tcPrChange w:id="837" w:author="Jeff Johnson" w:date="2017-07-10T22:53:00Z">
              <w:tcPr>
                <w:tcW w:w="0" w:type="auto"/>
                <w:vAlign w:val="center"/>
              </w:tcPr>
            </w:tcPrChange>
          </w:tcPr>
          <w:p w14:paraId="6E9C63E9" w14:textId="043C4280" w:rsidR="001A5CD6" w:rsidRPr="00540C3D" w:rsidRDefault="001A5CD6" w:rsidP="00540C3D">
            <w:pPr>
              <w:spacing w:beforeLines="60" w:before="144" w:afterLines="60" w:after="144"/>
              <w:jc w:val="center"/>
              <w:rPr>
                <w:ins w:id="838" w:author="Jeff Johnson" w:date="2017-07-10T17:51:00Z"/>
                <w:sz w:val="20"/>
                <w:szCs w:val="20"/>
              </w:rPr>
            </w:pPr>
            <w:ins w:id="839" w:author="Jeff Johnson" w:date="2017-07-10T17:52:00Z">
              <w:r w:rsidRPr="00540C3D">
                <w:rPr>
                  <w:sz w:val="20"/>
                  <w:szCs w:val="20"/>
                </w:rPr>
                <w:sym w:font="Wingdings" w:char="F0FC"/>
              </w:r>
            </w:ins>
          </w:p>
        </w:tc>
        <w:tc>
          <w:tcPr>
            <w:tcW w:w="0" w:type="auto"/>
            <w:vAlign w:val="center"/>
            <w:tcPrChange w:id="840" w:author="Jeff Johnson" w:date="2017-07-10T22:53:00Z">
              <w:tcPr>
                <w:tcW w:w="0" w:type="auto"/>
                <w:vAlign w:val="center"/>
              </w:tcPr>
            </w:tcPrChange>
          </w:tcPr>
          <w:p w14:paraId="00B1D723" w14:textId="77777777" w:rsidR="001A5CD6" w:rsidRPr="00540C3D" w:rsidRDefault="001A5CD6" w:rsidP="00540C3D">
            <w:pPr>
              <w:spacing w:beforeLines="60" w:before="144" w:afterLines="60" w:after="144"/>
              <w:jc w:val="center"/>
              <w:rPr>
                <w:ins w:id="841" w:author="Jeff Johnson" w:date="2017-07-10T17:51:00Z"/>
                <w:sz w:val="20"/>
                <w:szCs w:val="20"/>
              </w:rPr>
            </w:pPr>
          </w:p>
        </w:tc>
        <w:tc>
          <w:tcPr>
            <w:tcW w:w="0" w:type="auto"/>
            <w:vAlign w:val="center"/>
            <w:tcPrChange w:id="842" w:author="Jeff Johnson" w:date="2017-07-10T22:53:00Z">
              <w:tcPr>
                <w:tcW w:w="0" w:type="auto"/>
                <w:vAlign w:val="center"/>
              </w:tcPr>
            </w:tcPrChange>
          </w:tcPr>
          <w:p w14:paraId="419705FF" w14:textId="77777777" w:rsidR="001A5CD6" w:rsidRPr="00540C3D" w:rsidRDefault="001A5CD6" w:rsidP="00540C3D">
            <w:pPr>
              <w:spacing w:beforeLines="60" w:before="144" w:afterLines="60" w:after="144"/>
              <w:jc w:val="center"/>
              <w:rPr>
                <w:ins w:id="843" w:author="Jeff Johnson" w:date="2017-07-10T17:51:00Z"/>
                <w:sz w:val="20"/>
                <w:szCs w:val="20"/>
              </w:rPr>
            </w:pPr>
          </w:p>
        </w:tc>
        <w:tc>
          <w:tcPr>
            <w:tcW w:w="0" w:type="auto"/>
            <w:vAlign w:val="center"/>
            <w:tcPrChange w:id="844" w:author="Jeff Johnson" w:date="2017-07-10T22:53:00Z">
              <w:tcPr>
                <w:tcW w:w="0" w:type="auto"/>
                <w:vAlign w:val="center"/>
              </w:tcPr>
            </w:tcPrChange>
          </w:tcPr>
          <w:p w14:paraId="59CDEEE3" w14:textId="3E9B9E7A" w:rsidR="001A5CD6" w:rsidRPr="00540C3D" w:rsidRDefault="001A5CD6" w:rsidP="00540C3D">
            <w:pPr>
              <w:spacing w:beforeLines="60" w:before="144" w:afterLines="60" w:after="144"/>
              <w:jc w:val="center"/>
              <w:rPr>
                <w:ins w:id="845" w:author="Jeff Johnson" w:date="2017-07-10T17:51:00Z"/>
                <w:sz w:val="20"/>
                <w:szCs w:val="20"/>
              </w:rPr>
            </w:pPr>
            <w:ins w:id="846" w:author="Jeff Johnson" w:date="2017-07-10T17:52:00Z">
              <w:r w:rsidRPr="00540C3D">
                <w:rPr>
                  <w:sz w:val="20"/>
                  <w:szCs w:val="20"/>
                </w:rPr>
                <w:sym w:font="Wingdings" w:char="F0FC"/>
              </w:r>
            </w:ins>
          </w:p>
        </w:tc>
        <w:tc>
          <w:tcPr>
            <w:tcW w:w="0" w:type="auto"/>
            <w:vAlign w:val="center"/>
            <w:tcPrChange w:id="847" w:author="Jeff Johnson" w:date="2017-07-10T22:53:00Z">
              <w:tcPr>
                <w:tcW w:w="0" w:type="auto"/>
                <w:vAlign w:val="center"/>
              </w:tcPr>
            </w:tcPrChange>
          </w:tcPr>
          <w:p w14:paraId="4C526B4E" w14:textId="77777777" w:rsidR="001A5CD6" w:rsidRPr="00540C3D" w:rsidRDefault="001A5CD6" w:rsidP="00540C3D">
            <w:pPr>
              <w:spacing w:beforeLines="60" w:before="144" w:afterLines="60" w:after="144"/>
              <w:jc w:val="center"/>
              <w:rPr>
                <w:ins w:id="848" w:author="Jeff Johnson" w:date="2017-07-10T17:51:00Z"/>
                <w:sz w:val="20"/>
                <w:szCs w:val="20"/>
              </w:rPr>
            </w:pPr>
          </w:p>
        </w:tc>
        <w:tc>
          <w:tcPr>
            <w:tcW w:w="0" w:type="auto"/>
            <w:vAlign w:val="center"/>
            <w:tcPrChange w:id="849" w:author="Jeff Johnson" w:date="2017-07-10T22:53:00Z">
              <w:tcPr>
                <w:tcW w:w="0" w:type="auto"/>
                <w:vAlign w:val="center"/>
              </w:tcPr>
            </w:tcPrChange>
          </w:tcPr>
          <w:p w14:paraId="10EB7E4F" w14:textId="77777777" w:rsidR="001A5CD6" w:rsidRPr="00540C3D" w:rsidRDefault="001A5CD6" w:rsidP="00540C3D">
            <w:pPr>
              <w:spacing w:beforeLines="60" w:before="144" w:afterLines="60" w:after="144"/>
              <w:jc w:val="center"/>
              <w:rPr>
                <w:ins w:id="850" w:author="Jeff Johnson" w:date="2017-07-10T17:51:00Z"/>
                <w:sz w:val="20"/>
                <w:szCs w:val="20"/>
              </w:rPr>
            </w:pPr>
          </w:p>
        </w:tc>
        <w:tc>
          <w:tcPr>
            <w:tcW w:w="0" w:type="auto"/>
            <w:vAlign w:val="center"/>
            <w:tcPrChange w:id="851" w:author="Jeff Johnson" w:date="2017-07-10T22:53:00Z">
              <w:tcPr>
                <w:tcW w:w="0" w:type="auto"/>
                <w:vAlign w:val="center"/>
              </w:tcPr>
            </w:tcPrChange>
          </w:tcPr>
          <w:p w14:paraId="3559508D" w14:textId="77777777" w:rsidR="001A5CD6" w:rsidRPr="00540C3D" w:rsidRDefault="001A5CD6" w:rsidP="00540C3D">
            <w:pPr>
              <w:spacing w:beforeLines="60" w:before="144" w:afterLines="60" w:after="144"/>
              <w:jc w:val="center"/>
              <w:rPr>
                <w:ins w:id="852" w:author="Jeff Johnson" w:date="2017-07-10T17:51:00Z"/>
                <w:sz w:val="20"/>
                <w:szCs w:val="20"/>
              </w:rPr>
            </w:pPr>
          </w:p>
        </w:tc>
        <w:tc>
          <w:tcPr>
            <w:tcW w:w="0" w:type="auto"/>
            <w:vAlign w:val="center"/>
            <w:tcPrChange w:id="853" w:author="Jeff Johnson" w:date="2017-07-10T22:53:00Z">
              <w:tcPr>
                <w:tcW w:w="0" w:type="auto"/>
                <w:vAlign w:val="center"/>
              </w:tcPr>
            </w:tcPrChange>
          </w:tcPr>
          <w:p w14:paraId="3E73FF60" w14:textId="77777777" w:rsidR="001A5CD6" w:rsidRPr="00540C3D" w:rsidRDefault="001A5CD6" w:rsidP="00540C3D">
            <w:pPr>
              <w:spacing w:beforeLines="60" w:before="144" w:afterLines="60" w:after="144"/>
              <w:jc w:val="center"/>
              <w:rPr>
                <w:ins w:id="854" w:author="Jeff Johnson" w:date="2017-07-10T17:51:00Z"/>
                <w:sz w:val="20"/>
                <w:szCs w:val="20"/>
              </w:rPr>
            </w:pPr>
          </w:p>
        </w:tc>
        <w:tc>
          <w:tcPr>
            <w:tcW w:w="0" w:type="auto"/>
            <w:vAlign w:val="center"/>
            <w:tcPrChange w:id="855" w:author="Jeff Johnson" w:date="2017-07-10T22:53:00Z">
              <w:tcPr>
                <w:tcW w:w="0" w:type="auto"/>
                <w:vAlign w:val="center"/>
              </w:tcPr>
            </w:tcPrChange>
          </w:tcPr>
          <w:p w14:paraId="0318CAAA" w14:textId="77777777" w:rsidR="001A5CD6" w:rsidRPr="00540C3D" w:rsidRDefault="001A5CD6" w:rsidP="00540C3D">
            <w:pPr>
              <w:spacing w:beforeLines="60" w:before="144" w:afterLines="60" w:after="144"/>
              <w:jc w:val="center"/>
              <w:rPr>
                <w:ins w:id="856" w:author="Jeff Johnson" w:date="2017-07-10T17:51:00Z"/>
                <w:sz w:val="20"/>
                <w:szCs w:val="20"/>
              </w:rPr>
            </w:pPr>
          </w:p>
        </w:tc>
        <w:tc>
          <w:tcPr>
            <w:tcW w:w="0" w:type="auto"/>
            <w:vAlign w:val="center"/>
            <w:tcPrChange w:id="857" w:author="Jeff Johnson" w:date="2017-07-10T22:53:00Z">
              <w:tcPr>
                <w:tcW w:w="0" w:type="auto"/>
                <w:vAlign w:val="center"/>
              </w:tcPr>
            </w:tcPrChange>
          </w:tcPr>
          <w:p w14:paraId="6923857E" w14:textId="77777777" w:rsidR="001A5CD6" w:rsidRPr="00540C3D" w:rsidRDefault="001A5CD6" w:rsidP="00540C3D">
            <w:pPr>
              <w:spacing w:beforeLines="60" w:before="144" w:afterLines="60" w:after="144"/>
              <w:jc w:val="center"/>
              <w:rPr>
                <w:ins w:id="858" w:author="Jeff Johnson" w:date="2017-07-10T17:51:00Z"/>
                <w:sz w:val="20"/>
                <w:szCs w:val="20"/>
              </w:rPr>
            </w:pPr>
          </w:p>
        </w:tc>
        <w:tc>
          <w:tcPr>
            <w:tcW w:w="0" w:type="auto"/>
            <w:vAlign w:val="center"/>
            <w:tcPrChange w:id="859" w:author="Jeff Johnson" w:date="2017-07-10T22:53:00Z">
              <w:tcPr>
                <w:tcW w:w="0" w:type="auto"/>
                <w:vAlign w:val="center"/>
              </w:tcPr>
            </w:tcPrChange>
          </w:tcPr>
          <w:p w14:paraId="171B138E" w14:textId="59393006" w:rsidR="001A5CD6" w:rsidRPr="00540C3D" w:rsidRDefault="001A5CD6" w:rsidP="00540C3D">
            <w:pPr>
              <w:spacing w:beforeLines="60" w:before="144" w:afterLines="60" w:after="144"/>
              <w:jc w:val="center"/>
              <w:rPr>
                <w:ins w:id="860" w:author="Jeff Johnson" w:date="2017-07-10T18:06:00Z"/>
                <w:sz w:val="20"/>
                <w:szCs w:val="20"/>
              </w:rPr>
            </w:pPr>
            <w:ins w:id="861" w:author="Jeff Johnson" w:date="2017-07-10T18:09:00Z">
              <w:r w:rsidRPr="00540C3D">
                <w:rPr>
                  <w:sz w:val="20"/>
                  <w:szCs w:val="20"/>
                </w:rPr>
                <w:sym w:font="Wingdings" w:char="F0FC"/>
              </w:r>
            </w:ins>
          </w:p>
        </w:tc>
        <w:tc>
          <w:tcPr>
            <w:tcW w:w="0" w:type="auto"/>
            <w:vAlign w:val="center"/>
            <w:tcPrChange w:id="862" w:author="Jeff Johnson" w:date="2017-07-10T22:53:00Z">
              <w:tcPr>
                <w:tcW w:w="0" w:type="auto"/>
                <w:vAlign w:val="center"/>
              </w:tcPr>
            </w:tcPrChange>
          </w:tcPr>
          <w:p w14:paraId="4A03005D" w14:textId="01F43C9C" w:rsidR="001A5CD6" w:rsidRPr="00540C3D" w:rsidRDefault="001A5CD6" w:rsidP="00540C3D">
            <w:pPr>
              <w:spacing w:beforeLines="60" w:before="144" w:afterLines="60" w:after="144"/>
              <w:jc w:val="center"/>
              <w:rPr>
                <w:ins w:id="863" w:author="Jeff Johnson" w:date="2017-07-10T18:06:00Z"/>
                <w:sz w:val="20"/>
                <w:szCs w:val="20"/>
              </w:rPr>
            </w:pPr>
            <w:ins w:id="864" w:author="Jeff Johnson" w:date="2017-07-10T18:09:00Z">
              <w:r w:rsidRPr="00540C3D">
                <w:rPr>
                  <w:sz w:val="20"/>
                  <w:szCs w:val="20"/>
                </w:rPr>
                <w:sym w:font="Wingdings" w:char="F0FC"/>
              </w:r>
            </w:ins>
          </w:p>
        </w:tc>
        <w:tc>
          <w:tcPr>
            <w:tcW w:w="0" w:type="auto"/>
            <w:tcPrChange w:id="865" w:author="Jeff Johnson" w:date="2017-07-10T22:53:00Z">
              <w:tcPr>
                <w:tcW w:w="0" w:type="auto"/>
              </w:tcPr>
            </w:tcPrChange>
          </w:tcPr>
          <w:p w14:paraId="174AA21B" w14:textId="7B002C84" w:rsidR="001A5CD6" w:rsidRPr="00540C3D" w:rsidRDefault="001A5CD6" w:rsidP="00540C3D">
            <w:pPr>
              <w:spacing w:beforeLines="60" w:before="144" w:afterLines="60" w:after="144"/>
              <w:jc w:val="center"/>
              <w:rPr>
                <w:ins w:id="866" w:author="Jeff Johnson" w:date="2017-07-10T22:53:00Z"/>
                <w:sz w:val="20"/>
                <w:szCs w:val="20"/>
              </w:rPr>
            </w:pPr>
            <w:ins w:id="867" w:author="Jeff Johnson" w:date="2017-07-10T22:53:00Z">
              <w:r w:rsidRPr="00540C3D">
                <w:rPr>
                  <w:sz w:val="20"/>
                  <w:szCs w:val="20"/>
                </w:rPr>
                <w:sym w:font="Wingdings" w:char="F0FC"/>
              </w:r>
            </w:ins>
          </w:p>
        </w:tc>
      </w:tr>
      <w:tr w:rsidR="001A5CD6" w:rsidRPr="00F11DBD" w14:paraId="5EE5517C" w14:textId="2539A99F" w:rsidTr="001A5CD6">
        <w:trPr>
          <w:cantSplit/>
          <w:jc w:val="center"/>
          <w:ins w:id="868" w:author="Jeff Johnson" w:date="2017-07-10T17:52:00Z"/>
          <w:trPrChange w:id="869" w:author="Jeff Johnson" w:date="2017-07-10T22:53:00Z">
            <w:trPr>
              <w:cantSplit/>
              <w:jc w:val="center"/>
            </w:trPr>
          </w:trPrChange>
        </w:trPr>
        <w:tc>
          <w:tcPr>
            <w:tcW w:w="0" w:type="auto"/>
            <w:vAlign w:val="center"/>
            <w:tcPrChange w:id="870" w:author="Jeff Johnson" w:date="2017-07-10T22:53:00Z">
              <w:tcPr>
                <w:tcW w:w="0" w:type="auto"/>
                <w:vAlign w:val="center"/>
              </w:tcPr>
            </w:tcPrChange>
          </w:tcPr>
          <w:p w14:paraId="4F9A61EC" w14:textId="1E73FD88" w:rsidR="001A5CD6" w:rsidRDefault="001A5CD6" w:rsidP="00540C3D">
            <w:pPr>
              <w:spacing w:beforeLines="60" w:before="144" w:afterLines="60" w:after="144"/>
              <w:jc w:val="center"/>
              <w:rPr>
                <w:ins w:id="871" w:author="Jeff Johnson" w:date="2017-07-10T17:52:00Z"/>
                <w:sz w:val="20"/>
                <w:szCs w:val="20"/>
              </w:rPr>
            </w:pPr>
            <w:ins w:id="872" w:author="Jeff Johnson" w:date="2017-07-10T17:52:00Z">
              <w:r>
                <w:rPr>
                  <w:sz w:val="20"/>
                  <w:szCs w:val="20"/>
                </w:rPr>
                <w:t>3</w:t>
              </w:r>
            </w:ins>
          </w:p>
        </w:tc>
        <w:tc>
          <w:tcPr>
            <w:tcW w:w="0" w:type="auto"/>
            <w:vAlign w:val="center"/>
            <w:tcPrChange w:id="873" w:author="Jeff Johnson" w:date="2017-07-10T22:53:00Z">
              <w:tcPr>
                <w:tcW w:w="0" w:type="auto"/>
                <w:vAlign w:val="center"/>
              </w:tcPr>
            </w:tcPrChange>
          </w:tcPr>
          <w:p w14:paraId="70AB6E34" w14:textId="62D20B11" w:rsidR="001A5CD6" w:rsidRDefault="001A5CD6" w:rsidP="00540C3D">
            <w:pPr>
              <w:spacing w:beforeLines="60" w:before="144" w:afterLines="60" w:after="144"/>
              <w:rPr>
                <w:ins w:id="874" w:author="Jeff Johnson" w:date="2017-07-10T17:52:00Z"/>
                <w:sz w:val="20"/>
                <w:szCs w:val="20"/>
              </w:rPr>
            </w:pPr>
            <w:ins w:id="875" w:author="Jeff Johnson" w:date="2017-07-10T17:52:00Z">
              <w:r>
                <w:rPr>
                  <w:sz w:val="20"/>
                  <w:szCs w:val="20"/>
                </w:rPr>
                <w:t>Assessment Service</w:t>
              </w:r>
            </w:ins>
          </w:p>
        </w:tc>
        <w:tc>
          <w:tcPr>
            <w:tcW w:w="0" w:type="auto"/>
            <w:vAlign w:val="center"/>
            <w:tcPrChange w:id="876" w:author="Jeff Johnson" w:date="2017-07-10T22:53:00Z">
              <w:tcPr>
                <w:tcW w:w="0" w:type="auto"/>
                <w:vAlign w:val="center"/>
              </w:tcPr>
            </w:tcPrChange>
          </w:tcPr>
          <w:p w14:paraId="7BAFA810" w14:textId="2EFF8203" w:rsidR="001A5CD6" w:rsidRPr="00540C3D" w:rsidRDefault="001A5CD6" w:rsidP="00540C3D">
            <w:pPr>
              <w:spacing w:beforeLines="60" w:before="144" w:afterLines="60" w:after="144"/>
              <w:jc w:val="center"/>
              <w:rPr>
                <w:ins w:id="877" w:author="Jeff Johnson" w:date="2017-07-10T17:52:00Z"/>
                <w:sz w:val="20"/>
                <w:szCs w:val="20"/>
              </w:rPr>
            </w:pPr>
            <w:ins w:id="878" w:author="Jeff Johnson" w:date="2017-07-10T17:52:00Z">
              <w:r w:rsidRPr="00540C3D">
                <w:rPr>
                  <w:sz w:val="20"/>
                  <w:szCs w:val="20"/>
                </w:rPr>
                <w:sym w:font="Wingdings" w:char="F0FC"/>
              </w:r>
            </w:ins>
          </w:p>
        </w:tc>
        <w:tc>
          <w:tcPr>
            <w:tcW w:w="0" w:type="auto"/>
            <w:vAlign w:val="center"/>
            <w:tcPrChange w:id="879" w:author="Jeff Johnson" w:date="2017-07-10T22:53:00Z">
              <w:tcPr>
                <w:tcW w:w="0" w:type="auto"/>
                <w:vAlign w:val="center"/>
              </w:tcPr>
            </w:tcPrChange>
          </w:tcPr>
          <w:p w14:paraId="1CCF72AA" w14:textId="1B2B8A14" w:rsidR="001A5CD6" w:rsidRPr="00540C3D" w:rsidRDefault="001A5CD6" w:rsidP="00540C3D">
            <w:pPr>
              <w:spacing w:beforeLines="60" w:before="144" w:afterLines="60" w:after="144"/>
              <w:jc w:val="center"/>
              <w:rPr>
                <w:ins w:id="880" w:author="Jeff Johnson" w:date="2017-07-10T17:52:00Z"/>
                <w:sz w:val="20"/>
                <w:szCs w:val="20"/>
              </w:rPr>
            </w:pPr>
            <w:ins w:id="881" w:author="Jeff Johnson" w:date="2017-07-10T17:52:00Z">
              <w:r w:rsidRPr="00540C3D">
                <w:rPr>
                  <w:sz w:val="20"/>
                  <w:szCs w:val="20"/>
                </w:rPr>
                <w:sym w:font="Wingdings" w:char="F0FC"/>
              </w:r>
            </w:ins>
          </w:p>
        </w:tc>
        <w:tc>
          <w:tcPr>
            <w:tcW w:w="0" w:type="auto"/>
            <w:vAlign w:val="center"/>
            <w:tcPrChange w:id="882" w:author="Jeff Johnson" w:date="2017-07-10T22:53:00Z">
              <w:tcPr>
                <w:tcW w:w="0" w:type="auto"/>
                <w:vAlign w:val="center"/>
              </w:tcPr>
            </w:tcPrChange>
          </w:tcPr>
          <w:p w14:paraId="5D6E992E" w14:textId="77777777" w:rsidR="001A5CD6" w:rsidRPr="00540C3D" w:rsidRDefault="001A5CD6" w:rsidP="00540C3D">
            <w:pPr>
              <w:spacing w:beforeLines="60" w:before="144" w:afterLines="60" w:after="144"/>
              <w:jc w:val="center"/>
              <w:rPr>
                <w:ins w:id="883" w:author="Jeff Johnson" w:date="2017-07-10T17:52:00Z"/>
                <w:sz w:val="20"/>
                <w:szCs w:val="20"/>
              </w:rPr>
            </w:pPr>
          </w:p>
        </w:tc>
        <w:tc>
          <w:tcPr>
            <w:tcW w:w="0" w:type="auto"/>
            <w:vAlign w:val="center"/>
            <w:tcPrChange w:id="884" w:author="Jeff Johnson" w:date="2017-07-10T22:53:00Z">
              <w:tcPr>
                <w:tcW w:w="0" w:type="auto"/>
                <w:vAlign w:val="center"/>
              </w:tcPr>
            </w:tcPrChange>
          </w:tcPr>
          <w:p w14:paraId="76F7671A" w14:textId="77777777" w:rsidR="001A5CD6" w:rsidRPr="00540C3D" w:rsidRDefault="001A5CD6" w:rsidP="00540C3D">
            <w:pPr>
              <w:spacing w:beforeLines="60" w:before="144" w:afterLines="60" w:after="144"/>
              <w:jc w:val="center"/>
              <w:rPr>
                <w:ins w:id="885" w:author="Jeff Johnson" w:date="2017-07-10T17:52:00Z"/>
                <w:sz w:val="20"/>
                <w:szCs w:val="20"/>
              </w:rPr>
            </w:pPr>
          </w:p>
        </w:tc>
        <w:tc>
          <w:tcPr>
            <w:tcW w:w="0" w:type="auto"/>
            <w:vAlign w:val="center"/>
            <w:tcPrChange w:id="886" w:author="Jeff Johnson" w:date="2017-07-10T22:53:00Z">
              <w:tcPr>
                <w:tcW w:w="0" w:type="auto"/>
                <w:vAlign w:val="center"/>
              </w:tcPr>
            </w:tcPrChange>
          </w:tcPr>
          <w:p w14:paraId="0C3B5825" w14:textId="705CE4B3" w:rsidR="001A5CD6" w:rsidRPr="00540C3D" w:rsidRDefault="001A5CD6" w:rsidP="00540C3D">
            <w:pPr>
              <w:spacing w:beforeLines="60" w:before="144" w:afterLines="60" w:after="144"/>
              <w:jc w:val="center"/>
              <w:rPr>
                <w:ins w:id="887" w:author="Jeff Johnson" w:date="2017-07-10T17:52:00Z"/>
                <w:sz w:val="20"/>
                <w:szCs w:val="20"/>
              </w:rPr>
            </w:pPr>
            <w:ins w:id="888" w:author="Jeff Johnson" w:date="2017-07-10T17:52:00Z">
              <w:r w:rsidRPr="00540C3D">
                <w:rPr>
                  <w:sz w:val="20"/>
                  <w:szCs w:val="20"/>
                </w:rPr>
                <w:sym w:font="Wingdings" w:char="F0FC"/>
              </w:r>
            </w:ins>
          </w:p>
        </w:tc>
        <w:tc>
          <w:tcPr>
            <w:tcW w:w="0" w:type="auto"/>
            <w:vAlign w:val="center"/>
            <w:tcPrChange w:id="889" w:author="Jeff Johnson" w:date="2017-07-10T22:53:00Z">
              <w:tcPr>
                <w:tcW w:w="0" w:type="auto"/>
                <w:vAlign w:val="center"/>
              </w:tcPr>
            </w:tcPrChange>
          </w:tcPr>
          <w:p w14:paraId="5BB1351E" w14:textId="77777777" w:rsidR="001A5CD6" w:rsidRPr="00540C3D" w:rsidRDefault="001A5CD6" w:rsidP="00540C3D">
            <w:pPr>
              <w:spacing w:beforeLines="60" w:before="144" w:afterLines="60" w:after="144"/>
              <w:jc w:val="center"/>
              <w:rPr>
                <w:ins w:id="890" w:author="Jeff Johnson" w:date="2017-07-10T17:52:00Z"/>
                <w:sz w:val="20"/>
                <w:szCs w:val="20"/>
              </w:rPr>
            </w:pPr>
          </w:p>
        </w:tc>
        <w:tc>
          <w:tcPr>
            <w:tcW w:w="0" w:type="auto"/>
            <w:vAlign w:val="center"/>
            <w:tcPrChange w:id="891" w:author="Jeff Johnson" w:date="2017-07-10T22:53:00Z">
              <w:tcPr>
                <w:tcW w:w="0" w:type="auto"/>
                <w:vAlign w:val="center"/>
              </w:tcPr>
            </w:tcPrChange>
          </w:tcPr>
          <w:p w14:paraId="384FAA26" w14:textId="77777777" w:rsidR="001A5CD6" w:rsidRPr="00540C3D" w:rsidRDefault="001A5CD6" w:rsidP="00540C3D">
            <w:pPr>
              <w:spacing w:beforeLines="60" w:before="144" w:afterLines="60" w:after="144"/>
              <w:jc w:val="center"/>
              <w:rPr>
                <w:ins w:id="892" w:author="Jeff Johnson" w:date="2017-07-10T17:52:00Z"/>
                <w:sz w:val="20"/>
                <w:szCs w:val="20"/>
              </w:rPr>
            </w:pPr>
          </w:p>
        </w:tc>
        <w:tc>
          <w:tcPr>
            <w:tcW w:w="0" w:type="auto"/>
            <w:vAlign w:val="center"/>
            <w:tcPrChange w:id="893" w:author="Jeff Johnson" w:date="2017-07-10T22:53:00Z">
              <w:tcPr>
                <w:tcW w:w="0" w:type="auto"/>
                <w:vAlign w:val="center"/>
              </w:tcPr>
            </w:tcPrChange>
          </w:tcPr>
          <w:p w14:paraId="633F3D02" w14:textId="77777777" w:rsidR="001A5CD6" w:rsidRPr="00540C3D" w:rsidRDefault="001A5CD6" w:rsidP="00540C3D">
            <w:pPr>
              <w:spacing w:beforeLines="60" w:before="144" w:afterLines="60" w:after="144"/>
              <w:jc w:val="center"/>
              <w:rPr>
                <w:ins w:id="894" w:author="Jeff Johnson" w:date="2017-07-10T17:52:00Z"/>
                <w:sz w:val="20"/>
                <w:szCs w:val="20"/>
              </w:rPr>
            </w:pPr>
          </w:p>
        </w:tc>
        <w:tc>
          <w:tcPr>
            <w:tcW w:w="0" w:type="auto"/>
            <w:vAlign w:val="center"/>
            <w:tcPrChange w:id="895" w:author="Jeff Johnson" w:date="2017-07-10T22:53:00Z">
              <w:tcPr>
                <w:tcW w:w="0" w:type="auto"/>
                <w:vAlign w:val="center"/>
              </w:tcPr>
            </w:tcPrChange>
          </w:tcPr>
          <w:p w14:paraId="0C146154" w14:textId="77777777" w:rsidR="001A5CD6" w:rsidRPr="00540C3D" w:rsidRDefault="001A5CD6" w:rsidP="00540C3D">
            <w:pPr>
              <w:spacing w:beforeLines="60" w:before="144" w:afterLines="60" w:after="144"/>
              <w:jc w:val="center"/>
              <w:rPr>
                <w:ins w:id="896" w:author="Jeff Johnson" w:date="2017-07-10T17:52:00Z"/>
                <w:sz w:val="20"/>
                <w:szCs w:val="20"/>
              </w:rPr>
            </w:pPr>
          </w:p>
        </w:tc>
        <w:tc>
          <w:tcPr>
            <w:tcW w:w="0" w:type="auto"/>
            <w:vAlign w:val="center"/>
            <w:tcPrChange w:id="897" w:author="Jeff Johnson" w:date="2017-07-10T22:53:00Z">
              <w:tcPr>
                <w:tcW w:w="0" w:type="auto"/>
                <w:vAlign w:val="center"/>
              </w:tcPr>
            </w:tcPrChange>
          </w:tcPr>
          <w:p w14:paraId="04E680B4" w14:textId="77777777" w:rsidR="001A5CD6" w:rsidRPr="00540C3D" w:rsidRDefault="001A5CD6" w:rsidP="00540C3D">
            <w:pPr>
              <w:spacing w:beforeLines="60" w:before="144" w:afterLines="60" w:after="144"/>
              <w:jc w:val="center"/>
              <w:rPr>
                <w:ins w:id="898" w:author="Jeff Johnson" w:date="2017-07-10T17:52:00Z"/>
                <w:sz w:val="20"/>
                <w:szCs w:val="20"/>
              </w:rPr>
            </w:pPr>
          </w:p>
        </w:tc>
        <w:tc>
          <w:tcPr>
            <w:tcW w:w="0" w:type="auto"/>
            <w:vAlign w:val="center"/>
            <w:tcPrChange w:id="899" w:author="Jeff Johnson" w:date="2017-07-10T22:53:00Z">
              <w:tcPr>
                <w:tcW w:w="0" w:type="auto"/>
                <w:vAlign w:val="center"/>
              </w:tcPr>
            </w:tcPrChange>
          </w:tcPr>
          <w:p w14:paraId="19E41AD0" w14:textId="77777777" w:rsidR="001A5CD6" w:rsidRPr="00540C3D" w:rsidRDefault="001A5CD6" w:rsidP="00540C3D">
            <w:pPr>
              <w:spacing w:beforeLines="60" w:before="144" w:afterLines="60" w:after="144"/>
              <w:jc w:val="center"/>
              <w:rPr>
                <w:ins w:id="900" w:author="Jeff Johnson" w:date="2017-07-10T17:52:00Z"/>
                <w:sz w:val="20"/>
                <w:szCs w:val="20"/>
              </w:rPr>
            </w:pPr>
          </w:p>
        </w:tc>
        <w:tc>
          <w:tcPr>
            <w:tcW w:w="0" w:type="auto"/>
            <w:vAlign w:val="center"/>
            <w:tcPrChange w:id="901" w:author="Jeff Johnson" w:date="2017-07-10T22:53:00Z">
              <w:tcPr>
                <w:tcW w:w="0" w:type="auto"/>
                <w:vAlign w:val="center"/>
              </w:tcPr>
            </w:tcPrChange>
          </w:tcPr>
          <w:p w14:paraId="5056ECF5" w14:textId="29A5DA39" w:rsidR="001A5CD6" w:rsidRPr="00540C3D" w:rsidRDefault="001A5CD6" w:rsidP="00540C3D">
            <w:pPr>
              <w:spacing w:beforeLines="60" w:before="144" w:afterLines="60" w:after="144"/>
              <w:jc w:val="center"/>
              <w:rPr>
                <w:ins w:id="902" w:author="Jeff Johnson" w:date="2017-07-10T18:06:00Z"/>
                <w:sz w:val="20"/>
                <w:szCs w:val="20"/>
              </w:rPr>
            </w:pPr>
            <w:ins w:id="903" w:author="Jeff Johnson" w:date="2017-07-10T18:09:00Z">
              <w:r w:rsidRPr="00540C3D">
                <w:rPr>
                  <w:sz w:val="20"/>
                  <w:szCs w:val="20"/>
                </w:rPr>
                <w:sym w:font="Wingdings" w:char="F0FC"/>
              </w:r>
            </w:ins>
          </w:p>
        </w:tc>
        <w:tc>
          <w:tcPr>
            <w:tcW w:w="0" w:type="auto"/>
            <w:vAlign w:val="center"/>
            <w:tcPrChange w:id="904" w:author="Jeff Johnson" w:date="2017-07-10T22:53:00Z">
              <w:tcPr>
                <w:tcW w:w="0" w:type="auto"/>
                <w:vAlign w:val="center"/>
              </w:tcPr>
            </w:tcPrChange>
          </w:tcPr>
          <w:p w14:paraId="3F05A856" w14:textId="5AB17AD2" w:rsidR="001A5CD6" w:rsidRPr="00540C3D" w:rsidRDefault="001A5CD6" w:rsidP="00540C3D">
            <w:pPr>
              <w:spacing w:beforeLines="60" w:before="144" w:afterLines="60" w:after="144"/>
              <w:jc w:val="center"/>
              <w:rPr>
                <w:ins w:id="905" w:author="Jeff Johnson" w:date="2017-07-10T18:06:00Z"/>
                <w:sz w:val="20"/>
                <w:szCs w:val="20"/>
              </w:rPr>
            </w:pPr>
            <w:ins w:id="906" w:author="Jeff Johnson" w:date="2017-07-10T18:09:00Z">
              <w:r w:rsidRPr="00540C3D">
                <w:rPr>
                  <w:sz w:val="20"/>
                  <w:szCs w:val="20"/>
                </w:rPr>
                <w:sym w:font="Wingdings" w:char="F0FC"/>
              </w:r>
            </w:ins>
          </w:p>
        </w:tc>
        <w:tc>
          <w:tcPr>
            <w:tcW w:w="0" w:type="auto"/>
            <w:tcPrChange w:id="907" w:author="Jeff Johnson" w:date="2017-07-10T22:53:00Z">
              <w:tcPr>
                <w:tcW w:w="0" w:type="auto"/>
              </w:tcPr>
            </w:tcPrChange>
          </w:tcPr>
          <w:p w14:paraId="302CFB00" w14:textId="77777777" w:rsidR="001A5CD6" w:rsidRPr="00540C3D" w:rsidRDefault="001A5CD6" w:rsidP="00540C3D">
            <w:pPr>
              <w:spacing w:beforeLines="60" w:before="144" w:afterLines="60" w:after="144"/>
              <w:jc w:val="center"/>
              <w:rPr>
                <w:ins w:id="908" w:author="Jeff Johnson" w:date="2017-07-10T22:53:00Z"/>
                <w:sz w:val="20"/>
                <w:szCs w:val="20"/>
              </w:rPr>
            </w:pPr>
          </w:p>
        </w:tc>
      </w:tr>
      <w:tr w:rsidR="001A5CD6" w:rsidRPr="00F11DBD" w14:paraId="13336304" w14:textId="48A5F85B" w:rsidTr="001A5CD6">
        <w:trPr>
          <w:cantSplit/>
          <w:jc w:val="center"/>
          <w:ins w:id="909" w:author="Jeff Johnson" w:date="2017-07-10T17:52:00Z"/>
          <w:trPrChange w:id="910" w:author="Jeff Johnson" w:date="2017-07-10T22:53:00Z">
            <w:trPr>
              <w:cantSplit/>
              <w:jc w:val="center"/>
            </w:trPr>
          </w:trPrChange>
        </w:trPr>
        <w:tc>
          <w:tcPr>
            <w:tcW w:w="0" w:type="auto"/>
            <w:vAlign w:val="center"/>
            <w:tcPrChange w:id="911" w:author="Jeff Johnson" w:date="2017-07-10T22:53:00Z">
              <w:tcPr>
                <w:tcW w:w="0" w:type="auto"/>
                <w:vAlign w:val="center"/>
              </w:tcPr>
            </w:tcPrChange>
          </w:tcPr>
          <w:p w14:paraId="6E3C6BF9" w14:textId="356A39F7" w:rsidR="001A5CD6" w:rsidRDefault="001A5CD6" w:rsidP="00540C3D">
            <w:pPr>
              <w:spacing w:beforeLines="60" w:before="144" w:afterLines="60" w:after="144"/>
              <w:jc w:val="center"/>
              <w:rPr>
                <w:ins w:id="912" w:author="Jeff Johnson" w:date="2017-07-10T17:52:00Z"/>
                <w:sz w:val="20"/>
                <w:szCs w:val="20"/>
              </w:rPr>
            </w:pPr>
            <w:ins w:id="913" w:author="Jeff Johnson" w:date="2017-07-10T17:52:00Z">
              <w:r>
                <w:rPr>
                  <w:sz w:val="20"/>
                  <w:szCs w:val="20"/>
                </w:rPr>
                <w:t>3</w:t>
              </w:r>
            </w:ins>
          </w:p>
        </w:tc>
        <w:tc>
          <w:tcPr>
            <w:tcW w:w="0" w:type="auto"/>
            <w:vAlign w:val="center"/>
            <w:tcPrChange w:id="914" w:author="Jeff Johnson" w:date="2017-07-10T22:53:00Z">
              <w:tcPr>
                <w:tcW w:w="0" w:type="auto"/>
                <w:vAlign w:val="center"/>
              </w:tcPr>
            </w:tcPrChange>
          </w:tcPr>
          <w:p w14:paraId="1F0711C4" w14:textId="473E8455" w:rsidR="001A5CD6" w:rsidRDefault="001A5CD6" w:rsidP="00540C3D">
            <w:pPr>
              <w:spacing w:beforeLines="60" w:before="144" w:afterLines="60" w:after="144"/>
              <w:rPr>
                <w:ins w:id="915" w:author="Jeff Johnson" w:date="2017-07-10T17:52:00Z"/>
                <w:sz w:val="20"/>
                <w:szCs w:val="20"/>
              </w:rPr>
            </w:pPr>
            <w:proofErr w:type="spellStart"/>
            <w:ins w:id="916" w:author="Jeff Johnson" w:date="2017-07-10T17:52:00Z">
              <w:r>
                <w:rPr>
                  <w:sz w:val="20"/>
                  <w:szCs w:val="20"/>
                </w:rPr>
                <w:t>Config</w:t>
              </w:r>
              <w:proofErr w:type="spellEnd"/>
              <w:r>
                <w:rPr>
                  <w:sz w:val="20"/>
                  <w:szCs w:val="20"/>
                </w:rPr>
                <w:t xml:space="preserve"> Service</w:t>
              </w:r>
            </w:ins>
          </w:p>
        </w:tc>
        <w:tc>
          <w:tcPr>
            <w:tcW w:w="0" w:type="auto"/>
            <w:vAlign w:val="center"/>
            <w:tcPrChange w:id="917" w:author="Jeff Johnson" w:date="2017-07-10T22:53:00Z">
              <w:tcPr>
                <w:tcW w:w="0" w:type="auto"/>
                <w:vAlign w:val="center"/>
              </w:tcPr>
            </w:tcPrChange>
          </w:tcPr>
          <w:p w14:paraId="6D414BAA" w14:textId="44679548" w:rsidR="001A5CD6" w:rsidRPr="00540C3D" w:rsidRDefault="001A5CD6" w:rsidP="00540C3D">
            <w:pPr>
              <w:spacing w:beforeLines="60" w:before="144" w:afterLines="60" w:after="144"/>
              <w:jc w:val="center"/>
              <w:rPr>
                <w:ins w:id="918" w:author="Jeff Johnson" w:date="2017-07-10T17:52:00Z"/>
                <w:sz w:val="20"/>
                <w:szCs w:val="20"/>
              </w:rPr>
            </w:pPr>
            <w:ins w:id="919" w:author="Jeff Johnson" w:date="2017-07-10T17:52:00Z">
              <w:r w:rsidRPr="00540C3D">
                <w:rPr>
                  <w:sz w:val="20"/>
                  <w:szCs w:val="20"/>
                </w:rPr>
                <w:sym w:font="Wingdings" w:char="F0FC"/>
              </w:r>
            </w:ins>
          </w:p>
        </w:tc>
        <w:tc>
          <w:tcPr>
            <w:tcW w:w="0" w:type="auto"/>
            <w:vAlign w:val="center"/>
            <w:tcPrChange w:id="920" w:author="Jeff Johnson" w:date="2017-07-10T22:53:00Z">
              <w:tcPr>
                <w:tcW w:w="0" w:type="auto"/>
                <w:vAlign w:val="center"/>
              </w:tcPr>
            </w:tcPrChange>
          </w:tcPr>
          <w:p w14:paraId="7D00B330" w14:textId="54D6D448" w:rsidR="001A5CD6" w:rsidRPr="00540C3D" w:rsidRDefault="001A5CD6" w:rsidP="00540C3D">
            <w:pPr>
              <w:spacing w:beforeLines="60" w:before="144" w:afterLines="60" w:after="144"/>
              <w:jc w:val="center"/>
              <w:rPr>
                <w:ins w:id="921" w:author="Jeff Johnson" w:date="2017-07-10T17:52:00Z"/>
                <w:sz w:val="20"/>
                <w:szCs w:val="20"/>
              </w:rPr>
            </w:pPr>
            <w:ins w:id="922" w:author="Jeff Johnson" w:date="2017-07-10T17:52:00Z">
              <w:r w:rsidRPr="00540C3D">
                <w:rPr>
                  <w:sz w:val="20"/>
                  <w:szCs w:val="20"/>
                </w:rPr>
                <w:sym w:font="Wingdings" w:char="F0FC"/>
              </w:r>
            </w:ins>
          </w:p>
        </w:tc>
        <w:tc>
          <w:tcPr>
            <w:tcW w:w="0" w:type="auto"/>
            <w:vAlign w:val="center"/>
            <w:tcPrChange w:id="923" w:author="Jeff Johnson" w:date="2017-07-10T22:53:00Z">
              <w:tcPr>
                <w:tcW w:w="0" w:type="auto"/>
                <w:vAlign w:val="center"/>
              </w:tcPr>
            </w:tcPrChange>
          </w:tcPr>
          <w:p w14:paraId="1EE73126" w14:textId="77777777" w:rsidR="001A5CD6" w:rsidRPr="00540C3D" w:rsidRDefault="001A5CD6" w:rsidP="00540C3D">
            <w:pPr>
              <w:spacing w:beforeLines="60" w:before="144" w:afterLines="60" w:after="144"/>
              <w:jc w:val="center"/>
              <w:rPr>
                <w:ins w:id="924" w:author="Jeff Johnson" w:date="2017-07-10T17:52:00Z"/>
                <w:sz w:val="20"/>
                <w:szCs w:val="20"/>
              </w:rPr>
            </w:pPr>
          </w:p>
        </w:tc>
        <w:tc>
          <w:tcPr>
            <w:tcW w:w="0" w:type="auto"/>
            <w:vAlign w:val="center"/>
            <w:tcPrChange w:id="925" w:author="Jeff Johnson" w:date="2017-07-10T22:53:00Z">
              <w:tcPr>
                <w:tcW w:w="0" w:type="auto"/>
                <w:vAlign w:val="center"/>
              </w:tcPr>
            </w:tcPrChange>
          </w:tcPr>
          <w:p w14:paraId="26554A42" w14:textId="77777777" w:rsidR="001A5CD6" w:rsidRPr="00540C3D" w:rsidRDefault="001A5CD6" w:rsidP="00540C3D">
            <w:pPr>
              <w:spacing w:beforeLines="60" w:before="144" w:afterLines="60" w:after="144"/>
              <w:jc w:val="center"/>
              <w:rPr>
                <w:ins w:id="926" w:author="Jeff Johnson" w:date="2017-07-10T17:52:00Z"/>
                <w:sz w:val="20"/>
                <w:szCs w:val="20"/>
              </w:rPr>
            </w:pPr>
          </w:p>
        </w:tc>
        <w:tc>
          <w:tcPr>
            <w:tcW w:w="0" w:type="auto"/>
            <w:vAlign w:val="center"/>
            <w:tcPrChange w:id="927" w:author="Jeff Johnson" w:date="2017-07-10T22:53:00Z">
              <w:tcPr>
                <w:tcW w:w="0" w:type="auto"/>
                <w:vAlign w:val="center"/>
              </w:tcPr>
            </w:tcPrChange>
          </w:tcPr>
          <w:p w14:paraId="310E9C72" w14:textId="509AA1ED" w:rsidR="001A5CD6" w:rsidRPr="00540C3D" w:rsidRDefault="001A5CD6" w:rsidP="00540C3D">
            <w:pPr>
              <w:spacing w:beforeLines="60" w:before="144" w:afterLines="60" w:after="144"/>
              <w:jc w:val="center"/>
              <w:rPr>
                <w:ins w:id="928" w:author="Jeff Johnson" w:date="2017-07-10T17:52:00Z"/>
                <w:sz w:val="20"/>
                <w:szCs w:val="20"/>
              </w:rPr>
            </w:pPr>
            <w:ins w:id="929" w:author="Jeff Johnson" w:date="2017-07-10T17:52:00Z">
              <w:r w:rsidRPr="00540C3D">
                <w:rPr>
                  <w:sz w:val="20"/>
                  <w:szCs w:val="20"/>
                </w:rPr>
                <w:sym w:font="Wingdings" w:char="F0FC"/>
              </w:r>
            </w:ins>
          </w:p>
        </w:tc>
        <w:tc>
          <w:tcPr>
            <w:tcW w:w="0" w:type="auto"/>
            <w:vAlign w:val="center"/>
            <w:tcPrChange w:id="930" w:author="Jeff Johnson" w:date="2017-07-10T22:53:00Z">
              <w:tcPr>
                <w:tcW w:w="0" w:type="auto"/>
                <w:vAlign w:val="center"/>
              </w:tcPr>
            </w:tcPrChange>
          </w:tcPr>
          <w:p w14:paraId="18948C6C" w14:textId="77777777" w:rsidR="001A5CD6" w:rsidRPr="00540C3D" w:rsidRDefault="001A5CD6" w:rsidP="00540C3D">
            <w:pPr>
              <w:spacing w:beforeLines="60" w:before="144" w:afterLines="60" w:after="144"/>
              <w:jc w:val="center"/>
              <w:rPr>
                <w:ins w:id="931" w:author="Jeff Johnson" w:date="2017-07-10T17:52:00Z"/>
                <w:sz w:val="20"/>
                <w:szCs w:val="20"/>
              </w:rPr>
            </w:pPr>
          </w:p>
        </w:tc>
        <w:tc>
          <w:tcPr>
            <w:tcW w:w="0" w:type="auto"/>
            <w:vAlign w:val="center"/>
            <w:tcPrChange w:id="932" w:author="Jeff Johnson" w:date="2017-07-10T22:53:00Z">
              <w:tcPr>
                <w:tcW w:w="0" w:type="auto"/>
                <w:vAlign w:val="center"/>
              </w:tcPr>
            </w:tcPrChange>
          </w:tcPr>
          <w:p w14:paraId="15DBB7E5" w14:textId="77777777" w:rsidR="001A5CD6" w:rsidRPr="00540C3D" w:rsidRDefault="001A5CD6" w:rsidP="00540C3D">
            <w:pPr>
              <w:spacing w:beforeLines="60" w:before="144" w:afterLines="60" w:after="144"/>
              <w:jc w:val="center"/>
              <w:rPr>
                <w:ins w:id="933" w:author="Jeff Johnson" w:date="2017-07-10T17:52:00Z"/>
                <w:sz w:val="20"/>
                <w:szCs w:val="20"/>
              </w:rPr>
            </w:pPr>
          </w:p>
        </w:tc>
        <w:tc>
          <w:tcPr>
            <w:tcW w:w="0" w:type="auto"/>
            <w:vAlign w:val="center"/>
            <w:tcPrChange w:id="934" w:author="Jeff Johnson" w:date="2017-07-10T22:53:00Z">
              <w:tcPr>
                <w:tcW w:w="0" w:type="auto"/>
                <w:vAlign w:val="center"/>
              </w:tcPr>
            </w:tcPrChange>
          </w:tcPr>
          <w:p w14:paraId="292A898F" w14:textId="77777777" w:rsidR="001A5CD6" w:rsidRPr="00540C3D" w:rsidRDefault="001A5CD6" w:rsidP="00540C3D">
            <w:pPr>
              <w:spacing w:beforeLines="60" w:before="144" w:afterLines="60" w:after="144"/>
              <w:jc w:val="center"/>
              <w:rPr>
                <w:ins w:id="935" w:author="Jeff Johnson" w:date="2017-07-10T17:52:00Z"/>
                <w:sz w:val="20"/>
                <w:szCs w:val="20"/>
              </w:rPr>
            </w:pPr>
          </w:p>
        </w:tc>
        <w:tc>
          <w:tcPr>
            <w:tcW w:w="0" w:type="auto"/>
            <w:vAlign w:val="center"/>
            <w:tcPrChange w:id="936" w:author="Jeff Johnson" w:date="2017-07-10T22:53:00Z">
              <w:tcPr>
                <w:tcW w:w="0" w:type="auto"/>
                <w:vAlign w:val="center"/>
              </w:tcPr>
            </w:tcPrChange>
          </w:tcPr>
          <w:p w14:paraId="5FEC03B8" w14:textId="77777777" w:rsidR="001A5CD6" w:rsidRPr="00540C3D" w:rsidRDefault="001A5CD6" w:rsidP="00540C3D">
            <w:pPr>
              <w:spacing w:beforeLines="60" w:before="144" w:afterLines="60" w:after="144"/>
              <w:jc w:val="center"/>
              <w:rPr>
                <w:ins w:id="937" w:author="Jeff Johnson" w:date="2017-07-10T17:52:00Z"/>
                <w:sz w:val="20"/>
                <w:szCs w:val="20"/>
              </w:rPr>
            </w:pPr>
          </w:p>
        </w:tc>
        <w:tc>
          <w:tcPr>
            <w:tcW w:w="0" w:type="auto"/>
            <w:vAlign w:val="center"/>
            <w:tcPrChange w:id="938" w:author="Jeff Johnson" w:date="2017-07-10T22:53:00Z">
              <w:tcPr>
                <w:tcW w:w="0" w:type="auto"/>
                <w:vAlign w:val="center"/>
              </w:tcPr>
            </w:tcPrChange>
          </w:tcPr>
          <w:p w14:paraId="7C57A2B3" w14:textId="77777777" w:rsidR="001A5CD6" w:rsidRPr="00540C3D" w:rsidRDefault="001A5CD6" w:rsidP="00540C3D">
            <w:pPr>
              <w:spacing w:beforeLines="60" w:before="144" w:afterLines="60" w:after="144"/>
              <w:jc w:val="center"/>
              <w:rPr>
                <w:ins w:id="939" w:author="Jeff Johnson" w:date="2017-07-10T17:52:00Z"/>
                <w:sz w:val="20"/>
                <w:szCs w:val="20"/>
              </w:rPr>
            </w:pPr>
          </w:p>
        </w:tc>
        <w:tc>
          <w:tcPr>
            <w:tcW w:w="0" w:type="auto"/>
            <w:vAlign w:val="center"/>
            <w:tcPrChange w:id="940" w:author="Jeff Johnson" w:date="2017-07-10T22:53:00Z">
              <w:tcPr>
                <w:tcW w:w="0" w:type="auto"/>
                <w:vAlign w:val="center"/>
              </w:tcPr>
            </w:tcPrChange>
          </w:tcPr>
          <w:p w14:paraId="4909ACB4" w14:textId="77777777" w:rsidR="001A5CD6" w:rsidRPr="00540C3D" w:rsidRDefault="001A5CD6" w:rsidP="00540C3D">
            <w:pPr>
              <w:spacing w:beforeLines="60" w:before="144" w:afterLines="60" w:after="144"/>
              <w:jc w:val="center"/>
              <w:rPr>
                <w:ins w:id="941" w:author="Jeff Johnson" w:date="2017-07-10T17:52:00Z"/>
                <w:sz w:val="20"/>
                <w:szCs w:val="20"/>
              </w:rPr>
            </w:pPr>
          </w:p>
        </w:tc>
        <w:tc>
          <w:tcPr>
            <w:tcW w:w="0" w:type="auto"/>
            <w:vAlign w:val="center"/>
            <w:tcPrChange w:id="942" w:author="Jeff Johnson" w:date="2017-07-10T22:53:00Z">
              <w:tcPr>
                <w:tcW w:w="0" w:type="auto"/>
                <w:vAlign w:val="center"/>
              </w:tcPr>
            </w:tcPrChange>
          </w:tcPr>
          <w:p w14:paraId="2D5A1D03" w14:textId="79AE713A" w:rsidR="001A5CD6" w:rsidRPr="00540C3D" w:rsidRDefault="001A5CD6" w:rsidP="00540C3D">
            <w:pPr>
              <w:spacing w:beforeLines="60" w:before="144" w:afterLines="60" w:after="144"/>
              <w:jc w:val="center"/>
              <w:rPr>
                <w:ins w:id="943" w:author="Jeff Johnson" w:date="2017-07-10T18:06:00Z"/>
                <w:sz w:val="20"/>
                <w:szCs w:val="20"/>
              </w:rPr>
            </w:pPr>
            <w:ins w:id="944" w:author="Jeff Johnson" w:date="2017-07-10T18:09:00Z">
              <w:r w:rsidRPr="00540C3D">
                <w:rPr>
                  <w:sz w:val="20"/>
                  <w:szCs w:val="20"/>
                </w:rPr>
                <w:sym w:font="Wingdings" w:char="F0FC"/>
              </w:r>
            </w:ins>
          </w:p>
        </w:tc>
        <w:tc>
          <w:tcPr>
            <w:tcW w:w="0" w:type="auto"/>
            <w:vAlign w:val="center"/>
            <w:tcPrChange w:id="945" w:author="Jeff Johnson" w:date="2017-07-10T22:53:00Z">
              <w:tcPr>
                <w:tcW w:w="0" w:type="auto"/>
                <w:vAlign w:val="center"/>
              </w:tcPr>
            </w:tcPrChange>
          </w:tcPr>
          <w:p w14:paraId="434A26D2" w14:textId="343AC2C5" w:rsidR="001A5CD6" w:rsidRPr="00540C3D" w:rsidRDefault="001A5CD6" w:rsidP="00540C3D">
            <w:pPr>
              <w:spacing w:beforeLines="60" w:before="144" w:afterLines="60" w:after="144"/>
              <w:jc w:val="center"/>
              <w:rPr>
                <w:ins w:id="946" w:author="Jeff Johnson" w:date="2017-07-10T18:06:00Z"/>
                <w:sz w:val="20"/>
                <w:szCs w:val="20"/>
              </w:rPr>
            </w:pPr>
            <w:ins w:id="947" w:author="Jeff Johnson" w:date="2017-07-10T18:09:00Z">
              <w:r w:rsidRPr="00540C3D">
                <w:rPr>
                  <w:sz w:val="20"/>
                  <w:szCs w:val="20"/>
                </w:rPr>
                <w:sym w:font="Wingdings" w:char="F0FC"/>
              </w:r>
            </w:ins>
          </w:p>
        </w:tc>
        <w:tc>
          <w:tcPr>
            <w:tcW w:w="0" w:type="auto"/>
            <w:tcPrChange w:id="948" w:author="Jeff Johnson" w:date="2017-07-10T22:53:00Z">
              <w:tcPr>
                <w:tcW w:w="0" w:type="auto"/>
              </w:tcPr>
            </w:tcPrChange>
          </w:tcPr>
          <w:p w14:paraId="22358E3B" w14:textId="77777777" w:rsidR="001A5CD6" w:rsidRPr="00540C3D" w:rsidRDefault="001A5CD6" w:rsidP="00540C3D">
            <w:pPr>
              <w:spacing w:beforeLines="60" w:before="144" w:afterLines="60" w:after="144"/>
              <w:jc w:val="center"/>
              <w:rPr>
                <w:ins w:id="949" w:author="Jeff Johnson" w:date="2017-07-10T22:53:00Z"/>
                <w:sz w:val="20"/>
                <w:szCs w:val="20"/>
              </w:rPr>
            </w:pPr>
          </w:p>
        </w:tc>
      </w:tr>
      <w:tr w:rsidR="001A5CD6" w:rsidRPr="00F11DBD" w14:paraId="6A0F2016" w14:textId="7B9E38BC" w:rsidTr="001A5CD6">
        <w:trPr>
          <w:cantSplit/>
          <w:jc w:val="center"/>
          <w:ins w:id="950" w:author="Jeff Johnson" w:date="2017-07-10T17:52:00Z"/>
          <w:trPrChange w:id="951" w:author="Jeff Johnson" w:date="2017-07-10T22:53:00Z">
            <w:trPr>
              <w:cantSplit/>
              <w:jc w:val="center"/>
            </w:trPr>
          </w:trPrChange>
        </w:trPr>
        <w:tc>
          <w:tcPr>
            <w:tcW w:w="0" w:type="auto"/>
            <w:vAlign w:val="center"/>
            <w:tcPrChange w:id="952" w:author="Jeff Johnson" w:date="2017-07-10T22:53:00Z">
              <w:tcPr>
                <w:tcW w:w="0" w:type="auto"/>
                <w:vAlign w:val="center"/>
              </w:tcPr>
            </w:tcPrChange>
          </w:tcPr>
          <w:p w14:paraId="00256ED2" w14:textId="614EDD48" w:rsidR="001A5CD6" w:rsidRDefault="001A5CD6" w:rsidP="00540C3D">
            <w:pPr>
              <w:spacing w:beforeLines="60" w:before="144" w:afterLines="60" w:after="144"/>
              <w:jc w:val="center"/>
              <w:rPr>
                <w:ins w:id="953" w:author="Jeff Johnson" w:date="2017-07-10T17:52:00Z"/>
                <w:sz w:val="20"/>
                <w:szCs w:val="20"/>
              </w:rPr>
            </w:pPr>
            <w:ins w:id="954" w:author="Jeff Johnson" w:date="2017-07-10T17:52:00Z">
              <w:r>
                <w:rPr>
                  <w:sz w:val="20"/>
                  <w:szCs w:val="20"/>
                </w:rPr>
                <w:t>3</w:t>
              </w:r>
            </w:ins>
          </w:p>
        </w:tc>
        <w:tc>
          <w:tcPr>
            <w:tcW w:w="0" w:type="auto"/>
            <w:vAlign w:val="center"/>
            <w:tcPrChange w:id="955" w:author="Jeff Johnson" w:date="2017-07-10T22:53:00Z">
              <w:tcPr>
                <w:tcW w:w="0" w:type="auto"/>
                <w:vAlign w:val="center"/>
              </w:tcPr>
            </w:tcPrChange>
          </w:tcPr>
          <w:p w14:paraId="37190BA9" w14:textId="298C0593" w:rsidR="001A5CD6" w:rsidRDefault="001A5CD6" w:rsidP="00540C3D">
            <w:pPr>
              <w:spacing w:beforeLines="60" w:before="144" w:afterLines="60" w:after="144"/>
              <w:rPr>
                <w:ins w:id="956" w:author="Jeff Johnson" w:date="2017-07-10T17:52:00Z"/>
                <w:sz w:val="20"/>
                <w:szCs w:val="20"/>
              </w:rPr>
            </w:pPr>
            <w:ins w:id="957" w:author="Jeff Johnson" w:date="2017-07-10T17:52:00Z">
              <w:r>
                <w:rPr>
                  <w:sz w:val="20"/>
                  <w:szCs w:val="20"/>
                </w:rPr>
                <w:t>Session Service</w:t>
              </w:r>
            </w:ins>
          </w:p>
        </w:tc>
        <w:tc>
          <w:tcPr>
            <w:tcW w:w="0" w:type="auto"/>
            <w:vAlign w:val="center"/>
            <w:tcPrChange w:id="958" w:author="Jeff Johnson" w:date="2017-07-10T22:53:00Z">
              <w:tcPr>
                <w:tcW w:w="0" w:type="auto"/>
                <w:vAlign w:val="center"/>
              </w:tcPr>
            </w:tcPrChange>
          </w:tcPr>
          <w:p w14:paraId="56E13407" w14:textId="7BBE99E3" w:rsidR="001A5CD6" w:rsidRPr="00540C3D" w:rsidRDefault="001A5CD6" w:rsidP="00540C3D">
            <w:pPr>
              <w:spacing w:beforeLines="60" w:before="144" w:afterLines="60" w:after="144"/>
              <w:jc w:val="center"/>
              <w:rPr>
                <w:ins w:id="959" w:author="Jeff Johnson" w:date="2017-07-10T17:52:00Z"/>
                <w:sz w:val="20"/>
                <w:szCs w:val="20"/>
              </w:rPr>
            </w:pPr>
            <w:ins w:id="960" w:author="Jeff Johnson" w:date="2017-07-10T17:52:00Z">
              <w:r w:rsidRPr="00540C3D">
                <w:rPr>
                  <w:sz w:val="20"/>
                  <w:szCs w:val="20"/>
                </w:rPr>
                <w:sym w:font="Wingdings" w:char="F0FC"/>
              </w:r>
            </w:ins>
          </w:p>
        </w:tc>
        <w:tc>
          <w:tcPr>
            <w:tcW w:w="0" w:type="auto"/>
            <w:vAlign w:val="center"/>
            <w:tcPrChange w:id="961" w:author="Jeff Johnson" w:date="2017-07-10T22:53:00Z">
              <w:tcPr>
                <w:tcW w:w="0" w:type="auto"/>
                <w:vAlign w:val="center"/>
              </w:tcPr>
            </w:tcPrChange>
          </w:tcPr>
          <w:p w14:paraId="1895CC68" w14:textId="5A22903A" w:rsidR="001A5CD6" w:rsidRPr="00540C3D" w:rsidRDefault="001A5CD6" w:rsidP="00540C3D">
            <w:pPr>
              <w:spacing w:beforeLines="60" w:before="144" w:afterLines="60" w:after="144"/>
              <w:jc w:val="center"/>
              <w:rPr>
                <w:ins w:id="962" w:author="Jeff Johnson" w:date="2017-07-10T17:52:00Z"/>
                <w:sz w:val="20"/>
                <w:szCs w:val="20"/>
              </w:rPr>
            </w:pPr>
            <w:ins w:id="963" w:author="Jeff Johnson" w:date="2017-07-10T17:52:00Z">
              <w:r w:rsidRPr="00540C3D">
                <w:rPr>
                  <w:sz w:val="20"/>
                  <w:szCs w:val="20"/>
                </w:rPr>
                <w:sym w:font="Wingdings" w:char="F0FC"/>
              </w:r>
            </w:ins>
          </w:p>
        </w:tc>
        <w:tc>
          <w:tcPr>
            <w:tcW w:w="0" w:type="auto"/>
            <w:vAlign w:val="center"/>
            <w:tcPrChange w:id="964" w:author="Jeff Johnson" w:date="2017-07-10T22:53:00Z">
              <w:tcPr>
                <w:tcW w:w="0" w:type="auto"/>
                <w:vAlign w:val="center"/>
              </w:tcPr>
            </w:tcPrChange>
          </w:tcPr>
          <w:p w14:paraId="45CF7FC8" w14:textId="77777777" w:rsidR="001A5CD6" w:rsidRPr="00540C3D" w:rsidRDefault="001A5CD6" w:rsidP="00540C3D">
            <w:pPr>
              <w:spacing w:beforeLines="60" w:before="144" w:afterLines="60" w:after="144"/>
              <w:jc w:val="center"/>
              <w:rPr>
                <w:ins w:id="965" w:author="Jeff Johnson" w:date="2017-07-10T17:52:00Z"/>
                <w:sz w:val="20"/>
                <w:szCs w:val="20"/>
              </w:rPr>
            </w:pPr>
          </w:p>
        </w:tc>
        <w:tc>
          <w:tcPr>
            <w:tcW w:w="0" w:type="auto"/>
            <w:vAlign w:val="center"/>
            <w:tcPrChange w:id="966" w:author="Jeff Johnson" w:date="2017-07-10T22:53:00Z">
              <w:tcPr>
                <w:tcW w:w="0" w:type="auto"/>
                <w:vAlign w:val="center"/>
              </w:tcPr>
            </w:tcPrChange>
          </w:tcPr>
          <w:p w14:paraId="4465F8DE" w14:textId="77777777" w:rsidR="001A5CD6" w:rsidRPr="00540C3D" w:rsidRDefault="001A5CD6" w:rsidP="00540C3D">
            <w:pPr>
              <w:spacing w:beforeLines="60" w:before="144" w:afterLines="60" w:after="144"/>
              <w:jc w:val="center"/>
              <w:rPr>
                <w:ins w:id="967" w:author="Jeff Johnson" w:date="2017-07-10T17:52:00Z"/>
                <w:sz w:val="20"/>
                <w:szCs w:val="20"/>
              </w:rPr>
            </w:pPr>
          </w:p>
        </w:tc>
        <w:tc>
          <w:tcPr>
            <w:tcW w:w="0" w:type="auto"/>
            <w:vAlign w:val="center"/>
            <w:tcPrChange w:id="968" w:author="Jeff Johnson" w:date="2017-07-10T22:53:00Z">
              <w:tcPr>
                <w:tcW w:w="0" w:type="auto"/>
                <w:vAlign w:val="center"/>
              </w:tcPr>
            </w:tcPrChange>
          </w:tcPr>
          <w:p w14:paraId="170934FE" w14:textId="7B03D729" w:rsidR="001A5CD6" w:rsidRPr="00540C3D" w:rsidRDefault="001A5CD6" w:rsidP="00540C3D">
            <w:pPr>
              <w:spacing w:beforeLines="60" w:before="144" w:afterLines="60" w:after="144"/>
              <w:jc w:val="center"/>
              <w:rPr>
                <w:ins w:id="969" w:author="Jeff Johnson" w:date="2017-07-10T17:52:00Z"/>
                <w:sz w:val="20"/>
                <w:szCs w:val="20"/>
              </w:rPr>
            </w:pPr>
            <w:ins w:id="970" w:author="Jeff Johnson" w:date="2017-07-10T17:53:00Z">
              <w:r w:rsidRPr="00540C3D">
                <w:rPr>
                  <w:sz w:val="20"/>
                  <w:szCs w:val="20"/>
                </w:rPr>
                <w:sym w:font="Wingdings" w:char="F0FC"/>
              </w:r>
            </w:ins>
          </w:p>
        </w:tc>
        <w:tc>
          <w:tcPr>
            <w:tcW w:w="0" w:type="auto"/>
            <w:vAlign w:val="center"/>
            <w:tcPrChange w:id="971" w:author="Jeff Johnson" w:date="2017-07-10T22:53:00Z">
              <w:tcPr>
                <w:tcW w:w="0" w:type="auto"/>
                <w:vAlign w:val="center"/>
              </w:tcPr>
            </w:tcPrChange>
          </w:tcPr>
          <w:p w14:paraId="5742ADAB" w14:textId="77777777" w:rsidR="001A5CD6" w:rsidRPr="00540C3D" w:rsidRDefault="001A5CD6" w:rsidP="00540C3D">
            <w:pPr>
              <w:spacing w:beforeLines="60" w:before="144" w:afterLines="60" w:after="144"/>
              <w:jc w:val="center"/>
              <w:rPr>
                <w:ins w:id="972" w:author="Jeff Johnson" w:date="2017-07-10T17:52:00Z"/>
                <w:sz w:val="20"/>
                <w:szCs w:val="20"/>
              </w:rPr>
            </w:pPr>
          </w:p>
        </w:tc>
        <w:tc>
          <w:tcPr>
            <w:tcW w:w="0" w:type="auto"/>
            <w:vAlign w:val="center"/>
            <w:tcPrChange w:id="973" w:author="Jeff Johnson" w:date="2017-07-10T22:53:00Z">
              <w:tcPr>
                <w:tcW w:w="0" w:type="auto"/>
                <w:vAlign w:val="center"/>
              </w:tcPr>
            </w:tcPrChange>
          </w:tcPr>
          <w:p w14:paraId="340D5835" w14:textId="77777777" w:rsidR="001A5CD6" w:rsidRPr="00540C3D" w:rsidRDefault="001A5CD6" w:rsidP="00540C3D">
            <w:pPr>
              <w:spacing w:beforeLines="60" w:before="144" w:afterLines="60" w:after="144"/>
              <w:jc w:val="center"/>
              <w:rPr>
                <w:ins w:id="974" w:author="Jeff Johnson" w:date="2017-07-10T17:52:00Z"/>
                <w:sz w:val="20"/>
                <w:szCs w:val="20"/>
              </w:rPr>
            </w:pPr>
          </w:p>
        </w:tc>
        <w:tc>
          <w:tcPr>
            <w:tcW w:w="0" w:type="auto"/>
            <w:vAlign w:val="center"/>
            <w:tcPrChange w:id="975" w:author="Jeff Johnson" w:date="2017-07-10T22:53:00Z">
              <w:tcPr>
                <w:tcW w:w="0" w:type="auto"/>
                <w:vAlign w:val="center"/>
              </w:tcPr>
            </w:tcPrChange>
          </w:tcPr>
          <w:p w14:paraId="7EFDAFFC" w14:textId="77777777" w:rsidR="001A5CD6" w:rsidRPr="00540C3D" w:rsidRDefault="001A5CD6" w:rsidP="00540C3D">
            <w:pPr>
              <w:spacing w:beforeLines="60" w:before="144" w:afterLines="60" w:after="144"/>
              <w:jc w:val="center"/>
              <w:rPr>
                <w:ins w:id="976" w:author="Jeff Johnson" w:date="2017-07-10T17:52:00Z"/>
                <w:sz w:val="20"/>
                <w:szCs w:val="20"/>
              </w:rPr>
            </w:pPr>
          </w:p>
        </w:tc>
        <w:tc>
          <w:tcPr>
            <w:tcW w:w="0" w:type="auto"/>
            <w:vAlign w:val="center"/>
            <w:tcPrChange w:id="977" w:author="Jeff Johnson" w:date="2017-07-10T22:53:00Z">
              <w:tcPr>
                <w:tcW w:w="0" w:type="auto"/>
                <w:vAlign w:val="center"/>
              </w:tcPr>
            </w:tcPrChange>
          </w:tcPr>
          <w:p w14:paraId="6555425E" w14:textId="77777777" w:rsidR="001A5CD6" w:rsidRPr="00540C3D" w:rsidRDefault="001A5CD6" w:rsidP="00540C3D">
            <w:pPr>
              <w:spacing w:beforeLines="60" w:before="144" w:afterLines="60" w:after="144"/>
              <w:jc w:val="center"/>
              <w:rPr>
                <w:ins w:id="978" w:author="Jeff Johnson" w:date="2017-07-10T17:52:00Z"/>
                <w:sz w:val="20"/>
                <w:szCs w:val="20"/>
              </w:rPr>
            </w:pPr>
          </w:p>
        </w:tc>
        <w:tc>
          <w:tcPr>
            <w:tcW w:w="0" w:type="auto"/>
            <w:vAlign w:val="center"/>
            <w:tcPrChange w:id="979" w:author="Jeff Johnson" w:date="2017-07-10T22:53:00Z">
              <w:tcPr>
                <w:tcW w:w="0" w:type="auto"/>
                <w:vAlign w:val="center"/>
              </w:tcPr>
            </w:tcPrChange>
          </w:tcPr>
          <w:p w14:paraId="12DFF8AD" w14:textId="77777777" w:rsidR="001A5CD6" w:rsidRPr="00540C3D" w:rsidRDefault="001A5CD6" w:rsidP="00540C3D">
            <w:pPr>
              <w:spacing w:beforeLines="60" w:before="144" w:afterLines="60" w:after="144"/>
              <w:jc w:val="center"/>
              <w:rPr>
                <w:ins w:id="980" w:author="Jeff Johnson" w:date="2017-07-10T17:52:00Z"/>
                <w:sz w:val="20"/>
                <w:szCs w:val="20"/>
              </w:rPr>
            </w:pPr>
          </w:p>
        </w:tc>
        <w:tc>
          <w:tcPr>
            <w:tcW w:w="0" w:type="auto"/>
            <w:vAlign w:val="center"/>
            <w:tcPrChange w:id="981" w:author="Jeff Johnson" w:date="2017-07-10T22:53:00Z">
              <w:tcPr>
                <w:tcW w:w="0" w:type="auto"/>
                <w:vAlign w:val="center"/>
              </w:tcPr>
            </w:tcPrChange>
          </w:tcPr>
          <w:p w14:paraId="3553C73C" w14:textId="77777777" w:rsidR="001A5CD6" w:rsidRPr="00540C3D" w:rsidRDefault="001A5CD6" w:rsidP="00540C3D">
            <w:pPr>
              <w:spacing w:beforeLines="60" w:before="144" w:afterLines="60" w:after="144"/>
              <w:jc w:val="center"/>
              <w:rPr>
                <w:ins w:id="982" w:author="Jeff Johnson" w:date="2017-07-10T17:52:00Z"/>
                <w:sz w:val="20"/>
                <w:szCs w:val="20"/>
              </w:rPr>
            </w:pPr>
          </w:p>
        </w:tc>
        <w:tc>
          <w:tcPr>
            <w:tcW w:w="0" w:type="auto"/>
            <w:vAlign w:val="center"/>
            <w:tcPrChange w:id="983" w:author="Jeff Johnson" w:date="2017-07-10T22:53:00Z">
              <w:tcPr>
                <w:tcW w:w="0" w:type="auto"/>
                <w:vAlign w:val="center"/>
              </w:tcPr>
            </w:tcPrChange>
          </w:tcPr>
          <w:p w14:paraId="2B21238B" w14:textId="73A60990" w:rsidR="001A5CD6" w:rsidRPr="00540C3D" w:rsidRDefault="001A5CD6" w:rsidP="00540C3D">
            <w:pPr>
              <w:spacing w:beforeLines="60" w:before="144" w:afterLines="60" w:after="144"/>
              <w:jc w:val="center"/>
              <w:rPr>
                <w:ins w:id="984" w:author="Jeff Johnson" w:date="2017-07-10T18:06:00Z"/>
                <w:sz w:val="20"/>
                <w:szCs w:val="20"/>
              </w:rPr>
            </w:pPr>
            <w:ins w:id="985" w:author="Jeff Johnson" w:date="2017-07-10T18:09:00Z">
              <w:r w:rsidRPr="00540C3D">
                <w:rPr>
                  <w:sz w:val="20"/>
                  <w:szCs w:val="20"/>
                </w:rPr>
                <w:sym w:font="Wingdings" w:char="F0FC"/>
              </w:r>
            </w:ins>
          </w:p>
        </w:tc>
        <w:tc>
          <w:tcPr>
            <w:tcW w:w="0" w:type="auto"/>
            <w:vAlign w:val="center"/>
            <w:tcPrChange w:id="986" w:author="Jeff Johnson" w:date="2017-07-10T22:53:00Z">
              <w:tcPr>
                <w:tcW w:w="0" w:type="auto"/>
                <w:vAlign w:val="center"/>
              </w:tcPr>
            </w:tcPrChange>
          </w:tcPr>
          <w:p w14:paraId="7D918D27" w14:textId="43C9C955" w:rsidR="001A5CD6" w:rsidRPr="00540C3D" w:rsidRDefault="001A5CD6" w:rsidP="00540C3D">
            <w:pPr>
              <w:spacing w:beforeLines="60" w:before="144" w:afterLines="60" w:after="144"/>
              <w:jc w:val="center"/>
              <w:rPr>
                <w:ins w:id="987" w:author="Jeff Johnson" w:date="2017-07-10T18:06:00Z"/>
                <w:sz w:val="20"/>
                <w:szCs w:val="20"/>
              </w:rPr>
            </w:pPr>
            <w:ins w:id="988" w:author="Jeff Johnson" w:date="2017-07-10T18:09:00Z">
              <w:r w:rsidRPr="00540C3D">
                <w:rPr>
                  <w:sz w:val="20"/>
                  <w:szCs w:val="20"/>
                </w:rPr>
                <w:sym w:font="Wingdings" w:char="F0FC"/>
              </w:r>
            </w:ins>
          </w:p>
        </w:tc>
        <w:tc>
          <w:tcPr>
            <w:tcW w:w="0" w:type="auto"/>
            <w:tcPrChange w:id="989" w:author="Jeff Johnson" w:date="2017-07-10T22:53:00Z">
              <w:tcPr>
                <w:tcW w:w="0" w:type="auto"/>
              </w:tcPr>
            </w:tcPrChange>
          </w:tcPr>
          <w:p w14:paraId="7FF37330" w14:textId="77777777" w:rsidR="001A5CD6" w:rsidRPr="00540C3D" w:rsidRDefault="001A5CD6" w:rsidP="00540C3D">
            <w:pPr>
              <w:spacing w:beforeLines="60" w:before="144" w:afterLines="60" w:after="144"/>
              <w:jc w:val="center"/>
              <w:rPr>
                <w:ins w:id="990" w:author="Jeff Johnson" w:date="2017-07-10T22:53:00Z"/>
                <w:sz w:val="20"/>
                <w:szCs w:val="20"/>
              </w:rPr>
            </w:pPr>
          </w:p>
        </w:tc>
      </w:tr>
      <w:tr w:rsidR="001A5CD6" w:rsidRPr="00F11DBD" w14:paraId="40D281D9" w14:textId="3996F20C" w:rsidTr="001A5CD6">
        <w:trPr>
          <w:cantSplit/>
          <w:jc w:val="center"/>
          <w:ins w:id="991" w:author="Jeff Johnson" w:date="2017-07-10T17:53:00Z"/>
          <w:trPrChange w:id="992" w:author="Jeff Johnson" w:date="2017-07-10T22:53:00Z">
            <w:trPr>
              <w:cantSplit/>
              <w:jc w:val="center"/>
            </w:trPr>
          </w:trPrChange>
        </w:trPr>
        <w:tc>
          <w:tcPr>
            <w:tcW w:w="0" w:type="auto"/>
            <w:vAlign w:val="center"/>
            <w:tcPrChange w:id="993" w:author="Jeff Johnson" w:date="2017-07-10T22:53:00Z">
              <w:tcPr>
                <w:tcW w:w="0" w:type="auto"/>
                <w:vAlign w:val="center"/>
              </w:tcPr>
            </w:tcPrChange>
          </w:tcPr>
          <w:p w14:paraId="0B74574D" w14:textId="66CC3287" w:rsidR="001A5CD6" w:rsidRDefault="001A5CD6" w:rsidP="00540C3D">
            <w:pPr>
              <w:spacing w:beforeLines="60" w:before="144" w:afterLines="60" w:after="144"/>
              <w:jc w:val="center"/>
              <w:rPr>
                <w:ins w:id="994" w:author="Jeff Johnson" w:date="2017-07-10T17:53:00Z"/>
                <w:sz w:val="20"/>
                <w:szCs w:val="20"/>
              </w:rPr>
            </w:pPr>
            <w:ins w:id="995" w:author="Jeff Johnson" w:date="2017-07-10T17:53:00Z">
              <w:r>
                <w:rPr>
                  <w:sz w:val="20"/>
                  <w:szCs w:val="20"/>
                </w:rPr>
                <w:t>3</w:t>
              </w:r>
            </w:ins>
          </w:p>
        </w:tc>
        <w:tc>
          <w:tcPr>
            <w:tcW w:w="0" w:type="auto"/>
            <w:vAlign w:val="center"/>
            <w:tcPrChange w:id="996" w:author="Jeff Johnson" w:date="2017-07-10T22:53:00Z">
              <w:tcPr>
                <w:tcW w:w="0" w:type="auto"/>
                <w:vAlign w:val="center"/>
              </w:tcPr>
            </w:tcPrChange>
          </w:tcPr>
          <w:p w14:paraId="0945E14B" w14:textId="42BB56EF" w:rsidR="001A5CD6" w:rsidRDefault="001A5CD6" w:rsidP="00540C3D">
            <w:pPr>
              <w:spacing w:beforeLines="60" w:before="144" w:afterLines="60" w:after="144"/>
              <w:rPr>
                <w:ins w:id="997" w:author="Jeff Johnson" w:date="2017-07-10T17:53:00Z"/>
                <w:sz w:val="20"/>
                <w:szCs w:val="20"/>
              </w:rPr>
            </w:pPr>
            <w:ins w:id="998" w:author="Jeff Johnson" w:date="2017-07-10T17:53:00Z">
              <w:r>
                <w:rPr>
                  <w:sz w:val="20"/>
                  <w:szCs w:val="20"/>
                </w:rPr>
                <w:t>Student Service</w:t>
              </w:r>
            </w:ins>
          </w:p>
        </w:tc>
        <w:tc>
          <w:tcPr>
            <w:tcW w:w="0" w:type="auto"/>
            <w:vAlign w:val="center"/>
            <w:tcPrChange w:id="999" w:author="Jeff Johnson" w:date="2017-07-10T22:53:00Z">
              <w:tcPr>
                <w:tcW w:w="0" w:type="auto"/>
                <w:vAlign w:val="center"/>
              </w:tcPr>
            </w:tcPrChange>
          </w:tcPr>
          <w:p w14:paraId="58E0B630" w14:textId="2802EC43" w:rsidR="001A5CD6" w:rsidRPr="00540C3D" w:rsidRDefault="001A5CD6" w:rsidP="00540C3D">
            <w:pPr>
              <w:spacing w:beforeLines="60" w:before="144" w:afterLines="60" w:after="144"/>
              <w:jc w:val="center"/>
              <w:rPr>
                <w:ins w:id="1000" w:author="Jeff Johnson" w:date="2017-07-10T17:53:00Z"/>
                <w:sz w:val="20"/>
                <w:szCs w:val="20"/>
              </w:rPr>
            </w:pPr>
            <w:ins w:id="1001" w:author="Jeff Johnson" w:date="2017-07-10T17:53:00Z">
              <w:r w:rsidRPr="00540C3D">
                <w:rPr>
                  <w:sz w:val="20"/>
                  <w:szCs w:val="20"/>
                </w:rPr>
                <w:sym w:font="Wingdings" w:char="F0FC"/>
              </w:r>
            </w:ins>
          </w:p>
        </w:tc>
        <w:tc>
          <w:tcPr>
            <w:tcW w:w="0" w:type="auto"/>
            <w:vAlign w:val="center"/>
            <w:tcPrChange w:id="1002" w:author="Jeff Johnson" w:date="2017-07-10T22:53:00Z">
              <w:tcPr>
                <w:tcW w:w="0" w:type="auto"/>
                <w:vAlign w:val="center"/>
              </w:tcPr>
            </w:tcPrChange>
          </w:tcPr>
          <w:p w14:paraId="3FBA3544" w14:textId="132E8D3A" w:rsidR="001A5CD6" w:rsidRPr="00540C3D" w:rsidRDefault="001A5CD6" w:rsidP="00540C3D">
            <w:pPr>
              <w:spacing w:beforeLines="60" w:before="144" w:afterLines="60" w:after="144"/>
              <w:jc w:val="center"/>
              <w:rPr>
                <w:ins w:id="1003" w:author="Jeff Johnson" w:date="2017-07-10T17:53:00Z"/>
                <w:sz w:val="20"/>
                <w:szCs w:val="20"/>
              </w:rPr>
            </w:pPr>
            <w:ins w:id="1004" w:author="Jeff Johnson" w:date="2017-07-10T17:53:00Z">
              <w:r w:rsidRPr="00540C3D">
                <w:rPr>
                  <w:sz w:val="20"/>
                  <w:szCs w:val="20"/>
                </w:rPr>
                <w:sym w:font="Wingdings" w:char="F0FC"/>
              </w:r>
            </w:ins>
          </w:p>
        </w:tc>
        <w:tc>
          <w:tcPr>
            <w:tcW w:w="0" w:type="auto"/>
            <w:vAlign w:val="center"/>
            <w:tcPrChange w:id="1005" w:author="Jeff Johnson" w:date="2017-07-10T22:53:00Z">
              <w:tcPr>
                <w:tcW w:w="0" w:type="auto"/>
                <w:vAlign w:val="center"/>
              </w:tcPr>
            </w:tcPrChange>
          </w:tcPr>
          <w:p w14:paraId="659A45C5" w14:textId="77777777" w:rsidR="001A5CD6" w:rsidRPr="00540C3D" w:rsidRDefault="001A5CD6" w:rsidP="00540C3D">
            <w:pPr>
              <w:spacing w:beforeLines="60" w:before="144" w:afterLines="60" w:after="144"/>
              <w:jc w:val="center"/>
              <w:rPr>
                <w:ins w:id="1006" w:author="Jeff Johnson" w:date="2017-07-10T17:53:00Z"/>
                <w:sz w:val="20"/>
                <w:szCs w:val="20"/>
              </w:rPr>
            </w:pPr>
          </w:p>
        </w:tc>
        <w:tc>
          <w:tcPr>
            <w:tcW w:w="0" w:type="auto"/>
            <w:vAlign w:val="center"/>
            <w:tcPrChange w:id="1007" w:author="Jeff Johnson" w:date="2017-07-10T22:53:00Z">
              <w:tcPr>
                <w:tcW w:w="0" w:type="auto"/>
                <w:vAlign w:val="center"/>
              </w:tcPr>
            </w:tcPrChange>
          </w:tcPr>
          <w:p w14:paraId="6A738F20" w14:textId="77777777" w:rsidR="001A5CD6" w:rsidRPr="00540C3D" w:rsidRDefault="001A5CD6" w:rsidP="00540C3D">
            <w:pPr>
              <w:spacing w:beforeLines="60" w:before="144" w:afterLines="60" w:after="144"/>
              <w:jc w:val="center"/>
              <w:rPr>
                <w:ins w:id="1008" w:author="Jeff Johnson" w:date="2017-07-10T17:53:00Z"/>
                <w:sz w:val="20"/>
                <w:szCs w:val="20"/>
              </w:rPr>
            </w:pPr>
          </w:p>
        </w:tc>
        <w:tc>
          <w:tcPr>
            <w:tcW w:w="0" w:type="auto"/>
            <w:vAlign w:val="center"/>
            <w:tcPrChange w:id="1009" w:author="Jeff Johnson" w:date="2017-07-10T22:53:00Z">
              <w:tcPr>
                <w:tcW w:w="0" w:type="auto"/>
                <w:vAlign w:val="center"/>
              </w:tcPr>
            </w:tcPrChange>
          </w:tcPr>
          <w:p w14:paraId="6E46A26D" w14:textId="7BEC9719" w:rsidR="001A5CD6" w:rsidRPr="00540C3D" w:rsidRDefault="001A5CD6" w:rsidP="00540C3D">
            <w:pPr>
              <w:spacing w:beforeLines="60" w:before="144" w:afterLines="60" w:after="144"/>
              <w:jc w:val="center"/>
              <w:rPr>
                <w:ins w:id="1010" w:author="Jeff Johnson" w:date="2017-07-10T17:53:00Z"/>
                <w:sz w:val="20"/>
                <w:szCs w:val="20"/>
              </w:rPr>
            </w:pPr>
            <w:ins w:id="1011" w:author="Jeff Johnson" w:date="2017-07-10T17:53:00Z">
              <w:r w:rsidRPr="00540C3D">
                <w:rPr>
                  <w:sz w:val="20"/>
                  <w:szCs w:val="20"/>
                </w:rPr>
                <w:sym w:font="Wingdings" w:char="F0FC"/>
              </w:r>
            </w:ins>
          </w:p>
        </w:tc>
        <w:tc>
          <w:tcPr>
            <w:tcW w:w="0" w:type="auto"/>
            <w:vAlign w:val="center"/>
            <w:tcPrChange w:id="1012" w:author="Jeff Johnson" w:date="2017-07-10T22:53:00Z">
              <w:tcPr>
                <w:tcW w:w="0" w:type="auto"/>
                <w:vAlign w:val="center"/>
              </w:tcPr>
            </w:tcPrChange>
          </w:tcPr>
          <w:p w14:paraId="26D22DB4" w14:textId="77777777" w:rsidR="001A5CD6" w:rsidRPr="00540C3D" w:rsidRDefault="001A5CD6" w:rsidP="00540C3D">
            <w:pPr>
              <w:spacing w:beforeLines="60" w:before="144" w:afterLines="60" w:after="144"/>
              <w:jc w:val="center"/>
              <w:rPr>
                <w:ins w:id="1013" w:author="Jeff Johnson" w:date="2017-07-10T17:53:00Z"/>
                <w:sz w:val="20"/>
                <w:szCs w:val="20"/>
              </w:rPr>
            </w:pPr>
          </w:p>
        </w:tc>
        <w:tc>
          <w:tcPr>
            <w:tcW w:w="0" w:type="auto"/>
            <w:vAlign w:val="center"/>
            <w:tcPrChange w:id="1014" w:author="Jeff Johnson" w:date="2017-07-10T22:53:00Z">
              <w:tcPr>
                <w:tcW w:w="0" w:type="auto"/>
                <w:vAlign w:val="center"/>
              </w:tcPr>
            </w:tcPrChange>
          </w:tcPr>
          <w:p w14:paraId="683020D7" w14:textId="77777777" w:rsidR="001A5CD6" w:rsidRPr="00540C3D" w:rsidRDefault="001A5CD6" w:rsidP="00540C3D">
            <w:pPr>
              <w:spacing w:beforeLines="60" w:before="144" w:afterLines="60" w:after="144"/>
              <w:jc w:val="center"/>
              <w:rPr>
                <w:ins w:id="1015" w:author="Jeff Johnson" w:date="2017-07-10T17:53:00Z"/>
                <w:sz w:val="20"/>
                <w:szCs w:val="20"/>
              </w:rPr>
            </w:pPr>
          </w:p>
        </w:tc>
        <w:tc>
          <w:tcPr>
            <w:tcW w:w="0" w:type="auto"/>
            <w:vAlign w:val="center"/>
            <w:tcPrChange w:id="1016" w:author="Jeff Johnson" w:date="2017-07-10T22:53:00Z">
              <w:tcPr>
                <w:tcW w:w="0" w:type="auto"/>
                <w:vAlign w:val="center"/>
              </w:tcPr>
            </w:tcPrChange>
          </w:tcPr>
          <w:p w14:paraId="1968B8C4" w14:textId="77777777" w:rsidR="001A5CD6" w:rsidRPr="00540C3D" w:rsidRDefault="001A5CD6" w:rsidP="00540C3D">
            <w:pPr>
              <w:spacing w:beforeLines="60" w:before="144" w:afterLines="60" w:after="144"/>
              <w:jc w:val="center"/>
              <w:rPr>
                <w:ins w:id="1017" w:author="Jeff Johnson" w:date="2017-07-10T17:53:00Z"/>
                <w:sz w:val="20"/>
                <w:szCs w:val="20"/>
              </w:rPr>
            </w:pPr>
          </w:p>
        </w:tc>
        <w:tc>
          <w:tcPr>
            <w:tcW w:w="0" w:type="auto"/>
            <w:vAlign w:val="center"/>
            <w:tcPrChange w:id="1018" w:author="Jeff Johnson" w:date="2017-07-10T22:53:00Z">
              <w:tcPr>
                <w:tcW w:w="0" w:type="auto"/>
                <w:vAlign w:val="center"/>
              </w:tcPr>
            </w:tcPrChange>
          </w:tcPr>
          <w:p w14:paraId="6184F6D1" w14:textId="77777777" w:rsidR="001A5CD6" w:rsidRPr="00540C3D" w:rsidRDefault="001A5CD6" w:rsidP="00540C3D">
            <w:pPr>
              <w:spacing w:beforeLines="60" w:before="144" w:afterLines="60" w:after="144"/>
              <w:jc w:val="center"/>
              <w:rPr>
                <w:ins w:id="1019" w:author="Jeff Johnson" w:date="2017-07-10T17:53:00Z"/>
                <w:sz w:val="20"/>
                <w:szCs w:val="20"/>
              </w:rPr>
            </w:pPr>
          </w:p>
        </w:tc>
        <w:tc>
          <w:tcPr>
            <w:tcW w:w="0" w:type="auto"/>
            <w:vAlign w:val="center"/>
            <w:tcPrChange w:id="1020" w:author="Jeff Johnson" w:date="2017-07-10T22:53:00Z">
              <w:tcPr>
                <w:tcW w:w="0" w:type="auto"/>
                <w:vAlign w:val="center"/>
              </w:tcPr>
            </w:tcPrChange>
          </w:tcPr>
          <w:p w14:paraId="44FD91EF" w14:textId="77777777" w:rsidR="001A5CD6" w:rsidRPr="00540C3D" w:rsidRDefault="001A5CD6" w:rsidP="00540C3D">
            <w:pPr>
              <w:spacing w:beforeLines="60" w:before="144" w:afterLines="60" w:after="144"/>
              <w:jc w:val="center"/>
              <w:rPr>
                <w:ins w:id="1021" w:author="Jeff Johnson" w:date="2017-07-10T17:53:00Z"/>
                <w:sz w:val="20"/>
                <w:szCs w:val="20"/>
              </w:rPr>
            </w:pPr>
          </w:p>
        </w:tc>
        <w:tc>
          <w:tcPr>
            <w:tcW w:w="0" w:type="auto"/>
            <w:vAlign w:val="center"/>
            <w:tcPrChange w:id="1022" w:author="Jeff Johnson" w:date="2017-07-10T22:53:00Z">
              <w:tcPr>
                <w:tcW w:w="0" w:type="auto"/>
                <w:vAlign w:val="center"/>
              </w:tcPr>
            </w:tcPrChange>
          </w:tcPr>
          <w:p w14:paraId="4ED447C7" w14:textId="77777777" w:rsidR="001A5CD6" w:rsidRPr="00540C3D" w:rsidRDefault="001A5CD6" w:rsidP="00540C3D">
            <w:pPr>
              <w:spacing w:beforeLines="60" w:before="144" w:afterLines="60" w:after="144"/>
              <w:jc w:val="center"/>
              <w:rPr>
                <w:ins w:id="1023" w:author="Jeff Johnson" w:date="2017-07-10T17:53:00Z"/>
                <w:sz w:val="20"/>
                <w:szCs w:val="20"/>
              </w:rPr>
            </w:pPr>
          </w:p>
        </w:tc>
        <w:tc>
          <w:tcPr>
            <w:tcW w:w="0" w:type="auto"/>
            <w:vAlign w:val="center"/>
            <w:tcPrChange w:id="1024" w:author="Jeff Johnson" w:date="2017-07-10T22:53:00Z">
              <w:tcPr>
                <w:tcW w:w="0" w:type="auto"/>
                <w:vAlign w:val="center"/>
              </w:tcPr>
            </w:tcPrChange>
          </w:tcPr>
          <w:p w14:paraId="666A2CE5" w14:textId="2707A7CA" w:rsidR="001A5CD6" w:rsidRPr="00540C3D" w:rsidRDefault="001A5CD6" w:rsidP="00540C3D">
            <w:pPr>
              <w:spacing w:beforeLines="60" w:before="144" w:afterLines="60" w:after="144"/>
              <w:jc w:val="center"/>
              <w:rPr>
                <w:ins w:id="1025" w:author="Jeff Johnson" w:date="2017-07-10T18:06:00Z"/>
                <w:sz w:val="20"/>
                <w:szCs w:val="20"/>
              </w:rPr>
            </w:pPr>
            <w:ins w:id="1026" w:author="Jeff Johnson" w:date="2017-07-10T18:09:00Z">
              <w:r w:rsidRPr="00540C3D">
                <w:rPr>
                  <w:sz w:val="20"/>
                  <w:szCs w:val="20"/>
                </w:rPr>
                <w:sym w:font="Wingdings" w:char="F0FC"/>
              </w:r>
            </w:ins>
          </w:p>
        </w:tc>
        <w:tc>
          <w:tcPr>
            <w:tcW w:w="0" w:type="auto"/>
            <w:vAlign w:val="center"/>
            <w:tcPrChange w:id="1027" w:author="Jeff Johnson" w:date="2017-07-10T22:53:00Z">
              <w:tcPr>
                <w:tcW w:w="0" w:type="auto"/>
                <w:vAlign w:val="center"/>
              </w:tcPr>
            </w:tcPrChange>
          </w:tcPr>
          <w:p w14:paraId="7E192799" w14:textId="6BBCA7C1" w:rsidR="001A5CD6" w:rsidRPr="00540C3D" w:rsidRDefault="001A5CD6" w:rsidP="00540C3D">
            <w:pPr>
              <w:spacing w:beforeLines="60" w:before="144" w:afterLines="60" w:after="144"/>
              <w:jc w:val="center"/>
              <w:rPr>
                <w:ins w:id="1028" w:author="Jeff Johnson" w:date="2017-07-10T18:06:00Z"/>
                <w:sz w:val="20"/>
                <w:szCs w:val="20"/>
              </w:rPr>
            </w:pPr>
            <w:ins w:id="1029" w:author="Jeff Johnson" w:date="2017-07-10T18:09:00Z">
              <w:r w:rsidRPr="00540C3D">
                <w:rPr>
                  <w:sz w:val="20"/>
                  <w:szCs w:val="20"/>
                </w:rPr>
                <w:sym w:font="Wingdings" w:char="F0FC"/>
              </w:r>
            </w:ins>
          </w:p>
        </w:tc>
        <w:tc>
          <w:tcPr>
            <w:tcW w:w="0" w:type="auto"/>
            <w:tcPrChange w:id="1030" w:author="Jeff Johnson" w:date="2017-07-10T22:53:00Z">
              <w:tcPr>
                <w:tcW w:w="0" w:type="auto"/>
              </w:tcPr>
            </w:tcPrChange>
          </w:tcPr>
          <w:p w14:paraId="6ED088B4" w14:textId="77777777" w:rsidR="001A5CD6" w:rsidRPr="00540C3D" w:rsidRDefault="001A5CD6" w:rsidP="00540C3D">
            <w:pPr>
              <w:spacing w:beforeLines="60" w:before="144" w:afterLines="60" w:after="144"/>
              <w:jc w:val="center"/>
              <w:rPr>
                <w:ins w:id="1031" w:author="Jeff Johnson" w:date="2017-07-10T22:53:00Z"/>
                <w:sz w:val="20"/>
                <w:szCs w:val="20"/>
              </w:rPr>
            </w:pPr>
          </w:p>
        </w:tc>
      </w:tr>
      <w:tr w:rsidR="001A5CD6" w:rsidRPr="00F11DBD" w14:paraId="59EE8D55" w14:textId="51195322" w:rsidTr="001A5CD6">
        <w:trPr>
          <w:cantSplit/>
          <w:jc w:val="center"/>
          <w:ins w:id="1032" w:author="Jeff Johnson" w:date="2017-07-10T17:53:00Z"/>
          <w:trPrChange w:id="1033" w:author="Jeff Johnson" w:date="2017-07-10T22:53:00Z">
            <w:trPr>
              <w:cantSplit/>
              <w:jc w:val="center"/>
            </w:trPr>
          </w:trPrChange>
        </w:trPr>
        <w:tc>
          <w:tcPr>
            <w:tcW w:w="0" w:type="auto"/>
            <w:vAlign w:val="center"/>
            <w:tcPrChange w:id="1034" w:author="Jeff Johnson" w:date="2017-07-10T22:53:00Z">
              <w:tcPr>
                <w:tcW w:w="0" w:type="auto"/>
                <w:vAlign w:val="center"/>
              </w:tcPr>
            </w:tcPrChange>
          </w:tcPr>
          <w:p w14:paraId="7B210C10" w14:textId="2FB0CEF8" w:rsidR="001A5CD6" w:rsidRDefault="001A5CD6" w:rsidP="00540C3D">
            <w:pPr>
              <w:spacing w:beforeLines="60" w:before="144" w:afterLines="60" w:after="144"/>
              <w:jc w:val="center"/>
              <w:rPr>
                <w:ins w:id="1035" w:author="Jeff Johnson" w:date="2017-07-10T17:53:00Z"/>
                <w:sz w:val="20"/>
                <w:szCs w:val="20"/>
              </w:rPr>
            </w:pPr>
            <w:ins w:id="1036" w:author="Jeff Johnson" w:date="2017-07-10T17:53:00Z">
              <w:r>
                <w:rPr>
                  <w:sz w:val="20"/>
                  <w:szCs w:val="20"/>
                </w:rPr>
                <w:t>3</w:t>
              </w:r>
            </w:ins>
          </w:p>
        </w:tc>
        <w:tc>
          <w:tcPr>
            <w:tcW w:w="0" w:type="auto"/>
            <w:vAlign w:val="center"/>
            <w:tcPrChange w:id="1037" w:author="Jeff Johnson" w:date="2017-07-10T22:53:00Z">
              <w:tcPr>
                <w:tcW w:w="0" w:type="auto"/>
                <w:vAlign w:val="center"/>
              </w:tcPr>
            </w:tcPrChange>
          </w:tcPr>
          <w:p w14:paraId="2D00D8CF" w14:textId="77C7EC17" w:rsidR="001A5CD6" w:rsidRDefault="001A5CD6" w:rsidP="00540C3D">
            <w:pPr>
              <w:spacing w:beforeLines="60" w:before="144" w:afterLines="60" w:after="144"/>
              <w:rPr>
                <w:ins w:id="1038" w:author="Jeff Johnson" w:date="2017-07-10T17:53:00Z"/>
                <w:sz w:val="20"/>
                <w:szCs w:val="20"/>
              </w:rPr>
            </w:pPr>
            <w:ins w:id="1039" w:author="Jeff Johnson" w:date="2017-07-10T21:21:00Z">
              <w:r>
                <w:rPr>
                  <w:sz w:val="20"/>
                  <w:szCs w:val="20"/>
                </w:rPr>
                <w:t xml:space="preserve">Spring </w:t>
              </w:r>
            </w:ins>
            <w:ins w:id="1040" w:author="Jeff Johnson" w:date="2017-07-10T17:53:00Z">
              <w:r>
                <w:rPr>
                  <w:sz w:val="20"/>
                  <w:szCs w:val="20"/>
                </w:rPr>
                <w:t xml:space="preserve">Cloud Configuration </w:t>
              </w:r>
            </w:ins>
          </w:p>
          <w:p w14:paraId="3DD8AD7C" w14:textId="1A95E82B" w:rsidR="001A5CD6" w:rsidRDefault="001A5CD6" w:rsidP="00540C3D">
            <w:pPr>
              <w:spacing w:beforeLines="60" w:before="144" w:afterLines="60" w:after="144"/>
              <w:rPr>
                <w:ins w:id="1041" w:author="Jeff Johnson" w:date="2017-07-10T17:53:00Z"/>
                <w:sz w:val="20"/>
                <w:szCs w:val="20"/>
              </w:rPr>
            </w:pPr>
            <w:ins w:id="1042" w:author="Jeff Johnson" w:date="2017-07-10T17:53:00Z">
              <w:r>
                <w:rPr>
                  <w:sz w:val="20"/>
                  <w:szCs w:val="20"/>
                </w:rPr>
                <w:t>Service</w:t>
              </w:r>
            </w:ins>
          </w:p>
        </w:tc>
        <w:tc>
          <w:tcPr>
            <w:tcW w:w="0" w:type="auto"/>
            <w:vAlign w:val="center"/>
            <w:tcPrChange w:id="1043" w:author="Jeff Johnson" w:date="2017-07-10T22:53:00Z">
              <w:tcPr>
                <w:tcW w:w="0" w:type="auto"/>
                <w:vAlign w:val="center"/>
              </w:tcPr>
            </w:tcPrChange>
          </w:tcPr>
          <w:p w14:paraId="3C8448A3" w14:textId="03F8823B" w:rsidR="001A5CD6" w:rsidRPr="00540C3D" w:rsidRDefault="001A5CD6" w:rsidP="00540C3D">
            <w:pPr>
              <w:spacing w:beforeLines="60" w:before="144" w:afterLines="60" w:after="144"/>
              <w:jc w:val="center"/>
              <w:rPr>
                <w:ins w:id="1044" w:author="Jeff Johnson" w:date="2017-07-10T17:53:00Z"/>
                <w:sz w:val="20"/>
                <w:szCs w:val="20"/>
              </w:rPr>
            </w:pPr>
            <w:ins w:id="1045" w:author="Jeff Johnson" w:date="2017-07-10T17:53:00Z">
              <w:r w:rsidRPr="00540C3D">
                <w:rPr>
                  <w:sz w:val="20"/>
                  <w:szCs w:val="20"/>
                </w:rPr>
                <w:sym w:font="Wingdings" w:char="F0FC"/>
              </w:r>
            </w:ins>
          </w:p>
        </w:tc>
        <w:tc>
          <w:tcPr>
            <w:tcW w:w="0" w:type="auto"/>
            <w:vAlign w:val="center"/>
            <w:tcPrChange w:id="1046" w:author="Jeff Johnson" w:date="2017-07-10T22:53:00Z">
              <w:tcPr>
                <w:tcW w:w="0" w:type="auto"/>
                <w:vAlign w:val="center"/>
              </w:tcPr>
            </w:tcPrChange>
          </w:tcPr>
          <w:p w14:paraId="39E35FD8" w14:textId="6FA8C548" w:rsidR="001A5CD6" w:rsidRPr="00540C3D" w:rsidRDefault="001A5CD6" w:rsidP="00540C3D">
            <w:pPr>
              <w:spacing w:beforeLines="60" w:before="144" w:afterLines="60" w:after="144"/>
              <w:jc w:val="center"/>
              <w:rPr>
                <w:ins w:id="1047" w:author="Jeff Johnson" w:date="2017-07-10T17:53:00Z"/>
                <w:sz w:val="20"/>
                <w:szCs w:val="20"/>
              </w:rPr>
            </w:pPr>
            <w:ins w:id="1048" w:author="Jeff Johnson" w:date="2017-07-10T17:53:00Z">
              <w:r w:rsidRPr="00540C3D">
                <w:rPr>
                  <w:sz w:val="20"/>
                  <w:szCs w:val="20"/>
                </w:rPr>
                <w:sym w:font="Wingdings" w:char="F0FC"/>
              </w:r>
            </w:ins>
          </w:p>
        </w:tc>
        <w:tc>
          <w:tcPr>
            <w:tcW w:w="0" w:type="auto"/>
            <w:vAlign w:val="center"/>
            <w:tcPrChange w:id="1049" w:author="Jeff Johnson" w:date="2017-07-10T22:53:00Z">
              <w:tcPr>
                <w:tcW w:w="0" w:type="auto"/>
                <w:vAlign w:val="center"/>
              </w:tcPr>
            </w:tcPrChange>
          </w:tcPr>
          <w:p w14:paraId="62E0B802" w14:textId="77777777" w:rsidR="001A5CD6" w:rsidRPr="00540C3D" w:rsidRDefault="001A5CD6" w:rsidP="00540C3D">
            <w:pPr>
              <w:spacing w:beforeLines="60" w:before="144" w:afterLines="60" w:after="144"/>
              <w:jc w:val="center"/>
              <w:rPr>
                <w:ins w:id="1050" w:author="Jeff Johnson" w:date="2017-07-10T17:53:00Z"/>
                <w:sz w:val="20"/>
                <w:szCs w:val="20"/>
              </w:rPr>
            </w:pPr>
          </w:p>
        </w:tc>
        <w:tc>
          <w:tcPr>
            <w:tcW w:w="0" w:type="auto"/>
            <w:vAlign w:val="center"/>
            <w:tcPrChange w:id="1051" w:author="Jeff Johnson" w:date="2017-07-10T22:53:00Z">
              <w:tcPr>
                <w:tcW w:w="0" w:type="auto"/>
                <w:vAlign w:val="center"/>
              </w:tcPr>
            </w:tcPrChange>
          </w:tcPr>
          <w:p w14:paraId="62001D0F" w14:textId="77777777" w:rsidR="001A5CD6" w:rsidRPr="00540C3D" w:rsidRDefault="001A5CD6" w:rsidP="00540C3D">
            <w:pPr>
              <w:spacing w:beforeLines="60" w:before="144" w:afterLines="60" w:after="144"/>
              <w:jc w:val="center"/>
              <w:rPr>
                <w:ins w:id="1052" w:author="Jeff Johnson" w:date="2017-07-10T17:53:00Z"/>
                <w:sz w:val="20"/>
                <w:szCs w:val="20"/>
              </w:rPr>
            </w:pPr>
          </w:p>
        </w:tc>
        <w:tc>
          <w:tcPr>
            <w:tcW w:w="0" w:type="auto"/>
            <w:vAlign w:val="center"/>
            <w:tcPrChange w:id="1053" w:author="Jeff Johnson" w:date="2017-07-10T22:53:00Z">
              <w:tcPr>
                <w:tcW w:w="0" w:type="auto"/>
                <w:vAlign w:val="center"/>
              </w:tcPr>
            </w:tcPrChange>
          </w:tcPr>
          <w:p w14:paraId="3967BDB6" w14:textId="38A54FAC" w:rsidR="001A5CD6" w:rsidRPr="00540C3D" w:rsidRDefault="001A5CD6" w:rsidP="00540C3D">
            <w:pPr>
              <w:spacing w:beforeLines="60" w:before="144" w:afterLines="60" w:after="144"/>
              <w:jc w:val="center"/>
              <w:rPr>
                <w:ins w:id="1054" w:author="Jeff Johnson" w:date="2017-07-10T17:53:00Z"/>
                <w:sz w:val="20"/>
                <w:szCs w:val="20"/>
              </w:rPr>
            </w:pPr>
            <w:ins w:id="1055" w:author="Jeff Johnson" w:date="2017-07-10T17:53:00Z">
              <w:r w:rsidRPr="00540C3D">
                <w:rPr>
                  <w:sz w:val="20"/>
                  <w:szCs w:val="20"/>
                </w:rPr>
                <w:sym w:font="Wingdings" w:char="F0FC"/>
              </w:r>
            </w:ins>
          </w:p>
        </w:tc>
        <w:tc>
          <w:tcPr>
            <w:tcW w:w="0" w:type="auto"/>
            <w:vAlign w:val="center"/>
            <w:tcPrChange w:id="1056" w:author="Jeff Johnson" w:date="2017-07-10T22:53:00Z">
              <w:tcPr>
                <w:tcW w:w="0" w:type="auto"/>
                <w:vAlign w:val="center"/>
              </w:tcPr>
            </w:tcPrChange>
          </w:tcPr>
          <w:p w14:paraId="5BE5D338" w14:textId="77777777" w:rsidR="001A5CD6" w:rsidRPr="00540C3D" w:rsidRDefault="001A5CD6" w:rsidP="00540C3D">
            <w:pPr>
              <w:spacing w:beforeLines="60" w:before="144" w:afterLines="60" w:after="144"/>
              <w:jc w:val="center"/>
              <w:rPr>
                <w:ins w:id="1057" w:author="Jeff Johnson" w:date="2017-07-10T17:53:00Z"/>
                <w:sz w:val="20"/>
                <w:szCs w:val="20"/>
              </w:rPr>
            </w:pPr>
          </w:p>
        </w:tc>
        <w:tc>
          <w:tcPr>
            <w:tcW w:w="0" w:type="auto"/>
            <w:vAlign w:val="center"/>
            <w:tcPrChange w:id="1058" w:author="Jeff Johnson" w:date="2017-07-10T22:53:00Z">
              <w:tcPr>
                <w:tcW w:w="0" w:type="auto"/>
                <w:vAlign w:val="center"/>
              </w:tcPr>
            </w:tcPrChange>
          </w:tcPr>
          <w:p w14:paraId="1AE4FEF6" w14:textId="77777777" w:rsidR="001A5CD6" w:rsidRPr="00540C3D" w:rsidRDefault="001A5CD6" w:rsidP="00540C3D">
            <w:pPr>
              <w:spacing w:beforeLines="60" w:before="144" w:afterLines="60" w:after="144"/>
              <w:jc w:val="center"/>
              <w:rPr>
                <w:ins w:id="1059" w:author="Jeff Johnson" w:date="2017-07-10T17:53:00Z"/>
                <w:sz w:val="20"/>
                <w:szCs w:val="20"/>
              </w:rPr>
            </w:pPr>
          </w:p>
        </w:tc>
        <w:tc>
          <w:tcPr>
            <w:tcW w:w="0" w:type="auto"/>
            <w:vAlign w:val="center"/>
            <w:tcPrChange w:id="1060" w:author="Jeff Johnson" w:date="2017-07-10T22:53:00Z">
              <w:tcPr>
                <w:tcW w:w="0" w:type="auto"/>
                <w:vAlign w:val="center"/>
              </w:tcPr>
            </w:tcPrChange>
          </w:tcPr>
          <w:p w14:paraId="5E15E142" w14:textId="77777777" w:rsidR="001A5CD6" w:rsidRPr="00540C3D" w:rsidRDefault="001A5CD6" w:rsidP="00540C3D">
            <w:pPr>
              <w:spacing w:beforeLines="60" w:before="144" w:afterLines="60" w:after="144"/>
              <w:jc w:val="center"/>
              <w:rPr>
                <w:ins w:id="1061" w:author="Jeff Johnson" w:date="2017-07-10T17:53:00Z"/>
                <w:sz w:val="20"/>
                <w:szCs w:val="20"/>
              </w:rPr>
            </w:pPr>
          </w:p>
        </w:tc>
        <w:tc>
          <w:tcPr>
            <w:tcW w:w="0" w:type="auto"/>
            <w:vAlign w:val="center"/>
            <w:tcPrChange w:id="1062" w:author="Jeff Johnson" w:date="2017-07-10T22:53:00Z">
              <w:tcPr>
                <w:tcW w:w="0" w:type="auto"/>
                <w:vAlign w:val="center"/>
              </w:tcPr>
            </w:tcPrChange>
          </w:tcPr>
          <w:p w14:paraId="086F7C2B" w14:textId="77777777" w:rsidR="001A5CD6" w:rsidRPr="00540C3D" w:rsidRDefault="001A5CD6" w:rsidP="00540C3D">
            <w:pPr>
              <w:spacing w:beforeLines="60" w:before="144" w:afterLines="60" w:after="144"/>
              <w:jc w:val="center"/>
              <w:rPr>
                <w:ins w:id="1063" w:author="Jeff Johnson" w:date="2017-07-10T17:53:00Z"/>
                <w:sz w:val="20"/>
                <w:szCs w:val="20"/>
              </w:rPr>
            </w:pPr>
          </w:p>
        </w:tc>
        <w:tc>
          <w:tcPr>
            <w:tcW w:w="0" w:type="auto"/>
            <w:vAlign w:val="center"/>
            <w:tcPrChange w:id="1064" w:author="Jeff Johnson" w:date="2017-07-10T22:53:00Z">
              <w:tcPr>
                <w:tcW w:w="0" w:type="auto"/>
                <w:vAlign w:val="center"/>
              </w:tcPr>
            </w:tcPrChange>
          </w:tcPr>
          <w:p w14:paraId="37FB3345" w14:textId="77777777" w:rsidR="001A5CD6" w:rsidRPr="00540C3D" w:rsidRDefault="001A5CD6" w:rsidP="00540C3D">
            <w:pPr>
              <w:spacing w:beforeLines="60" w:before="144" w:afterLines="60" w:after="144"/>
              <w:jc w:val="center"/>
              <w:rPr>
                <w:ins w:id="1065" w:author="Jeff Johnson" w:date="2017-07-10T17:53:00Z"/>
                <w:sz w:val="20"/>
                <w:szCs w:val="20"/>
              </w:rPr>
            </w:pPr>
          </w:p>
        </w:tc>
        <w:tc>
          <w:tcPr>
            <w:tcW w:w="0" w:type="auto"/>
            <w:vAlign w:val="center"/>
            <w:tcPrChange w:id="1066" w:author="Jeff Johnson" w:date="2017-07-10T22:53:00Z">
              <w:tcPr>
                <w:tcW w:w="0" w:type="auto"/>
                <w:vAlign w:val="center"/>
              </w:tcPr>
            </w:tcPrChange>
          </w:tcPr>
          <w:p w14:paraId="3AEABA01" w14:textId="77777777" w:rsidR="001A5CD6" w:rsidRPr="00540C3D" w:rsidRDefault="001A5CD6" w:rsidP="00540C3D">
            <w:pPr>
              <w:spacing w:beforeLines="60" w:before="144" w:afterLines="60" w:after="144"/>
              <w:jc w:val="center"/>
              <w:rPr>
                <w:ins w:id="1067" w:author="Jeff Johnson" w:date="2017-07-10T17:53:00Z"/>
                <w:sz w:val="20"/>
                <w:szCs w:val="20"/>
              </w:rPr>
            </w:pPr>
          </w:p>
        </w:tc>
        <w:tc>
          <w:tcPr>
            <w:tcW w:w="0" w:type="auto"/>
            <w:vAlign w:val="center"/>
            <w:tcPrChange w:id="1068" w:author="Jeff Johnson" w:date="2017-07-10T22:53:00Z">
              <w:tcPr>
                <w:tcW w:w="0" w:type="auto"/>
                <w:vAlign w:val="center"/>
              </w:tcPr>
            </w:tcPrChange>
          </w:tcPr>
          <w:p w14:paraId="1FF47B55" w14:textId="1A3B6F38" w:rsidR="001A5CD6" w:rsidRPr="00540C3D" w:rsidRDefault="001A5CD6" w:rsidP="00540C3D">
            <w:pPr>
              <w:spacing w:beforeLines="60" w:before="144" w:afterLines="60" w:after="144"/>
              <w:jc w:val="center"/>
              <w:rPr>
                <w:ins w:id="1069" w:author="Jeff Johnson" w:date="2017-07-10T18:06:00Z"/>
                <w:sz w:val="20"/>
                <w:szCs w:val="20"/>
              </w:rPr>
            </w:pPr>
            <w:ins w:id="1070" w:author="Jeff Johnson" w:date="2017-07-10T18:09:00Z">
              <w:r w:rsidRPr="00540C3D">
                <w:rPr>
                  <w:sz w:val="20"/>
                  <w:szCs w:val="20"/>
                </w:rPr>
                <w:sym w:font="Wingdings" w:char="F0FC"/>
              </w:r>
            </w:ins>
          </w:p>
        </w:tc>
        <w:tc>
          <w:tcPr>
            <w:tcW w:w="0" w:type="auto"/>
            <w:vAlign w:val="center"/>
            <w:tcPrChange w:id="1071" w:author="Jeff Johnson" w:date="2017-07-10T22:53:00Z">
              <w:tcPr>
                <w:tcW w:w="0" w:type="auto"/>
                <w:vAlign w:val="center"/>
              </w:tcPr>
            </w:tcPrChange>
          </w:tcPr>
          <w:p w14:paraId="7807D350" w14:textId="75267F7F" w:rsidR="001A5CD6" w:rsidRPr="00540C3D" w:rsidRDefault="001A5CD6" w:rsidP="00540C3D">
            <w:pPr>
              <w:spacing w:beforeLines="60" w:before="144" w:afterLines="60" w:after="144"/>
              <w:jc w:val="center"/>
              <w:rPr>
                <w:ins w:id="1072" w:author="Jeff Johnson" w:date="2017-07-10T18:06:00Z"/>
                <w:sz w:val="20"/>
                <w:szCs w:val="20"/>
              </w:rPr>
            </w:pPr>
            <w:ins w:id="1073" w:author="Jeff Johnson" w:date="2017-07-10T18:09:00Z">
              <w:r w:rsidRPr="00540C3D">
                <w:rPr>
                  <w:sz w:val="20"/>
                  <w:szCs w:val="20"/>
                </w:rPr>
                <w:sym w:font="Wingdings" w:char="F0FC"/>
              </w:r>
            </w:ins>
          </w:p>
        </w:tc>
        <w:tc>
          <w:tcPr>
            <w:tcW w:w="0" w:type="auto"/>
            <w:tcPrChange w:id="1074" w:author="Jeff Johnson" w:date="2017-07-10T22:53:00Z">
              <w:tcPr>
                <w:tcW w:w="0" w:type="auto"/>
              </w:tcPr>
            </w:tcPrChange>
          </w:tcPr>
          <w:p w14:paraId="53970F00" w14:textId="77777777" w:rsidR="001A5CD6" w:rsidRPr="00540C3D" w:rsidRDefault="001A5CD6" w:rsidP="00540C3D">
            <w:pPr>
              <w:spacing w:beforeLines="60" w:before="144" w:afterLines="60" w:after="144"/>
              <w:jc w:val="center"/>
              <w:rPr>
                <w:ins w:id="1075" w:author="Jeff Johnson" w:date="2017-07-10T22:53:00Z"/>
                <w:sz w:val="20"/>
                <w:szCs w:val="20"/>
              </w:rPr>
            </w:pPr>
          </w:p>
        </w:tc>
      </w:tr>
    </w:tbl>
    <w:p w14:paraId="09F84752" w14:textId="397A97CC" w:rsidR="00F11DBD" w:rsidRPr="00F11DBD" w:rsidRDefault="00072861" w:rsidP="006B25B2">
      <w:pPr>
        <w:pStyle w:val="Caption"/>
      </w:pPr>
      <w:bookmarkStart w:id="1076" w:name="_Toc487492073"/>
      <w:r>
        <w:t xml:space="preserve">Table </w:t>
      </w:r>
      <w:ins w:id="1077" w:author="Jeff Johnson" w:date="2017-07-12T21:16:00Z">
        <w:r w:rsidR="00B33BF6">
          <w:fldChar w:fldCharType="begin"/>
        </w:r>
        <w:r w:rsidR="00B33BF6">
          <w:instrText xml:space="preserve"> SEQ Table \* ARABIC </w:instrText>
        </w:r>
      </w:ins>
      <w:r w:rsidR="00B33BF6">
        <w:fldChar w:fldCharType="separate"/>
      </w:r>
      <w:ins w:id="1078" w:author="Jeff Johnson" w:date="2017-07-12T21:16:00Z">
        <w:r w:rsidR="00B33BF6">
          <w:rPr>
            <w:noProof/>
          </w:rPr>
          <w:t>3</w:t>
        </w:r>
        <w:r w:rsidR="00B33BF6">
          <w:fldChar w:fldCharType="end"/>
        </w:r>
      </w:ins>
      <w:del w:id="1079" w:author="Jeff Johnson" w:date="2017-07-12T21:16:00Z">
        <w:r w:rsidR="00A36C43" w:rsidDel="00B33BF6">
          <w:fldChar w:fldCharType="begin"/>
        </w:r>
        <w:r w:rsidR="00A36C43" w:rsidDel="00B33BF6">
          <w:delInstrText xml:space="preserve"> SEQ Table \* ARABIC </w:delInstrText>
        </w:r>
        <w:r w:rsidR="00A36C43" w:rsidDel="00B33BF6">
          <w:fldChar w:fldCharType="separate"/>
        </w:r>
        <w:r w:rsidR="00B33BF6" w:rsidDel="00B33BF6">
          <w:rPr>
            <w:noProof/>
          </w:rPr>
          <w:delText>3</w:delText>
        </w:r>
        <w:r w:rsidR="00A36C43" w:rsidDel="00B33BF6">
          <w:rPr>
            <w:noProof/>
          </w:rPr>
          <w:fldChar w:fldCharType="end"/>
        </w:r>
      </w:del>
      <w:r>
        <w:t>. Components and Development/Operation Software Packages</w:t>
      </w:r>
      <w:bookmarkEnd w:id="1076"/>
      <w:r>
        <w:t xml:space="preserve"> </w:t>
      </w:r>
    </w:p>
    <w:p w14:paraId="14D4D48E" w14:textId="77777777" w:rsidR="00072861" w:rsidRDefault="00072861" w:rsidP="00567046">
      <w:pPr>
        <w:sectPr w:rsidR="00072861" w:rsidSect="00C56047">
          <w:pgSz w:w="15840" w:h="12240" w:orient="landscape"/>
          <w:pgMar w:top="1440" w:right="1080" w:bottom="1440" w:left="990" w:header="720" w:footer="720" w:gutter="0"/>
          <w:cols w:space="720"/>
          <w:docGrid w:linePitch="360"/>
        </w:sectPr>
      </w:pPr>
    </w:p>
    <w:p w14:paraId="43EB152A" w14:textId="77777777" w:rsidR="008B203F" w:rsidRDefault="008B203F" w:rsidP="00567046">
      <w:pPr>
        <w:pStyle w:val="Heading1"/>
      </w:pPr>
      <w:bookmarkStart w:id="1080" w:name="_Toc487713865"/>
      <w:r>
        <w:lastRenderedPageBreak/>
        <w:t>Deployment Assumptions</w:t>
      </w:r>
      <w:bookmarkEnd w:id="1080"/>
    </w:p>
    <w:p w14:paraId="2C97D456" w14:textId="77777777" w:rsidR="00CC2236" w:rsidRDefault="00CC2236" w:rsidP="00567046">
      <w:r>
        <w:t>This document assumes the following:</w:t>
      </w:r>
    </w:p>
    <w:p w14:paraId="57B9A62E" w14:textId="2FE3613B" w:rsidR="00CC2236" w:rsidRDefault="00CC2236" w:rsidP="00567046">
      <w:pPr>
        <w:pStyle w:val="ListParagraph"/>
        <w:numPr>
          <w:ilvl w:val="0"/>
          <w:numId w:val="42"/>
        </w:numPr>
      </w:pPr>
      <w:r>
        <w:t>T</w:t>
      </w:r>
      <w:r w:rsidR="0011079D">
        <w:t xml:space="preserve">he deployment of the Smarter Balanced </w:t>
      </w:r>
      <w:r>
        <w:t xml:space="preserve">open source </w:t>
      </w:r>
      <w:r w:rsidR="0011079D">
        <w:t xml:space="preserve">components </w:t>
      </w:r>
      <w:r>
        <w:t xml:space="preserve">being developed as part of various Smarter Balanced contracts, but focuses only on components being developed as part of </w:t>
      </w:r>
      <w:del w:id="1081" w:author="Jeff Johnson" w:date="2017-07-13T11:25:00Z">
        <w:r w:rsidDel="00097CA7">
          <w:delText>contract SBAC-11</w:delText>
        </w:r>
      </w:del>
      <w:ins w:id="1082" w:author="Jeff Johnson" w:date="2017-07-13T11:25:00Z">
        <w:r w:rsidR="00097CA7">
          <w:t>the</w:t>
        </w:r>
      </w:ins>
      <w:del w:id="1083" w:author="Jeff Johnson" w:date="2017-07-13T11:25:00Z">
        <w:r w:rsidDel="00097CA7">
          <w:delText>,</w:delText>
        </w:r>
      </w:del>
      <w:r>
        <w:t xml:space="preserve"> Test Delivery System. </w:t>
      </w:r>
    </w:p>
    <w:p w14:paraId="082922BC" w14:textId="04CF0C53" w:rsidR="008B203F" w:rsidRDefault="00CC2236" w:rsidP="00567046">
      <w:pPr>
        <w:pStyle w:val="ListParagraph"/>
        <w:numPr>
          <w:ilvl w:val="0"/>
          <w:numId w:val="42"/>
        </w:numPr>
        <w:rPr>
          <w:ins w:id="1084" w:author="Jeff Johnson" w:date="2017-07-10T16:46:00Z"/>
        </w:rPr>
      </w:pPr>
      <w:r>
        <w:t xml:space="preserve">Deployment </w:t>
      </w:r>
      <w:r w:rsidR="003A014C">
        <w:t xml:space="preserve">on </w:t>
      </w:r>
      <w:r w:rsidR="0011079D">
        <w:t>Amazon</w:t>
      </w:r>
      <w:r>
        <w:t xml:space="preserve"> Web Services (AWS), including </w:t>
      </w:r>
      <w:del w:id="1085" w:author="Jeff Johnson" w:date="2017-07-10T15:40:00Z">
        <w:r w:rsidDel="004F5E43">
          <w:delText xml:space="preserve">various </w:delText>
        </w:r>
      </w:del>
      <w:ins w:id="1086" w:author="Jeff Johnson" w:date="2017-07-10T15:40:00Z">
        <w:r w:rsidR="004F5E43">
          <w:t xml:space="preserve">(but not exclusive to) </w:t>
        </w:r>
      </w:ins>
      <w:r>
        <w:t xml:space="preserve">AWS services such as </w:t>
      </w:r>
      <w:r w:rsidR="0011079D">
        <w:t>Elastic Compute Cloud (EC2)</w:t>
      </w:r>
      <w:ins w:id="1087" w:author="Jeff Johnson" w:date="2017-07-10T15:39:00Z">
        <w:r w:rsidR="004F5E43">
          <w:t xml:space="preserve">, </w:t>
        </w:r>
      </w:ins>
      <w:del w:id="1088" w:author="Jeff Johnson" w:date="2017-07-10T15:39:00Z">
        <w:r w:rsidR="0011079D" w:rsidDel="004F5E43">
          <w:delText xml:space="preserve"> and </w:delText>
        </w:r>
      </w:del>
      <w:r w:rsidR="0011079D">
        <w:t>Amazon Relational Database Service (RDS)</w:t>
      </w:r>
      <w:ins w:id="1089" w:author="Jeff Johnson" w:date="2017-07-10T15:39:00Z">
        <w:r w:rsidR="004F5E43">
          <w:t xml:space="preserve"> and </w:t>
        </w:r>
        <w:proofErr w:type="spellStart"/>
        <w:r w:rsidR="004F5E43">
          <w:t>ElastiCache</w:t>
        </w:r>
      </w:ins>
      <w:proofErr w:type="spellEnd"/>
      <w:r w:rsidR="0011079D">
        <w:t>.</w:t>
      </w:r>
      <w:r w:rsidR="003A014C">
        <w:t xml:space="preserve"> </w:t>
      </w:r>
      <w:r w:rsidR="00580EAA">
        <w:t xml:space="preserve">AWS </w:t>
      </w:r>
      <w:r w:rsidR="003A014C">
        <w:t xml:space="preserve">is a robust, scalable </w:t>
      </w:r>
      <w:r>
        <w:t xml:space="preserve">and ubiquitous </w:t>
      </w:r>
      <w:r w:rsidR="00580EAA">
        <w:t xml:space="preserve">cloud </w:t>
      </w:r>
      <w:r w:rsidR="003A014C">
        <w:t>infrastructure</w:t>
      </w:r>
      <w:r w:rsidR="00580EAA">
        <w:t xml:space="preserve"> that provides virtual computing resources</w:t>
      </w:r>
      <w:r w:rsidR="003C1E69">
        <w:t xml:space="preserve"> of a range of capabilities and prices</w:t>
      </w:r>
      <w:r w:rsidR="00580EAA">
        <w:t>.</w:t>
      </w:r>
    </w:p>
    <w:p w14:paraId="45ED9FD6" w14:textId="5CC3C7D8" w:rsidR="00ED765B" w:rsidRDefault="00ED765B" w:rsidP="00567046">
      <w:pPr>
        <w:pStyle w:val="ListParagraph"/>
        <w:numPr>
          <w:ilvl w:val="0"/>
          <w:numId w:val="42"/>
        </w:numPr>
      </w:pPr>
      <w:ins w:id="1090" w:author="Jeff Johnson" w:date="2017-07-10T16:46:00Z">
        <w:r>
          <w:t>Work</w:t>
        </w:r>
        <w:r w:rsidR="00065F82">
          <w:t xml:space="preserve">ing familiarity with </w:t>
        </w:r>
      </w:ins>
      <w:ins w:id="1091" w:author="Jeff Johnson" w:date="2017-07-10T16:47:00Z">
        <w:r w:rsidR="00065F82">
          <w:fldChar w:fldCharType="begin"/>
        </w:r>
        <w:r w:rsidR="00065F82">
          <w:instrText xml:space="preserve"> HYPERLINK "https://kubernetes.io/" </w:instrText>
        </w:r>
        <w:r w:rsidR="00065F82">
          <w:fldChar w:fldCharType="separate"/>
        </w:r>
        <w:r w:rsidR="00065F82" w:rsidRPr="00065F82">
          <w:rPr>
            <w:rStyle w:val="Hyperlink"/>
          </w:rPr>
          <w:t>Kubernetes</w:t>
        </w:r>
        <w:r w:rsidR="00065F82">
          <w:fldChar w:fldCharType="end"/>
        </w:r>
      </w:ins>
      <w:ins w:id="1092" w:author="Jeff Johnson" w:date="2017-07-10T16:48:00Z">
        <w:r w:rsidR="00065F82">
          <w:rPr>
            <w:rStyle w:val="FootnoteReference"/>
          </w:rPr>
          <w:footnoteReference w:id="1"/>
        </w:r>
      </w:ins>
      <w:ins w:id="1095" w:author="Jeff Johnson" w:date="2017-07-10T16:46:00Z">
        <w:r w:rsidR="00065F82">
          <w:t xml:space="preserve"> and </w:t>
        </w:r>
      </w:ins>
      <w:ins w:id="1096" w:author="Jeff Johnson" w:date="2017-07-10T16:48:00Z">
        <w:r w:rsidR="00065F82">
          <w:fldChar w:fldCharType="begin"/>
        </w:r>
        <w:r w:rsidR="00065F82">
          <w:instrText xml:space="preserve"> HYPERLINK "https://www.docker.com/" </w:instrText>
        </w:r>
        <w:r w:rsidR="00065F82">
          <w:fldChar w:fldCharType="separate"/>
        </w:r>
        <w:r w:rsidR="00065F82" w:rsidRPr="00065F82">
          <w:rPr>
            <w:rStyle w:val="Hyperlink"/>
          </w:rPr>
          <w:t>Docker</w:t>
        </w:r>
        <w:r w:rsidR="00065F82">
          <w:fldChar w:fldCharType="end"/>
        </w:r>
      </w:ins>
      <w:ins w:id="1097" w:author="Jeff Johnson" w:date="2017-07-10T16:49:00Z">
        <w:r w:rsidR="00065F82">
          <w:rPr>
            <w:rStyle w:val="FootnoteReference"/>
          </w:rPr>
          <w:footnoteReference w:id="2"/>
        </w:r>
      </w:ins>
      <w:ins w:id="1099" w:author="Jeff Johnson" w:date="2017-07-10T16:46:00Z">
        <w:r w:rsidR="00065F82">
          <w:t xml:space="preserve"> for interacting with the Test Delivery Unit</w:t>
        </w:r>
      </w:ins>
    </w:p>
    <w:p w14:paraId="2D26289E" w14:textId="77777777" w:rsidR="0039222B" w:rsidRDefault="0039222B" w:rsidP="00567046">
      <w:r>
        <w:t>Please note that the use of Amazon’s AWS services is not strictly required, and other cloud infrastructures could be used instead of AWS. This document only analyzes the use of AWS as a reference deployment for pricing purposes.</w:t>
      </w:r>
    </w:p>
    <w:p w14:paraId="2BF0F038" w14:textId="77777777" w:rsidR="001F4B70" w:rsidRDefault="001F4B70" w:rsidP="00567046">
      <w:pPr>
        <w:pStyle w:val="Heading1"/>
      </w:pPr>
      <w:bookmarkStart w:id="1100" w:name="_Toc487713866"/>
      <w:r>
        <w:t>Deployment Configurations</w:t>
      </w:r>
      <w:bookmarkEnd w:id="1100"/>
    </w:p>
    <w:p w14:paraId="553C5E5F" w14:textId="4B6CD55F" w:rsidR="001F4B70" w:rsidRDefault="001F4B70" w:rsidP="00567046">
      <w:r>
        <w:t xml:space="preserve">The deployment of the Smarter Balanced </w:t>
      </w:r>
      <w:r w:rsidR="00AA316F">
        <w:t xml:space="preserve">open source </w:t>
      </w:r>
      <w:r>
        <w:t xml:space="preserve">software is divided into several deployment units. Each deployment unit is meant to isolate several components and provide a computing environment tailored to their needs. </w:t>
      </w:r>
      <w:del w:id="1101" w:author="Jeff Johnson" w:date="2017-07-10T18:23:00Z">
        <w:r w:rsidDel="00C42B6D">
          <w:delText>The following table</w:delText>
        </w:r>
      </w:del>
      <w:ins w:id="1102" w:author="Jeff Johnson" w:date="2017-07-10T18:23:00Z">
        <w:r w:rsidR="00C42B6D">
          <w:t>Table 4</w:t>
        </w:r>
      </w:ins>
      <w:r>
        <w:t xml:space="preserve"> summarizes the deployment units.</w:t>
      </w:r>
    </w:p>
    <w:tbl>
      <w:tblPr>
        <w:tblStyle w:val="TableGrid"/>
        <w:tblW w:w="0" w:type="auto"/>
        <w:jc w:val="center"/>
        <w:tblLook w:val="04A0" w:firstRow="1" w:lastRow="0" w:firstColumn="1" w:lastColumn="0" w:noHBand="0" w:noVBand="1"/>
      </w:tblPr>
      <w:tblGrid>
        <w:gridCol w:w="2198"/>
        <w:gridCol w:w="3150"/>
        <w:gridCol w:w="3548"/>
        <w:tblGridChange w:id="1103">
          <w:tblGrid>
            <w:gridCol w:w="2198"/>
            <w:gridCol w:w="3150"/>
            <w:gridCol w:w="3548"/>
          </w:tblGrid>
        </w:tblGridChange>
      </w:tblGrid>
      <w:tr w:rsidR="001F4B70" w:rsidRPr="00F11DBD" w14:paraId="55CDA936" w14:textId="77777777" w:rsidTr="006B25B2">
        <w:trPr>
          <w:cantSplit/>
          <w:tblHeader/>
          <w:jc w:val="center"/>
        </w:trPr>
        <w:tc>
          <w:tcPr>
            <w:tcW w:w="2198" w:type="dxa"/>
            <w:shd w:val="clear" w:color="auto" w:fill="43B02A"/>
            <w:vAlign w:val="center"/>
          </w:tcPr>
          <w:p w14:paraId="07FD4E0A" w14:textId="77777777" w:rsidR="001F4B70" w:rsidRPr="001F4B70" w:rsidRDefault="001F4B70" w:rsidP="006B25B2">
            <w:pPr>
              <w:pStyle w:val="TableHeading1"/>
              <w:spacing w:before="120"/>
              <w:jc w:val="left"/>
            </w:pPr>
            <w:r w:rsidRPr="001F4B70">
              <w:t>Deployment Unit</w:t>
            </w:r>
          </w:p>
        </w:tc>
        <w:tc>
          <w:tcPr>
            <w:tcW w:w="3150" w:type="dxa"/>
            <w:shd w:val="clear" w:color="auto" w:fill="43B02A"/>
            <w:vAlign w:val="center"/>
          </w:tcPr>
          <w:p w14:paraId="1BA77BD9" w14:textId="77777777" w:rsidR="001F4B70" w:rsidRPr="001F4B70" w:rsidRDefault="001F4B70" w:rsidP="006B25B2">
            <w:pPr>
              <w:pStyle w:val="TableHeading1"/>
              <w:spacing w:before="120"/>
              <w:jc w:val="left"/>
            </w:pPr>
            <w:r w:rsidRPr="001F4B70">
              <w:t>Components Deployed</w:t>
            </w:r>
          </w:p>
        </w:tc>
        <w:tc>
          <w:tcPr>
            <w:tcW w:w="3548" w:type="dxa"/>
            <w:shd w:val="clear" w:color="auto" w:fill="43B02A"/>
            <w:vAlign w:val="center"/>
          </w:tcPr>
          <w:p w14:paraId="0346FFBD" w14:textId="77777777" w:rsidR="001F4B70" w:rsidRPr="001F4B70" w:rsidRDefault="001F4B70" w:rsidP="006B25B2">
            <w:pPr>
              <w:pStyle w:val="TableHeading1"/>
              <w:spacing w:before="120"/>
              <w:jc w:val="left"/>
            </w:pPr>
            <w:r w:rsidRPr="001F4B70">
              <w:t>Description</w:t>
            </w:r>
          </w:p>
        </w:tc>
      </w:tr>
      <w:tr w:rsidR="001F4B70" w:rsidRPr="00F11DBD" w14:paraId="2F3A4D13" w14:textId="77777777" w:rsidTr="00C56A70">
        <w:trPr>
          <w:cantSplit/>
          <w:jc w:val="center"/>
        </w:trPr>
        <w:tc>
          <w:tcPr>
            <w:tcW w:w="2198" w:type="dxa"/>
            <w:vAlign w:val="center"/>
          </w:tcPr>
          <w:p w14:paraId="4DE15542" w14:textId="77777777" w:rsidR="001F4B70" w:rsidRPr="006B25B2" w:rsidRDefault="001F4B70" w:rsidP="006B25B2">
            <w:pPr>
              <w:spacing w:before="60" w:after="60"/>
              <w:rPr>
                <w:sz w:val="20"/>
                <w:szCs w:val="20"/>
              </w:rPr>
            </w:pPr>
            <w:r w:rsidRPr="006B25B2">
              <w:rPr>
                <w:sz w:val="20"/>
                <w:szCs w:val="20"/>
              </w:rPr>
              <w:t>Test Delivery</w:t>
            </w:r>
          </w:p>
        </w:tc>
        <w:tc>
          <w:tcPr>
            <w:tcW w:w="3150" w:type="dxa"/>
            <w:vAlign w:val="center"/>
          </w:tcPr>
          <w:p w14:paraId="5890B13F" w14:textId="7D26A3A7" w:rsidR="001F4B70" w:rsidRPr="006B25B2" w:rsidRDefault="006C6D96" w:rsidP="00A806AC">
            <w:pPr>
              <w:spacing w:before="60" w:after="60"/>
              <w:rPr>
                <w:sz w:val="20"/>
                <w:szCs w:val="20"/>
              </w:rPr>
            </w:pPr>
            <w:r w:rsidRPr="006B25B2">
              <w:rPr>
                <w:sz w:val="20"/>
                <w:szCs w:val="20"/>
              </w:rPr>
              <w:t>Test Delivery, Adaptive Engine, Machine Scoring (real-time item scoring only)</w:t>
            </w:r>
            <w:ins w:id="1104" w:author="Jeff Johnson" w:date="2017-07-10T17:50:00Z">
              <w:r w:rsidR="00A806AC">
                <w:rPr>
                  <w:sz w:val="20"/>
                  <w:szCs w:val="20"/>
                </w:rPr>
                <w:t xml:space="preserve">, </w:t>
              </w:r>
            </w:ins>
            <w:ins w:id="1105" w:author="Jeff Johnson" w:date="2017-07-10T17:56:00Z">
              <w:r w:rsidR="00A806AC">
                <w:rPr>
                  <w:sz w:val="20"/>
                  <w:szCs w:val="20"/>
                </w:rPr>
                <w:t>Exam Service, Exam Results Transmitter Service, Assessment Service, Session Service, Student Service, Cloud Configuration Service</w:t>
              </w:r>
            </w:ins>
            <w:del w:id="1106" w:author="Jeff Johnson" w:date="2017-07-10T15:41:00Z">
              <w:r w:rsidRPr="006B25B2" w:rsidDel="001153D3">
                <w:rPr>
                  <w:sz w:val="20"/>
                  <w:szCs w:val="20"/>
                </w:rPr>
                <w:delText xml:space="preserve">, CAT Simulator,  </w:delText>
              </w:r>
            </w:del>
          </w:p>
        </w:tc>
        <w:tc>
          <w:tcPr>
            <w:tcW w:w="3548" w:type="dxa"/>
            <w:vAlign w:val="center"/>
          </w:tcPr>
          <w:p w14:paraId="41ECA9C9" w14:textId="77777777" w:rsidR="001F4B70" w:rsidRPr="006B25B2" w:rsidRDefault="00BF0961" w:rsidP="006B25B2">
            <w:pPr>
              <w:spacing w:before="60" w:after="60"/>
              <w:rPr>
                <w:sz w:val="20"/>
                <w:szCs w:val="20"/>
              </w:rPr>
            </w:pPr>
            <w:r w:rsidRPr="006B25B2">
              <w:rPr>
                <w:sz w:val="20"/>
                <w:szCs w:val="20"/>
              </w:rPr>
              <w:t>The Test Delivery unit isolates the components that are responsible for interactive real-time management of student test sessions</w:t>
            </w:r>
          </w:p>
        </w:tc>
      </w:tr>
      <w:tr w:rsidR="008D79FF" w:rsidRPr="00F11DBD" w14:paraId="29232B02" w14:textId="77777777" w:rsidTr="00C56A70">
        <w:trPr>
          <w:cantSplit/>
          <w:jc w:val="center"/>
          <w:ins w:id="1107" w:author="Jeff Johnson" w:date="2017-07-10T15:59:00Z"/>
        </w:trPr>
        <w:tc>
          <w:tcPr>
            <w:tcW w:w="2198" w:type="dxa"/>
            <w:vAlign w:val="center"/>
          </w:tcPr>
          <w:p w14:paraId="0CB5BB6D" w14:textId="4535BAC7" w:rsidR="008D79FF" w:rsidRPr="006B25B2" w:rsidRDefault="008D79FF" w:rsidP="006B25B2">
            <w:pPr>
              <w:spacing w:before="60" w:after="60"/>
              <w:rPr>
                <w:ins w:id="1108" w:author="Jeff Johnson" w:date="2017-07-10T15:59:00Z"/>
                <w:sz w:val="20"/>
                <w:szCs w:val="20"/>
              </w:rPr>
            </w:pPr>
            <w:ins w:id="1109" w:author="Jeff Johnson" w:date="2017-07-10T15:59:00Z">
              <w:r>
                <w:rPr>
                  <w:sz w:val="20"/>
                  <w:szCs w:val="20"/>
                </w:rPr>
                <w:t>Centralized Logging</w:t>
              </w:r>
            </w:ins>
          </w:p>
        </w:tc>
        <w:tc>
          <w:tcPr>
            <w:tcW w:w="3150" w:type="dxa"/>
            <w:vAlign w:val="center"/>
          </w:tcPr>
          <w:p w14:paraId="32E40F3A" w14:textId="10C38ACE" w:rsidR="008D79FF" w:rsidRPr="006B25B2" w:rsidRDefault="008D79FF" w:rsidP="001153D3">
            <w:pPr>
              <w:spacing w:before="60" w:after="60"/>
              <w:rPr>
                <w:ins w:id="1110" w:author="Jeff Johnson" w:date="2017-07-10T15:59:00Z"/>
                <w:sz w:val="20"/>
                <w:szCs w:val="20"/>
              </w:rPr>
            </w:pPr>
            <w:proofErr w:type="spellStart"/>
            <w:ins w:id="1111" w:author="Jeff Johnson" w:date="2017-07-10T16:01:00Z">
              <w:r>
                <w:rPr>
                  <w:sz w:val="20"/>
                  <w:szCs w:val="20"/>
                </w:rPr>
                <w:t>ElasticSearch</w:t>
              </w:r>
              <w:proofErr w:type="spellEnd"/>
              <w:r>
                <w:rPr>
                  <w:sz w:val="20"/>
                  <w:szCs w:val="20"/>
                </w:rPr>
                <w:t xml:space="preserve">, </w:t>
              </w:r>
              <w:proofErr w:type="spellStart"/>
              <w:r>
                <w:rPr>
                  <w:sz w:val="20"/>
                  <w:szCs w:val="20"/>
                </w:rPr>
                <w:t>LogStash</w:t>
              </w:r>
              <w:proofErr w:type="spellEnd"/>
              <w:r>
                <w:rPr>
                  <w:sz w:val="20"/>
                  <w:szCs w:val="20"/>
                </w:rPr>
                <w:t xml:space="preserve">, </w:t>
              </w:r>
              <w:proofErr w:type="spellStart"/>
              <w:r>
                <w:rPr>
                  <w:sz w:val="20"/>
                  <w:szCs w:val="20"/>
                </w:rPr>
                <w:t>Kibana</w:t>
              </w:r>
              <w:proofErr w:type="spellEnd"/>
              <w:r>
                <w:rPr>
                  <w:rStyle w:val="FootnoteReference"/>
                  <w:sz w:val="20"/>
                  <w:szCs w:val="20"/>
                </w:rPr>
                <w:footnoteReference w:id="3"/>
              </w:r>
            </w:ins>
          </w:p>
        </w:tc>
        <w:tc>
          <w:tcPr>
            <w:tcW w:w="3548" w:type="dxa"/>
            <w:vAlign w:val="center"/>
          </w:tcPr>
          <w:p w14:paraId="7228FA9C" w14:textId="4D42B5CA" w:rsidR="008D79FF" w:rsidRPr="006B25B2" w:rsidRDefault="008D79FF" w:rsidP="006B25B2">
            <w:pPr>
              <w:spacing w:before="60" w:after="60"/>
              <w:rPr>
                <w:ins w:id="1117" w:author="Jeff Johnson" w:date="2017-07-10T15:59:00Z"/>
                <w:sz w:val="20"/>
                <w:szCs w:val="20"/>
              </w:rPr>
            </w:pPr>
            <w:ins w:id="1118" w:author="Jeff Johnson" w:date="2017-07-10T16:00:00Z">
              <w:r>
                <w:rPr>
                  <w:sz w:val="20"/>
                  <w:szCs w:val="20"/>
                </w:rPr>
                <w:t>A centralized logging mechanism to record log entries from the various services that comprise the Test Delivery Unit</w:t>
              </w:r>
            </w:ins>
          </w:p>
        </w:tc>
      </w:tr>
      <w:tr w:rsidR="001F4B70" w:rsidRPr="00F11DBD" w14:paraId="278200A7" w14:textId="77777777" w:rsidTr="00C56A70">
        <w:trPr>
          <w:cantSplit/>
          <w:jc w:val="center"/>
        </w:trPr>
        <w:tc>
          <w:tcPr>
            <w:tcW w:w="2198" w:type="dxa"/>
            <w:vAlign w:val="center"/>
          </w:tcPr>
          <w:p w14:paraId="6AABAF8F" w14:textId="77777777" w:rsidR="001F4B70" w:rsidRPr="006B25B2" w:rsidRDefault="001F4B70" w:rsidP="006B25B2">
            <w:pPr>
              <w:spacing w:before="60" w:after="60"/>
              <w:rPr>
                <w:sz w:val="20"/>
                <w:szCs w:val="20"/>
              </w:rPr>
            </w:pPr>
            <w:r w:rsidRPr="006B25B2">
              <w:rPr>
                <w:sz w:val="20"/>
                <w:szCs w:val="20"/>
              </w:rPr>
              <w:t>Test Integration and Scoring</w:t>
            </w:r>
          </w:p>
        </w:tc>
        <w:tc>
          <w:tcPr>
            <w:tcW w:w="3150" w:type="dxa"/>
            <w:vAlign w:val="center"/>
          </w:tcPr>
          <w:p w14:paraId="577B0319" w14:textId="77777777" w:rsidR="001F4B70" w:rsidRPr="006B25B2" w:rsidRDefault="006C6D96" w:rsidP="006B25B2">
            <w:pPr>
              <w:spacing w:before="60" w:after="60"/>
              <w:rPr>
                <w:sz w:val="20"/>
                <w:szCs w:val="20"/>
              </w:rPr>
            </w:pPr>
            <w:r w:rsidRPr="006B25B2">
              <w:rPr>
                <w:sz w:val="20"/>
                <w:szCs w:val="20"/>
              </w:rPr>
              <w:t>Test Integration, Test Scoring</w:t>
            </w:r>
          </w:p>
        </w:tc>
        <w:tc>
          <w:tcPr>
            <w:tcW w:w="3548" w:type="dxa"/>
            <w:vAlign w:val="center"/>
          </w:tcPr>
          <w:p w14:paraId="2532C37B" w14:textId="77777777" w:rsidR="001F4B70" w:rsidRPr="006B25B2" w:rsidRDefault="00913719" w:rsidP="006B25B2">
            <w:pPr>
              <w:spacing w:before="60" w:after="60"/>
              <w:rPr>
                <w:sz w:val="20"/>
                <w:szCs w:val="20"/>
              </w:rPr>
            </w:pPr>
            <w:r w:rsidRPr="006B25B2">
              <w:rPr>
                <w:sz w:val="20"/>
                <w:szCs w:val="20"/>
              </w:rPr>
              <w:t>The Test Integration and Scoring unit works closely with Test Delivery to manage student assessments once the interactive real-time aspect of a student assessment is complete</w:t>
            </w:r>
          </w:p>
        </w:tc>
      </w:tr>
      <w:tr w:rsidR="001F4B70" w:rsidRPr="00F11DBD" w14:paraId="55245912" w14:textId="77777777" w:rsidTr="00C56A70">
        <w:trPr>
          <w:cantSplit/>
          <w:jc w:val="center"/>
        </w:trPr>
        <w:tc>
          <w:tcPr>
            <w:tcW w:w="2198" w:type="dxa"/>
            <w:vAlign w:val="center"/>
          </w:tcPr>
          <w:p w14:paraId="415FDEA2" w14:textId="77777777" w:rsidR="001F4B70" w:rsidRPr="006B25B2" w:rsidRDefault="001F4B70" w:rsidP="006B25B2">
            <w:pPr>
              <w:spacing w:before="60" w:after="60"/>
              <w:rPr>
                <w:sz w:val="20"/>
                <w:szCs w:val="20"/>
              </w:rPr>
            </w:pPr>
            <w:r w:rsidRPr="006B25B2">
              <w:rPr>
                <w:sz w:val="20"/>
                <w:szCs w:val="20"/>
              </w:rPr>
              <w:t>Test Registration and Administration</w:t>
            </w:r>
          </w:p>
        </w:tc>
        <w:tc>
          <w:tcPr>
            <w:tcW w:w="3150" w:type="dxa"/>
            <w:vAlign w:val="center"/>
          </w:tcPr>
          <w:p w14:paraId="15ECD022" w14:textId="77777777" w:rsidR="001F4B70" w:rsidRPr="006B25B2" w:rsidRDefault="006C6D96" w:rsidP="006B25B2">
            <w:pPr>
              <w:spacing w:before="60" w:after="60"/>
              <w:rPr>
                <w:sz w:val="20"/>
                <w:szCs w:val="20"/>
              </w:rPr>
            </w:pPr>
            <w:r w:rsidRPr="006B25B2">
              <w:rPr>
                <w:sz w:val="20"/>
                <w:szCs w:val="20"/>
              </w:rPr>
              <w:t>Test Registration, Test Administration</w:t>
            </w:r>
          </w:p>
        </w:tc>
        <w:tc>
          <w:tcPr>
            <w:tcW w:w="3548" w:type="dxa"/>
            <w:vAlign w:val="center"/>
          </w:tcPr>
          <w:p w14:paraId="38F975AE" w14:textId="77777777" w:rsidR="001F4B70" w:rsidRPr="006B25B2" w:rsidRDefault="00BF0961" w:rsidP="006B25B2">
            <w:pPr>
              <w:spacing w:before="60" w:after="60"/>
              <w:rPr>
                <w:sz w:val="20"/>
                <w:szCs w:val="20"/>
              </w:rPr>
            </w:pPr>
            <w:r w:rsidRPr="006B25B2">
              <w:rPr>
                <w:sz w:val="20"/>
                <w:szCs w:val="20"/>
              </w:rPr>
              <w:t>The Test Integration and Scoring unit manages all aspects of student test registration and administration that are not already managed by the Test Delivery unit</w:t>
            </w:r>
          </w:p>
        </w:tc>
      </w:tr>
      <w:tr w:rsidR="001F4B70" w:rsidRPr="00F11DBD" w14:paraId="0B90B2DE" w14:textId="77777777" w:rsidTr="00C56A70">
        <w:trPr>
          <w:cantSplit/>
          <w:jc w:val="center"/>
        </w:trPr>
        <w:tc>
          <w:tcPr>
            <w:tcW w:w="2198" w:type="dxa"/>
            <w:vAlign w:val="center"/>
          </w:tcPr>
          <w:p w14:paraId="6E79DE9A" w14:textId="77777777" w:rsidR="001F4B70" w:rsidRPr="006B25B2" w:rsidRDefault="001F4B70" w:rsidP="006B25B2">
            <w:pPr>
              <w:spacing w:before="60" w:after="60"/>
              <w:rPr>
                <w:sz w:val="20"/>
                <w:szCs w:val="20"/>
              </w:rPr>
            </w:pPr>
            <w:r w:rsidRPr="006B25B2">
              <w:rPr>
                <w:sz w:val="20"/>
                <w:szCs w:val="20"/>
              </w:rPr>
              <w:t>Assessment Creation and Management</w:t>
            </w:r>
          </w:p>
        </w:tc>
        <w:tc>
          <w:tcPr>
            <w:tcW w:w="3150" w:type="dxa"/>
            <w:vAlign w:val="center"/>
          </w:tcPr>
          <w:p w14:paraId="545DBCB2" w14:textId="77777777" w:rsidR="001F4B70" w:rsidRPr="006B25B2" w:rsidRDefault="006C6D96" w:rsidP="006B25B2">
            <w:pPr>
              <w:spacing w:before="60" w:after="60"/>
              <w:rPr>
                <w:sz w:val="20"/>
                <w:szCs w:val="20"/>
              </w:rPr>
            </w:pPr>
            <w:r w:rsidRPr="006B25B2">
              <w:rPr>
                <w:sz w:val="20"/>
                <w:szCs w:val="20"/>
              </w:rPr>
              <w:t>Test Authoring, Test Packager, Test Spec Bank, Test Item Bank</w:t>
            </w:r>
            <w:r w:rsidR="00913719" w:rsidRPr="006B25B2">
              <w:rPr>
                <w:sz w:val="20"/>
                <w:szCs w:val="20"/>
              </w:rPr>
              <w:t xml:space="preserve"> (Item Authoring and Item Bank from Smarter Balanced contract 07 may also be deployed here)</w:t>
            </w:r>
          </w:p>
        </w:tc>
        <w:tc>
          <w:tcPr>
            <w:tcW w:w="3548" w:type="dxa"/>
            <w:vAlign w:val="center"/>
          </w:tcPr>
          <w:p w14:paraId="2B1CD128" w14:textId="77777777" w:rsidR="001F4B70" w:rsidRPr="006B25B2" w:rsidRDefault="00913719" w:rsidP="006B25B2">
            <w:pPr>
              <w:spacing w:before="60" w:after="60"/>
              <w:rPr>
                <w:sz w:val="20"/>
                <w:szCs w:val="20"/>
              </w:rPr>
            </w:pPr>
            <w:r w:rsidRPr="006B25B2">
              <w:rPr>
                <w:sz w:val="20"/>
                <w:szCs w:val="20"/>
              </w:rPr>
              <w:t>The Assessment Creation and Management unit provides a computing environment for components that are used to create student assessments</w:t>
            </w:r>
          </w:p>
        </w:tc>
      </w:tr>
      <w:tr w:rsidR="001F4B70" w:rsidRPr="00F11DBD" w14:paraId="2F1EDE1E" w14:textId="77777777" w:rsidTr="00C56A70">
        <w:trPr>
          <w:cantSplit/>
          <w:jc w:val="center"/>
        </w:trPr>
        <w:tc>
          <w:tcPr>
            <w:tcW w:w="2198" w:type="dxa"/>
            <w:vAlign w:val="center"/>
          </w:tcPr>
          <w:p w14:paraId="492A9F20" w14:textId="37067455" w:rsidR="001F4B70" w:rsidRPr="006B25B2" w:rsidRDefault="0090234A" w:rsidP="0090234A">
            <w:pPr>
              <w:spacing w:before="60" w:after="60"/>
              <w:rPr>
                <w:sz w:val="20"/>
                <w:szCs w:val="20"/>
              </w:rPr>
            </w:pPr>
            <w:r>
              <w:rPr>
                <w:sz w:val="20"/>
                <w:szCs w:val="20"/>
              </w:rPr>
              <w:t>SSO</w:t>
            </w:r>
          </w:p>
        </w:tc>
        <w:tc>
          <w:tcPr>
            <w:tcW w:w="3150" w:type="dxa"/>
            <w:vAlign w:val="center"/>
          </w:tcPr>
          <w:p w14:paraId="03277C79" w14:textId="4497E911" w:rsidR="001F4B70" w:rsidRPr="006B25B2" w:rsidRDefault="006C6D96" w:rsidP="0090234A">
            <w:pPr>
              <w:spacing w:before="60" w:after="60"/>
              <w:rPr>
                <w:sz w:val="20"/>
                <w:szCs w:val="20"/>
              </w:rPr>
            </w:pPr>
            <w:r w:rsidRPr="006B25B2">
              <w:rPr>
                <w:sz w:val="20"/>
                <w:szCs w:val="20"/>
              </w:rPr>
              <w:t>SSO</w:t>
            </w:r>
          </w:p>
        </w:tc>
        <w:tc>
          <w:tcPr>
            <w:tcW w:w="3548" w:type="dxa"/>
            <w:vAlign w:val="center"/>
          </w:tcPr>
          <w:p w14:paraId="1CDEEC60" w14:textId="77777777" w:rsidR="001F4B70" w:rsidRPr="006B25B2" w:rsidRDefault="00913719" w:rsidP="006B25B2">
            <w:pPr>
              <w:spacing w:before="60" w:after="60"/>
              <w:rPr>
                <w:sz w:val="20"/>
                <w:szCs w:val="20"/>
              </w:rPr>
            </w:pPr>
            <w:r w:rsidRPr="006B25B2">
              <w:rPr>
                <w:sz w:val="20"/>
                <w:szCs w:val="20"/>
              </w:rPr>
              <w:t>This deployment unit isolates components critical to the authentication and authorization function</w:t>
            </w:r>
          </w:p>
        </w:tc>
      </w:tr>
      <w:tr w:rsidR="001F4B70" w:rsidRPr="00F11DBD" w14:paraId="6C88835B" w14:textId="77777777" w:rsidTr="00C56A70">
        <w:trPr>
          <w:cantSplit/>
          <w:jc w:val="center"/>
        </w:trPr>
        <w:tc>
          <w:tcPr>
            <w:tcW w:w="2198" w:type="dxa"/>
            <w:vAlign w:val="center"/>
          </w:tcPr>
          <w:p w14:paraId="4E3BFB11" w14:textId="77777777" w:rsidR="001F4B70" w:rsidRPr="006B25B2" w:rsidRDefault="001F4B70" w:rsidP="006B25B2">
            <w:pPr>
              <w:spacing w:before="60" w:after="60"/>
              <w:rPr>
                <w:sz w:val="20"/>
                <w:szCs w:val="20"/>
              </w:rPr>
            </w:pPr>
            <w:r w:rsidRPr="006B25B2">
              <w:rPr>
                <w:sz w:val="20"/>
                <w:szCs w:val="20"/>
              </w:rPr>
              <w:lastRenderedPageBreak/>
              <w:t>Monitoring and Alerting</w:t>
            </w:r>
          </w:p>
        </w:tc>
        <w:tc>
          <w:tcPr>
            <w:tcW w:w="3150" w:type="dxa"/>
            <w:vAlign w:val="center"/>
          </w:tcPr>
          <w:p w14:paraId="6E1B90AB" w14:textId="77777777" w:rsidR="001F4B70" w:rsidRPr="006B25B2" w:rsidRDefault="006C6D96" w:rsidP="006B25B2">
            <w:pPr>
              <w:spacing w:before="60" w:after="60"/>
              <w:rPr>
                <w:sz w:val="20"/>
                <w:szCs w:val="20"/>
              </w:rPr>
            </w:pPr>
            <w:r w:rsidRPr="006B25B2">
              <w:rPr>
                <w:sz w:val="20"/>
                <w:szCs w:val="20"/>
              </w:rPr>
              <w:t>Monitoring and Alerting</w:t>
            </w:r>
          </w:p>
        </w:tc>
        <w:tc>
          <w:tcPr>
            <w:tcW w:w="3548" w:type="dxa"/>
            <w:vAlign w:val="center"/>
          </w:tcPr>
          <w:p w14:paraId="3289D3A1" w14:textId="77777777" w:rsidR="001F4B70" w:rsidRPr="006B25B2" w:rsidRDefault="008623CC" w:rsidP="006B25B2">
            <w:pPr>
              <w:spacing w:before="60" w:after="60"/>
              <w:rPr>
                <w:sz w:val="20"/>
                <w:szCs w:val="20"/>
              </w:rPr>
            </w:pPr>
            <w:r w:rsidRPr="006B25B2">
              <w:rPr>
                <w:sz w:val="20"/>
                <w:szCs w:val="20"/>
              </w:rPr>
              <w:t>Monitoring and Alerting is isolated into its own unit to isolate other components from the significant system logging traffic</w:t>
            </w:r>
          </w:p>
        </w:tc>
      </w:tr>
      <w:tr w:rsidR="001F4B70" w:rsidRPr="00F11DBD" w14:paraId="6A852075" w14:textId="77777777" w:rsidTr="008D79FF">
        <w:tblPrEx>
          <w:tblW w:w="0" w:type="auto"/>
          <w:jc w:val="center"/>
          <w:tblPrExChange w:id="1119" w:author="Jeff Johnson" w:date="2017-07-10T15:58:00Z">
            <w:tblPrEx>
              <w:tblW w:w="0" w:type="auto"/>
              <w:jc w:val="center"/>
            </w:tblPrEx>
          </w:tblPrExChange>
        </w:tblPrEx>
        <w:trPr>
          <w:cantSplit/>
          <w:trHeight w:val="773"/>
          <w:jc w:val="center"/>
          <w:trPrChange w:id="1120" w:author="Jeff Johnson" w:date="2017-07-10T15:58:00Z">
            <w:trPr>
              <w:cantSplit/>
              <w:jc w:val="center"/>
            </w:trPr>
          </w:trPrChange>
        </w:trPr>
        <w:tc>
          <w:tcPr>
            <w:tcW w:w="2198" w:type="dxa"/>
            <w:vAlign w:val="center"/>
            <w:tcPrChange w:id="1121" w:author="Jeff Johnson" w:date="2017-07-10T15:58:00Z">
              <w:tcPr>
                <w:tcW w:w="2198" w:type="dxa"/>
                <w:vAlign w:val="center"/>
              </w:tcPr>
            </w:tcPrChange>
          </w:tcPr>
          <w:p w14:paraId="4C2418EB" w14:textId="77777777" w:rsidR="001F4B70" w:rsidRPr="006B25B2" w:rsidRDefault="001F4B70" w:rsidP="006B25B2">
            <w:pPr>
              <w:spacing w:before="60" w:after="60"/>
              <w:rPr>
                <w:sz w:val="20"/>
                <w:szCs w:val="20"/>
              </w:rPr>
            </w:pPr>
            <w:r w:rsidRPr="006B25B2">
              <w:rPr>
                <w:sz w:val="20"/>
                <w:szCs w:val="20"/>
              </w:rPr>
              <w:t>Shared Services</w:t>
            </w:r>
          </w:p>
        </w:tc>
        <w:tc>
          <w:tcPr>
            <w:tcW w:w="3150" w:type="dxa"/>
            <w:vAlign w:val="center"/>
            <w:tcPrChange w:id="1122" w:author="Jeff Johnson" w:date="2017-07-10T15:58:00Z">
              <w:tcPr>
                <w:tcW w:w="3150" w:type="dxa"/>
                <w:vAlign w:val="center"/>
              </w:tcPr>
            </w:tcPrChange>
          </w:tcPr>
          <w:p w14:paraId="1FDCC7B7" w14:textId="2BD98681" w:rsidR="001F4B70" w:rsidRPr="006B25B2" w:rsidRDefault="006C6D96" w:rsidP="0090234A">
            <w:pPr>
              <w:spacing w:before="60" w:after="60"/>
              <w:rPr>
                <w:sz w:val="20"/>
                <w:szCs w:val="20"/>
              </w:rPr>
            </w:pPr>
            <w:r w:rsidRPr="006B25B2">
              <w:rPr>
                <w:sz w:val="20"/>
                <w:szCs w:val="20"/>
              </w:rPr>
              <w:t>Portal, Program Management, Core Standards,</w:t>
            </w:r>
            <w:r w:rsidR="0090234A">
              <w:rPr>
                <w:sz w:val="20"/>
                <w:szCs w:val="20"/>
              </w:rPr>
              <w:t xml:space="preserve"> Permissions</w:t>
            </w:r>
            <w:r w:rsidRPr="006B25B2">
              <w:rPr>
                <w:sz w:val="20"/>
                <w:szCs w:val="20"/>
              </w:rPr>
              <w:t xml:space="preserve"> </w:t>
            </w:r>
          </w:p>
        </w:tc>
        <w:tc>
          <w:tcPr>
            <w:tcW w:w="3548" w:type="dxa"/>
            <w:vAlign w:val="center"/>
            <w:tcPrChange w:id="1123" w:author="Jeff Johnson" w:date="2017-07-10T15:58:00Z">
              <w:tcPr>
                <w:tcW w:w="3548" w:type="dxa"/>
                <w:vAlign w:val="center"/>
              </w:tcPr>
            </w:tcPrChange>
          </w:tcPr>
          <w:p w14:paraId="73E670DF" w14:textId="77777777" w:rsidR="001F4B70" w:rsidRPr="006B25B2" w:rsidRDefault="00356D09" w:rsidP="006B25B2">
            <w:pPr>
              <w:spacing w:before="60" w:after="60"/>
              <w:rPr>
                <w:sz w:val="20"/>
                <w:szCs w:val="20"/>
              </w:rPr>
            </w:pPr>
            <w:r w:rsidRPr="006B25B2">
              <w:rPr>
                <w:sz w:val="20"/>
                <w:szCs w:val="20"/>
              </w:rPr>
              <w:t xml:space="preserve">The Shared Services unit houses all remaining Shared Services components </w:t>
            </w:r>
          </w:p>
        </w:tc>
      </w:tr>
    </w:tbl>
    <w:p w14:paraId="103B15AD" w14:textId="2F15C3F9" w:rsidR="00C12E47" w:rsidRPr="006B25B2" w:rsidRDefault="00C12E47" w:rsidP="006B25B2">
      <w:pPr>
        <w:pStyle w:val="Caption"/>
      </w:pPr>
      <w:bookmarkStart w:id="1124" w:name="_Toc487492074"/>
      <w:r w:rsidRPr="006B25B2">
        <w:t xml:space="preserve">Table </w:t>
      </w:r>
      <w:ins w:id="1125" w:author="Jeff Johnson" w:date="2017-07-12T21:16:00Z">
        <w:r w:rsidR="00B33BF6">
          <w:fldChar w:fldCharType="begin"/>
        </w:r>
        <w:r w:rsidR="00B33BF6">
          <w:instrText xml:space="preserve"> SEQ Table \* ARABIC </w:instrText>
        </w:r>
      </w:ins>
      <w:r w:rsidR="00B33BF6">
        <w:fldChar w:fldCharType="separate"/>
      </w:r>
      <w:ins w:id="1126" w:author="Jeff Johnson" w:date="2017-07-12T21:16:00Z">
        <w:r w:rsidR="00B33BF6">
          <w:rPr>
            <w:noProof/>
          </w:rPr>
          <w:t>4</w:t>
        </w:r>
        <w:r w:rsidR="00B33BF6">
          <w:fldChar w:fldCharType="end"/>
        </w:r>
      </w:ins>
      <w:del w:id="1127" w:author="Jeff Johnson" w:date="2017-07-12T21:16:00Z">
        <w:r w:rsidR="00A36C43" w:rsidDel="00B33BF6">
          <w:fldChar w:fldCharType="begin"/>
        </w:r>
        <w:r w:rsidR="00A36C43" w:rsidDel="00B33BF6">
          <w:delInstrText xml:space="preserve"> SEQ Table \* ARABIC </w:delInstrText>
        </w:r>
        <w:r w:rsidR="00A36C43" w:rsidDel="00B33BF6">
          <w:fldChar w:fldCharType="separate"/>
        </w:r>
        <w:r w:rsidR="00B33BF6" w:rsidDel="00B33BF6">
          <w:rPr>
            <w:noProof/>
          </w:rPr>
          <w:delText>4</w:delText>
        </w:r>
        <w:r w:rsidR="00A36C43" w:rsidDel="00B33BF6">
          <w:rPr>
            <w:noProof/>
          </w:rPr>
          <w:fldChar w:fldCharType="end"/>
        </w:r>
      </w:del>
      <w:r w:rsidRPr="006B25B2">
        <w:t>. Summary of Deployment Groups</w:t>
      </w:r>
      <w:bookmarkEnd w:id="1124"/>
    </w:p>
    <w:p w14:paraId="45BB5A46" w14:textId="77777777" w:rsidR="001F4B70" w:rsidRDefault="00461928" w:rsidP="00C56047">
      <w:pPr>
        <w:pStyle w:val="Heading2"/>
        <w:rPr>
          <w:ins w:id="1128" w:author="Jeff Johnson" w:date="2017-07-10T15:45:00Z"/>
        </w:rPr>
      </w:pPr>
      <w:bookmarkStart w:id="1129" w:name="_Toc487713867"/>
      <w:r>
        <w:t xml:space="preserve">Test Delivery </w:t>
      </w:r>
      <w:r w:rsidR="00444B7B">
        <w:t>Unit</w:t>
      </w:r>
      <w:bookmarkEnd w:id="1129"/>
    </w:p>
    <w:p w14:paraId="374D8C07" w14:textId="0861E696" w:rsidR="00C11B0B" w:rsidRDefault="00C11B0B">
      <w:pPr>
        <w:rPr>
          <w:ins w:id="1130" w:author="Jeff Johnson" w:date="2017-07-10T15:53:00Z"/>
        </w:rPr>
        <w:pPrChange w:id="1131" w:author="Jeff Johnson" w:date="2017-07-10T15:45:00Z">
          <w:pPr>
            <w:pStyle w:val="Heading2"/>
          </w:pPr>
        </w:pPrChange>
      </w:pPr>
      <w:ins w:id="1132" w:author="Jeff Johnson" w:date="2017-07-10T15:45:00Z">
        <w:r>
          <w:t>The</w:t>
        </w:r>
      </w:ins>
      <w:ins w:id="1133" w:author="Jeff Johnson" w:date="2017-07-10T15:50:00Z">
        <w:r>
          <w:t xml:space="preserve"> primary component of the</w:t>
        </w:r>
      </w:ins>
      <w:ins w:id="1134" w:author="Jeff Johnson" w:date="2017-07-10T15:45:00Z">
        <w:r>
          <w:t xml:space="preserve"> Test Delivery Unit is a </w:t>
        </w:r>
      </w:ins>
      <w:ins w:id="1135" w:author="Jeff Johnson" w:date="2017-07-10T15:46:00Z">
        <w:r>
          <w:fldChar w:fldCharType="begin"/>
        </w:r>
        <w:r>
          <w:instrText xml:space="preserve"> HYPERLINK "https://kubernetes.io/" </w:instrText>
        </w:r>
        <w:r>
          <w:fldChar w:fldCharType="separate"/>
        </w:r>
        <w:r w:rsidRPr="00C11B0B">
          <w:rPr>
            <w:rStyle w:val="Hyperlink"/>
          </w:rPr>
          <w:t>Kubernetes</w:t>
        </w:r>
        <w:r>
          <w:fldChar w:fldCharType="end"/>
        </w:r>
      </w:ins>
      <w:ins w:id="1136" w:author="Jeff Johnson" w:date="2017-07-10T15:45:00Z">
        <w:r>
          <w:t xml:space="preserve"> cluster</w:t>
        </w:r>
      </w:ins>
      <w:ins w:id="1137" w:author="Jeff Johnson" w:date="2017-07-10T15:50:00Z">
        <w:r>
          <w:t xml:space="preserve"> that hosts the applications necessary to serve assessments to students.</w:t>
        </w:r>
      </w:ins>
      <w:ins w:id="1138" w:author="Jeff Johnson" w:date="2017-07-10T15:51:00Z">
        <w:r w:rsidR="00120AD2">
          <w:t xml:space="preserve">  The Kubernetes cluster consists of several EC2 instances that host groups of Docker containers (referred to as </w:t>
        </w:r>
      </w:ins>
      <w:ins w:id="1139" w:author="Jeff Johnson" w:date="2017-07-10T15:52:00Z">
        <w:r w:rsidR="00120AD2">
          <w:t>“</w:t>
        </w:r>
        <w:r w:rsidR="00120AD2">
          <w:fldChar w:fldCharType="begin"/>
        </w:r>
        <w:r w:rsidR="00120AD2">
          <w:instrText xml:space="preserve"> HYPERLINK "https://kubernetes.io/docs/concepts/workloads/pods/pod/" </w:instrText>
        </w:r>
        <w:r w:rsidR="00120AD2">
          <w:fldChar w:fldCharType="separate"/>
        </w:r>
        <w:r w:rsidR="00120AD2" w:rsidRPr="00120AD2">
          <w:rPr>
            <w:rStyle w:val="Hyperlink"/>
          </w:rPr>
          <w:t>pods</w:t>
        </w:r>
        <w:r w:rsidR="00120AD2">
          <w:fldChar w:fldCharType="end"/>
        </w:r>
        <w:r w:rsidR="00120AD2">
          <w:t>”)</w:t>
        </w:r>
      </w:ins>
      <w:ins w:id="1140" w:author="Jeff Johnson" w:date="2017-07-10T15:53:00Z">
        <w:r w:rsidR="008D79FF">
          <w:t xml:space="preserve"> that comprise various parts of</w:t>
        </w:r>
        <w:r w:rsidR="000410C9">
          <w:t xml:space="preserve"> the Test Delivery System (TDS):</w:t>
        </w:r>
      </w:ins>
    </w:p>
    <w:p w14:paraId="2E76387D" w14:textId="47594271" w:rsidR="000410C9" w:rsidRDefault="000410C9">
      <w:pPr>
        <w:pStyle w:val="ListParagraph"/>
        <w:numPr>
          <w:ilvl w:val="0"/>
          <w:numId w:val="47"/>
        </w:numPr>
        <w:rPr>
          <w:ins w:id="1141" w:author="Jeff Johnson" w:date="2017-07-10T18:31:00Z"/>
        </w:rPr>
        <w:pPrChange w:id="1142" w:author="Jeff Johnson" w:date="2017-07-10T18:31:00Z">
          <w:pPr>
            <w:pStyle w:val="Heading2"/>
          </w:pPr>
        </w:pPrChange>
      </w:pPr>
      <w:ins w:id="1143" w:author="Jeff Johnson" w:date="2017-07-10T18:31:00Z">
        <w:r w:rsidRPr="000410C9">
          <w:rPr>
            <w:b/>
            <w:rPrChange w:id="1144" w:author="Jeff Johnson" w:date="2017-07-10T18:33:00Z">
              <w:rPr>
                <w:b w:val="0"/>
              </w:rPr>
            </w:rPrChange>
          </w:rPr>
          <w:t>Exam Service:</w:t>
        </w:r>
        <w:r>
          <w:t xml:space="preserve">  </w:t>
        </w:r>
      </w:ins>
      <w:ins w:id="1145" w:author="Jeff Johnson" w:date="2017-07-10T18:32:00Z">
        <w:r>
          <w:t>Manages</w:t>
        </w:r>
      </w:ins>
      <w:ins w:id="1146" w:author="Jeff Johnson" w:date="2017-07-10T18:31:00Z">
        <w:r>
          <w:t xml:space="preserve"> data a student works through an exam</w:t>
        </w:r>
      </w:ins>
    </w:p>
    <w:p w14:paraId="3FA48910" w14:textId="10B9EBAD" w:rsidR="000410C9" w:rsidRDefault="000410C9">
      <w:pPr>
        <w:pStyle w:val="ListParagraph"/>
        <w:numPr>
          <w:ilvl w:val="0"/>
          <w:numId w:val="47"/>
        </w:numPr>
        <w:rPr>
          <w:ins w:id="1147" w:author="Jeff Johnson" w:date="2017-07-10T18:31:00Z"/>
        </w:rPr>
        <w:pPrChange w:id="1148" w:author="Jeff Johnson" w:date="2017-07-10T18:31:00Z">
          <w:pPr>
            <w:pStyle w:val="Heading2"/>
          </w:pPr>
        </w:pPrChange>
      </w:pPr>
      <w:ins w:id="1149" w:author="Jeff Johnson" w:date="2017-07-10T18:31:00Z">
        <w:r w:rsidRPr="000410C9">
          <w:rPr>
            <w:b/>
            <w:rPrChange w:id="1150" w:author="Jeff Johnson" w:date="2017-07-10T18:33:00Z">
              <w:rPr>
                <w:b w:val="0"/>
              </w:rPr>
            </w:rPrChange>
          </w:rPr>
          <w:t>Exam Results Transmitter</w:t>
        </w:r>
      </w:ins>
      <w:ins w:id="1151" w:author="Jeff Johnson" w:date="2017-07-10T18:33:00Z">
        <w:r w:rsidRPr="000410C9">
          <w:rPr>
            <w:b/>
            <w:rPrChange w:id="1152" w:author="Jeff Johnson" w:date="2017-07-10T18:33:00Z">
              <w:rPr>
                <w:b w:val="0"/>
              </w:rPr>
            </w:rPrChange>
          </w:rPr>
          <w:t xml:space="preserve"> (ERT)</w:t>
        </w:r>
      </w:ins>
      <w:ins w:id="1153" w:author="Jeff Johnson" w:date="2017-07-10T18:31:00Z">
        <w:r w:rsidRPr="000410C9">
          <w:rPr>
            <w:b/>
            <w:rPrChange w:id="1154" w:author="Jeff Johnson" w:date="2017-07-10T18:33:00Z">
              <w:rPr>
                <w:b w:val="0"/>
              </w:rPr>
            </w:rPrChange>
          </w:rPr>
          <w:t xml:space="preserve"> Service:</w:t>
        </w:r>
        <w:r>
          <w:t xml:space="preserve">  </w:t>
        </w:r>
      </w:ins>
      <w:ins w:id="1155" w:author="Jeff Johnson" w:date="2017-07-10T18:32:00Z">
        <w:r>
          <w:t>Delivers the Test Results Transmission (TRT) file of the completed exam to the Test Integration System (TIS)</w:t>
        </w:r>
      </w:ins>
    </w:p>
    <w:p w14:paraId="58B16A3F" w14:textId="06350A06" w:rsidR="000410C9" w:rsidRDefault="000410C9">
      <w:pPr>
        <w:pStyle w:val="ListParagraph"/>
        <w:numPr>
          <w:ilvl w:val="0"/>
          <w:numId w:val="47"/>
        </w:numPr>
        <w:rPr>
          <w:ins w:id="1156" w:author="Jeff Johnson" w:date="2017-07-10T18:32:00Z"/>
        </w:rPr>
        <w:pPrChange w:id="1157" w:author="Jeff Johnson" w:date="2017-07-10T18:31:00Z">
          <w:pPr>
            <w:pStyle w:val="Heading2"/>
          </w:pPr>
        </w:pPrChange>
      </w:pPr>
      <w:ins w:id="1158" w:author="Jeff Johnson" w:date="2017-07-10T18:31:00Z">
        <w:r w:rsidRPr="000410C9">
          <w:rPr>
            <w:b/>
            <w:rPrChange w:id="1159" w:author="Jeff Johnson" w:date="2017-07-10T18:33:00Z">
              <w:rPr>
                <w:b w:val="0"/>
              </w:rPr>
            </w:rPrChange>
          </w:rPr>
          <w:t>Assessment Service:</w:t>
        </w:r>
        <w:r>
          <w:t xml:space="preserve">  </w:t>
        </w:r>
      </w:ins>
      <w:ins w:id="1160" w:author="Jeff Johnson" w:date="2017-07-10T18:32:00Z">
        <w:r>
          <w:t>Manages data for an assessment (i.e. a test that has been loaded into TDS)</w:t>
        </w:r>
      </w:ins>
    </w:p>
    <w:p w14:paraId="06D0756A" w14:textId="73EA15A5" w:rsidR="000410C9" w:rsidRDefault="000410C9">
      <w:pPr>
        <w:pStyle w:val="ListParagraph"/>
        <w:numPr>
          <w:ilvl w:val="0"/>
          <w:numId w:val="47"/>
        </w:numPr>
        <w:rPr>
          <w:ins w:id="1161" w:author="Jeff Johnson" w:date="2017-07-10T18:33:00Z"/>
        </w:rPr>
        <w:pPrChange w:id="1162" w:author="Jeff Johnson" w:date="2017-07-10T18:31:00Z">
          <w:pPr>
            <w:pStyle w:val="Heading2"/>
          </w:pPr>
        </w:pPrChange>
      </w:pPr>
      <w:proofErr w:type="spellStart"/>
      <w:ins w:id="1163" w:author="Jeff Johnson" w:date="2017-07-10T18:33:00Z">
        <w:r w:rsidRPr="000410C9">
          <w:rPr>
            <w:b/>
            <w:rPrChange w:id="1164" w:author="Jeff Johnson" w:date="2017-07-10T18:33:00Z">
              <w:rPr>
                <w:b w:val="0"/>
              </w:rPr>
            </w:rPrChange>
          </w:rPr>
          <w:t>Config</w:t>
        </w:r>
        <w:proofErr w:type="spellEnd"/>
        <w:r w:rsidRPr="000410C9">
          <w:rPr>
            <w:b/>
            <w:rPrChange w:id="1165" w:author="Jeff Johnson" w:date="2017-07-10T18:33:00Z">
              <w:rPr>
                <w:b w:val="0"/>
              </w:rPr>
            </w:rPrChange>
          </w:rPr>
          <w:t xml:space="preserve"> Service:</w:t>
        </w:r>
        <w:r>
          <w:t xml:space="preserve">  Manages configuration data for the TDS</w:t>
        </w:r>
      </w:ins>
    </w:p>
    <w:p w14:paraId="3BCE4998" w14:textId="734974C9" w:rsidR="000410C9" w:rsidRDefault="000410C9">
      <w:pPr>
        <w:pStyle w:val="ListParagraph"/>
        <w:numPr>
          <w:ilvl w:val="0"/>
          <w:numId w:val="47"/>
        </w:numPr>
        <w:rPr>
          <w:ins w:id="1166" w:author="Jeff Johnson" w:date="2017-07-10T18:34:00Z"/>
        </w:rPr>
        <w:pPrChange w:id="1167" w:author="Jeff Johnson" w:date="2017-07-10T18:31:00Z">
          <w:pPr>
            <w:pStyle w:val="Heading2"/>
          </w:pPr>
        </w:pPrChange>
      </w:pPr>
      <w:ins w:id="1168" w:author="Jeff Johnson" w:date="2017-07-10T18:33:00Z">
        <w:r w:rsidRPr="000410C9">
          <w:rPr>
            <w:b/>
            <w:rPrChange w:id="1169" w:author="Jeff Johnson" w:date="2017-07-10T18:34:00Z">
              <w:rPr>
                <w:b w:val="0"/>
              </w:rPr>
            </w:rPrChange>
          </w:rPr>
          <w:t>Session Service:</w:t>
        </w:r>
        <w:r>
          <w:t xml:space="preserve">  </w:t>
        </w:r>
      </w:ins>
      <w:ins w:id="1170" w:author="Jeff Johnson" w:date="2017-07-10T18:34:00Z">
        <w:r>
          <w:t>Manages data for the proctored session</w:t>
        </w:r>
      </w:ins>
      <w:ins w:id="1171" w:author="Jeff Johnson" w:date="2017-07-10T18:33:00Z">
        <w:r>
          <w:t xml:space="preserve"> </w:t>
        </w:r>
      </w:ins>
    </w:p>
    <w:p w14:paraId="64123223" w14:textId="719FFA6D" w:rsidR="000410C9" w:rsidRDefault="000410C9">
      <w:pPr>
        <w:pStyle w:val="ListParagraph"/>
        <w:numPr>
          <w:ilvl w:val="0"/>
          <w:numId w:val="47"/>
        </w:numPr>
        <w:rPr>
          <w:ins w:id="1172" w:author="Jeff Johnson" w:date="2017-07-10T18:34:00Z"/>
        </w:rPr>
        <w:pPrChange w:id="1173" w:author="Jeff Johnson" w:date="2017-07-10T18:31:00Z">
          <w:pPr>
            <w:pStyle w:val="Heading2"/>
          </w:pPr>
        </w:pPrChange>
      </w:pPr>
      <w:ins w:id="1174" w:author="Jeff Johnson" w:date="2017-07-10T18:34:00Z">
        <w:r w:rsidRPr="000410C9">
          <w:rPr>
            <w:b/>
            <w:rPrChange w:id="1175" w:author="Jeff Johnson" w:date="2017-07-10T18:35:00Z">
              <w:rPr>
                <w:b w:val="0"/>
              </w:rPr>
            </w:rPrChange>
          </w:rPr>
          <w:t>Student Service:</w:t>
        </w:r>
        <w:r>
          <w:t xml:space="preserve">  Manages student-related data</w:t>
        </w:r>
      </w:ins>
    </w:p>
    <w:p w14:paraId="291A50F1" w14:textId="4BB92C03" w:rsidR="000410C9" w:rsidRDefault="00F641E0">
      <w:pPr>
        <w:pStyle w:val="ListParagraph"/>
        <w:numPr>
          <w:ilvl w:val="0"/>
          <w:numId w:val="47"/>
        </w:numPr>
        <w:rPr>
          <w:ins w:id="1176" w:author="Jeff Johnson" w:date="2017-07-10T18:42:00Z"/>
        </w:rPr>
        <w:pPrChange w:id="1177" w:author="Jeff Johnson" w:date="2017-07-10T18:31:00Z">
          <w:pPr>
            <w:pStyle w:val="Heading2"/>
          </w:pPr>
        </w:pPrChange>
      </w:pPr>
      <w:ins w:id="1178" w:author="Jeff Johnson" w:date="2017-07-10T21:21:00Z">
        <w:r>
          <w:rPr>
            <w:b/>
          </w:rPr>
          <w:t xml:space="preserve">Spring </w:t>
        </w:r>
      </w:ins>
      <w:ins w:id="1179" w:author="Jeff Johnson" w:date="2017-07-10T18:35:00Z">
        <w:r w:rsidR="000410C9" w:rsidRPr="000410C9">
          <w:rPr>
            <w:b/>
            <w:rPrChange w:id="1180" w:author="Jeff Johnson" w:date="2017-07-10T18:35:00Z">
              <w:rPr>
                <w:b w:val="0"/>
              </w:rPr>
            </w:rPrChange>
          </w:rPr>
          <w:t>Cloud Configuration Service:</w:t>
        </w:r>
        <w:r w:rsidR="000410C9">
          <w:t xml:space="preserve">  Manages configuration properties for the services cited above</w:t>
        </w:r>
      </w:ins>
    </w:p>
    <w:p w14:paraId="135ADE0D" w14:textId="7DE84F1F" w:rsidR="00AE1AC9" w:rsidRDefault="00AE1AC9">
      <w:pPr>
        <w:pStyle w:val="ListParagraph"/>
        <w:numPr>
          <w:ilvl w:val="0"/>
          <w:numId w:val="47"/>
        </w:numPr>
        <w:rPr>
          <w:ins w:id="1181" w:author="Jeff Johnson" w:date="2017-07-10T18:43:00Z"/>
        </w:rPr>
        <w:pPrChange w:id="1182" w:author="Jeff Johnson" w:date="2017-07-10T18:31:00Z">
          <w:pPr>
            <w:pStyle w:val="Heading2"/>
          </w:pPr>
        </w:pPrChange>
      </w:pPr>
      <w:ins w:id="1183" w:author="Jeff Johnson" w:date="2017-07-10T18:42:00Z">
        <w:r>
          <w:rPr>
            <w:b/>
          </w:rPr>
          <w:t>Student Application WAR:</w:t>
        </w:r>
        <w:r>
          <w:t xml:space="preserve">  A Docker container for the TDS Student application (</w:t>
        </w:r>
      </w:ins>
      <w:ins w:id="1184" w:author="Jeff Johnson" w:date="2017-07-10T18:43:00Z">
        <w:r>
          <w:t xml:space="preserve">user interface </w:t>
        </w:r>
      </w:ins>
      <w:ins w:id="1185" w:author="Jeff Johnson" w:date="2017-07-10T18:42:00Z">
        <w:r>
          <w:t>for the students to take exams)</w:t>
        </w:r>
      </w:ins>
    </w:p>
    <w:p w14:paraId="54304249" w14:textId="775D9A1A" w:rsidR="00AE1AC9" w:rsidRDefault="00AE1AC9">
      <w:pPr>
        <w:pStyle w:val="ListParagraph"/>
        <w:numPr>
          <w:ilvl w:val="0"/>
          <w:numId w:val="47"/>
        </w:numPr>
        <w:rPr>
          <w:ins w:id="1186" w:author="Jeff Johnson" w:date="2017-07-10T18:36:00Z"/>
        </w:rPr>
        <w:pPrChange w:id="1187" w:author="Jeff Johnson" w:date="2017-07-10T18:31:00Z">
          <w:pPr>
            <w:pStyle w:val="Heading2"/>
          </w:pPr>
        </w:pPrChange>
      </w:pPr>
      <w:ins w:id="1188" w:author="Jeff Johnson" w:date="2017-07-10T18:43:00Z">
        <w:r>
          <w:rPr>
            <w:b/>
          </w:rPr>
          <w:t>Proctor Application WAR:</w:t>
        </w:r>
        <w:r>
          <w:t xml:space="preserve">  A Docker container for the TDS Proctor application (user interface for proctoring an exam session)</w:t>
        </w:r>
      </w:ins>
    </w:p>
    <w:p w14:paraId="4713E357" w14:textId="227D81FB" w:rsidR="008D79FF" w:rsidRDefault="000410C9">
      <w:pPr>
        <w:pStyle w:val="ListParagraph"/>
        <w:numPr>
          <w:ilvl w:val="0"/>
          <w:numId w:val="47"/>
        </w:numPr>
        <w:rPr>
          <w:ins w:id="1189" w:author="Jeff Johnson" w:date="2017-07-10T18:37:00Z"/>
        </w:rPr>
        <w:pPrChange w:id="1190" w:author="Jeff Johnson" w:date="2017-07-10T15:45:00Z">
          <w:pPr>
            <w:pStyle w:val="Heading2"/>
          </w:pPr>
        </w:pPrChange>
      </w:pPr>
      <w:proofErr w:type="spellStart"/>
      <w:ins w:id="1191" w:author="Jeff Johnson" w:date="2017-07-10T18:36:00Z">
        <w:r>
          <w:rPr>
            <w:b/>
          </w:rPr>
          <w:t>RabbitMQ</w:t>
        </w:r>
        <w:proofErr w:type="spellEnd"/>
        <w:r>
          <w:rPr>
            <w:b/>
          </w:rPr>
          <w:t>:</w:t>
        </w:r>
        <w:r w:rsidR="00B74525">
          <w:t xml:space="preserve">  A message queue</w:t>
        </w:r>
      </w:ins>
      <w:ins w:id="1192" w:author="Jeff Johnson" w:date="2017-07-10T18:38:00Z">
        <w:r w:rsidR="00B74525">
          <w:t>/broker</w:t>
        </w:r>
      </w:ins>
      <w:ins w:id="1193" w:author="Jeff Johnson" w:date="2017-07-10T18:36:00Z">
        <w:r>
          <w:t xml:space="preserve"> service </w:t>
        </w:r>
        <w:r w:rsidR="00B74525">
          <w:t xml:space="preserve">for propagating </w:t>
        </w:r>
      </w:ins>
      <w:ins w:id="1194" w:author="Jeff Johnson" w:date="2017-07-10T18:37:00Z">
        <w:r w:rsidR="00B74525">
          <w:t>configuration changes to the subscribing services</w:t>
        </w:r>
      </w:ins>
    </w:p>
    <w:p w14:paraId="62E2C78D" w14:textId="3047BAE4" w:rsidR="00B74525" w:rsidRPr="00C11B0B" w:rsidRDefault="008D79FF">
      <w:pPr>
        <w:pPrChange w:id="1195" w:author="Jeff Johnson" w:date="2017-07-10T15:45:00Z">
          <w:pPr>
            <w:pStyle w:val="Heading2"/>
          </w:pPr>
        </w:pPrChange>
      </w:pPr>
      <w:ins w:id="1196" w:author="Jeff Johnson" w:date="2017-07-10T15:55:00Z">
        <w:r>
          <w:t xml:space="preserve">Supporting the Kubernetes cluster is an AWS </w:t>
        </w:r>
        <w:proofErr w:type="spellStart"/>
        <w:r>
          <w:t>ElastiCache</w:t>
        </w:r>
        <w:proofErr w:type="spellEnd"/>
        <w:r>
          <w:t xml:space="preserve"> instance for storing static data in an in-memory data store.  Leveraging AWS </w:t>
        </w:r>
        <w:proofErr w:type="spellStart"/>
        <w:r>
          <w:t>ElastiCache</w:t>
        </w:r>
        <w:proofErr w:type="spellEnd"/>
        <w:r>
          <w:t xml:space="preserve"> allows the TDS quick access to static data, mitigating the need to repeatedly query the TDS databases for the same records.</w:t>
        </w:r>
      </w:ins>
    </w:p>
    <w:p w14:paraId="3F8313C2" w14:textId="5671A10C" w:rsidR="00444B7B" w:rsidRPr="00444B7B" w:rsidRDefault="00F12357" w:rsidP="00567046">
      <w:r>
        <w:t xml:space="preserve">The </w:t>
      </w:r>
      <w:del w:id="1197" w:author="Jeff Johnson" w:date="2017-07-10T16:44:00Z">
        <w:r w:rsidDel="00ED765B">
          <w:delText>following diagram</w:delText>
        </w:r>
      </w:del>
      <w:ins w:id="1198" w:author="Jeff Johnson" w:date="2017-07-10T16:44:00Z">
        <w:r w:rsidR="00ED765B">
          <w:t>diagram in figure 2</w:t>
        </w:r>
      </w:ins>
      <w:r>
        <w:t xml:space="preserve"> represents the </w:t>
      </w:r>
      <w:r w:rsidR="00461928">
        <w:t>components of the Test Delivery deployment unit</w:t>
      </w:r>
      <w:r w:rsidR="00246060">
        <w:t>.</w:t>
      </w:r>
      <w:r w:rsidR="001A5A12">
        <w:t xml:space="preserve"> We will use the Test Delivery deployment unit to illustrate features of the Amazon EC2 and RDS services.</w:t>
      </w:r>
    </w:p>
    <w:p w14:paraId="16DA346B" w14:textId="77777777" w:rsidR="00ED765B" w:rsidRDefault="00023EC3" w:rsidP="00ED765B">
      <w:pPr>
        <w:keepNext/>
        <w:jc w:val="center"/>
        <w:rPr>
          <w:ins w:id="1199" w:author="Jeff Johnson" w:date="2017-07-10T16:45:00Z"/>
        </w:rPr>
      </w:pPr>
      <w:del w:id="1200" w:author="Jeff Johnson" w:date="2017-07-10T16:35:00Z">
        <w:r w:rsidRPr="00023EC3" w:rsidDel="00C41CE2">
          <w:rPr>
            <w:noProof/>
          </w:rPr>
          <w:drawing>
            <wp:inline distT="0" distB="0" distL="0" distR="0" wp14:anchorId="3A7BB0D5" wp14:editId="3406E042">
              <wp:extent cx="4114800" cy="3703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3703320"/>
                      </a:xfrm>
                      <a:prstGeom prst="rect">
                        <a:avLst/>
                      </a:prstGeom>
                      <a:noFill/>
                      <a:ln>
                        <a:noFill/>
                      </a:ln>
                    </pic:spPr>
                  </pic:pic>
                </a:graphicData>
              </a:graphic>
            </wp:inline>
          </w:drawing>
        </w:r>
      </w:del>
      <w:ins w:id="1201" w:author="Jeff Johnson" w:date="2017-07-10T16:35:00Z">
        <w:r w:rsidR="00C41CE2">
          <w:rPr>
            <w:noProof/>
          </w:rPr>
          <w:drawing>
            <wp:inline distT="0" distB="0" distL="0" distR="0" wp14:anchorId="1448B2B8" wp14:editId="0B0368F8">
              <wp:extent cx="5943600" cy="3818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ubernetes-test-delivery-uni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818255"/>
                      </a:xfrm>
                      <a:prstGeom prst="rect">
                        <a:avLst/>
                      </a:prstGeom>
                    </pic:spPr>
                  </pic:pic>
                </a:graphicData>
              </a:graphic>
            </wp:inline>
          </w:drawing>
        </w:r>
      </w:ins>
    </w:p>
    <w:p w14:paraId="2299DBA2" w14:textId="538C4F9C" w:rsidR="00CE0C8E" w:rsidRDefault="00ED765B">
      <w:pPr>
        <w:pStyle w:val="Caption"/>
        <w:pPrChange w:id="1202" w:author="Jeff Johnson" w:date="2017-07-10T16:45:00Z">
          <w:pPr>
            <w:keepNext/>
            <w:jc w:val="center"/>
          </w:pPr>
        </w:pPrChange>
      </w:pPr>
      <w:bookmarkStart w:id="1203" w:name="_Toc487492067"/>
      <w:ins w:id="1204" w:author="Jeff Johnson" w:date="2017-07-10T16:45:00Z">
        <w:r>
          <w:t xml:space="preserve">Figure </w:t>
        </w:r>
        <w:r>
          <w:fldChar w:fldCharType="begin"/>
        </w:r>
        <w:r>
          <w:instrText xml:space="preserve"> SEQ Figure \* ARABIC </w:instrText>
        </w:r>
      </w:ins>
      <w:r>
        <w:fldChar w:fldCharType="separate"/>
      </w:r>
      <w:ins w:id="1205" w:author="Jeff Johnson" w:date="2017-07-10T22:47:00Z">
        <w:r w:rsidR="00BD7E53">
          <w:rPr>
            <w:noProof/>
          </w:rPr>
          <w:t>2</w:t>
        </w:r>
      </w:ins>
      <w:ins w:id="1206" w:author="Jeff Johnson" w:date="2017-07-10T16:45:00Z">
        <w:r>
          <w:fldChar w:fldCharType="end"/>
        </w:r>
        <w:r>
          <w:t>: Test Delivery Unit Kubernetes Cluster (note: some services omitted for clarity)</w:t>
        </w:r>
      </w:ins>
      <w:bookmarkEnd w:id="1203"/>
    </w:p>
    <w:p w14:paraId="038BADBF" w14:textId="659455D9" w:rsidR="00113307" w:rsidDel="00ED765B" w:rsidRDefault="00113307" w:rsidP="006B25B2">
      <w:pPr>
        <w:pStyle w:val="Caption"/>
        <w:rPr>
          <w:del w:id="1207" w:author="Jeff Johnson" w:date="2017-07-10T16:44:00Z"/>
        </w:rPr>
      </w:pPr>
      <w:del w:id="1208" w:author="Jeff Johnson" w:date="2017-07-10T16:44:00Z">
        <w:r w:rsidDel="00ED765B">
          <w:delText xml:space="preserve">Figure </w:delText>
        </w:r>
        <w:r w:rsidR="00EE3309" w:rsidDel="00ED765B">
          <w:rPr>
            <w:bCs w:val="0"/>
          </w:rPr>
          <w:fldChar w:fldCharType="begin"/>
        </w:r>
        <w:r w:rsidR="00EE3309" w:rsidDel="00ED765B">
          <w:delInstrText xml:space="preserve"> SEQ Figure \* ARABIC </w:delInstrText>
        </w:r>
        <w:r w:rsidR="00EE3309" w:rsidDel="00ED765B">
          <w:rPr>
            <w:bCs w:val="0"/>
          </w:rPr>
          <w:fldChar w:fldCharType="separate"/>
        </w:r>
        <w:r w:rsidR="00FF2E3D" w:rsidDel="00ED765B">
          <w:rPr>
            <w:noProof/>
          </w:rPr>
          <w:delText>2</w:delText>
        </w:r>
        <w:r w:rsidR="00EE3309" w:rsidDel="00ED765B">
          <w:rPr>
            <w:bCs w:val="0"/>
            <w:noProof/>
          </w:rPr>
          <w:fldChar w:fldCharType="end"/>
        </w:r>
        <w:r w:rsidDel="00ED765B">
          <w:delText>. Test Delivery Unit Architecture</w:delText>
        </w:r>
      </w:del>
    </w:p>
    <w:p w14:paraId="20952E56" w14:textId="5B1D1155" w:rsidR="00067B82" w:rsidRDefault="00067B82" w:rsidP="00567046">
      <w:del w:id="1209" w:author="Jeff Johnson" w:date="2017-07-13T12:57:00Z">
        <w:r w:rsidDel="00F92462">
          <w:delText>The</w:delText>
        </w:r>
      </w:del>
      <w:ins w:id="1210" w:author="Jeff Johnson" w:date="2017-07-13T12:57:00Z">
        <w:r w:rsidR="00F92462">
          <w:t>A typical</w:t>
        </w:r>
      </w:ins>
      <w:bookmarkStart w:id="1211" w:name="_GoBack"/>
      <w:bookmarkEnd w:id="1211"/>
      <w:r>
        <w:t xml:space="preserve"> Test Deli</w:t>
      </w:r>
      <w:r w:rsidR="00660391">
        <w:t>very</w:t>
      </w:r>
      <w:ins w:id="1212" w:author="Jeff Johnson" w:date="2017-07-10T18:30:00Z">
        <w:r w:rsidR="000410C9">
          <w:t xml:space="preserve"> System</w:t>
        </w:r>
      </w:ins>
      <w:r w:rsidR="00660391">
        <w:t xml:space="preserve"> </w:t>
      </w:r>
      <w:del w:id="1213" w:author="Jeff Johnson" w:date="2017-07-10T16:45:00Z">
        <w:r w:rsidR="00660391" w:rsidDel="00ED765B">
          <w:delText>unit assumes the following</w:delText>
        </w:r>
      </w:del>
      <w:ins w:id="1214" w:author="Jeff Johnson" w:date="2017-07-10T16:45:00Z">
        <w:r w:rsidR="00ED765B">
          <w:t>request flow is as follows</w:t>
        </w:r>
      </w:ins>
      <w:r w:rsidR="00660391">
        <w:t>:</w:t>
      </w:r>
    </w:p>
    <w:p w14:paraId="161F6AB1" w14:textId="5D746C08" w:rsidR="00067B82" w:rsidDel="00ED765B" w:rsidRDefault="00067B82" w:rsidP="003F4B58">
      <w:pPr>
        <w:pStyle w:val="ListParagraph"/>
        <w:numPr>
          <w:ilvl w:val="0"/>
          <w:numId w:val="37"/>
        </w:numPr>
        <w:ind w:left="360"/>
        <w:rPr>
          <w:del w:id="1215" w:author="Jeff Johnson" w:date="2017-07-10T16:45:00Z"/>
        </w:rPr>
      </w:pPr>
      <w:del w:id="1216" w:author="Jeff Johnson" w:date="2017-07-10T16:33:00Z">
        <w:r w:rsidDel="00D81C30">
          <w:delText>An Elastic Load Balancer that di</w:delText>
        </w:r>
        <w:r w:rsidRPr="00067B82" w:rsidDel="00D81C30">
          <w:delText>stributes incoming application traffic across multiple Amazon EC2 instances</w:delText>
        </w:r>
      </w:del>
    </w:p>
    <w:p w14:paraId="4E4CCCC9" w14:textId="36394ED7" w:rsidR="00067B82" w:rsidDel="00ED765B" w:rsidRDefault="002918C6" w:rsidP="003F4B58">
      <w:pPr>
        <w:pStyle w:val="ListParagraph"/>
        <w:numPr>
          <w:ilvl w:val="0"/>
          <w:numId w:val="37"/>
        </w:numPr>
        <w:ind w:left="360"/>
        <w:rPr>
          <w:del w:id="1217" w:author="Jeff Johnson" w:date="2017-07-10T16:45:00Z"/>
        </w:rPr>
      </w:pPr>
      <w:del w:id="1218" w:author="Jeff Johnson" w:date="2017-07-10T16:45:00Z">
        <w:r w:rsidDel="00ED765B">
          <w:delText xml:space="preserve">Two </w:delText>
        </w:r>
        <w:r w:rsidR="00067B82" w:rsidDel="00ED765B">
          <w:delText>baseline web server</w:delText>
        </w:r>
        <w:r w:rsidDel="00ED765B">
          <w:delText>s</w:delText>
        </w:r>
        <w:r w:rsidR="00067B82" w:rsidDel="00ED765B">
          <w:delText xml:space="preserve"> – the baseline web server is an always-on application container that provides scalability for Test Delivery applications</w:delText>
        </w:r>
      </w:del>
    </w:p>
    <w:p w14:paraId="7359159B" w14:textId="071119C1" w:rsidR="00067B82" w:rsidDel="00ED765B" w:rsidRDefault="00067B82" w:rsidP="003F4B58">
      <w:pPr>
        <w:pStyle w:val="ListParagraph"/>
        <w:numPr>
          <w:ilvl w:val="0"/>
          <w:numId w:val="37"/>
        </w:numPr>
        <w:ind w:left="360"/>
        <w:rPr>
          <w:del w:id="1219" w:author="Jeff Johnson" w:date="2017-07-10T16:45:00Z"/>
        </w:rPr>
      </w:pPr>
      <w:del w:id="1220" w:author="Jeff Johnson" w:date="2017-07-10T16:45:00Z">
        <w:r w:rsidDel="00ED765B">
          <w:delText xml:space="preserve">On-demand web servers – at peak load times, additional web server instances are created to handle the </w:delText>
        </w:r>
        <w:r w:rsidR="00D66E61" w:rsidDel="00ED765B">
          <w:delText>additional load</w:delText>
        </w:r>
      </w:del>
    </w:p>
    <w:p w14:paraId="3B9ECC4D" w14:textId="1EF192A8" w:rsidR="00D66E61" w:rsidRDefault="00D66E61" w:rsidP="003F4B58">
      <w:pPr>
        <w:pStyle w:val="ListParagraph"/>
        <w:numPr>
          <w:ilvl w:val="0"/>
          <w:numId w:val="37"/>
        </w:numPr>
        <w:ind w:left="360"/>
        <w:rPr>
          <w:ins w:id="1221" w:author="Jeff Johnson" w:date="2017-07-10T16:50:00Z"/>
        </w:rPr>
      </w:pPr>
      <w:del w:id="1222" w:author="Jeff Johnson" w:date="2017-07-10T16:45:00Z">
        <w:r w:rsidDel="00ED765B">
          <w:lastRenderedPageBreak/>
          <w:delText xml:space="preserve">Database server – an Amazon RDS for MySQL computing instance tailored for </w:delText>
        </w:r>
        <w:r w:rsidR="007622EB" w:rsidDel="00ED765B">
          <w:delText xml:space="preserve">high performance </w:delText>
        </w:r>
        <w:r w:rsidDel="00ED765B">
          <w:delText>database server operation</w:delText>
        </w:r>
      </w:del>
      <w:ins w:id="1223" w:author="Jeff Johnson" w:date="2017-07-10T16:45:00Z">
        <w:r w:rsidR="00ED765B">
          <w:t xml:space="preserve">A </w:t>
        </w:r>
      </w:ins>
      <w:ins w:id="1224" w:author="Jeff Johnson" w:date="2017-07-10T16:50:00Z">
        <w:r w:rsidR="00065F82">
          <w:t>student requests a page of questions in the user interface</w:t>
        </w:r>
      </w:ins>
    </w:p>
    <w:p w14:paraId="7DB1896A" w14:textId="5E5DBCC9" w:rsidR="00065F82" w:rsidRDefault="00065F82" w:rsidP="003F4B58">
      <w:pPr>
        <w:pStyle w:val="ListParagraph"/>
        <w:numPr>
          <w:ilvl w:val="0"/>
          <w:numId w:val="37"/>
        </w:numPr>
        <w:ind w:left="360"/>
        <w:rPr>
          <w:ins w:id="1225" w:author="Jeff Johnson" w:date="2017-07-10T16:50:00Z"/>
        </w:rPr>
      </w:pPr>
      <w:ins w:id="1226" w:author="Jeff Johnson" w:date="2017-07-10T16:50:00Z">
        <w:r>
          <w:t xml:space="preserve">The request is intercepted by an AWS Elastic Load Balancer, which routes the request to an </w:t>
        </w:r>
        <w:proofErr w:type="spellStart"/>
        <w:r>
          <w:t>nginx</w:t>
        </w:r>
        <w:proofErr w:type="spellEnd"/>
        <w:r>
          <w:t xml:space="preserve"> ingress controller</w:t>
        </w:r>
      </w:ins>
    </w:p>
    <w:p w14:paraId="1D79A28D" w14:textId="2B16446D" w:rsidR="00065F82" w:rsidRDefault="00065F82" w:rsidP="003F4B58">
      <w:pPr>
        <w:pStyle w:val="ListParagraph"/>
        <w:numPr>
          <w:ilvl w:val="0"/>
          <w:numId w:val="37"/>
        </w:numPr>
        <w:ind w:left="360"/>
        <w:rPr>
          <w:ins w:id="1227" w:author="Jeff Johnson" w:date="2017-07-10T16:51:00Z"/>
        </w:rPr>
      </w:pPr>
      <w:ins w:id="1228" w:author="Jeff Johnson" w:date="2017-07-10T16:51:00Z">
        <w:r>
          <w:t xml:space="preserve">The </w:t>
        </w:r>
      </w:ins>
      <w:ins w:id="1229" w:author="Jeff Johnson" w:date="2017-07-10T16:53:00Z">
        <w:r>
          <w:fldChar w:fldCharType="begin"/>
        </w:r>
        <w:r>
          <w:instrText xml:space="preserve"> HYPERLINK "https://www.nginx.com/resources/wiki/" </w:instrText>
        </w:r>
        <w:r>
          <w:fldChar w:fldCharType="separate"/>
        </w:r>
        <w:proofErr w:type="spellStart"/>
        <w:r w:rsidRPr="00065F82">
          <w:rPr>
            <w:rStyle w:val="Hyperlink"/>
          </w:rPr>
          <w:t>nginx</w:t>
        </w:r>
        <w:proofErr w:type="spellEnd"/>
        <w:r>
          <w:fldChar w:fldCharType="end"/>
        </w:r>
        <w:r>
          <w:rPr>
            <w:rStyle w:val="FootnoteReference"/>
          </w:rPr>
          <w:footnoteReference w:id="4"/>
        </w:r>
      </w:ins>
      <w:ins w:id="1231" w:author="Jeff Johnson" w:date="2017-07-10T16:51:00Z">
        <w:r>
          <w:t xml:space="preserve"> ingress controller routes the request to the correct application (student, in this case)</w:t>
        </w:r>
      </w:ins>
    </w:p>
    <w:p w14:paraId="4D204263" w14:textId="68DBA3C2" w:rsidR="00065F82" w:rsidRDefault="00065F82" w:rsidP="003F4B58">
      <w:pPr>
        <w:pStyle w:val="ListParagraph"/>
        <w:numPr>
          <w:ilvl w:val="0"/>
          <w:numId w:val="37"/>
        </w:numPr>
        <w:ind w:left="360"/>
        <w:rPr>
          <w:ins w:id="1232" w:author="Jeff Johnson" w:date="2017-07-10T16:51:00Z"/>
        </w:rPr>
      </w:pPr>
      <w:ins w:id="1233" w:author="Jeff Johnson" w:date="2017-07-10T16:51:00Z">
        <w:r>
          <w:t>The service pod</w:t>
        </w:r>
      </w:ins>
      <w:ins w:id="1234" w:author="Jeff Johnson" w:date="2017-07-10T16:56:00Z">
        <w:r>
          <w:t xml:space="preserve"> (student WAR service in this example)</w:t>
        </w:r>
      </w:ins>
      <w:ins w:id="1235" w:author="Jeff Johnson" w:date="2017-07-10T16:51:00Z">
        <w:r>
          <w:t xml:space="preserve"> collects the data it needs and composes the response</w:t>
        </w:r>
      </w:ins>
    </w:p>
    <w:p w14:paraId="248BBCA3" w14:textId="3FFC0763" w:rsidR="00065F82" w:rsidRDefault="00065F82" w:rsidP="003F4B58">
      <w:pPr>
        <w:pStyle w:val="ListParagraph"/>
        <w:numPr>
          <w:ilvl w:val="0"/>
          <w:numId w:val="37"/>
        </w:numPr>
        <w:ind w:left="360"/>
      </w:pPr>
      <w:ins w:id="1236" w:author="Jeff Johnson" w:date="2017-07-10T16:52:00Z">
        <w:r>
          <w:t xml:space="preserve">The response from the pod is returned </w:t>
        </w:r>
      </w:ins>
      <w:ins w:id="1237" w:author="Jeff Johnson" w:date="2017-07-10T16:53:00Z">
        <w:r>
          <w:t>through the AWS Elastic Load Balancer to the student’s browser</w:t>
        </w:r>
      </w:ins>
    </w:p>
    <w:p w14:paraId="56107C84" w14:textId="640B7E8B" w:rsidR="00480EE2" w:rsidDel="00E4450A" w:rsidRDefault="00480EE2" w:rsidP="00567046">
      <w:pPr>
        <w:rPr>
          <w:del w:id="1238" w:author="Jeff Johnson" w:date="2017-07-10T16:58:00Z"/>
        </w:rPr>
      </w:pPr>
      <w:del w:id="1239" w:author="Jeff Johnson" w:date="2017-07-10T16:58:00Z">
        <w:r w:rsidDel="00E4450A">
          <w:delText>The following assumptions are made when selecting EC2 and RDS components.</w:delText>
        </w:r>
      </w:del>
    </w:p>
    <w:p w14:paraId="5185A5ED" w14:textId="77777777" w:rsidR="001C36D0" w:rsidRPr="00FF181D" w:rsidRDefault="001C36D0" w:rsidP="00910009">
      <w:pPr>
        <w:pStyle w:val="Heading3"/>
      </w:pPr>
      <w:bookmarkStart w:id="1240" w:name="_Toc487713868"/>
      <w:r>
        <w:t>Elastic Load Balancer</w:t>
      </w:r>
      <w:bookmarkEnd w:id="1240"/>
    </w:p>
    <w:p w14:paraId="0F3B4400" w14:textId="7E73E6F2" w:rsidR="001C36D0" w:rsidDel="00065F82" w:rsidRDefault="001F11A4" w:rsidP="00567046">
      <w:pPr>
        <w:rPr>
          <w:del w:id="1241" w:author="Jeff Johnson" w:date="2017-07-10T16:55:00Z"/>
        </w:rPr>
      </w:pPr>
      <w:ins w:id="1242" w:author="Jeff Johnson" w:date="2017-07-10T23:20:00Z">
        <w:r>
          <w:t xml:space="preserve">Elastic </w:t>
        </w:r>
      </w:ins>
      <w:del w:id="1243" w:author="Jeff Johnson" w:date="2017-07-10T16:55:00Z">
        <w:r w:rsidR="001C36D0" w:rsidDel="00065F82">
          <w:delText xml:space="preserve">The </w:delText>
        </w:r>
      </w:del>
      <w:del w:id="1244" w:author="Jeff Johnson" w:date="2017-07-10T16:54:00Z">
        <w:r w:rsidR="001C36D0" w:rsidDel="00065F82">
          <w:delText>baseline and on-demand web servers are</w:delText>
        </w:r>
      </w:del>
      <w:del w:id="1245" w:author="Jeff Johnson" w:date="2017-07-10T16:55:00Z">
        <w:r w:rsidR="001C36D0" w:rsidDel="00065F82">
          <w:delText xml:space="preserve"> deployed behind an </w:delText>
        </w:r>
      </w:del>
      <w:del w:id="1246" w:author="Jeff Johnson" w:date="2017-07-10T16:54:00Z">
        <w:r w:rsidR="001C36D0" w:rsidDel="00065F82">
          <w:delText xml:space="preserve">instance of </w:delText>
        </w:r>
      </w:del>
      <w:del w:id="1247" w:author="Jeff Johnson" w:date="2017-07-10T16:55:00Z">
        <w:r w:rsidR="001C36D0" w:rsidDel="00065F82">
          <w:delText xml:space="preserve">Elastic Load Balancer. The load balancer </w:delText>
        </w:r>
      </w:del>
      <w:del w:id="1248" w:author="Jeff Johnson" w:date="2017-07-10T16:54:00Z">
        <w:r w:rsidR="001C36D0" w:rsidDel="00065F82">
          <w:delText xml:space="preserve">distributes </w:delText>
        </w:r>
      </w:del>
      <w:del w:id="1249" w:author="Jeff Johnson" w:date="2017-07-10T16:55:00Z">
        <w:r w:rsidR="001C7F13" w:rsidDel="00065F82">
          <w:delText xml:space="preserve">incoming requests </w:delText>
        </w:r>
      </w:del>
      <w:del w:id="1250" w:author="Jeff Johnson" w:date="2017-07-10T16:54:00Z">
        <w:r w:rsidR="001C36D0" w:rsidDel="00065F82">
          <w:delText xml:space="preserve">evenly to </w:delText>
        </w:r>
        <w:r w:rsidR="001C7F13" w:rsidDel="00065F82">
          <w:delText xml:space="preserve">all </w:delText>
        </w:r>
        <w:r w:rsidR="001C36D0" w:rsidDel="00065F82">
          <w:delText>baseline and on-demand web servers</w:delText>
        </w:r>
      </w:del>
      <w:del w:id="1251" w:author="Jeff Johnson" w:date="2017-07-10T16:55:00Z">
        <w:r w:rsidR="001C7F13" w:rsidDel="00065F82">
          <w:delText xml:space="preserve">, ensuring that the deployment unit scales smoothly with increasing load. For increased fault tolerance, Amazon’s Elastic Load Balancer </w:delText>
        </w:r>
      </w:del>
      <w:del w:id="1252" w:author="Jeff Johnson" w:date="2017-07-10T16:04:00Z">
        <w:r w:rsidR="001C7F13" w:rsidDel="00782E41">
          <w:delText>is capable of detecting</w:delText>
        </w:r>
      </w:del>
      <w:del w:id="1253" w:author="Jeff Johnson" w:date="2017-07-10T16:55:00Z">
        <w:r w:rsidR="001C7F13" w:rsidDel="00065F82">
          <w:delText xml:space="preserve"> unhealthy web server instances and will stop directing incoming requests to them.</w:delText>
        </w:r>
      </w:del>
    </w:p>
    <w:p w14:paraId="6FAC71BD" w14:textId="77777777" w:rsidR="00EB2777" w:rsidRDefault="00EB2777" w:rsidP="00567046">
      <w:r>
        <w:t>Load balancer costs are determined by the hour and by the amount of data served by the web servers through the load balancer.</w:t>
      </w:r>
      <w:r w:rsidR="009A356B">
        <w:t xml:space="preserve"> See </w:t>
      </w:r>
      <w:r w:rsidR="00B148D4" w:rsidRPr="00D44001">
        <w:rPr>
          <w:u w:val="single"/>
        </w:rPr>
        <w:t>S</w:t>
      </w:r>
      <w:r w:rsidR="009A356B" w:rsidRPr="00D44001">
        <w:rPr>
          <w:u w:val="single"/>
        </w:rPr>
        <w:t xml:space="preserve">ection </w:t>
      </w:r>
      <w:r w:rsidR="00B148D4" w:rsidRPr="008E7CBC">
        <w:rPr>
          <w:u w:val="single"/>
        </w:rPr>
        <w:fldChar w:fldCharType="begin"/>
      </w:r>
      <w:r w:rsidR="00B148D4" w:rsidRPr="008E7CBC">
        <w:rPr>
          <w:u w:val="single"/>
        </w:rPr>
        <w:instrText xml:space="preserve"> REF _Ref359917095 \w \h </w:instrText>
      </w:r>
      <w:r w:rsidR="00B148D4" w:rsidRPr="008E7CBC">
        <w:rPr>
          <w:u w:val="single"/>
        </w:rPr>
      </w:r>
      <w:r w:rsidR="00B148D4" w:rsidRPr="008E7CBC">
        <w:rPr>
          <w:u w:val="single"/>
        </w:rPr>
        <w:fldChar w:fldCharType="separate"/>
      </w:r>
      <w:r w:rsidR="00FF2E3D">
        <w:rPr>
          <w:u w:val="single"/>
        </w:rPr>
        <w:t>0</w:t>
      </w:r>
      <w:r w:rsidR="00B148D4" w:rsidRPr="008E7CBC">
        <w:rPr>
          <w:u w:val="single"/>
        </w:rPr>
        <w:fldChar w:fldCharType="end"/>
      </w:r>
      <w:r w:rsidR="00B148D4" w:rsidRPr="008E7CBC">
        <w:rPr>
          <w:u w:val="single"/>
        </w:rPr>
        <w:t xml:space="preserve"> </w:t>
      </w:r>
      <w:r w:rsidR="00B148D4" w:rsidRPr="008E7CBC">
        <w:rPr>
          <w:u w:val="single"/>
        </w:rPr>
        <w:fldChar w:fldCharType="begin"/>
      </w:r>
      <w:r w:rsidR="00B148D4" w:rsidRPr="008E7CBC">
        <w:rPr>
          <w:u w:val="single"/>
        </w:rPr>
        <w:instrText xml:space="preserve"> REF _Ref359917095 \h </w:instrText>
      </w:r>
      <w:r w:rsidR="00B148D4" w:rsidRPr="008E7CBC">
        <w:rPr>
          <w:u w:val="single"/>
        </w:rPr>
      </w:r>
      <w:r w:rsidR="00B148D4" w:rsidRPr="008E7CBC">
        <w:rPr>
          <w:u w:val="single"/>
        </w:rPr>
        <w:fldChar w:fldCharType="separate"/>
      </w:r>
      <w:r w:rsidR="00FF2E3D">
        <w:t>Amount of Data Served</w:t>
      </w:r>
      <w:r w:rsidR="00B148D4" w:rsidRPr="008E7CBC">
        <w:rPr>
          <w:u w:val="single"/>
        </w:rPr>
        <w:fldChar w:fldCharType="end"/>
      </w:r>
      <w:r w:rsidR="00B148D4">
        <w:t xml:space="preserve"> for more details on calculating the amount of data.</w:t>
      </w:r>
    </w:p>
    <w:p w14:paraId="45945346" w14:textId="77777777" w:rsidR="00461928" w:rsidRPr="00FF181D" w:rsidRDefault="00FF181D" w:rsidP="00910009">
      <w:pPr>
        <w:pStyle w:val="Heading3"/>
      </w:pPr>
      <w:bookmarkStart w:id="1254" w:name="_Toc487713869"/>
      <w:r>
        <w:t>W</w:t>
      </w:r>
      <w:r w:rsidR="00461928" w:rsidRPr="00FF181D">
        <w:t>eb</w:t>
      </w:r>
      <w:r w:rsidR="00660391" w:rsidRPr="00FF181D">
        <w:t xml:space="preserve"> </w:t>
      </w:r>
      <w:r>
        <w:t>S</w:t>
      </w:r>
      <w:r w:rsidR="00660391" w:rsidRPr="00FF181D">
        <w:t>erver</w:t>
      </w:r>
      <w:r>
        <w:t xml:space="preserve"> Instance Type</w:t>
      </w:r>
      <w:bookmarkEnd w:id="1254"/>
    </w:p>
    <w:p w14:paraId="09B691F6" w14:textId="03477820" w:rsidR="00354B29" w:rsidRDefault="00A03B61" w:rsidP="00567046">
      <w:pPr>
        <w:rPr>
          <w:ins w:id="1255" w:author="Jeff Johnson" w:date="2017-07-10T16:18:00Z"/>
        </w:rPr>
      </w:pPr>
      <w:r>
        <w:t xml:space="preserve">Each virtual computer created in the cloud </w:t>
      </w:r>
      <w:del w:id="1256" w:author="Jeff Johnson" w:date="2017-07-10T16:09:00Z">
        <w:r w:rsidDel="007526E8">
          <w:delText xml:space="preserve">of a particular configuration </w:delText>
        </w:r>
      </w:del>
      <w:r>
        <w:t xml:space="preserve">is known as an </w:t>
      </w:r>
      <w:r w:rsidRPr="00A03B61">
        <w:rPr>
          <w:i/>
        </w:rPr>
        <w:t>instance</w:t>
      </w:r>
      <w:r>
        <w:t xml:space="preserve">. </w:t>
      </w:r>
      <w:r w:rsidR="00660391">
        <w:t>Amazon EC2 currently offers the following instance types.</w:t>
      </w:r>
      <w:ins w:id="1257" w:author="Jeff Johnson" w:date="2017-07-10T16:16:00Z">
        <w:r w:rsidR="00354B29">
          <w:t xml:space="preserve">  </w:t>
        </w:r>
      </w:ins>
      <w:ins w:id="1258" w:author="Jeff Johnson" w:date="2017-07-10T21:44:00Z">
        <w:r w:rsidR="00CA423B">
          <w:t>Table 5 below describes the EC2 instance types that are available (</w:t>
        </w:r>
        <w:r w:rsidR="00CA423B">
          <w:fldChar w:fldCharType="begin"/>
        </w:r>
        <w:r w:rsidR="00CA423B">
          <w:instrText xml:space="preserve"> HYPERLINK "https://aws.amazon.com/ec2/instance-types/" </w:instrText>
        </w:r>
        <w:r w:rsidR="00CA423B">
          <w:fldChar w:fldCharType="separate"/>
        </w:r>
        <w:r w:rsidR="00CA423B" w:rsidRPr="00CA423B">
          <w:rPr>
            <w:rStyle w:val="Hyperlink"/>
          </w:rPr>
          <w:t>source</w:t>
        </w:r>
        <w:r w:rsidR="00CA423B">
          <w:fldChar w:fldCharType="end"/>
        </w:r>
        <w:r w:rsidR="00CA423B">
          <w:rPr>
            <w:rStyle w:val="FootnoteReference"/>
          </w:rPr>
          <w:footnoteReference w:id="5"/>
        </w:r>
        <w:r w:rsidR="00CA423B">
          <w:t xml:space="preserve">). </w:t>
        </w:r>
      </w:ins>
      <w:ins w:id="1260" w:author="Jeff Johnson" w:date="2017-07-10T16:16:00Z">
        <w:r w:rsidR="00354B29">
          <w:t xml:space="preserve">Kubernetes </w:t>
        </w:r>
      </w:ins>
      <w:ins w:id="1261" w:author="Jeff Johnson" w:date="2017-07-10T16:17:00Z">
        <w:r w:rsidR="00354B29">
          <w:fldChar w:fldCharType="begin"/>
        </w:r>
        <w:r w:rsidR="00354B29">
          <w:instrText xml:space="preserve"> HYPERLINK "https://kubernetes.io/docs/getting-started-guides/aws/" </w:instrText>
        </w:r>
        <w:r w:rsidR="00354B29">
          <w:fldChar w:fldCharType="separate"/>
        </w:r>
        <w:r w:rsidR="00354B29" w:rsidRPr="00354B29">
          <w:rPr>
            <w:rStyle w:val="Hyperlink"/>
          </w:rPr>
          <w:t>makes the following recommendation</w:t>
        </w:r>
        <w:r w:rsidR="00354B29">
          <w:fldChar w:fldCharType="end"/>
        </w:r>
        <w:r w:rsidR="00354B29">
          <w:rPr>
            <w:rStyle w:val="FootnoteReference"/>
          </w:rPr>
          <w:footnoteReference w:id="6"/>
        </w:r>
      </w:ins>
      <w:ins w:id="1263" w:author="Jeff Johnson" w:date="2017-07-10T16:16:00Z">
        <w:r w:rsidR="00354B29">
          <w:t xml:space="preserve"> when choosing the EC2 instances to host the Test Delivery Unit:</w:t>
        </w:r>
      </w:ins>
    </w:p>
    <w:p w14:paraId="5A7BA793" w14:textId="0F2B9F65" w:rsidR="00AE48EF" w:rsidRPr="00AE48EF" w:rsidRDefault="00AE48EF">
      <w:pPr>
        <w:pStyle w:val="Quote"/>
        <w:rPr>
          <w:ins w:id="1264" w:author="Jeff Johnson" w:date="2017-07-10T16:18:00Z"/>
        </w:rPr>
        <w:pPrChange w:id="1265" w:author="Jeff Johnson" w:date="2017-07-10T16:18:00Z">
          <w:pPr>
            <w:shd w:val="clear" w:color="auto" w:fill="FFFFFF"/>
            <w:spacing w:before="150" w:line="420" w:lineRule="atLeast"/>
          </w:pPr>
        </w:pPrChange>
      </w:pPr>
      <w:ins w:id="1266" w:author="Jeff Johnson" w:date="2017-07-10T16:18:00Z">
        <w:r>
          <w:t>[</w:t>
        </w:r>
      </w:ins>
      <w:ins w:id="1267" w:author="Jeff Johnson" w:date="2017-07-10T16:19:00Z">
        <w:r>
          <w:t>Kubernetes</w:t>
        </w:r>
      </w:ins>
      <w:ins w:id="1268" w:author="Jeff Johnson" w:date="2017-07-10T16:18:00Z">
        <w:r>
          <w:t>]</w:t>
        </w:r>
        <w:r w:rsidRPr="00AE48EF">
          <w:t xml:space="preserve"> generally recommend</w:t>
        </w:r>
      </w:ins>
      <w:ins w:id="1269" w:author="Jeff Johnson" w:date="2017-07-10T21:22:00Z">
        <w:r w:rsidR="00F641E0">
          <w:t>[s]</w:t>
        </w:r>
      </w:ins>
      <w:ins w:id="1270" w:author="Jeff Johnson" w:date="2017-07-10T16:18:00Z">
        <w:r w:rsidRPr="00AE48EF">
          <w:t xml:space="preserve"> the m3 instances over the m4 instances, because the m3 instances include local instance storage. Historically local instance storage has been more reliable than AWS EBS, and performance should be more consistent. The ephemeral nature of this storage is a match for ephemeral container workloads also!</w:t>
        </w:r>
      </w:ins>
    </w:p>
    <w:p w14:paraId="46C47C1E" w14:textId="784D01D2" w:rsidR="00354B29" w:rsidRDefault="00AE48EF">
      <w:pPr>
        <w:pStyle w:val="Quote"/>
        <w:pPrChange w:id="1271" w:author="Jeff Johnson" w:date="2017-07-10T18:14:00Z">
          <w:pPr/>
        </w:pPrChange>
      </w:pPr>
      <w:ins w:id="1272" w:author="Jeff Johnson" w:date="2017-07-10T16:18:00Z">
        <w:r w:rsidRPr="00AE48EF">
          <w:t>If you use an m4 instance, or another instance type which does not have local instance storage, you may want to increase the </w:t>
        </w:r>
        <w:r w:rsidRPr="00AE48EF">
          <w:rPr>
            <w:rFonts w:ascii="Courier" w:hAnsi="Courier" w:cs="Courier New"/>
            <w:b/>
            <w:bCs/>
            <w:color w:val="303030"/>
            <w:sz w:val="21"/>
            <w:szCs w:val="21"/>
            <w:bdr w:val="none" w:sz="0" w:space="0" w:color="auto" w:frame="1"/>
            <w:shd w:val="clear" w:color="auto" w:fill="F7F7F7"/>
          </w:rPr>
          <w:t>NODE_ROOT_DISK_SIZE</w:t>
        </w:r>
        <w:r w:rsidRPr="00AE48EF">
          <w:t> value, although the default value of 32 is probably sufficient for the smaller instance types in the m4 family.</w:t>
        </w:r>
      </w:ins>
    </w:p>
    <w:tbl>
      <w:tblPr>
        <w:tblW w:w="5195"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1072"/>
        <w:gridCol w:w="629"/>
        <w:gridCol w:w="810"/>
        <w:gridCol w:w="810"/>
        <w:gridCol w:w="1080"/>
        <w:gridCol w:w="1078"/>
        <w:gridCol w:w="902"/>
        <w:gridCol w:w="630"/>
        <w:gridCol w:w="723"/>
        <w:gridCol w:w="721"/>
        <w:gridCol w:w="630"/>
        <w:gridCol w:w="630"/>
      </w:tblGrid>
      <w:tr w:rsidR="0042787E" w:rsidRPr="00D40B07" w14:paraId="744E69BF" w14:textId="77777777" w:rsidTr="0042787E">
        <w:trPr>
          <w:cantSplit/>
          <w:trHeight w:val="675"/>
          <w:tblHeader/>
        </w:trPr>
        <w:tc>
          <w:tcPr>
            <w:tcW w:w="552" w:type="pct"/>
            <w:tcBorders>
              <w:top w:val="single" w:sz="4" w:space="0" w:color="auto"/>
              <w:bottom w:val="single" w:sz="6" w:space="0" w:color="auto"/>
            </w:tcBorders>
            <w:shd w:val="clear" w:color="auto" w:fill="43B02A"/>
            <w:vAlign w:val="center"/>
            <w:hideMark/>
          </w:tcPr>
          <w:p w14:paraId="36D6B339" w14:textId="77777777" w:rsidR="00A064BF" w:rsidRPr="0042787E" w:rsidRDefault="00A064BF" w:rsidP="0042787E">
            <w:pPr>
              <w:pStyle w:val="TableHeading1"/>
              <w:spacing w:before="120"/>
              <w:rPr>
                <w:rFonts w:asciiTheme="minorHAnsi" w:hAnsiTheme="minorHAnsi"/>
                <w:sz w:val="16"/>
                <w:szCs w:val="16"/>
              </w:rPr>
            </w:pPr>
            <w:r w:rsidRPr="0042787E">
              <w:rPr>
                <w:rFonts w:asciiTheme="minorHAnsi" w:hAnsiTheme="minorHAnsi"/>
                <w:sz w:val="16"/>
                <w:szCs w:val="16"/>
              </w:rPr>
              <w:t>Instance Type</w:t>
            </w:r>
          </w:p>
        </w:tc>
        <w:tc>
          <w:tcPr>
            <w:tcW w:w="324" w:type="pct"/>
            <w:tcBorders>
              <w:top w:val="single" w:sz="4" w:space="0" w:color="auto"/>
              <w:bottom w:val="single" w:sz="6" w:space="0" w:color="auto"/>
            </w:tcBorders>
            <w:shd w:val="clear" w:color="auto" w:fill="43B02A"/>
            <w:vAlign w:val="center"/>
            <w:hideMark/>
          </w:tcPr>
          <w:p w14:paraId="65A66939" w14:textId="77777777" w:rsidR="00A064BF" w:rsidRPr="0042787E" w:rsidRDefault="00A064BF" w:rsidP="0042787E">
            <w:pPr>
              <w:pStyle w:val="TableHeading1"/>
              <w:spacing w:before="120"/>
              <w:rPr>
                <w:rFonts w:asciiTheme="minorHAnsi" w:hAnsiTheme="minorHAnsi"/>
                <w:sz w:val="16"/>
                <w:szCs w:val="16"/>
              </w:rPr>
            </w:pPr>
            <w:r w:rsidRPr="0042787E">
              <w:rPr>
                <w:rFonts w:asciiTheme="minorHAnsi" w:hAnsiTheme="minorHAnsi"/>
                <w:sz w:val="16"/>
                <w:szCs w:val="16"/>
              </w:rPr>
              <w:t>vCPU</w:t>
            </w:r>
          </w:p>
        </w:tc>
        <w:tc>
          <w:tcPr>
            <w:tcW w:w="417" w:type="pct"/>
            <w:tcBorders>
              <w:top w:val="single" w:sz="4" w:space="0" w:color="auto"/>
              <w:bottom w:val="single" w:sz="6" w:space="0" w:color="auto"/>
            </w:tcBorders>
            <w:shd w:val="clear" w:color="auto" w:fill="43B02A"/>
            <w:vAlign w:val="center"/>
            <w:hideMark/>
          </w:tcPr>
          <w:p w14:paraId="3C1F8F8A" w14:textId="77777777" w:rsidR="00A064BF" w:rsidRPr="0042787E" w:rsidRDefault="00A064BF" w:rsidP="0042787E">
            <w:pPr>
              <w:pStyle w:val="TableHeading1"/>
              <w:spacing w:before="120"/>
              <w:rPr>
                <w:rFonts w:asciiTheme="minorHAnsi" w:hAnsiTheme="minorHAnsi"/>
                <w:sz w:val="16"/>
                <w:szCs w:val="16"/>
              </w:rPr>
            </w:pPr>
            <w:r w:rsidRPr="0042787E">
              <w:rPr>
                <w:rFonts w:asciiTheme="minorHAnsi" w:hAnsiTheme="minorHAnsi"/>
                <w:sz w:val="16"/>
                <w:szCs w:val="16"/>
              </w:rPr>
              <w:t>Memory (</w:t>
            </w:r>
            <w:proofErr w:type="spellStart"/>
            <w:r w:rsidRPr="0042787E">
              <w:rPr>
                <w:rFonts w:asciiTheme="minorHAnsi" w:hAnsiTheme="minorHAnsi"/>
                <w:sz w:val="16"/>
                <w:szCs w:val="16"/>
              </w:rPr>
              <w:t>GiB</w:t>
            </w:r>
            <w:proofErr w:type="spellEnd"/>
            <w:r w:rsidRPr="0042787E">
              <w:rPr>
                <w:rFonts w:asciiTheme="minorHAnsi" w:hAnsiTheme="minorHAnsi"/>
                <w:sz w:val="16"/>
                <w:szCs w:val="16"/>
              </w:rPr>
              <w:t>)</w:t>
            </w:r>
          </w:p>
        </w:tc>
        <w:tc>
          <w:tcPr>
            <w:tcW w:w="417" w:type="pct"/>
            <w:tcBorders>
              <w:top w:val="single" w:sz="4" w:space="0" w:color="auto"/>
              <w:bottom w:val="single" w:sz="6" w:space="0" w:color="auto"/>
            </w:tcBorders>
            <w:shd w:val="clear" w:color="auto" w:fill="43B02A"/>
            <w:vAlign w:val="center"/>
            <w:hideMark/>
          </w:tcPr>
          <w:p w14:paraId="21D28730" w14:textId="24302DFF" w:rsidR="00A064BF" w:rsidRPr="0042787E" w:rsidRDefault="00A064BF" w:rsidP="0042787E">
            <w:pPr>
              <w:pStyle w:val="TableHeading1"/>
              <w:spacing w:before="120"/>
              <w:rPr>
                <w:rFonts w:asciiTheme="minorHAnsi" w:hAnsiTheme="minorHAnsi"/>
                <w:sz w:val="16"/>
                <w:szCs w:val="16"/>
              </w:rPr>
            </w:pPr>
            <w:r w:rsidRPr="0042787E">
              <w:rPr>
                <w:rFonts w:asciiTheme="minorHAnsi" w:hAnsiTheme="minorHAnsi"/>
                <w:sz w:val="16"/>
                <w:szCs w:val="16"/>
              </w:rPr>
              <w:t>Storage (GB)</w:t>
            </w:r>
          </w:p>
        </w:tc>
        <w:tc>
          <w:tcPr>
            <w:tcW w:w="556" w:type="pct"/>
            <w:tcBorders>
              <w:top w:val="single" w:sz="4" w:space="0" w:color="auto"/>
              <w:bottom w:val="single" w:sz="6" w:space="0" w:color="auto"/>
            </w:tcBorders>
            <w:shd w:val="clear" w:color="auto" w:fill="43B02A"/>
            <w:vAlign w:val="center"/>
            <w:hideMark/>
          </w:tcPr>
          <w:p w14:paraId="2498FF0D" w14:textId="77777777" w:rsidR="00A064BF" w:rsidRPr="0042787E" w:rsidRDefault="00A064BF" w:rsidP="0042787E">
            <w:pPr>
              <w:pStyle w:val="TableHeading1"/>
              <w:spacing w:before="120"/>
              <w:rPr>
                <w:rFonts w:asciiTheme="minorHAnsi" w:hAnsiTheme="minorHAnsi"/>
                <w:sz w:val="16"/>
                <w:szCs w:val="16"/>
              </w:rPr>
            </w:pPr>
            <w:r w:rsidRPr="0042787E">
              <w:rPr>
                <w:rFonts w:asciiTheme="minorHAnsi" w:hAnsiTheme="minorHAnsi"/>
                <w:sz w:val="16"/>
                <w:szCs w:val="16"/>
              </w:rPr>
              <w:t>Enhanced Networking</w:t>
            </w:r>
          </w:p>
        </w:tc>
        <w:tc>
          <w:tcPr>
            <w:tcW w:w="555" w:type="pct"/>
            <w:tcBorders>
              <w:top w:val="single" w:sz="4" w:space="0" w:color="auto"/>
              <w:bottom w:val="single" w:sz="6" w:space="0" w:color="auto"/>
            </w:tcBorders>
            <w:shd w:val="clear" w:color="auto" w:fill="43B02A"/>
            <w:vAlign w:val="center"/>
            <w:hideMark/>
          </w:tcPr>
          <w:p w14:paraId="1C7D5B8F" w14:textId="77777777" w:rsidR="00A064BF" w:rsidRPr="0042787E" w:rsidRDefault="00A064BF" w:rsidP="0042787E">
            <w:pPr>
              <w:pStyle w:val="TableHeading1"/>
              <w:spacing w:before="120"/>
              <w:rPr>
                <w:rFonts w:asciiTheme="minorHAnsi" w:hAnsiTheme="minorHAnsi"/>
                <w:sz w:val="16"/>
                <w:szCs w:val="16"/>
              </w:rPr>
            </w:pPr>
            <w:r w:rsidRPr="0042787E">
              <w:rPr>
                <w:rFonts w:asciiTheme="minorHAnsi" w:hAnsiTheme="minorHAnsi"/>
                <w:sz w:val="16"/>
                <w:szCs w:val="16"/>
              </w:rPr>
              <w:t>Networking Performance</w:t>
            </w:r>
          </w:p>
        </w:tc>
        <w:tc>
          <w:tcPr>
            <w:tcW w:w="464" w:type="pct"/>
            <w:tcBorders>
              <w:top w:val="single" w:sz="4" w:space="0" w:color="auto"/>
              <w:bottom w:val="single" w:sz="6" w:space="0" w:color="auto"/>
            </w:tcBorders>
            <w:shd w:val="clear" w:color="auto" w:fill="43B02A"/>
            <w:vAlign w:val="center"/>
            <w:hideMark/>
          </w:tcPr>
          <w:p w14:paraId="102E3B85" w14:textId="77777777" w:rsidR="00A064BF" w:rsidRPr="0042787E" w:rsidRDefault="00A064BF" w:rsidP="0042787E">
            <w:pPr>
              <w:pStyle w:val="TableHeading1"/>
              <w:spacing w:before="120"/>
              <w:rPr>
                <w:rFonts w:asciiTheme="minorHAnsi" w:hAnsiTheme="minorHAnsi"/>
                <w:sz w:val="16"/>
                <w:szCs w:val="16"/>
              </w:rPr>
            </w:pPr>
            <w:r w:rsidRPr="0042787E">
              <w:rPr>
                <w:rFonts w:asciiTheme="minorHAnsi" w:hAnsiTheme="minorHAnsi"/>
                <w:sz w:val="16"/>
                <w:szCs w:val="16"/>
              </w:rPr>
              <w:t>Physical Processor</w:t>
            </w:r>
          </w:p>
        </w:tc>
        <w:tc>
          <w:tcPr>
            <w:tcW w:w="324" w:type="pct"/>
            <w:tcBorders>
              <w:top w:val="single" w:sz="4" w:space="0" w:color="auto"/>
              <w:bottom w:val="single" w:sz="6" w:space="0" w:color="auto"/>
            </w:tcBorders>
            <w:shd w:val="clear" w:color="auto" w:fill="43B02A"/>
            <w:vAlign w:val="center"/>
            <w:hideMark/>
          </w:tcPr>
          <w:p w14:paraId="58AE0421" w14:textId="77777777" w:rsidR="00A064BF" w:rsidRPr="0042787E" w:rsidRDefault="00A064BF" w:rsidP="0042787E">
            <w:pPr>
              <w:pStyle w:val="TableHeading1"/>
              <w:spacing w:before="120"/>
              <w:rPr>
                <w:rFonts w:asciiTheme="minorHAnsi" w:hAnsiTheme="minorHAnsi"/>
                <w:sz w:val="16"/>
                <w:szCs w:val="16"/>
              </w:rPr>
            </w:pPr>
            <w:r w:rsidRPr="0042787E">
              <w:rPr>
                <w:rFonts w:asciiTheme="minorHAnsi" w:hAnsiTheme="minorHAnsi"/>
                <w:sz w:val="16"/>
                <w:szCs w:val="16"/>
              </w:rPr>
              <w:t>Clock Speed (GHz)</w:t>
            </w:r>
          </w:p>
        </w:tc>
        <w:tc>
          <w:tcPr>
            <w:tcW w:w="372" w:type="pct"/>
            <w:tcBorders>
              <w:top w:val="single" w:sz="4" w:space="0" w:color="auto"/>
              <w:bottom w:val="single" w:sz="6" w:space="0" w:color="auto"/>
            </w:tcBorders>
            <w:shd w:val="clear" w:color="auto" w:fill="43B02A"/>
            <w:vAlign w:val="center"/>
            <w:hideMark/>
          </w:tcPr>
          <w:p w14:paraId="26E14347" w14:textId="4462FBE2" w:rsidR="00A064BF" w:rsidRPr="0042787E" w:rsidRDefault="00D40B07" w:rsidP="0042787E">
            <w:pPr>
              <w:pStyle w:val="TableHeading1"/>
              <w:spacing w:before="120"/>
              <w:rPr>
                <w:rFonts w:asciiTheme="minorHAnsi" w:hAnsiTheme="minorHAnsi"/>
                <w:sz w:val="16"/>
                <w:szCs w:val="16"/>
              </w:rPr>
            </w:pPr>
            <w:r w:rsidRPr="00D40B07">
              <w:rPr>
                <w:rFonts w:asciiTheme="minorHAnsi" w:hAnsiTheme="minorHAnsi"/>
                <w:sz w:val="16"/>
                <w:szCs w:val="16"/>
              </w:rPr>
              <w:t>Intel® AVX†</w:t>
            </w:r>
          </w:p>
        </w:tc>
        <w:tc>
          <w:tcPr>
            <w:tcW w:w="371" w:type="pct"/>
            <w:tcBorders>
              <w:top w:val="single" w:sz="4" w:space="0" w:color="auto"/>
              <w:bottom w:val="single" w:sz="6" w:space="0" w:color="auto"/>
            </w:tcBorders>
            <w:shd w:val="clear" w:color="auto" w:fill="43B02A"/>
            <w:vAlign w:val="center"/>
            <w:hideMark/>
          </w:tcPr>
          <w:p w14:paraId="2ADEB3BD" w14:textId="3C54D086" w:rsidR="00A064BF" w:rsidRPr="0042787E" w:rsidRDefault="00A064BF" w:rsidP="0042787E">
            <w:pPr>
              <w:pStyle w:val="TableHeading1"/>
              <w:spacing w:before="120"/>
              <w:rPr>
                <w:rFonts w:asciiTheme="minorHAnsi" w:hAnsiTheme="minorHAnsi"/>
                <w:sz w:val="16"/>
                <w:szCs w:val="16"/>
              </w:rPr>
            </w:pPr>
            <w:r w:rsidRPr="0042787E">
              <w:rPr>
                <w:rFonts w:asciiTheme="minorHAnsi" w:hAnsiTheme="minorHAnsi"/>
                <w:sz w:val="16"/>
                <w:szCs w:val="16"/>
              </w:rPr>
              <w:t>Intel® AVX</w:t>
            </w:r>
            <w:r w:rsidR="00D40B07" w:rsidRPr="00D40B07">
              <w:rPr>
                <w:rFonts w:asciiTheme="minorHAnsi" w:hAnsiTheme="minorHAnsi"/>
                <w:sz w:val="16"/>
                <w:szCs w:val="16"/>
              </w:rPr>
              <w:t>2</w:t>
            </w:r>
            <w:r w:rsidRPr="0042787E">
              <w:rPr>
                <w:rFonts w:asciiTheme="minorHAnsi" w:hAnsiTheme="minorHAnsi"/>
                <w:sz w:val="16"/>
                <w:szCs w:val="16"/>
              </w:rPr>
              <w:t>†</w:t>
            </w:r>
          </w:p>
        </w:tc>
        <w:tc>
          <w:tcPr>
            <w:tcW w:w="324" w:type="pct"/>
            <w:tcBorders>
              <w:top w:val="single" w:sz="4" w:space="0" w:color="auto"/>
              <w:bottom w:val="single" w:sz="6" w:space="0" w:color="auto"/>
            </w:tcBorders>
            <w:shd w:val="clear" w:color="auto" w:fill="43B02A"/>
            <w:vAlign w:val="center"/>
            <w:hideMark/>
          </w:tcPr>
          <w:p w14:paraId="3CA2354C" w14:textId="77777777" w:rsidR="00A064BF" w:rsidRPr="0042787E" w:rsidRDefault="00A064BF" w:rsidP="0042787E">
            <w:pPr>
              <w:pStyle w:val="TableHeading1"/>
              <w:spacing w:before="120"/>
              <w:rPr>
                <w:rFonts w:asciiTheme="minorHAnsi" w:hAnsiTheme="minorHAnsi"/>
                <w:sz w:val="16"/>
                <w:szCs w:val="16"/>
              </w:rPr>
            </w:pPr>
            <w:r w:rsidRPr="0042787E">
              <w:rPr>
                <w:rFonts w:asciiTheme="minorHAnsi" w:hAnsiTheme="minorHAnsi"/>
                <w:sz w:val="16"/>
                <w:szCs w:val="16"/>
              </w:rPr>
              <w:t>Intel® Turbo</w:t>
            </w:r>
          </w:p>
        </w:tc>
        <w:tc>
          <w:tcPr>
            <w:tcW w:w="324" w:type="pct"/>
            <w:tcBorders>
              <w:top w:val="single" w:sz="4" w:space="0" w:color="auto"/>
              <w:bottom w:val="single" w:sz="6" w:space="0" w:color="auto"/>
            </w:tcBorders>
            <w:shd w:val="clear" w:color="auto" w:fill="43B02A"/>
            <w:vAlign w:val="center"/>
            <w:hideMark/>
          </w:tcPr>
          <w:p w14:paraId="35E38412" w14:textId="77777777" w:rsidR="00A064BF" w:rsidRPr="0042787E" w:rsidRDefault="00A064BF" w:rsidP="0042787E">
            <w:pPr>
              <w:pStyle w:val="TableHeading1"/>
              <w:spacing w:before="120"/>
              <w:rPr>
                <w:rFonts w:asciiTheme="minorHAnsi" w:hAnsiTheme="minorHAnsi"/>
                <w:sz w:val="16"/>
                <w:szCs w:val="16"/>
              </w:rPr>
            </w:pPr>
            <w:r w:rsidRPr="0042787E">
              <w:rPr>
                <w:rFonts w:asciiTheme="minorHAnsi" w:hAnsiTheme="minorHAnsi"/>
                <w:sz w:val="16"/>
                <w:szCs w:val="16"/>
              </w:rPr>
              <w:t>EBS OPT</w:t>
            </w:r>
          </w:p>
        </w:tc>
      </w:tr>
      <w:tr w:rsidR="0042787E" w:rsidRPr="00D40B07" w14:paraId="4FEAFB42" w14:textId="77777777" w:rsidTr="0042787E">
        <w:trPr>
          <w:cantSplit/>
          <w:trHeight w:val="450"/>
        </w:trPr>
        <w:tc>
          <w:tcPr>
            <w:tcW w:w="552" w:type="pct"/>
            <w:tcBorders>
              <w:top w:val="single" w:sz="6" w:space="0" w:color="auto"/>
            </w:tcBorders>
            <w:shd w:val="clear" w:color="000000" w:fill="F7F7F7"/>
            <w:vAlign w:val="center"/>
            <w:hideMark/>
          </w:tcPr>
          <w:p w14:paraId="7F3BC1F7" w14:textId="2465E106"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w:t>
            </w:r>
            <w:proofErr w:type="gramStart"/>
            <w:r w:rsidRPr="0042787E">
              <w:rPr>
                <w:rFonts w:asciiTheme="minorHAnsi" w:hAnsiTheme="minorHAnsi"/>
                <w:sz w:val="16"/>
                <w:szCs w:val="16"/>
              </w:rPr>
              <w:t>4.large</w:t>
            </w:r>
            <w:proofErr w:type="gramEnd"/>
          </w:p>
        </w:tc>
        <w:tc>
          <w:tcPr>
            <w:tcW w:w="324" w:type="pct"/>
            <w:tcBorders>
              <w:top w:val="single" w:sz="6" w:space="0" w:color="auto"/>
            </w:tcBorders>
            <w:shd w:val="clear" w:color="000000" w:fill="F7F7F7"/>
            <w:vAlign w:val="center"/>
            <w:hideMark/>
          </w:tcPr>
          <w:p w14:paraId="328D0B0E" w14:textId="7376677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w:t>
            </w:r>
          </w:p>
        </w:tc>
        <w:tc>
          <w:tcPr>
            <w:tcW w:w="417" w:type="pct"/>
            <w:tcBorders>
              <w:top w:val="single" w:sz="6" w:space="0" w:color="auto"/>
            </w:tcBorders>
            <w:shd w:val="clear" w:color="000000" w:fill="F7F7F7"/>
            <w:vAlign w:val="center"/>
            <w:hideMark/>
          </w:tcPr>
          <w:p w14:paraId="67EDE855" w14:textId="206B1FB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8</w:t>
            </w:r>
          </w:p>
        </w:tc>
        <w:tc>
          <w:tcPr>
            <w:tcW w:w="417" w:type="pct"/>
            <w:tcBorders>
              <w:top w:val="single" w:sz="6" w:space="0" w:color="auto"/>
            </w:tcBorders>
            <w:shd w:val="clear" w:color="000000" w:fill="F7F7F7"/>
            <w:vAlign w:val="center"/>
            <w:hideMark/>
          </w:tcPr>
          <w:p w14:paraId="2CF6F353" w14:textId="48AD467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EBS Only</w:t>
            </w:r>
          </w:p>
        </w:tc>
        <w:tc>
          <w:tcPr>
            <w:tcW w:w="556" w:type="pct"/>
            <w:tcBorders>
              <w:top w:val="single" w:sz="6" w:space="0" w:color="auto"/>
            </w:tcBorders>
            <w:shd w:val="clear" w:color="000000" w:fill="F7F7F7"/>
            <w:vAlign w:val="center"/>
            <w:hideMark/>
          </w:tcPr>
          <w:p w14:paraId="18E186F4" w14:textId="3A741A0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tcBorders>
              <w:top w:val="single" w:sz="6" w:space="0" w:color="auto"/>
            </w:tcBorders>
            <w:shd w:val="clear" w:color="000000" w:fill="F7F7F7"/>
            <w:vAlign w:val="center"/>
            <w:hideMark/>
          </w:tcPr>
          <w:p w14:paraId="1F030347" w14:textId="1317EC4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Moderate</w:t>
            </w:r>
          </w:p>
        </w:tc>
        <w:tc>
          <w:tcPr>
            <w:tcW w:w="464" w:type="pct"/>
            <w:tcBorders>
              <w:top w:val="single" w:sz="6" w:space="0" w:color="auto"/>
            </w:tcBorders>
            <w:shd w:val="clear" w:color="000000" w:fill="F7F7F7"/>
            <w:vAlign w:val="center"/>
            <w:hideMark/>
          </w:tcPr>
          <w:p w14:paraId="51A17CF4" w14:textId="17D0B9F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E5-2676 v3</w:t>
            </w:r>
          </w:p>
        </w:tc>
        <w:tc>
          <w:tcPr>
            <w:tcW w:w="324" w:type="pct"/>
            <w:tcBorders>
              <w:top w:val="single" w:sz="6" w:space="0" w:color="auto"/>
            </w:tcBorders>
            <w:shd w:val="clear" w:color="000000" w:fill="F7F7F7"/>
            <w:vAlign w:val="center"/>
            <w:hideMark/>
          </w:tcPr>
          <w:p w14:paraId="3B438564" w14:textId="3D7BCFF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w:t>
            </w:r>
          </w:p>
        </w:tc>
        <w:tc>
          <w:tcPr>
            <w:tcW w:w="372" w:type="pct"/>
            <w:tcBorders>
              <w:top w:val="single" w:sz="6" w:space="0" w:color="auto"/>
            </w:tcBorders>
            <w:shd w:val="clear" w:color="000000" w:fill="F7F7F7"/>
            <w:vAlign w:val="center"/>
            <w:hideMark/>
          </w:tcPr>
          <w:p w14:paraId="2861249F" w14:textId="51E6F5C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tcBorders>
              <w:top w:val="single" w:sz="6" w:space="0" w:color="auto"/>
            </w:tcBorders>
            <w:shd w:val="clear" w:color="000000" w:fill="F7F7F7"/>
            <w:vAlign w:val="center"/>
            <w:hideMark/>
          </w:tcPr>
          <w:p w14:paraId="31C6B2B1" w14:textId="246F971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tcBorders>
              <w:top w:val="single" w:sz="6" w:space="0" w:color="auto"/>
            </w:tcBorders>
            <w:shd w:val="clear" w:color="000000" w:fill="F7F7F7"/>
            <w:vAlign w:val="center"/>
            <w:hideMark/>
          </w:tcPr>
          <w:p w14:paraId="2EC1FC5B" w14:textId="6804A90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tcBorders>
              <w:top w:val="single" w:sz="6" w:space="0" w:color="auto"/>
            </w:tcBorders>
            <w:shd w:val="clear" w:color="000000" w:fill="F7F7F7"/>
            <w:vAlign w:val="center"/>
            <w:hideMark/>
          </w:tcPr>
          <w:p w14:paraId="62FAF08B" w14:textId="15D5FAB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51E57BA7" w14:textId="77777777" w:rsidTr="0042787E">
        <w:trPr>
          <w:cantSplit/>
          <w:trHeight w:val="450"/>
        </w:trPr>
        <w:tc>
          <w:tcPr>
            <w:tcW w:w="552" w:type="pct"/>
            <w:shd w:val="clear" w:color="auto" w:fill="auto"/>
            <w:vAlign w:val="center"/>
            <w:hideMark/>
          </w:tcPr>
          <w:p w14:paraId="04B5E900" w14:textId="4D0011A7"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w:t>
            </w:r>
            <w:proofErr w:type="gramStart"/>
            <w:r w:rsidRPr="0042787E">
              <w:rPr>
                <w:rFonts w:asciiTheme="minorHAnsi" w:hAnsiTheme="minorHAnsi"/>
                <w:sz w:val="16"/>
                <w:szCs w:val="16"/>
              </w:rPr>
              <w:t>4.xlarge</w:t>
            </w:r>
            <w:proofErr w:type="gramEnd"/>
          </w:p>
        </w:tc>
        <w:tc>
          <w:tcPr>
            <w:tcW w:w="324" w:type="pct"/>
            <w:shd w:val="clear" w:color="auto" w:fill="auto"/>
            <w:vAlign w:val="center"/>
            <w:hideMark/>
          </w:tcPr>
          <w:p w14:paraId="51B84631" w14:textId="16B1FEF9"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4</w:t>
            </w:r>
          </w:p>
        </w:tc>
        <w:tc>
          <w:tcPr>
            <w:tcW w:w="417" w:type="pct"/>
            <w:shd w:val="clear" w:color="auto" w:fill="auto"/>
            <w:vAlign w:val="center"/>
            <w:hideMark/>
          </w:tcPr>
          <w:p w14:paraId="2569B18D" w14:textId="458F5EF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16</w:t>
            </w:r>
          </w:p>
        </w:tc>
        <w:tc>
          <w:tcPr>
            <w:tcW w:w="417" w:type="pct"/>
            <w:shd w:val="clear" w:color="auto" w:fill="auto"/>
            <w:vAlign w:val="center"/>
            <w:hideMark/>
          </w:tcPr>
          <w:p w14:paraId="62CD2957" w14:textId="283BE32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EBS Only</w:t>
            </w:r>
          </w:p>
        </w:tc>
        <w:tc>
          <w:tcPr>
            <w:tcW w:w="556" w:type="pct"/>
            <w:shd w:val="clear" w:color="auto" w:fill="auto"/>
            <w:vAlign w:val="center"/>
            <w:hideMark/>
          </w:tcPr>
          <w:p w14:paraId="73B7D481" w14:textId="1C8647C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hideMark/>
          </w:tcPr>
          <w:p w14:paraId="6E605A43" w14:textId="667D6E3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hideMark/>
          </w:tcPr>
          <w:p w14:paraId="0173B0DC" w14:textId="74FB3A8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E5-2676 v3</w:t>
            </w:r>
          </w:p>
        </w:tc>
        <w:tc>
          <w:tcPr>
            <w:tcW w:w="324" w:type="pct"/>
            <w:shd w:val="clear" w:color="auto" w:fill="auto"/>
            <w:vAlign w:val="center"/>
            <w:hideMark/>
          </w:tcPr>
          <w:p w14:paraId="4E54866B" w14:textId="65005BF9"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w:t>
            </w:r>
          </w:p>
        </w:tc>
        <w:tc>
          <w:tcPr>
            <w:tcW w:w="372" w:type="pct"/>
            <w:shd w:val="clear" w:color="auto" w:fill="auto"/>
            <w:vAlign w:val="center"/>
            <w:hideMark/>
          </w:tcPr>
          <w:p w14:paraId="1BB58DF1" w14:textId="59D55C1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hideMark/>
          </w:tcPr>
          <w:p w14:paraId="1F13180A" w14:textId="6939AE4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3A8E0808" w14:textId="64DF92D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75D6F0EC" w14:textId="7010182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42787E" w:rsidRPr="00D40B07" w14:paraId="5131C76A" w14:textId="77777777" w:rsidTr="0042787E">
        <w:trPr>
          <w:cantSplit/>
          <w:trHeight w:val="450"/>
        </w:trPr>
        <w:tc>
          <w:tcPr>
            <w:tcW w:w="552" w:type="pct"/>
            <w:shd w:val="clear" w:color="000000" w:fill="F7F7F7"/>
            <w:vAlign w:val="center"/>
            <w:hideMark/>
          </w:tcPr>
          <w:p w14:paraId="6BC5A17D" w14:textId="347C04F6"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m4.2xlarge</w:t>
            </w:r>
          </w:p>
        </w:tc>
        <w:tc>
          <w:tcPr>
            <w:tcW w:w="324" w:type="pct"/>
            <w:shd w:val="clear" w:color="000000" w:fill="F7F7F7"/>
            <w:vAlign w:val="center"/>
            <w:hideMark/>
          </w:tcPr>
          <w:p w14:paraId="17D120DD" w14:textId="14D7150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8</w:t>
            </w:r>
          </w:p>
        </w:tc>
        <w:tc>
          <w:tcPr>
            <w:tcW w:w="417" w:type="pct"/>
            <w:shd w:val="clear" w:color="000000" w:fill="F7F7F7"/>
            <w:vAlign w:val="center"/>
            <w:hideMark/>
          </w:tcPr>
          <w:p w14:paraId="4CE679B4" w14:textId="1A4E883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32</w:t>
            </w:r>
          </w:p>
        </w:tc>
        <w:tc>
          <w:tcPr>
            <w:tcW w:w="417" w:type="pct"/>
            <w:shd w:val="clear" w:color="000000" w:fill="F7F7F7"/>
            <w:vAlign w:val="center"/>
            <w:hideMark/>
          </w:tcPr>
          <w:p w14:paraId="40D7C9CE" w14:textId="51CC2AD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EBS Only</w:t>
            </w:r>
          </w:p>
        </w:tc>
        <w:tc>
          <w:tcPr>
            <w:tcW w:w="556" w:type="pct"/>
            <w:shd w:val="clear" w:color="000000" w:fill="F7F7F7"/>
            <w:vAlign w:val="center"/>
            <w:hideMark/>
          </w:tcPr>
          <w:p w14:paraId="3165AE64" w14:textId="2094BF9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000000" w:fill="F7F7F7"/>
            <w:vAlign w:val="center"/>
            <w:hideMark/>
          </w:tcPr>
          <w:p w14:paraId="24E001E7" w14:textId="0587E2C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000000" w:fill="F7F7F7"/>
            <w:vAlign w:val="center"/>
            <w:hideMark/>
          </w:tcPr>
          <w:p w14:paraId="40B5D103" w14:textId="491284C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E5-2676 v3</w:t>
            </w:r>
          </w:p>
        </w:tc>
        <w:tc>
          <w:tcPr>
            <w:tcW w:w="324" w:type="pct"/>
            <w:shd w:val="clear" w:color="000000" w:fill="F7F7F7"/>
            <w:vAlign w:val="center"/>
            <w:hideMark/>
          </w:tcPr>
          <w:p w14:paraId="1A202E9E" w14:textId="667C22B3"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w:t>
            </w:r>
          </w:p>
        </w:tc>
        <w:tc>
          <w:tcPr>
            <w:tcW w:w="372" w:type="pct"/>
            <w:shd w:val="clear" w:color="000000" w:fill="F7F7F7"/>
            <w:vAlign w:val="center"/>
            <w:hideMark/>
          </w:tcPr>
          <w:p w14:paraId="5FA924A9" w14:textId="434C228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000000" w:fill="F7F7F7"/>
            <w:vAlign w:val="center"/>
            <w:hideMark/>
          </w:tcPr>
          <w:p w14:paraId="76F0493F" w14:textId="5AD4F499"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7B36FEA1" w14:textId="36B878D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07D3535D" w14:textId="5E0068C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630EE177" w14:textId="77777777" w:rsidTr="0042787E">
        <w:trPr>
          <w:cantSplit/>
          <w:trHeight w:val="450"/>
        </w:trPr>
        <w:tc>
          <w:tcPr>
            <w:tcW w:w="552" w:type="pct"/>
            <w:shd w:val="clear" w:color="auto" w:fill="auto"/>
            <w:vAlign w:val="center"/>
            <w:hideMark/>
          </w:tcPr>
          <w:p w14:paraId="7DBC02EC" w14:textId="50BFAB19"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m4.4xlarge</w:t>
            </w:r>
          </w:p>
        </w:tc>
        <w:tc>
          <w:tcPr>
            <w:tcW w:w="324" w:type="pct"/>
            <w:shd w:val="clear" w:color="auto" w:fill="auto"/>
            <w:vAlign w:val="center"/>
            <w:hideMark/>
          </w:tcPr>
          <w:p w14:paraId="30C91AA3" w14:textId="6413C90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16</w:t>
            </w:r>
          </w:p>
        </w:tc>
        <w:tc>
          <w:tcPr>
            <w:tcW w:w="417" w:type="pct"/>
            <w:shd w:val="clear" w:color="auto" w:fill="auto"/>
            <w:vAlign w:val="center"/>
            <w:hideMark/>
          </w:tcPr>
          <w:p w14:paraId="2E0F9F48" w14:textId="66130CE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64</w:t>
            </w:r>
          </w:p>
        </w:tc>
        <w:tc>
          <w:tcPr>
            <w:tcW w:w="417" w:type="pct"/>
            <w:shd w:val="clear" w:color="auto" w:fill="auto"/>
            <w:vAlign w:val="center"/>
            <w:hideMark/>
          </w:tcPr>
          <w:p w14:paraId="285E4C3F" w14:textId="03E3803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EBS Only</w:t>
            </w:r>
          </w:p>
        </w:tc>
        <w:tc>
          <w:tcPr>
            <w:tcW w:w="556" w:type="pct"/>
            <w:shd w:val="clear" w:color="auto" w:fill="auto"/>
            <w:vAlign w:val="center"/>
            <w:hideMark/>
          </w:tcPr>
          <w:p w14:paraId="449FE47A" w14:textId="49BBA17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hideMark/>
          </w:tcPr>
          <w:p w14:paraId="450D031F" w14:textId="3E2D3A8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hideMark/>
          </w:tcPr>
          <w:p w14:paraId="1F3D9E32" w14:textId="682A212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E5-2676 v3</w:t>
            </w:r>
          </w:p>
        </w:tc>
        <w:tc>
          <w:tcPr>
            <w:tcW w:w="324" w:type="pct"/>
            <w:shd w:val="clear" w:color="auto" w:fill="auto"/>
            <w:vAlign w:val="center"/>
            <w:hideMark/>
          </w:tcPr>
          <w:p w14:paraId="19EAA727" w14:textId="3346E182"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w:t>
            </w:r>
          </w:p>
        </w:tc>
        <w:tc>
          <w:tcPr>
            <w:tcW w:w="372" w:type="pct"/>
            <w:shd w:val="clear" w:color="auto" w:fill="auto"/>
            <w:vAlign w:val="center"/>
            <w:hideMark/>
          </w:tcPr>
          <w:p w14:paraId="5A1B457A" w14:textId="41461A3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hideMark/>
          </w:tcPr>
          <w:p w14:paraId="63455001" w14:textId="396939C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751B2BC6" w14:textId="14D95F4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2E6B3CF9" w14:textId="722A040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42787E" w:rsidRPr="00D40B07" w14:paraId="78C70F76" w14:textId="77777777" w:rsidTr="0042787E">
        <w:trPr>
          <w:cantSplit/>
          <w:trHeight w:val="450"/>
        </w:trPr>
        <w:tc>
          <w:tcPr>
            <w:tcW w:w="552" w:type="pct"/>
            <w:shd w:val="clear" w:color="000000" w:fill="F7F7F7"/>
            <w:vAlign w:val="center"/>
            <w:hideMark/>
          </w:tcPr>
          <w:p w14:paraId="4CEC773C" w14:textId="50E998CC"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m4.10xlarge</w:t>
            </w:r>
          </w:p>
        </w:tc>
        <w:tc>
          <w:tcPr>
            <w:tcW w:w="324" w:type="pct"/>
            <w:shd w:val="clear" w:color="000000" w:fill="F7F7F7"/>
            <w:vAlign w:val="center"/>
            <w:hideMark/>
          </w:tcPr>
          <w:p w14:paraId="26A70CF1" w14:textId="2C97A78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40</w:t>
            </w:r>
          </w:p>
        </w:tc>
        <w:tc>
          <w:tcPr>
            <w:tcW w:w="417" w:type="pct"/>
            <w:shd w:val="clear" w:color="000000" w:fill="F7F7F7"/>
            <w:vAlign w:val="center"/>
            <w:hideMark/>
          </w:tcPr>
          <w:p w14:paraId="71A852B6" w14:textId="51036CB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160</w:t>
            </w:r>
          </w:p>
        </w:tc>
        <w:tc>
          <w:tcPr>
            <w:tcW w:w="417" w:type="pct"/>
            <w:shd w:val="clear" w:color="000000" w:fill="F7F7F7"/>
            <w:vAlign w:val="center"/>
            <w:hideMark/>
          </w:tcPr>
          <w:p w14:paraId="617A162A" w14:textId="0B6F886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EBS Only</w:t>
            </w:r>
          </w:p>
        </w:tc>
        <w:tc>
          <w:tcPr>
            <w:tcW w:w="556" w:type="pct"/>
            <w:shd w:val="clear" w:color="000000" w:fill="F7F7F7"/>
            <w:vAlign w:val="center"/>
            <w:hideMark/>
          </w:tcPr>
          <w:p w14:paraId="23B12173" w14:textId="50D1511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000000" w:fill="F7F7F7"/>
            <w:vAlign w:val="center"/>
            <w:hideMark/>
          </w:tcPr>
          <w:p w14:paraId="5D5D0A99" w14:textId="09204EC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10 Gigabit</w:t>
            </w:r>
          </w:p>
        </w:tc>
        <w:tc>
          <w:tcPr>
            <w:tcW w:w="464" w:type="pct"/>
            <w:shd w:val="clear" w:color="000000" w:fill="F7F7F7"/>
            <w:vAlign w:val="center"/>
            <w:hideMark/>
          </w:tcPr>
          <w:p w14:paraId="556C76E8" w14:textId="377BBC7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E5-2676 v3</w:t>
            </w:r>
          </w:p>
        </w:tc>
        <w:tc>
          <w:tcPr>
            <w:tcW w:w="324" w:type="pct"/>
            <w:shd w:val="clear" w:color="000000" w:fill="F7F7F7"/>
            <w:vAlign w:val="center"/>
            <w:hideMark/>
          </w:tcPr>
          <w:p w14:paraId="3D1A8EA1" w14:textId="20FA826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w:t>
            </w:r>
          </w:p>
        </w:tc>
        <w:tc>
          <w:tcPr>
            <w:tcW w:w="372" w:type="pct"/>
            <w:shd w:val="clear" w:color="000000" w:fill="F7F7F7"/>
            <w:vAlign w:val="center"/>
            <w:hideMark/>
          </w:tcPr>
          <w:p w14:paraId="3EDE82FE" w14:textId="456909A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000000" w:fill="F7F7F7"/>
            <w:vAlign w:val="center"/>
            <w:hideMark/>
          </w:tcPr>
          <w:p w14:paraId="79540F34" w14:textId="69A3FE8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28D8424A" w14:textId="5369012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0B73E93A" w14:textId="7E5DE2C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214189" w:rsidRPr="00D40B07" w14:paraId="15A3480E" w14:textId="77777777" w:rsidTr="0042787E">
        <w:trPr>
          <w:cantSplit/>
          <w:trHeight w:val="450"/>
          <w:ins w:id="1273" w:author="Jeff Johnson" w:date="2017-07-10T16:24:00Z"/>
        </w:trPr>
        <w:tc>
          <w:tcPr>
            <w:tcW w:w="552" w:type="pct"/>
            <w:shd w:val="clear" w:color="auto" w:fill="auto"/>
            <w:vAlign w:val="center"/>
          </w:tcPr>
          <w:p w14:paraId="42B42F78" w14:textId="328CE257" w:rsidR="00214189" w:rsidRPr="0042787E" w:rsidRDefault="00214189" w:rsidP="005453C4">
            <w:pPr>
              <w:spacing w:before="0"/>
              <w:jc w:val="center"/>
              <w:rPr>
                <w:ins w:id="1274" w:author="Jeff Johnson" w:date="2017-07-10T16:24:00Z"/>
                <w:rFonts w:asciiTheme="minorHAnsi" w:hAnsiTheme="minorHAnsi"/>
                <w:sz w:val="16"/>
                <w:szCs w:val="16"/>
              </w:rPr>
            </w:pPr>
            <w:ins w:id="1275" w:author="Jeff Johnson" w:date="2017-07-10T16:24:00Z">
              <w:r>
                <w:rPr>
                  <w:rFonts w:asciiTheme="minorHAnsi" w:hAnsiTheme="minorHAnsi"/>
                  <w:sz w:val="16"/>
                  <w:szCs w:val="16"/>
                </w:rPr>
                <w:t>m4</w:t>
              </w:r>
            </w:ins>
            <w:ins w:id="1276" w:author="Jeff Johnson" w:date="2017-07-10T16:30:00Z">
              <w:r w:rsidR="005453C4">
                <w:rPr>
                  <w:rFonts w:asciiTheme="minorHAnsi" w:hAnsiTheme="minorHAnsi"/>
                  <w:sz w:val="16"/>
                  <w:szCs w:val="16"/>
                </w:rPr>
                <w:t>.</w:t>
              </w:r>
            </w:ins>
            <w:ins w:id="1277" w:author="Jeff Johnson" w:date="2017-07-10T16:24:00Z">
              <w:r>
                <w:rPr>
                  <w:rFonts w:asciiTheme="minorHAnsi" w:hAnsiTheme="minorHAnsi"/>
                  <w:sz w:val="16"/>
                  <w:szCs w:val="16"/>
                </w:rPr>
                <w:t>16xlarge</w:t>
              </w:r>
            </w:ins>
          </w:p>
        </w:tc>
        <w:tc>
          <w:tcPr>
            <w:tcW w:w="324" w:type="pct"/>
            <w:shd w:val="clear" w:color="auto" w:fill="auto"/>
            <w:vAlign w:val="center"/>
          </w:tcPr>
          <w:p w14:paraId="158DEA9C" w14:textId="405C8E09" w:rsidR="00214189" w:rsidRPr="0042787E" w:rsidRDefault="00214189">
            <w:pPr>
              <w:spacing w:before="0"/>
              <w:jc w:val="center"/>
              <w:rPr>
                <w:ins w:id="1278" w:author="Jeff Johnson" w:date="2017-07-10T16:24:00Z"/>
                <w:rFonts w:asciiTheme="minorHAnsi" w:hAnsiTheme="minorHAnsi"/>
                <w:sz w:val="16"/>
                <w:szCs w:val="16"/>
              </w:rPr>
            </w:pPr>
            <w:ins w:id="1279" w:author="Jeff Johnson" w:date="2017-07-10T16:24:00Z">
              <w:r>
                <w:rPr>
                  <w:rFonts w:asciiTheme="minorHAnsi" w:hAnsiTheme="minorHAnsi"/>
                  <w:sz w:val="16"/>
                  <w:szCs w:val="16"/>
                </w:rPr>
                <w:t>64</w:t>
              </w:r>
            </w:ins>
          </w:p>
        </w:tc>
        <w:tc>
          <w:tcPr>
            <w:tcW w:w="417" w:type="pct"/>
            <w:shd w:val="clear" w:color="auto" w:fill="auto"/>
            <w:vAlign w:val="center"/>
          </w:tcPr>
          <w:p w14:paraId="006E1840" w14:textId="58D59449" w:rsidR="00214189" w:rsidRPr="0042787E" w:rsidRDefault="00214189">
            <w:pPr>
              <w:spacing w:before="0"/>
              <w:jc w:val="center"/>
              <w:rPr>
                <w:ins w:id="1280" w:author="Jeff Johnson" w:date="2017-07-10T16:24:00Z"/>
                <w:rFonts w:asciiTheme="minorHAnsi" w:hAnsiTheme="minorHAnsi"/>
                <w:sz w:val="16"/>
                <w:szCs w:val="16"/>
              </w:rPr>
            </w:pPr>
            <w:ins w:id="1281" w:author="Jeff Johnson" w:date="2017-07-10T16:24:00Z">
              <w:r>
                <w:rPr>
                  <w:rFonts w:asciiTheme="minorHAnsi" w:hAnsiTheme="minorHAnsi"/>
                  <w:sz w:val="16"/>
                  <w:szCs w:val="16"/>
                </w:rPr>
                <w:t>256</w:t>
              </w:r>
            </w:ins>
          </w:p>
        </w:tc>
        <w:tc>
          <w:tcPr>
            <w:tcW w:w="417" w:type="pct"/>
            <w:shd w:val="clear" w:color="auto" w:fill="auto"/>
            <w:vAlign w:val="center"/>
          </w:tcPr>
          <w:p w14:paraId="1AA4FDDC" w14:textId="14A6946E" w:rsidR="00214189" w:rsidRPr="0042787E" w:rsidRDefault="00214189">
            <w:pPr>
              <w:spacing w:before="0"/>
              <w:jc w:val="center"/>
              <w:rPr>
                <w:ins w:id="1282" w:author="Jeff Johnson" w:date="2017-07-10T16:24:00Z"/>
                <w:rFonts w:asciiTheme="minorHAnsi" w:hAnsiTheme="minorHAnsi"/>
                <w:sz w:val="16"/>
                <w:szCs w:val="16"/>
              </w:rPr>
            </w:pPr>
            <w:ins w:id="1283" w:author="Jeff Johnson" w:date="2017-07-10T16:24:00Z">
              <w:r>
                <w:rPr>
                  <w:rFonts w:asciiTheme="minorHAnsi" w:hAnsiTheme="minorHAnsi"/>
                  <w:sz w:val="16"/>
                  <w:szCs w:val="16"/>
                </w:rPr>
                <w:t>EBS Only</w:t>
              </w:r>
            </w:ins>
          </w:p>
        </w:tc>
        <w:tc>
          <w:tcPr>
            <w:tcW w:w="556" w:type="pct"/>
            <w:shd w:val="clear" w:color="auto" w:fill="auto"/>
            <w:vAlign w:val="center"/>
          </w:tcPr>
          <w:p w14:paraId="46AB93A6" w14:textId="5599069E" w:rsidR="00214189" w:rsidRPr="0042787E" w:rsidRDefault="00214189">
            <w:pPr>
              <w:spacing w:before="0"/>
              <w:jc w:val="center"/>
              <w:rPr>
                <w:ins w:id="1284" w:author="Jeff Johnson" w:date="2017-07-10T16:24:00Z"/>
                <w:rFonts w:asciiTheme="minorHAnsi" w:hAnsiTheme="minorHAnsi"/>
                <w:sz w:val="16"/>
                <w:szCs w:val="16"/>
              </w:rPr>
            </w:pPr>
            <w:ins w:id="1285" w:author="Jeff Johnson" w:date="2017-07-10T16:24:00Z">
              <w:r>
                <w:rPr>
                  <w:rFonts w:asciiTheme="minorHAnsi" w:hAnsiTheme="minorHAnsi"/>
                  <w:sz w:val="16"/>
                  <w:szCs w:val="16"/>
                </w:rPr>
                <w:t>Yes</w:t>
              </w:r>
            </w:ins>
          </w:p>
        </w:tc>
        <w:tc>
          <w:tcPr>
            <w:tcW w:w="555" w:type="pct"/>
            <w:shd w:val="clear" w:color="auto" w:fill="auto"/>
            <w:vAlign w:val="center"/>
          </w:tcPr>
          <w:p w14:paraId="3F4C2B86" w14:textId="78633C94" w:rsidR="00214189" w:rsidRPr="0042787E" w:rsidRDefault="00214189">
            <w:pPr>
              <w:spacing w:before="0"/>
              <w:jc w:val="center"/>
              <w:rPr>
                <w:ins w:id="1286" w:author="Jeff Johnson" w:date="2017-07-10T16:24:00Z"/>
                <w:rFonts w:asciiTheme="minorHAnsi" w:hAnsiTheme="minorHAnsi"/>
                <w:sz w:val="16"/>
                <w:szCs w:val="16"/>
              </w:rPr>
            </w:pPr>
            <w:ins w:id="1287" w:author="Jeff Johnson" w:date="2017-07-10T16:25:00Z">
              <w:r>
                <w:rPr>
                  <w:rFonts w:asciiTheme="minorHAnsi" w:hAnsiTheme="minorHAnsi"/>
                  <w:sz w:val="16"/>
                  <w:szCs w:val="16"/>
                </w:rPr>
                <w:t>10 Gigabit</w:t>
              </w:r>
            </w:ins>
          </w:p>
        </w:tc>
        <w:tc>
          <w:tcPr>
            <w:tcW w:w="464" w:type="pct"/>
            <w:shd w:val="clear" w:color="auto" w:fill="auto"/>
            <w:vAlign w:val="center"/>
          </w:tcPr>
          <w:p w14:paraId="682E7829" w14:textId="0D9F43D3" w:rsidR="00214189" w:rsidRPr="0042787E" w:rsidRDefault="00214189">
            <w:pPr>
              <w:spacing w:before="0"/>
              <w:jc w:val="center"/>
              <w:rPr>
                <w:ins w:id="1288" w:author="Jeff Johnson" w:date="2017-07-10T16:24:00Z"/>
                <w:rFonts w:asciiTheme="minorHAnsi" w:hAnsiTheme="minorHAnsi"/>
                <w:sz w:val="16"/>
                <w:szCs w:val="16"/>
              </w:rPr>
            </w:pPr>
            <w:ins w:id="1289" w:author="Jeff Johnson" w:date="2017-07-10T16:25:00Z">
              <w:r w:rsidRPr="0042787E">
                <w:rPr>
                  <w:rFonts w:asciiTheme="minorHAnsi" w:hAnsiTheme="minorHAnsi"/>
                  <w:sz w:val="16"/>
                  <w:szCs w:val="16"/>
                </w:rPr>
                <w:t>Intel Xeon E5-2676 v3</w:t>
              </w:r>
            </w:ins>
          </w:p>
        </w:tc>
        <w:tc>
          <w:tcPr>
            <w:tcW w:w="324" w:type="pct"/>
            <w:shd w:val="clear" w:color="auto" w:fill="auto"/>
            <w:vAlign w:val="center"/>
          </w:tcPr>
          <w:p w14:paraId="59C4BDD8" w14:textId="31F9B0B2" w:rsidR="00214189" w:rsidRPr="0042787E" w:rsidRDefault="00214189">
            <w:pPr>
              <w:spacing w:before="0"/>
              <w:jc w:val="center"/>
              <w:rPr>
                <w:ins w:id="1290" w:author="Jeff Johnson" w:date="2017-07-10T16:24:00Z"/>
                <w:rFonts w:asciiTheme="minorHAnsi" w:hAnsiTheme="minorHAnsi"/>
                <w:sz w:val="16"/>
                <w:szCs w:val="16"/>
              </w:rPr>
            </w:pPr>
            <w:ins w:id="1291" w:author="Jeff Johnson" w:date="2017-07-10T16:25:00Z">
              <w:r>
                <w:rPr>
                  <w:rFonts w:asciiTheme="minorHAnsi" w:hAnsiTheme="minorHAnsi"/>
                  <w:sz w:val="16"/>
                  <w:szCs w:val="16"/>
                </w:rPr>
                <w:t>2.4</w:t>
              </w:r>
            </w:ins>
          </w:p>
        </w:tc>
        <w:tc>
          <w:tcPr>
            <w:tcW w:w="372" w:type="pct"/>
            <w:shd w:val="clear" w:color="auto" w:fill="auto"/>
            <w:vAlign w:val="center"/>
          </w:tcPr>
          <w:p w14:paraId="6BB3F875" w14:textId="52FC7B99" w:rsidR="00214189" w:rsidRPr="0042787E" w:rsidRDefault="00214189">
            <w:pPr>
              <w:spacing w:before="0"/>
              <w:jc w:val="center"/>
              <w:rPr>
                <w:ins w:id="1292" w:author="Jeff Johnson" w:date="2017-07-10T16:24:00Z"/>
                <w:rFonts w:asciiTheme="minorHAnsi" w:hAnsiTheme="minorHAnsi"/>
                <w:sz w:val="16"/>
                <w:szCs w:val="16"/>
              </w:rPr>
            </w:pPr>
            <w:ins w:id="1293" w:author="Jeff Johnson" w:date="2017-07-10T16:25:00Z">
              <w:r>
                <w:rPr>
                  <w:rFonts w:asciiTheme="minorHAnsi" w:hAnsiTheme="minorHAnsi"/>
                  <w:sz w:val="16"/>
                  <w:szCs w:val="16"/>
                </w:rPr>
                <w:t>Yes</w:t>
              </w:r>
            </w:ins>
          </w:p>
        </w:tc>
        <w:tc>
          <w:tcPr>
            <w:tcW w:w="371" w:type="pct"/>
            <w:shd w:val="clear" w:color="auto" w:fill="auto"/>
            <w:vAlign w:val="center"/>
          </w:tcPr>
          <w:p w14:paraId="724F9D68" w14:textId="4A48A1E8" w:rsidR="00214189" w:rsidRPr="0042787E" w:rsidRDefault="00214189">
            <w:pPr>
              <w:spacing w:before="0"/>
              <w:jc w:val="center"/>
              <w:rPr>
                <w:ins w:id="1294" w:author="Jeff Johnson" w:date="2017-07-10T16:24:00Z"/>
                <w:rFonts w:asciiTheme="minorHAnsi" w:hAnsiTheme="minorHAnsi"/>
                <w:sz w:val="16"/>
                <w:szCs w:val="16"/>
              </w:rPr>
            </w:pPr>
            <w:ins w:id="1295" w:author="Jeff Johnson" w:date="2017-07-10T16:25:00Z">
              <w:r>
                <w:rPr>
                  <w:rFonts w:asciiTheme="minorHAnsi" w:hAnsiTheme="minorHAnsi"/>
                  <w:sz w:val="16"/>
                  <w:szCs w:val="16"/>
                </w:rPr>
                <w:t>Yes</w:t>
              </w:r>
            </w:ins>
          </w:p>
        </w:tc>
        <w:tc>
          <w:tcPr>
            <w:tcW w:w="324" w:type="pct"/>
            <w:shd w:val="clear" w:color="auto" w:fill="auto"/>
            <w:vAlign w:val="center"/>
          </w:tcPr>
          <w:p w14:paraId="73569730" w14:textId="5F782A1B" w:rsidR="00214189" w:rsidRPr="0042787E" w:rsidRDefault="00214189">
            <w:pPr>
              <w:spacing w:before="0"/>
              <w:jc w:val="center"/>
              <w:rPr>
                <w:ins w:id="1296" w:author="Jeff Johnson" w:date="2017-07-10T16:24:00Z"/>
                <w:rFonts w:asciiTheme="minorHAnsi" w:hAnsiTheme="minorHAnsi"/>
                <w:sz w:val="16"/>
                <w:szCs w:val="16"/>
              </w:rPr>
            </w:pPr>
            <w:ins w:id="1297" w:author="Jeff Johnson" w:date="2017-07-10T16:25:00Z">
              <w:r>
                <w:rPr>
                  <w:rFonts w:asciiTheme="minorHAnsi" w:hAnsiTheme="minorHAnsi"/>
                  <w:sz w:val="16"/>
                  <w:szCs w:val="16"/>
                </w:rPr>
                <w:t>Yes</w:t>
              </w:r>
            </w:ins>
          </w:p>
        </w:tc>
        <w:tc>
          <w:tcPr>
            <w:tcW w:w="324" w:type="pct"/>
            <w:shd w:val="clear" w:color="auto" w:fill="auto"/>
            <w:vAlign w:val="center"/>
          </w:tcPr>
          <w:p w14:paraId="5BF308BE" w14:textId="58315A54" w:rsidR="00214189" w:rsidRPr="0042787E" w:rsidRDefault="00214189">
            <w:pPr>
              <w:spacing w:before="0"/>
              <w:jc w:val="center"/>
              <w:rPr>
                <w:ins w:id="1298" w:author="Jeff Johnson" w:date="2017-07-10T16:24:00Z"/>
                <w:rFonts w:asciiTheme="minorHAnsi" w:hAnsiTheme="minorHAnsi"/>
                <w:sz w:val="16"/>
                <w:szCs w:val="16"/>
              </w:rPr>
            </w:pPr>
            <w:ins w:id="1299" w:author="Jeff Johnson" w:date="2017-07-10T16:25:00Z">
              <w:r>
                <w:rPr>
                  <w:rFonts w:asciiTheme="minorHAnsi" w:hAnsiTheme="minorHAnsi"/>
                  <w:sz w:val="16"/>
                  <w:szCs w:val="16"/>
                </w:rPr>
                <w:t>Yes</w:t>
              </w:r>
            </w:ins>
          </w:p>
        </w:tc>
      </w:tr>
      <w:tr w:rsidR="00D40B07" w:rsidRPr="00D40B07" w14:paraId="4B1FAC7C" w14:textId="77777777" w:rsidTr="0042787E">
        <w:trPr>
          <w:cantSplit/>
          <w:trHeight w:val="450"/>
        </w:trPr>
        <w:tc>
          <w:tcPr>
            <w:tcW w:w="552" w:type="pct"/>
            <w:shd w:val="clear" w:color="auto" w:fill="auto"/>
            <w:vAlign w:val="center"/>
            <w:hideMark/>
          </w:tcPr>
          <w:p w14:paraId="07A92751" w14:textId="72D29DB3"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w:t>
            </w:r>
            <w:proofErr w:type="gramStart"/>
            <w:r w:rsidRPr="0042787E">
              <w:rPr>
                <w:rFonts w:asciiTheme="minorHAnsi" w:hAnsiTheme="minorHAnsi"/>
                <w:sz w:val="16"/>
                <w:szCs w:val="16"/>
              </w:rPr>
              <w:t>3.medium</w:t>
            </w:r>
            <w:proofErr w:type="gramEnd"/>
          </w:p>
        </w:tc>
        <w:tc>
          <w:tcPr>
            <w:tcW w:w="324" w:type="pct"/>
            <w:shd w:val="clear" w:color="auto" w:fill="auto"/>
            <w:vAlign w:val="center"/>
            <w:hideMark/>
          </w:tcPr>
          <w:p w14:paraId="7F56153B" w14:textId="14F8C3F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w:t>
            </w:r>
          </w:p>
        </w:tc>
        <w:tc>
          <w:tcPr>
            <w:tcW w:w="417" w:type="pct"/>
            <w:shd w:val="clear" w:color="auto" w:fill="auto"/>
            <w:vAlign w:val="center"/>
            <w:hideMark/>
          </w:tcPr>
          <w:p w14:paraId="24796B3A" w14:textId="26823F1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3.75</w:t>
            </w:r>
          </w:p>
        </w:tc>
        <w:tc>
          <w:tcPr>
            <w:tcW w:w="417" w:type="pct"/>
            <w:shd w:val="clear" w:color="auto" w:fill="auto"/>
            <w:vAlign w:val="center"/>
            <w:hideMark/>
          </w:tcPr>
          <w:p w14:paraId="61134E09" w14:textId="6DBAE17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 x 4 SSD</w:t>
            </w:r>
          </w:p>
        </w:tc>
        <w:tc>
          <w:tcPr>
            <w:tcW w:w="556" w:type="pct"/>
            <w:shd w:val="clear" w:color="auto" w:fill="auto"/>
            <w:vAlign w:val="center"/>
            <w:hideMark/>
          </w:tcPr>
          <w:p w14:paraId="3CA5916D" w14:textId="356988F3"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555" w:type="pct"/>
            <w:shd w:val="clear" w:color="auto" w:fill="auto"/>
            <w:vAlign w:val="center"/>
            <w:hideMark/>
          </w:tcPr>
          <w:p w14:paraId="36C8DA7D" w14:textId="2CB79497"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Moderate</w:t>
            </w:r>
          </w:p>
        </w:tc>
        <w:tc>
          <w:tcPr>
            <w:tcW w:w="464" w:type="pct"/>
            <w:shd w:val="clear" w:color="auto" w:fill="auto"/>
            <w:vAlign w:val="center"/>
            <w:hideMark/>
          </w:tcPr>
          <w:p w14:paraId="5272C9B9" w14:textId="19CC352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auto" w:fill="auto"/>
            <w:vAlign w:val="center"/>
            <w:hideMark/>
          </w:tcPr>
          <w:p w14:paraId="18B18FA8" w14:textId="4A20F4C3"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auto" w:fill="auto"/>
            <w:vAlign w:val="center"/>
            <w:hideMark/>
          </w:tcPr>
          <w:p w14:paraId="6EE0E483" w14:textId="6D5AA88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hideMark/>
          </w:tcPr>
          <w:p w14:paraId="44AB768B" w14:textId="49FFBB53"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hideMark/>
          </w:tcPr>
          <w:p w14:paraId="00EF7D34" w14:textId="72C2443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7EA2EB09" w14:textId="21C0668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r>
      <w:tr w:rsidR="0042787E" w:rsidRPr="00D40B07" w14:paraId="29A273C1" w14:textId="77777777" w:rsidTr="0042787E">
        <w:trPr>
          <w:cantSplit/>
          <w:trHeight w:val="450"/>
        </w:trPr>
        <w:tc>
          <w:tcPr>
            <w:tcW w:w="552" w:type="pct"/>
            <w:shd w:val="clear" w:color="000000" w:fill="F7F7F7"/>
            <w:vAlign w:val="center"/>
            <w:hideMark/>
          </w:tcPr>
          <w:p w14:paraId="1928EBCA" w14:textId="6D2ADDE7"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w:t>
            </w:r>
            <w:proofErr w:type="gramStart"/>
            <w:r w:rsidRPr="0042787E">
              <w:rPr>
                <w:rFonts w:asciiTheme="minorHAnsi" w:hAnsiTheme="minorHAnsi"/>
                <w:sz w:val="16"/>
                <w:szCs w:val="16"/>
              </w:rPr>
              <w:t>3.large</w:t>
            </w:r>
            <w:proofErr w:type="gramEnd"/>
          </w:p>
        </w:tc>
        <w:tc>
          <w:tcPr>
            <w:tcW w:w="324" w:type="pct"/>
            <w:shd w:val="clear" w:color="000000" w:fill="F7F7F7"/>
            <w:vAlign w:val="center"/>
            <w:hideMark/>
          </w:tcPr>
          <w:p w14:paraId="51EA5696" w14:textId="208FC6F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w:t>
            </w:r>
          </w:p>
        </w:tc>
        <w:tc>
          <w:tcPr>
            <w:tcW w:w="417" w:type="pct"/>
            <w:shd w:val="clear" w:color="000000" w:fill="F7F7F7"/>
            <w:vAlign w:val="center"/>
            <w:hideMark/>
          </w:tcPr>
          <w:p w14:paraId="260886CB" w14:textId="46D1399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7.5</w:t>
            </w:r>
          </w:p>
        </w:tc>
        <w:tc>
          <w:tcPr>
            <w:tcW w:w="417" w:type="pct"/>
            <w:shd w:val="clear" w:color="000000" w:fill="F7F7F7"/>
            <w:vAlign w:val="center"/>
            <w:hideMark/>
          </w:tcPr>
          <w:p w14:paraId="3027EC78" w14:textId="639A33D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 x 32 SSD</w:t>
            </w:r>
          </w:p>
        </w:tc>
        <w:tc>
          <w:tcPr>
            <w:tcW w:w="556" w:type="pct"/>
            <w:shd w:val="clear" w:color="000000" w:fill="F7F7F7"/>
            <w:vAlign w:val="center"/>
            <w:hideMark/>
          </w:tcPr>
          <w:p w14:paraId="06A77F74" w14:textId="2DC4640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555" w:type="pct"/>
            <w:shd w:val="clear" w:color="000000" w:fill="F7F7F7"/>
            <w:vAlign w:val="center"/>
            <w:hideMark/>
          </w:tcPr>
          <w:p w14:paraId="62D14008" w14:textId="623D2F1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Moderate</w:t>
            </w:r>
          </w:p>
        </w:tc>
        <w:tc>
          <w:tcPr>
            <w:tcW w:w="464" w:type="pct"/>
            <w:shd w:val="clear" w:color="000000" w:fill="F7F7F7"/>
            <w:vAlign w:val="center"/>
            <w:hideMark/>
          </w:tcPr>
          <w:p w14:paraId="10926A45" w14:textId="6045409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000000" w:fill="F7F7F7"/>
            <w:vAlign w:val="center"/>
            <w:hideMark/>
          </w:tcPr>
          <w:p w14:paraId="5C039A1A" w14:textId="5BCB4DD3"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000000" w:fill="F7F7F7"/>
            <w:vAlign w:val="center"/>
            <w:hideMark/>
          </w:tcPr>
          <w:p w14:paraId="113BCAC3" w14:textId="21756C4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000000" w:fill="F7F7F7"/>
            <w:vAlign w:val="center"/>
            <w:hideMark/>
          </w:tcPr>
          <w:p w14:paraId="3DDE6339" w14:textId="30C6898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000000" w:fill="F7F7F7"/>
            <w:vAlign w:val="center"/>
            <w:hideMark/>
          </w:tcPr>
          <w:p w14:paraId="17914705" w14:textId="4B95BA7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3B5E3EF8" w14:textId="4A1EF4D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r>
      <w:tr w:rsidR="00D40B07" w:rsidRPr="00D40B07" w14:paraId="24C1F6B9" w14:textId="77777777" w:rsidTr="0042787E">
        <w:trPr>
          <w:cantSplit/>
          <w:trHeight w:val="450"/>
        </w:trPr>
        <w:tc>
          <w:tcPr>
            <w:tcW w:w="552" w:type="pct"/>
            <w:shd w:val="clear" w:color="auto" w:fill="auto"/>
            <w:vAlign w:val="center"/>
            <w:hideMark/>
          </w:tcPr>
          <w:p w14:paraId="583F8DC6" w14:textId="20A4C4BD"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w:t>
            </w:r>
            <w:proofErr w:type="gramStart"/>
            <w:r w:rsidRPr="0042787E">
              <w:rPr>
                <w:rFonts w:asciiTheme="minorHAnsi" w:hAnsiTheme="minorHAnsi"/>
                <w:sz w:val="16"/>
                <w:szCs w:val="16"/>
              </w:rPr>
              <w:t>3.xlarge</w:t>
            </w:r>
            <w:proofErr w:type="gramEnd"/>
          </w:p>
        </w:tc>
        <w:tc>
          <w:tcPr>
            <w:tcW w:w="324" w:type="pct"/>
            <w:shd w:val="clear" w:color="auto" w:fill="auto"/>
            <w:vAlign w:val="center"/>
            <w:hideMark/>
          </w:tcPr>
          <w:p w14:paraId="192EDCE4" w14:textId="6C1C4333"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4</w:t>
            </w:r>
          </w:p>
        </w:tc>
        <w:tc>
          <w:tcPr>
            <w:tcW w:w="417" w:type="pct"/>
            <w:shd w:val="clear" w:color="auto" w:fill="auto"/>
            <w:vAlign w:val="center"/>
            <w:hideMark/>
          </w:tcPr>
          <w:p w14:paraId="35DCE940" w14:textId="134AF2B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15</w:t>
            </w:r>
          </w:p>
        </w:tc>
        <w:tc>
          <w:tcPr>
            <w:tcW w:w="417" w:type="pct"/>
            <w:shd w:val="clear" w:color="auto" w:fill="auto"/>
            <w:vAlign w:val="center"/>
            <w:hideMark/>
          </w:tcPr>
          <w:p w14:paraId="76ED0E98" w14:textId="3D4F1633"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 x 40 SSD</w:t>
            </w:r>
          </w:p>
        </w:tc>
        <w:tc>
          <w:tcPr>
            <w:tcW w:w="556" w:type="pct"/>
            <w:shd w:val="clear" w:color="auto" w:fill="auto"/>
            <w:vAlign w:val="center"/>
            <w:hideMark/>
          </w:tcPr>
          <w:p w14:paraId="7F55CEF5" w14:textId="1E137EB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555" w:type="pct"/>
            <w:shd w:val="clear" w:color="auto" w:fill="auto"/>
            <w:vAlign w:val="center"/>
            <w:hideMark/>
          </w:tcPr>
          <w:p w14:paraId="19F182DE" w14:textId="6CF00FC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hideMark/>
          </w:tcPr>
          <w:p w14:paraId="61364DD9" w14:textId="509B6B4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auto" w:fill="auto"/>
            <w:vAlign w:val="center"/>
            <w:hideMark/>
          </w:tcPr>
          <w:p w14:paraId="7B555771" w14:textId="756FCFB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auto" w:fill="auto"/>
            <w:vAlign w:val="center"/>
            <w:hideMark/>
          </w:tcPr>
          <w:p w14:paraId="1408938C" w14:textId="5D80BDE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hideMark/>
          </w:tcPr>
          <w:p w14:paraId="28112153" w14:textId="2F013A47"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hideMark/>
          </w:tcPr>
          <w:p w14:paraId="34384139" w14:textId="5D2591F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6D2AF9E7" w14:textId="055D278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42787E" w:rsidRPr="00D40B07" w14:paraId="343B9361" w14:textId="77777777" w:rsidTr="0042787E">
        <w:trPr>
          <w:cantSplit/>
          <w:trHeight w:val="450"/>
        </w:trPr>
        <w:tc>
          <w:tcPr>
            <w:tcW w:w="552" w:type="pct"/>
            <w:shd w:val="clear" w:color="000000" w:fill="F7F7F7"/>
            <w:vAlign w:val="center"/>
            <w:hideMark/>
          </w:tcPr>
          <w:p w14:paraId="4022EEF3" w14:textId="61C1BFAE"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m3.2xlarge</w:t>
            </w:r>
          </w:p>
        </w:tc>
        <w:tc>
          <w:tcPr>
            <w:tcW w:w="324" w:type="pct"/>
            <w:shd w:val="clear" w:color="000000" w:fill="F7F7F7"/>
            <w:vAlign w:val="center"/>
            <w:hideMark/>
          </w:tcPr>
          <w:p w14:paraId="1735AEA8" w14:textId="60E3500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8</w:t>
            </w:r>
          </w:p>
        </w:tc>
        <w:tc>
          <w:tcPr>
            <w:tcW w:w="417" w:type="pct"/>
            <w:shd w:val="clear" w:color="000000" w:fill="F7F7F7"/>
            <w:vAlign w:val="center"/>
            <w:hideMark/>
          </w:tcPr>
          <w:p w14:paraId="017A165C" w14:textId="0B82D46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30</w:t>
            </w:r>
          </w:p>
        </w:tc>
        <w:tc>
          <w:tcPr>
            <w:tcW w:w="417" w:type="pct"/>
            <w:shd w:val="clear" w:color="000000" w:fill="F7F7F7"/>
            <w:vAlign w:val="center"/>
            <w:hideMark/>
          </w:tcPr>
          <w:p w14:paraId="43B88B28" w14:textId="351B001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 x 80 SSD</w:t>
            </w:r>
          </w:p>
        </w:tc>
        <w:tc>
          <w:tcPr>
            <w:tcW w:w="556" w:type="pct"/>
            <w:shd w:val="clear" w:color="000000" w:fill="F7F7F7"/>
            <w:vAlign w:val="center"/>
            <w:hideMark/>
          </w:tcPr>
          <w:p w14:paraId="19BF5F2B" w14:textId="67DEF3D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555" w:type="pct"/>
            <w:shd w:val="clear" w:color="000000" w:fill="F7F7F7"/>
            <w:vAlign w:val="center"/>
            <w:hideMark/>
          </w:tcPr>
          <w:p w14:paraId="5DB2A732" w14:textId="6F3DE44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000000" w:fill="F7F7F7"/>
            <w:vAlign w:val="center"/>
            <w:hideMark/>
          </w:tcPr>
          <w:p w14:paraId="29C51A4F" w14:textId="346C9D0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000000" w:fill="F7F7F7"/>
            <w:vAlign w:val="center"/>
            <w:hideMark/>
          </w:tcPr>
          <w:p w14:paraId="098F06D2" w14:textId="45D169A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000000" w:fill="F7F7F7"/>
            <w:vAlign w:val="center"/>
            <w:hideMark/>
          </w:tcPr>
          <w:p w14:paraId="4F0549A8" w14:textId="0DCF813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000000" w:fill="F7F7F7"/>
            <w:vAlign w:val="center"/>
            <w:hideMark/>
          </w:tcPr>
          <w:p w14:paraId="18E781AF" w14:textId="6C9CE86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000000" w:fill="F7F7F7"/>
            <w:vAlign w:val="center"/>
            <w:hideMark/>
          </w:tcPr>
          <w:p w14:paraId="0466CD47" w14:textId="5A8BC36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76DDC0D5" w14:textId="3ED525E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4AA4A53B" w14:textId="77777777" w:rsidTr="0042787E">
        <w:trPr>
          <w:cantSplit/>
          <w:trHeight w:val="450"/>
        </w:trPr>
        <w:tc>
          <w:tcPr>
            <w:tcW w:w="552" w:type="pct"/>
            <w:shd w:val="clear" w:color="auto" w:fill="auto"/>
            <w:vAlign w:val="center"/>
            <w:hideMark/>
          </w:tcPr>
          <w:p w14:paraId="6C91CE92" w14:textId="121C120C"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c</w:t>
            </w:r>
            <w:proofErr w:type="gramStart"/>
            <w:r w:rsidRPr="0042787E">
              <w:rPr>
                <w:rFonts w:asciiTheme="minorHAnsi" w:hAnsiTheme="minorHAnsi"/>
                <w:sz w:val="16"/>
                <w:szCs w:val="16"/>
              </w:rPr>
              <w:t>4.large</w:t>
            </w:r>
            <w:proofErr w:type="gramEnd"/>
          </w:p>
        </w:tc>
        <w:tc>
          <w:tcPr>
            <w:tcW w:w="324" w:type="pct"/>
            <w:shd w:val="clear" w:color="auto" w:fill="auto"/>
            <w:vAlign w:val="center"/>
            <w:hideMark/>
          </w:tcPr>
          <w:p w14:paraId="30AEAB2E" w14:textId="59ED04E3"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w:t>
            </w:r>
          </w:p>
        </w:tc>
        <w:tc>
          <w:tcPr>
            <w:tcW w:w="417" w:type="pct"/>
            <w:shd w:val="clear" w:color="auto" w:fill="auto"/>
            <w:vAlign w:val="center"/>
            <w:hideMark/>
          </w:tcPr>
          <w:p w14:paraId="37E9CC04" w14:textId="74E170F2"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3.75</w:t>
            </w:r>
          </w:p>
        </w:tc>
        <w:tc>
          <w:tcPr>
            <w:tcW w:w="417" w:type="pct"/>
            <w:shd w:val="clear" w:color="auto" w:fill="auto"/>
            <w:vAlign w:val="center"/>
            <w:hideMark/>
          </w:tcPr>
          <w:p w14:paraId="1F449A29" w14:textId="07B6F71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EBS Only</w:t>
            </w:r>
          </w:p>
        </w:tc>
        <w:tc>
          <w:tcPr>
            <w:tcW w:w="556" w:type="pct"/>
            <w:shd w:val="clear" w:color="auto" w:fill="auto"/>
            <w:vAlign w:val="center"/>
            <w:hideMark/>
          </w:tcPr>
          <w:p w14:paraId="25DACF2B" w14:textId="1132EF7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hideMark/>
          </w:tcPr>
          <w:p w14:paraId="564A67E8" w14:textId="6A19C9E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Moderate</w:t>
            </w:r>
          </w:p>
        </w:tc>
        <w:tc>
          <w:tcPr>
            <w:tcW w:w="464" w:type="pct"/>
            <w:shd w:val="clear" w:color="auto" w:fill="auto"/>
            <w:vAlign w:val="center"/>
            <w:hideMark/>
          </w:tcPr>
          <w:p w14:paraId="7F810D76" w14:textId="7A64622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E5-2666 v3</w:t>
            </w:r>
          </w:p>
        </w:tc>
        <w:tc>
          <w:tcPr>
            <w:tcW w:w="324" w:type="pct"/>
            <w:shd w:val="clear" w:color="auto" w:fill="auto"/>
            <w:vAlign w:val="center"/>
            <w:hideMark/>
          </w:tcPr>
          <w:p w14:paraId="14EE7470" w14:textId="7817A42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2.9</w:t>
            </w:r>
          </w:p>
        </w:tc>
        <w:tc>
          <w:tcPr>
            <w:tcW w:w="372" w:type="pct"/>
            <w:shd w:val="clear" w:color="auto" w:fill="auto"/>
            <w:vAlign w:val="center"/>
            <w:hideMark/>
          </w:tcPr>
          <w:p w14:paraId="1AF596E0" w14:textId="3E01486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hideMark/>
          </w:tcPr>
          <w:p w14:paraId="5AA9CCF7" w14:textId="5243885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3F290569" w14:textId="03D21AD2"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23C15348" w14:textId="2E5B9A0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42787E" w:rsidRPr="00D40B07" w14:paraId="0E9F178B" w14:textId="77777777" w:rsidTr="0042787E">
        <w:trPr>
          <w:cantSplit/>
          <w:trHeight w:val="450"/>
        </w:trPr>
        <w:tc>
          <w:tcPr>
            <w:tcW w:w="552" w:type="pct"/>
            <w:shd w:val="clear" w:color="000000" w:fill="F7F7F7"/>
            <w:vAlign w:val="center"/>
            <w:hideMark/>
          </w:tcPr>
          <w:p w14:paraId="2963AB7E" w14:textId="0B308058"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c</w:t>
            </w:r>
            <w:proofErr w:type="gramStart"/>
            <w:r w:rsidRPr="0042787E">
              <w:rPr>
                <w:rFonts w:asciiTheme="minorHAnsi" w:hAnsiTheme="minorHAnsi"/>
                <w:sz w:val="16"/>
                <w:szCs w:val="16"/>
              </w:rPr>
              <w:t>4.xlarge</w:t>
            </w:r>
            <w:proofErr w:type="gramEnd"/>
          </w:p>
        </w:tc>
        <w:tc>
          <w:tcPr>
            <w:tcW w:w="324" w:type="pct"/>
            <w:shd w:val="clear" w:color="000000" w:fill="F7F7F7"/>
            <w:vAlign w:val="center"/>
            <w:hideMark/>
          </w:tcPr>
          <w:p w14:paraId="6FB6B931" w14:textId="5EB8713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4</w:t>
            </w:r>
          </w:p>
        </w:tc>
        <w:tc>
          <w:tcPr>
            <w:tcW w:w="417" w:type="pct"/>
            <w:shd w:val="clear" w:color="000000" w:fill="F7F7F7"/>
            <w:vAlign w:val="center"/>
            <w:hideMark/>
          </w:tcPr>
          <w:p w14:paraId="4FEB8463" w14:textId="64DCC64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7.5</w:t>
            </w:r>
          </w:p>
        </w:tc>
        <w:tc>
          <w:tcPr>
            <w:tcW w:w="417" w:type="pct"/>
            <w:shd w:val="clear" w:color="000000" w:fill="F7F7F7"/>
            <w:vAlign w:val="center"/>
            <w:hideMark/>
          </w:tcPr>
          <w:p w14:paraId="19429FE9" w14:textId="04AFE74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EBS Only</w:t>
            </w:r>
          </w:p>
        </w:tc>
        <w:tc>
          <w:tcPr>
            <w:tcW w:w="556" w:type="pct"/>
            <w:shd w:val="clear" w:color="000000" w:fill="F7F7F7"/>
            <w:vAlign w:val="center"/>
            <w:hideMark/>
          </w:tcPr>
          <w:p w14:paraId="2BFD6E3C" w14:textId="6B47E222"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000000" w:fill="F7F7F7"/>
            <w:vAlign w:val="center"/>
            <w:hideMark/>
          </w:tcPr>
          <w:p w14:paraId="347ABD4D" w14:textId="3FBB28A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000000" w:fill="F7F7F7"/>
            <w:vAlign w:val="center"/>
            <w:hideMark/>
          </w:tcPr>
          <w:p w14:paraId="63BD1414" w14:textId="35C85AA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E5-2666 v3</w:t>
            </w:r>
          </w:p>
        </w:tc>
        <w:tc>
          <w:tcPr>
            <w:tcW w:w="324" w:type="pct"/>
            <w:shd w:val="clear" w:color="000000" w:fill="F7F7F7"/>
            <w:vAlign w:val="center"/>
            <w:hideMark/>
          </w:tcPr>
          <w:p w14:paraId="67B82CB0" w14:textId="624B377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2.9</w:t>
            </w:r>
          </w:p>
        </w:tc>
        <w:tc>
          <w:tcPr>
            <w:tcW w:w="372" w:type="pct"/>
            <w:shd w:val="clear" w:color="000000" w:fill="F7F7F7"/>
            <w:vAlign w:val="center"/>
            <w:hideMark/>
          </w:tcPr>
          <w:p w14:paraId="1F974B95" w14:textId="7A9CFA1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000000" w:fill="F7F7F7"/>
            <w:vAlign w:val="center"/>
            <w:hideMark/>
          </w:tcPr>
          <w:p w14:paraId="0A3B5F56" w14:textId="7334622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22C50F4E" w14:textId="3BA786B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7CE8EB7D" w14:textId="24E79B4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22DE2215" w14:textId="77777777" w:rsidTr="0042787E">
        <w:trPr>
          <w:cantSplit/>
          <w:trHeight w:val="450"/>
        </w:trPr>
        <w:tc>
          <w:tcPr>
            <w:tcW w:w="552" w:type="pct"/>
            <w:shd w:val="clear" w:color="auto" w:fill="auto"/>
            <w:vAlign w:val="center"/>
            <w:hideMark/>
          </w:tcPr>
          <w:p w14:paraId="0856F003" w14:textId="643DD919"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lastRenderedPageBreak/>
              <w:t>c4.2xlarge</w:t>
            </w:r>
          </w:p>
        </w:tc>
        <w:tc>
          <w:tcPr>
            <w:tcW w:w="324" w:type="pct"/>
            <w:shd w:val="clear" w:color="auto" w:fill="auto"/>
            <w:vAlign w:val="center"/>
            <w:hideMark/>
          </w:tcPr>
          <w:p w14:paraId="0A4265A1" w14:textId="33BE852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8</w:t>
            </w:r>
          </w:p>
        </w:tc>
        <w:tc>
          <w:tcPr>
            <w:tcW w:w="417" w:type="pct"/>
            <w:shd w:val="clear" w:color="auto" w:fill="auto"/>
            <w:vAlign w:val="center"/>
            <w:hideMark/>
          </w:tcPr>
          <w:p w14:paraId="3041905B" w14:textId="2F06E05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15</w:t>
            </w:r>
          </w:p>
        </w:tc>
        <w:tc>
          <w:tcPr>
            <w:tcW w:w="417" w:type="pct"/>
            <w:shd w:val="clear" w:color="auto" w:fill="auto"/>
            <w:vAlign w:val="center"/>
            <w:hideMark/>
          </w:tcPr>
          <w:p w14:paraId="5E4BB5BE" w14:textId="35D85147"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EBS Only</w:t>
            </w:r>
          </w:p>
        </w:tc>
        <w:tc>
          <w:tcPr>
            <w:tcW w:w="556" w:type="pct"/>
            <w:shd w:val="clear" w:color="auto" w:fill="auto"/>
            <w:vAlign w:val="center"/>
            <w:hideMark/>
          </w:tcPr>
          <w:p w14:paraId="19882D31" w14:textId="46B2E01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hideMark/>
          </w:tcPr>
          <w:p w14:paraId="183A6B3F" w14:textId="574ACCC2"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hideMark/>
          </w:tcPr>
          <w:p w14:paraId="14311D71" w14:textId="6B9E0D7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E5-2666 v3</w:t>
            </w:r>
          </w:p>
        </w:tc>
        <w:tc>
          <w:tcPr>
            <w:tcW w:w="324" w:type="pct"/>
            <w:shd w:val="clear" w:color="auto" w:fill="auto"/>
            <w:vAlign w:val="center"/>
            <w:hideMark/>
          </w:tcPr>
          <w:p w14:paraId="3B432B74" w14:textId="2978342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2.9</w:t>
            </w:r>
          </w:p>
        </w:tc>
        <w:tc>
          <w:tcPr>
            <w:tcW w:w="372" w:type="pct"/>
            <w:shd w:val="clear" w:color="auto" w:fill="auto"/>
            <w:vAlign w:val="center"/>
            <w:hideMark/>
          </w:tcPr>
          <w:p w14:paraId="1AE6CBD9" w14:textId="03766C02"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hideMark/>
          </w:tcPr>
          <w:p w14:paraId="2326FAFB" w14:textId="711A2B0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29773D09" w14:textId="13F2262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5E6D518B" w14:textId="4BAF7CD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42787E" w:rsidRPr="00D40B07" w14:paraId="05B1A7C9" w14:textId="77777777" w:rsidTr="0042787E">
        <w:trPr>
          <w:cantSplit/>
          <w:trHeight w:val="450"/>
        </w:trPr>
        <w:tc>
          <w:tcPr>
            <w:tcW w:w="552" w:type="pct"/>
            <w:shd w:val="clear" w:color="000000" w:fill="F7F7F7"/>
            <w:vAlign w:val="center"/>
            <w:hideMark/>
          </w:tcPr>
          <w:p w14:paraId="3ECE3846" w14:textId="26542A0E"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c4.4xlarge</w:t>
            </w:r>
          </w:p>
        </w:tc>
        <w:tc>
          <w:tcPr>
            <w:tcW w:w="324" w:type="pct"/>
            <w:shd w:val="clear" w:color="000000" w:fill="F7F7F7"/>
            <w:vAlign w:val="center"/>
            <w:hideMark/>
          </w:tcPr>
          <w:p w14:paraId="0851BB90" w14:textId="05DE238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16</w:t>
            </w:r>
          </w:p>
        </w:tc>
        <w:tc>
          <w:tcPr>
            <w:tcW w:w="417" w:type="pct"/>
            <w:shd w:val="clear" w:color="000000" w:fill="F7F7F7"/>
            <w:vAlign w:val="center"/>
            <w:hideMark/>
          </w:tcPr>
          <w:p w14:paraId="42952687" w14:textId="360657C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30</w:t>
            </w:r>
          </w:p>
        </w:tc>
        <w:tc>
          <w:tcPr>
            <w:tcW w:w="417" w:type="pct"/>
            <w:shd w:val="clear" w:color="000000" w:fill="F7F7F7"/>
            <w:vAlign w:val="center"/>
            <w:hideMark/>
          </w:tcPr>
          <w:p w14:paraId="6EF3F11E" w14:textId="2C621D53"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EBS Only</w:t>
            </w:r>
          </w:p>
        </w:tc>
        <w:tc>
          <w:tcPr>
            <w:tcW w:w="556" w:type="pct"/>
            <w:shd w:val="clear" w:color="000000" w:fill="F7F7F7"/>
            <w:vAlign w:val="center"/>
            <w:hideMark/>
          </w:tcPr>
          <w:p w14:paraId="1F75F134" w14:textId="4B0BBD3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000000" w:fill="F7F7F7"/>
            <w:vAlign w:val="center"/>
            <w:hideMark/>
          </w:tcPr>
          <w:p w14:paraId="0AB3218C" w14:textId="1C65B19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000000" w:fill="F7F7F7"/>
            <w:vAlign w:val="center"/>
            <w:hideMark/>
          </w:tcPr>
          <w:p w14:paraId="151AC08B" w14:textId="045A5E2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E5-2666 v3</w:t>
            </w:r>
          </w:p>
        </w:tc>
        <w:tc>
          <w:tcPr>
            <w:tcW w:w="324" w:type="pct"/>
            <w:shd w:val="clear" w:color="000000" w:fill="F7F7F7"/>
            <w:vAlign w:val="center"/>
            <w:hideMark/>
          </w:tcPr>
          <w:p w14:paraId="3E594F51" w14:textId="19D99F8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2.9</w:t>
            </w:r>
          </w:p>
        </w:tc>
        <w:tc>
          <w:tcPr>
            <w:tcW w:w="372" w:type="pct"/>
            <w:shd w:val="clear" w:color="000000" w:fill="F7F7F7"/>
            <w:vAlign w:val="center"/>
            <w:hideMark/>
          </w:tcPr>
          <w:p w14:paraId="0344A075" w14:textId="4CCAF1B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000000" w:fill="F7F7F7"/>
            <w:vAlign w:val="center"/>
            <w:hideMark/>
          </w:tcPr>
          <w:p w14:paraId="7ACC6DA9" w14:textId="20A6C462"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0F97DF57" w14:textId="38C8961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505FC912" w14:textId="02334D9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6BC542C8" w14:textId="77777777" w:rsidTr="0042787E">
        <w:trPr>
          <w:cantSplit/>
          <w:trHeight w:val="450"/>
        </w:trPr>
        <w:tc>
          <w:tcPr>
            <w:tcW w:w="552" w:type="pct"/>
            <w:shd w:val="clear" w:color="auto" w:fill="auto"/>
            <w:vAlign w:val="center"/>
            <w:hideMark/>
          </w:tcPr>
          <w:p w14:paraId="0B7E813F" w14:textId="05358F01"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c4.8xlarge</w:t>
            </w:r>
          </w:p>
        </w:tc>
        <w:tc>
          <w:tcPr>
            <w:tcW w:w="324" w:type="pct"/>
            <w:shd w:val="clear" w:color="auto" w:fill="auto"/>
            <w:vAlign w:val="center"/>
            <w:hideMark/>
          </w:tcPr>
          <w:p w14:paraId="0F30FC58" w14:textId="72BBBC5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36</w:t>
            </w:r>
          </w:p>
        </w:tc>
        <w:tc>
          <w:tcPr>
            <w:tcW w:w="417" w:type="pct"/>
            <w:shd w:val="clear" w:color="auto" w:fill="auto"/>
            <w:vAlign w:val="center"/>
            <w:hideMark/>
          </w:tcPr>
          <w:p w14:paraId="654D871F" w14:textId="2735D939"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60</w:t>
            </w:r>
          </w:p>
        </w:tc>
        <w:tc>
          <w:tcPr>
            <w:tcW w:w="417" w:type="pct"/>
            <w:shd w:val="clear" w:color="auto" w:fill="auto"/>
            <w:vAlign w:val="center"/>
            <w:hideMark/>
          </w:tcPr>
          <w:p w14:paraId="6A459137" w14:textId="57DB391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EBS Only</w:t>
            </w:r>
          </w:p>
        </w:tc>
        <w:tc>
          <w:tcPr>
            <w:tcW w:w="556" w:type="pct"/>
            <w:shd w:val="clear" w:color="auto" w:fill="auto"/>
            <w:vAlign w:val="center"/>
            <w:hideMark/>
          </w:tcPr>
          <w:p w14:paraId="09E0ECD6" w14:textId="102A424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hideMark/>
          </w:tcPr>
          <w:p w14:paraId="14EA78E7" w14:textId="403E9C7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10 Gigabit</w:t>
            </w:r>
          </w:p>
        </w:tc>
        <w:tc>
          <w:tcPr>
            <w:tcW w:w="464" w:type="pct"/>
            <w:shd w:val="clear" w:color="auto" w:fill="auto"/>
            <w:vAlign w:val="center"/>
            <w:hideMark/>
          </w:tcPr>
          <w:p w14:paraId="022D0160" w14:textId="3D04DA1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E5-2666 v3</w:t>
            </w:r>
          </w:p>
        </w:tc>
        <w:tc>
          <w:tcPr>
            <w:tcW w:w="324" w:type="pct"/>
            <w:shd w:val="clear" w:color="auto" w:fill="auto"/>
            <w:vAlign w:val="center"/>
            <w:hideMark/>
          </w:tcPr>
          <w:p w14:paraId="139A6FFB" w14:textId="7E3091C7"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2.9</w:t>
            </w:r>
          </w:p>
        </w:tc>
        <w:tc>
          <w:tcPr>
            <w:tcW w:w="372" w:type="pct"/>
            <w:shd w:val="clear" w:color="auto" w:fill="auto"/>
            <w:vAlign w:val="center"/>
            <w:hideMark/>
          </w:tcPr>
          <w:p w14:paraId="26C6BB31" w14:textId="28557A2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hideMark/>
          </w:tcPr>
          <w:p w14:paraId="31080A76" w14:textId="723CE5F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1C862B88" w14:textId="25500C5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6240D200" w14:textId="0AF6B2D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42787E" w:rsidRPr="00D40B07" w14:paraId="69394650" w14:textId="77777777" w:rsidTr="0042787E">
        <w:trPr>
          <w:cantSplit/>
          <w:trHeight w:val="450"/>
        </w:trPr>
        <w:tc>
          <w:tcPr>
            <w:tcW w:w="552" w:type="pct"/>
            <w:shd w:val="clear" w:color="000000" w:fill="F7F7F7"/>
            <w:vAlign w:val="center"/>
            <w:hideMark/>
          </w:tcPr>
          <w:p w14:paraId="099FEB5F" w14:textId="353782ED"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c</w:t>
            </w:r>
            <w:proofErr w:type="gramStart"/>
            <w:r w:rsidRPr="0042787E">
              <w:rPr>
                <w:rFonts w:asciiTheme="minorHAnsi" w:hAnsiTheme="minorHAnsi"/>
                <w:sz w:val="16"/>
                <w:szCs w:val="16"/>
              </w:rPr>
              <w:t>3.large</w:t>
            </w:r>
            <w:proofErr w:type="gramEnd"/>
          </w:p>
        </w:tc>
        <w:tc>
          <w:tcPr>
            <w:tcW w:w="324" w:type="pct"/>
            <w:shd w:val="clear" w:color="000000" w:fill="F7F7F7"/>
            <w:vAlign w:val="center"/>
            <w:hideMark/>
          </w:tcPr>
          <w:p w14:paraId="5715409A" w14:textId="2DA6870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w:t>
            </w:r>
          </w:p>
        </w:tc>
        <w:tc>
          <w:tcPr>
            <w:tcW w:w="417" w:type="pct"/>
            <w:shd w:val="clear" w:color="000000" w:fill="F7F7F7"/>
            <w:vAlign w:val="center"/>
            <w:hideMark/>
          </w:tcPr>
          <w:p w14:paraId="655C2A69" w14:textId="6896011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3.75</w:t>
            </w:r>
          </w:p>
        </w:tc>
        <w:tc>
          <w:tcPr>
            <w:tcW w:w="417" w:type="pct"/>
            <w:shd w:val="clear" w:color="000000" w:fill="F7F7F7"/>
            <w:vAlign w:val="center"/>
            <w:hideMark/>
          </w:tcPr>
          <w:p w14:paraId="1BD3EF83" w14:textId="5DB48D0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 x 16 SSD</w:t>
            </w:r>
          </w:p>
        </w:tc>
        <w:tc>
          <w:tcPr>
            <w:tcW w:w="556" w:type="pct"/>
            <w:shd w:val="clear" w:color="000000" w:fill="F7F7F7"/>
            <w:vAlign w:val="center"/>
            <w:hideMark/>
          </w:tcPr>
          <w:p w14:paraId="2C98479D" w14:textId="7292E57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000000" w:fill="F7F7F7"/>
            <w:vAlign w:val="center"/>
            <w:hideMark/>
          </w:tcPr>
          <w:p w14:paraId="69000F66" w14:textId="0879C83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Moderate</w:t>
            </w:r>
          </w:p>
        </w:tc>
        <w:tc>
          <w:tcPr>
            <w:tcW w:w="464" w:type="pct"/>
            <w:shd w:val="clear" w:color="000000" w:fill="F7F7F7"/>
            <w:vAlign w:val="center"/>
            <w:hideMark/>
          </w:tcPr>
          <w:p w14:paraId="425BB331" w14:textId="4303CD69"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E5-2680 v2</w:t>
            </w:r>
          </w:p>
        </w:tc>
        <w:tc>
          <w:tcPr>
            <w:tcW w:w="324" w:type="pct"/>
            <w:shd w:val="clear" w:color="000000" w:fill="F7F7F7"/>
            <w:vAlign w:val="center"/>
            <w:hideMark/>
          </w:tcPr>
          <w:p w14:paraId="52F6314C" w14:textId="03EC1BA7"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2.8</w:t>
            </w:r>
          </w:p>
        </w:tc>
        <w:tc>
          <w:tcPr>
            <w:tcW w:w="372" w:type="pct"/>
            <w:shd w:val="clear" w:color="000000" w:fill="F7F7F7"/>
            <w:vAlign w:val="center"/>
            <w:hideMark/>
          </w:tcPr>
          <w:p w14:paraId="49CE09EC" w14:textId="13ED755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000000" w:fill="F7F7F7"/>
            <w:vAlign w:val="center"/>
            <w:hideMark/>
          </w:tcPr>
          <w:p w14:paraId="005F905C" w14:textId="17BC4442"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000000" w:fill="F7F7F7"/>
            <w:vAlign w:val="center"/>
            <w:hideMark/>
          </w:tcPr>
          <w:p w14:paraId="6D31C2EE" w14:textId="2C9358C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2910166E" w14:textId="2BC21BC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r>
      <w:tr w:rsidR="00D40B07" w:rsidRPr="00D40B07" w14:paraId="2F8A1EEB" w14:textId="77777777" w:rsidTr="0042787E">
        <w:trPr>
          <w:cantSplit/>
          <w:trHeight w:val="450"/>
        </w:trPr>
        <w:tc>
          <w:tcPr>
            <w:tcW w:w="552" w:type="pct"/>
            <w:shd w:val="clear" w:color="auto" w:fill="auto"/>
            <w:vAlign w:val="center"/>
            <w:hideMark/>
          </w:tcPr>
          <w:p w14:paraId="554B486C" w14:textId="50B10F7D"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c</w:t>
            </w:r>
            <w:proofErr w:type="gramStart"/>
            <w:r w:rsidRPr="0042787E">
              <w:rPr>
                <w:rFonts w:asciiTheme="minorHAnsi" w:hAnsiTheme="minorHAnsi"/>
                <w:sz w:val="16"/>
                <w:szCs w:val="16"/>
              </w:rPr>
              <w:t>3.xlarge</w:t>
            </w:r>
            <w:proofErr w:type="gramEnd"/>
          </w:p>
        </w:tc>
        <w:tc>
          <w:tcPr>
            <w:tcW w:w="324" w:type="pct"/>
            <w:shd w:val="clear" w:color="auto" w:fill="auto"/>
            <w:vAlign w:val="center"/>
            <w:hideMark/>
          </w:tcPr>
          <w:p w14:paraId="44263D83" w14:textId="33AC18F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4</w:t>
            </w:r>
          </w:p>
        </w:tc>
        <w:tc>
          <w:tcPr>
            <w:tcW w:w="417" w:type="pct"/>
            <w:shd w:val="clear" w:color="auto" w:fill="auto"/>
            <w:vAlign w:val="center"/>
            <w:hideMark/>
          </w:tcPr>
          <w:p w14:paraId="0A12A21C" w14:textId="6C46541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7.5</w:t>
            </w:r>
          </w:p>
        </w:tc>
        <w:tc>
          <w:tcPr>
            <w:tcW w:w="417" w:type="pct"/>
            <w:shd w:val="clear" w:color="auto" w:fill="auto"/>
            <w:vAlign w:val="center"/>
            <w:hideMark/>
          </w:tcPr>
          <w:p w14:paraId="07E1C5A5" w14:textId="611484B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 x 40 SSD</w:t>
            </w:r>
          </w:p>
        </w:tc>
        <w:tc>
          <w:tcPr>
            <w:tcW w:w="556" w:type="pct"/>
            <w:shd w:val="clear" w:color="auto" w:fill="auto"/>
            <w:vAlign w:val="center"/>
            <w:hideMark/>
          </w:tcPr>
          <w:p w14:paraId="7B680AA1" w14:textId="6B35421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hideMark/>
          </w:tcPr>
          <w:p w14:paraId="616CAB76" w14:textId="7534663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Moderate</w:t>
            </w:r>
          </w:p>
        </w:tc>
        <w:tc>
          <w:tcPr>
            <w:tcW w:w="464" w:type="pct"/>
            <w:shd w:val="clear" w:color="auto" w:fill="auto"/>
            <w:vAlign w:val="center"/>
            <w:hideMark/>
          </w:tcPr>
          <w:p w14:paraId="20FABA24" w14:textId="7642E08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E5-2680 v2</w:t>
            </w:r>
          </w:p>
        </w:tc>
        <w:tc>
          <w:tcPr>
            <w:tcW w:w="324" w:type="pct"/>
            <w:shd w:val="clear" w:color="auto" w:fill="auto"/>
            <w:vAlign w:val="center"/>
            <w:hideMark/>
          </w:tcPr>
          <w:p w14:paraId="4DC3BC9C" w14:textId="7EACF8C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2.8</w:t>
            </w:r>
          </w:p>
        </w:tc>
        <w:tc>
          <w:tcPr>
            <w:tcW w:w="372" w:type="pct"/>
            <w:shd w:val="clear" w:color="auto" w:fill="auto"/>
            <w:vAlign w:val="center"/>
            <w:hideMark/>
          </w:tcPr>
          <w:p w14:paraId="69279C17" w14:textId="4CCFF03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hideMark/>
          </w:tcPr>
          <w:p w14:paraId="2F9BFC04" w14:textId="60400BD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hideMark/>
          </w:tcPr>
          <w:p w14:paraId="0E20013E" w14:textId="1412C2A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7CDC6E8D" w14:textId="2EC20CB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42787E" w:rsidRPr="00D40B07" w14:paraId="2F77972E" w14:textId="77777777" w:rsidTr="0042787E">
        <w:trPr>
          <w:cantSplit/>
          <w:trHeight w:val="450"/>
        </w:trPr>
        <w:tc>
          <w:tcPr>
            <w:tcW w:w="552" w:type="pct"/>
            <w:shd w:val="clear" w:color="000000" w:fill="F7F7F7"/>
            <w:vAlign w:val="center"/>
            <w:hideMark/>
          </w:tcPr>
          <w:p w14:paraId="60D0F569" w14:textId="656F4523"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c3.2xlarge</w:t>
            </w:r>
          </w:p>
        </w:tc>
        <w:tc>
          <w:tcPr>
            <w:tcW w:w="324" w:type="pct"/>
            <w:shd w:val="clear" w:color="000000" w:fill="F7F7F7"/>
            <w:vAlign w:val="center"/>
            <w:hideMark/>
          </w:tcPr>
          <w:p w14:paraId="4B63A764" w14:textId="78BC3C6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8</w:t>
            </w:r>
          </w:p>
        </w:tc>
        <w:tc>
          <w:tcPr>
            <w:tcW w:w="417" w:type="pct"/>
            <w:shd w:val="clear" w:color="000000" w:fill="F7F7F7"/>
            <w:vAlign w:val="center"/>
            <w:hideMark/>
          </w:tcPr>
          <w:p w14:paraId="491996E5" w14:textId="68675DA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15</w:t>
            </w:r>
          </w:p>
        </w:tc>
        <w:tc>
          <w:tcPr>
            <w:tcW w:w="417" w:type="pct"/>
            <w:shd w:val="clear" w:color="000000" w:fill="F7F7F7"/>
            <w:vAlign w:val="center"/>
            <w:hideMark/>
          </w:tcPr>
          <w:p w14:paraId="75BEBAC9" w14:textId="60813FF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 x 80 SSD</w:t>
            </w:r>
          </w:p>
        </w:tc>
        <w:tc>
          <w:tcPr>
            <w:tcW w:w="556" w:type="pct"/>
            <w:shd w:val="clear" w:color="000000" w:fill="F7F7F7"/>
            <w:vAlign w:val="center"/>
            <w:hideMark/>
          </w:tcPr>
          <w:p w14:paraId="3110AAEE" w14:textId="597FAE3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000000" w:fill="F7F7F7"/>
            <w:vAlign w:val="center"/>
            <w:hideMark/>
          </w:tcPr>
          <w:p w14:paraId="677A3451" w14:textId="124B326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000000" w:fill="F7F7F7"/>
            <w:vAlign w:val="center"/>
            <w:hideMark/>
          </w:tcPr>
          <w:p w14:paraId="5635E8AF" w14:textId="69D9324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E5-2680 v2</w:t>
            </w:r>
          </w:p>
        </w:tc>
        <w:tc>
          <w:tcPr>
            <w:tcW w:w="324" w:type="pct"/>
            <w:shd w:val="clear" w:color="000000" w:fill="F7F7F7"/>
            <w:vAlign w:val="center"/>
            <w:hideMark/>
          </w:tcPr>
          <w:p w14:paraId="6D2C5292" w14:textId="4C6B4CC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2.8</w:t>
            </w:r>
          </w:p>
        </w:tc>
        <w:tc>
          <w:tcPr>
            <w:tcW w:w="372" w:type="pct"/>
            <w:shd w:val="clear" w:color="000000" w:fill="F7F7F7"/>
            <w:vAlign w:val="center"/>
            <w:hideMark/>
          </w:tcPr>
          <w:p w14:paraId="58689270" w14:textId="4B6D267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000000" w:fill="F7F7F7"/>
            <w:vAlign w:val="center"/>
            <w:hideMark/>
          </w:tcPr>
          <w:p w14:paraId="3EC6C601" w14:textId="356A6C17"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000000" w:fill="F7F7F7"/>
            <w:vAlign w:val="center"/>
            <w:hideMark/>
          </w:tcPr>
          <w:p w14:paraId="6AA6DCBE" w14:textId="4EC190A9"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1E6F50B3" w14:textId="72D7893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0CAC7E0E" w14:textId="77777777" w:rsidTr="0042787E">
        <w:trPr>
          <w:cantSplit/>
          <w:trHeight w:val="450"/>
        </w:trPr>
        <w:tc>
          <w:tcPr>
            <w:tcW w:w="552" w:type="pct"/>
            <w:shd w:val="clear" w:color="auto" w:fill="auto"/>
            <w:vAlign w:val="center"/>
            <w:hideMark/>
          </w:tcPr>
          <w:p w14:paraId="19EF8360" w14:textId="51B823C7"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c3.4xlarge</w:t>
            </w:r>
          </w:p>
        </w:tc>
        <w:tc>
          <w:tcPr>
            <w:tcW w:w="324" w:type="pct"/>
            <w:shd w:val="clear" w:color="auto" w:fill="auto"/>
            <w:vAlign w:val="center"/>
            <w:hideMark/>
          </w:tcPr>
          <w:p w14:paraId="148FAE2E" w14:textId="20415BA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16</w:t>
            </w:r>
          </w:p>
        </w:tc>
        <w:tc>
          <w:tcPr>
            <w:tcW w:w="417" w:type="pct"/>
            <w:shd w:val="clear" w:color="auto" w:fill="auto"/>
            <w:vAlign w:val="center"/>
            <w:hideMark/>
          </w:tcPr>
          <w:p w14:paraId="6719C5F1" w14:textId="06656DF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30</w:t>
            </w:r>
          </w:p>
        </w:tc>
        <w:tc>
          <w:tcPr>
            <w:tcW w:w="417" w:type="pct"/>
            <w:shd w:val="clear" w:color="auto" w:fill="auto"/>
            <w:vAlign w:val="center"/>
            <w:hideMark/>
          </w:tcPr>
          <w:p w14:paraId="62CBA755" w14:textId="7C381F8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 x 160 SSD</w:t>
            </w:r>
          </w:p>
        </w:tc>
        <w:tc>
          <w:tcPr>
            <w:tcW w:w="556" w:type="pct"/>
            <w:shd w:val="clear" w:color="auto" w:fill="auto"/>
            <w:vAlign w:val="center"/>
            <w:hideMark/>
          </w:tcPr>
          <w:p w14:paraId="39DF6097" w14:textId="101D66F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hideMark/>
          </w:tcPr>
          <w:p w14:paraId="49894C3C" w14:textId="5304CA8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hideMark/>
          </w:tcPr>
          <w:p w14:paraId="333E694C" w14:textId="79DB90D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E5-2680 v2</w:t>
            </w:r>
          </w:p>
        </w:tc>
        <w:tc>
          <w:tcPr>
            <w:tcW w:w="324" w:type="pct"/>
            <w:shd w:val="clear" w:color="auto" w:fill="auto"/>
            <w:vAlign w:val="center"/>
            <w:hideMark/>
          </w:tcPr>
          <w:p w14:paraId="7C5A57BB" w14:textId="7750471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2.8</w:t>
            </w:r>
          </w:p>
        </w:tc>
        <w:tc>
          <w:tcPr>
            <w:tcW w:w="372" w:type="pct"/>
            <w:shd w:val="clear" w:color="auto" w:fill="auto"/>
            <w:vAlign w:val="center"/>
            <w:hideMark/>
          </w:tcPr>
          <w:p w14:paraId="30E499F2" w14:textId="5DC540F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hideMark/>
          </w:tcPr>
          <w:p w14:paraId="4CF299E0" w14:textId="7359E8F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hideMark/>
          </w:tcPr>
          <w:p w14:paraId="120612B9" w14:textId="5B4B567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0E090FB6" w14:textId="74422F42"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42787E" w:rsidRPr="00D40B07" w14:paraId="0E54CED3" w14:textId="77777777" w:rsidTr="0042787E">
        <w:trPr>
          <w:cantSplit/>
          <w:trHeight w:val="450"/>
        </w:trPr>
        <w:tc>
          <w:tcPr>
            <w:tcW w:w="552" w:type="pct"/>
            <w:shd w:val="clear" w:color="000000" w:fill="F7F7F7"/>
            <w:vAlign w:val="center"/>
            <w:hideMark/>
          </w:tcPr>
          <w:p w14:paraId="506C96C2" w14:textId="2A1BF11D"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c3.8xlarge</w:t>
            </w:r>
          </w:p>
        </w:tc>
        <w:tc>
          <w:tcPr>
            <w:tcW w:w="324" w:type="pct"/>
            <w:shd w:val="clear" w:color="000000" w:fill="F7F7F7"/>
            <w:vAlign w:val="center"/>
            <w:hideMark/>
          </w:tcPr>
          <w:p w14:paraId="70E068BD" w14:textId="0CFD9C03"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32</w:t>
            </w:r>
          </w:p>
        </w:tc>
        <w:tc>
          <w:tcPr>
            <w:tcW w:w="417" w:type="pct"/>
            <w:shd w:val="clear" w:color="000000" w:fill="F7F7F7"/>
            <w:vAlign w:val="center"/>
            <w:hideMark/>
          </w:tcPr>
          <w:p w14:paraId="6C1F19D0" w14:textId="7856D49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60</w:t>
            </w:r>
          </w:p>
        </w:tc>
        <w:tc>
          <w:tcPr>
            <w:tcW w:w="417" w:type="pct"/>
            <w:shd w:val="clear" w:color="000000" w:fill="F7F7F7"/>
            <w:vAlign w:val="center"/>
            <w:hideMark/>
          </w:tcPr>
          <w:p w14:paraId="002E23D9" w14:textId="362672D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 x 320 SSD</w:t>
            </w:r>
          </w:p>
        </w:tc>
        <w:tc>
          <w:tcPr>
            <w:tcW w:w="556" w:type="pct"/>
            <w:shd w:val="clear" w:color="000000" w:fill="F7F7F7"/>
            <w:vAlign w:val="center"/>
            <w:hideMark/>
          </w:tcPr>
          <w:p w14:paraId="0521E2E0" w14:textId="7C1118D7"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000000" w:fill="F7F7F7"/>
            <w:vAlign w:val="center"/>
            <w:hideMark/>
          </w:tcPr>
          <w:p w14:paraId="000950D8" w14:textId="36F2F5C7"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10 Gigabit</w:t>
            </w:r>
          </w:p>
        </w:tc>
        <w:tc>
          <w:tcPr>
            <w:tcW w:w="464" w:type="pct"/>
            <w:shd w:val="clear" w:color="000000" w:fill="F7F7F7"/>
            <w:vAlign w:val="center"/>
            <w:hideMark/>
          </w:tcPr>
          <w:p w14:paraId="006F296D" w14:textId="21CBAEE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E5-2680 v2</w:t>
            </w:r>
          </w:p>
        </w:tc>
        <w:tc>
          <w:tcPr>
            <w:tcW w:w="324" w:type="pct"/>
            <w:shd w:val="clear" w:color="000000" w:fill="F7F7F7"/>
            <w:vAlign w:val="center"/>
            <w:hideMark/>
          </w:tcPr>
          <w:p w14:paraId="4394FBAE" w14:textId="1E02BFE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2.8</w:t>
            </w:r>
          </w:p>
        </w:tc>
        <w:tc>
          <w:tcPr>
            <w:tcW w:w="372" w:type="pct"/>
            <w:shd w:val="clear" w:color="000000" w:fill="F7F7F7"/>
            <w:vAlign w:val="center"/>
            <w:hideMark/>
          </w:tcPr>
          <w:p w14:paraId="458814C0" w14:textId="6A8983F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000000" w:fill="F7F7F7"/>
            <w:vAlign w:val="center"/>
            <w:hideMark/>
          </w:tcPr>
          <w:p w14:paraId="1090D548" w14:textId="3897B222"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000000" w:fill="F7F7F7"/>
            <w:vAlign w:val="center"/>
            <w:hideMark/>
          </w:tcPr>
          <w:p w14:paraId="1F52E23B" w14:textId="2E99865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49BDB851" w14:textId="52C27B3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r>
      <w:tr w:rsidR="00D40B07" w:rsidRPr="00D40B07" w14:paraId="1745914A" w14:textId="77777777" w:rsidTr="0042787E">
        <w:trPr>
          <w:cantSplit/>
          <w:trHeight w:val="450"/>
        </w:trPr>
        <w:tc>
          <w:tcPr>
            <w:tcW w:w="552" w:type="pct"/>
            <w:shd w:val="clear" w:color="auto" w:fill="auto"/>
            <w:vAlign w:val="center"/>
            <w:hideMark/>
          </w:tcPr>
          <w:p w14:paraId="668F2E7F" w14:textId="09FE9447"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g2.2xlarge</w:t>
            </w:r>
          </w:p>
        </w:tc>
        <w:tc>
          <w:tcPr>
            <w:tcW w:w="324" w:type="pct"/>
            <w:shd w:val="clear" w:color="auto" w:fill="auto"/>
            <w:vAlign w:val="center"/>
            <w:hideMark/>
          </w:tcPr>
          <w:p w14:paraId="1DF7A0AB" w14:textId="068B155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8</w:t>
            </w:r>
          </w:p>
        </w:tc>
        <w:tc>
          <w:tcPr>
            <w:tcW w:w="417" w:type="pct"/>
            <w:shd w:val="clear" w:color="auto" w:fill="auto"/>
            <w:vAlign w:val="center"/>
            <w:hideMark/>
          </w:tcPr>
          <w:p w14:paraId="3FDB947E" w14:textId="20BEE1F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15</w:t>
            </w:r>
          </w:p>
        </w:tc>
        <w:tc>
          <w:tcPr>
            <w:tcW w:w="417" w:type="pct"/>
            <w:shd w:val="clear" w:color="auto" w:fill="auto"/>
            <w:vAlign w:val="center"/>
            <w:hideMark/>
          </w:tcPr>
          <w:p w14:paraId="65DC6D7A" w14:textId="55EF39B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 x 60 SSD</w:t>
            </w:r>
          </w:p>
        </w:tc>
        <w:tc>
          <w:tcPr>
            <w:tcW w:w="556" w:type="pct"/>
            <w:shd w:val="clear" w:color="auto" w:fill="auto"/>
            <w:vAlign w:val="center"/>
            <w:hideMark/>
          </w:tcPr>
          <w:p w14:paraId="5460DB01" w14:textId="5584EBE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555" w:type="pct"/>
            <w:shd w:val="clear" w:color="auto" w:fill="auto"/>
            <w:vAlign w:val="center"/>
            <w:hideMark/>
          </w:tcPr>
          <w:p w14:paraId="22BE8E9B" w14:textId="675BDEE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hideMark/>
          </w:tcPr>
          <w:p w14:paraId="0371909A" w14:textId="4A823A4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 xml:space="preserve">Intel </w:t>
            </w:r>
            <w:proofErr w:type="gramStart"/>
            <w:r w:rsidRPr="0042787E">
              <w:rPr>
                <w:rFonts w:asciiTheme="minorHAnsi" w:hAnsiTheme="minorHAnsi"/>
                <w:sz w:val="16"/>
                <w:szCs w:val="16"/>
              </w:rPr>
              <w:t>Xeon  E</w:t>
            </w:r>
            <w:proofErr w:type="gramEnd"/>
            <w:r w:rsidRPr="0042787E">
              <w:rPr>
                <w:rFonts w:asciiTheme="minorHAnsi" w:hAnsiTheme="minorHAnsi"/>
                <w:sz w:val="16"/>
                <w:szCs w:val="16"/>
              </w:rPr>
              <w:t>5-2670</w:t>
            </w:r>
          </w:p>
        </w:tc>
        <w:tc>
          <w:tcPr>
            <w:tcW w:w="324" w:type="pct"/>
            <w:shd w:val="clear" w:color="auto" w:fill="auto"/>
            <w:vAlign w:val="center"/>
            <w:hideMark/>
          </w:tcPr>
          <w:p w14:paraId="36C51194" w14:textId="010275C9"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2.6</w:t>
            </w:r>
          </w:p>
        </w:tc>
        <w:tc>
          <w:tcPr>
            <w:tcW w:w="372" w:type="pct"/>
            <w:shd w:val="clear" w:color="auto" w:fill="auto"/>
            <w:vAlign w:val="center"/>
            <w:hideMark/>
          </w:tcPr>
          <w:p w14:paraId="414025FE" w14:textId="566D582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hideMark/>
          </w:tcPr>
          <w:p w14:paraId="54FE6933" w14:textId="3BDB38C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hideMark/>
          </w:tcPr>
          <w:p w14:paraId="3F16A0E5" w14:textId="641E8F4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62274316" w14:textId="036B4DD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42787E" w:rsidRPr="00D40B07" w14:paraId="581587D8" w14:textId="77777777" w:rsidTr="0042787E">
        <w:trPr>
          <w:cantSplit/>
          <w:trHeight w:val="300"/>
        </w:trPr>
        <w:tc>
          <w:tcPr>
            <w:tcW w:w="552" w:type="pct"/>
            <w:shd w:val="clear" w:color="000000" w:fill="F7F7F7"/>
            <w:vAlign w:val="center"/>
            <w:hideMark/>
          </w:tcPr>
          <w:p w14:paraId="62E385BE" w14:textId="46970488"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g2.8xlarge</w:t>
            </w:r>
          </w:p>
        </w:tc>
        <w:tc>
          <w:tcPr>
            <w:tcW w:w="324" w:type="pct"/>
            <w:shd w:val="clear" w:color="000000" w:fill="F7F7F7"/>
            <w:vAlign w:val="center"/>
            <w:hideMark/>
          </w:tcPr>
          <w:p w14:paraId="4D8EBD43" w14:textId="2A95A8C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32</w:t>
            </w:r>
          </w:p>
        </w:tc>
        <w:tc>
          <w:tcPr>
            <w:tcW w:w="417" w:type="pct"/>
            <w:shd w:val="clear" w:color="000000" w:fill="F7F7F7"/>
            <w:vAlign w:val="center"/>
            <w:hideMark/>
          </w:tcPr>
          <w:p w14:paraId="77FF9B1D" w14:textId="4A79A0A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60</w:t>
            </w:r>
          </w:p>
        </w:tc>
        <w:tc>
          <w:tcPr>
            <w:tcW w:w="417" w:type="pct"/>
            <w:shd w:val="clear" w:color="000000" w:fill="F7F7F7"/>
            <w:vAlign w:val="center"/>
            <w:hideMark/>
          </w:tcPr>
          <w:p w14:paraId="23EE9755" w14:textId="371615B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 x 120 SSD</w:t>
            </w:r>
          </w:p>
        </w:tc>
        <w:tc>
          <w:tcPr>
            <w:tcW w:w="556" w:type="pct"/>
            <w:shd w:val="clear" w:color="000000" w:fill="F7F7F7"/>
            <w:vAlign w:val="center"/>
            <w:hideMark/>
          </w:tcPr>
          <w:p w14:paraId="13304BA8" w14:textId="654CEE6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 </w:t>
            </w:r>
          </w:p>
        </w:tc>
        <w:tc>
          <w:tcPr>
            <w:tcW w:w="555" w:type="pct"/>
            <w:shd w:val="clear" w:color="000000" w:fill="F7F7F7"/>
            <w:vAlign w:val="center"/>
            <w:hideMark/>
          </w:tcPr>
          <w:p w14:paraId="3ED33337" w14:textId="5362606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10 Gigabit</w:t>
            </w:r>
          </w:p>
        </w:tc>
        <w:tc>
          <w:tcPr>
            <w:tcW w:w="464" w:type="pct"/>
            <w:shd w:val="clear" w:color="000000" w:fill="F7F7F7"/>
            <w:vAlign w:val="center"/>
            <w:hideMark/>
          </w:tcPr>
          <w:p w14:paraId="47608DE3" w14:textId="0018FC6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w:t>
            </w:r>
          </w:p>
        </w:tc>
        <w:tc>
          <w:tcPr>
            <w:tcW w:w="324" w:type="pct"/>
            <w:shd w:val="clear" w:color="000000" w:fill="F7F7F7"/>
            <w:vAlign w:val="center"/>
            <w:hideMark/>
          </w:tcPr>
          <w:p w14:paraId="5E300D30" w14:textId="5996C81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2.6</w:t>
            </w:r>
          </w:p>
        </w:tc>
        <w:tc>
          <w:tcPr>
            <w:tcW w:w="372" w:type="pct"/>
            <w:shd w:val="clear" w:color="000000" w:fill="F7F7F7"/>
            <w:vAlign w:val="center"/>
            <w:hideMark/>
          </w:tcPr>
          <w:p w14:paraId="7476CE77" w14:textId="0887E73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000000" w:fill="F7F7F7"/>
            <w:vAlign w:val="center"/>
            <w:hideMark/>
          </w:tcPr>
          <w:p w14:paraId="0CDB97E1" w14:textId="60BCFE1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000000" w:fill="F7F7F7"/>
            <w:vAlign w:val="center"/>
            <w:hideMark/>
          </w:tcPr>
          <w:p w14:paraId="5F5E54C0" w14:textId="4D6BC60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 </w:t>
            </w:r>
          </w:p>
        </w:tc>
        <w:tc>
          <w:tcPr>
            <w:tcW w:w="324" w:type="pct"/>
            <w:shd w:val="clear" w:color="000000" w:fill="F7F7F7"/>
            <w:vAlign w:val="center"/>
            <w:hideMark/>
          </w:tcPr>
          <w:p w14:paraId="40E62490" w14:textId="3A985A4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r>
      <w:tr w:rsidR="00D40B07" w:rsidRPr="00D40B07" w14:paraId="7CBC87E5" w14:textId="77777777" w:rsidTr="0042787E">
        <w:trPr>
          <w:cantSplit/>
          <w:trHeight w:val="450"/>
        </w:trPr>
        <w:tc>
          <w:tcPr>
            <w:tcW w:w="552" w:type="pct"/>
            <w:shd w:val="clear" w:color="auto" w:fill="auto"/>
            <w:vAlign w:val="center"/>
            <w:hideMark/>
          </w:tcPr>
          <w:p w14:paraId="4D095A03" w14:textId="01CB1814"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lastRenderedPageBreak/>
              <w:t>x1.32xlarge</w:t>
            </w:r>
          </w:p>
        </w:tc>
        <w:tc>
          <w:tcPr>
            <w:tcW w:w="324" w:type="pct"/>
            <w:shd w:val="clear" w:color="auto" w:fill="auto"/>
            <w:vAlign w:val="center"/>
            <w:hideMark/>
          </w:tcPr>
          <w:p w14:paraId="7ACEF82F" w14:textId="67676E0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128</w:t>
            </w:r>
          </w:p>
        </w:tc>
        <w:tc>
          <w:tcPr>
            <w:tcW w:w="417" w:type="pct"/>
            <w:shd w:val="clear" w:color="auto" w:fill="auto"/>
            <w:vAlign w:val="center"/>
            <w:hideMark/>
          </w:tcPr>
          <w:p w14:paraId="71140DC5" w14:textId="05F54703"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1,952</w:t>
            </w:r>
          </w:p>
        </w:tc>
        <w:tc>
          <w:tcPr>
            <w:tcW w:w="417" w:type="pct"/>
            <w:shd w:val="clear" w:color="auto" w:fill="auto"/>
            <w:vAlign w:val="center"/>
            <w:hideMark/>
          </w:tcPr>
          <w:p w14:paraId="29613195" w14:textId="2DB1EC3F"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 x 1,920 SSD</w:t>
            </w:r>
          </w:p>
        </w:tc>
        <w:tc>
          <w:tcPr>
            <w:tcW w:w="556" w:type="pct"/>
            <w:shd w:val="clear" w:color="auto" w:fill="auto"/>
            <w:vAlign w:val="center"/>
            <w:hideMark/>
          </w:tcPr>
          <w:p w14:paraId="10B7F414" w14:textId="1DC10288"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555" w:type="pct"/>
            <w:shd w:val="clear" w:color="auto" w:fill="auto"/>
            <w:vAlign w:val="center"/>
            <w:hideMark/>
          </w:tcPr>
          <w:p w14:paraId="7C1B59A9" w14:textId="108AE67D"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10 Gigabit</w:t>
            </w:r>
          </w:p>
        </w:tc>
        <w:tc>
          <w:tcPr>
            <w:tcW w:w="464" w:type="pct"/>
            <w:shd w:val="clear" w:color="auto" w:fill="auto"/>
            <w:vAlign w:val="center"/>
            <w:hideMark/>
          </w:tcPr>
          <w:p w14:paraId="404BA3A7" w14:textId="3BB8FD0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E7-8880 v3</w:t>
            </w:r>
          </w:p>
        </w:tc>
        <w:tc>
          <w:tcPr>
            <w:tcW w:w="324" w:type="pct"/>
            <w:shd w:val="clear" w:color="auto" w:fill="auto"/>
            <w:vAlign w:val="center"/>
            <w:hideMark/>
          </w:tcPr>
          <w:p w14:paraId="30D20FDE" w14:textId="42D021E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2.3</w:t>
            </w:r>
          </w:p>
        </w:tc>
        <w:tc>
          <w:tcPr>
            <w:tcW w:w="372" w:type="pct"/>
            <w:shd w:val="clear" w:color="auto" w:fill="auto"/>
            <w:vAlign w:val="center"/>
            <w:hideMark/>
          </w:tcPr>
          <w:p w14:paraId="05B77518" w14:textId="45B085E3"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hideMark/>
          </w:tcPr>
          <w:p w14:paraId="6A13CB18" w14:textId="200D247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14634C76" w14:textId="333BC7C3"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4078FE32" w14:textId="176B4CF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65BB6F39" w14:textId="77777777" w:rsidTr="0042787E">
        <w:trPr>
          <w:cantSplit/>
          <w:trHeight w:val="450"/>
        </w:trPr>
        <w:tc>
          <w:tcPr>
            <w:tcW w:w="552" w:type="pct"/>
            <w:shd w:val="clear" w:color="auto" w:fill="auto"/>
            <w:vAlign w:val="center"/>
          </w:tcPr>
          <w:p w14:paraId="7BEDA0C6" w14:textId="745EE29D"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r</w:t>
            </w:r>
            <w:proofErr w:type="gramStart"/>
            <w:r w:rsidRPr="0042787E">
              <w:rPr>
                <w:rFonts w:asciiTheme="minorHAnsi" w:hAnsiTheme="minorHAnsi"/>
                <w:sz w:val="16"/>
                <w:szCs w:val="16"/>
              </w:rPr>
              <w:t>3.large</w:t>
            </w:r>
            <w:proofErr w:type="gramEnd"/>
          </w:p>
        </w:tc>
        <w:tc>
          <w:tcPr>
            <w:tcW w:w="324" w:type="pct"/>
            <w:shd w:val="clear" w:color="auto" w:fill="auto"/>
            <w:vAlign w:val="center"/>
          </w:tcPr>
          <w:p w14:paraId="663DB9B3" w14:textId="4086047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w:t>
            </w:r>
          </w:p>
        </w:tc>
        <w:tc>
          <w:tcPr>
            <w:tcW w:w="417" w:type="pct"/>
            <w:shd w:val="clear" w:color="auto" w:fill="auto"/>
            <w:vAlign w:val="center"/>
          </w:tcPr>
          <w:p w14:paraId="6909E5E9" w14:textId="34A425F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15.25</w:t>
            </w:r>
          </w:p>
        </w:tc>
        <w:tc>
          <w:tcPr>
            <w:tcW w:w="417" w:type="pct"/>
            <w:shd w:val="clear" w:color="auto" w:fill="auto"/>
            <w:vAlign w:val="center"/>
          </w:tcPr>
          <w:p w14:paraId="3BC60C56" w14:textId="6C7A47A4"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 x 32 SSD</w:t>
            </w:r>
          </w:p>
        </w:tc>
        <w:tc>
          <w:tcPr>
            <w:tcW w:w="556" w:type="pct"/>
            <w:shd w:val="clear" w:color="auto" w:fill="auto"/>
            <w:vAlign w:val="center"/>
          </w:tcPr>
          <w:p w14:paraId="37D42046" w14:textId="21F833C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5FE6FFE2" w14:textId="70CE5D6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Moderate</w:t>
            </w:r>
          </w:p>
        </w:tc>
        <w:tc>
          <w:tcPr>
            <w:tcW w:w="464" w:type="pct"/>
            <w:shd w:val="clear" w:color="auto" w:fill="auto"/>
            <w:vAlign w:val="center"/>
          </w:tcPr>
          <w:p w14:paraId="3BF374DE" w14:textId="02006E6D"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auto" w:fill="auto"/>
            <w:vAlign w:val="center"/>
          </w:tcPr>
          <w:p w14:paraId="05D7347B" w14:textId="1CD8D58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auto" w:fill="auto"/>
            <w:vAlign w:val="center"/>
          </w:tcPr>
          <w:p w14:paraId="2C04FF44" w14:textId="584F94C3"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56C1B077" w14:textId="000AD51C"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tcPr>
          <w:p w14:paraId="5F9B9A1F" w14:textId="3E7537FA"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6F748FBE" w14:textId="2DBCBDE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r>
      <w:tr w:rsidR="00D40B07" w:rsidRPr="00D40B07" w14:paraId="004FF74E" w14:textId="77777777" w:rsidTr="0042787E">
        <w:trPr>
          <w:cantSplit/>
          <w:trHeight w:val="450"/>
        </w:trPr>
        <w:tc>
          <w:tcPr>
            <w:tcW w:w="552" w:type="pct"/>
            <w:shd w:val="clear" w:color="auto" w:fill="auto"/>
            <w:vAlign w:val="center"/>
          </w:tcPr>
          <w:p w14:paraId="34D292EB" w14:textId="77289505"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r</w:t>
            </w:r>
            <w:proofErr w:type="gramStart"/>
            <w:r w:rsidRPr="0042787E">
              <w:rPr>
                <w:rFonts w:asciiTheme="minorHAnsi" w:hAnsiTheme="minorHAnsi"/>
                <w:sz w:val="16"/>
                <w:szCs w:val="16"/>
              </w:rPr>
              <w:t>3.xlarge</w:t>
            </w:r>
            <w:proofErr w:type="gramEnd"/>
          </w:p>
        </w:tc>
        <w:tc>
          <w:tcPr>
            <w:tcW w:w="324" w:type="pct"/>
            <w:shd w:val="clear" w:color="auto" w:fill="auto"/>
            <w:vAlign w:val="center"/>
          </w:tcPr>
          <w:p w14:paraId="0D5AFF6A" w14:textId="70672545"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4</w:t>
            </w:r>
          </w:p>
        </w:tc>
        <w:tc>
          <w:tcPr>
            <w:tcW w:w="417" w:type="pct"/>
            <w:shd w:val="clear" w:color="auto" w:fill="auto"/>
            <w:vAlign w:val="center"/>
          </w:tcPr>
          <w:p w14:paraId="77054844" w14:textId="185242B0"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30.5</w:t>
            </w:r>
          </w:p>
        </w:tc>
        <w:tc>
          <w:tcPr>
            <w:tcW w:w="417" w:type="pct"/>
            <w:shd w:val="clear" w:color="auto" w:fill="auto"/>
            <w:vAlign w:val="center"/>
          </w:tcPr>
          <w:p w14:paraId="20B252D7" w14:textId="2A1B6035"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 x 80 SSD</w:t>
            </w:r>
          </w:p>
        </w:tc>
        <w:tc>
          <w:tcPr>
            <w:tcW w:w="556" w:type="pct"/>
            <w:shd w:val="clear" w:color="auto" w:fill="auto"/>
            <w:vAlign w:val="center"/>
          </w:tcPr>
          <w:p w14:paraId="7420B893" w14:textId="49E63593"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2655E1A1" w14:textId="37E14062"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Moderate</w:t>
            </w:r>
          </w:p>
        </w:tc>
        <w:tc>
          <w:tcPr>
            <w:tcW w:w="464" w:type="pct"/>
            <w:shd w:val="clear" w:color="auto" w:fill="auto"/>
            <w:vAlign w:val="center"/>
          </w:tcPr>
          <w:p w14:paraId="47BDABA3" w14:textId="659906CA"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auto" w:fill="auto"/>
            <w:vAlign w:val="center"/>
          </w:tcPr>
          <w:p w14:paraId="526E775D" w14:textId="4584523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auto" w:fill="auto"/>
            <w:vAlign w:val="center"/>
          </w:tcPr>
          <w:p w14:paraId="72E5FAE1" w14:textId="3A9E459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7BD6909B" w14:textId="64E0E1C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tcPr>
          <w:p w14:paraId="717688B6" w14:textId="31F157A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6B679870" w14:textId="3CCDF1DA"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13F4C641" w14:textId="77777777" w:rsidTr="0042787E">
        <w:trPr>
          <w:cantSplit/>
          <w:trHeight w:val="450"/>
        </w:trPr>
        <w:tc>
          <w:tcPr>
            <w:tcW w:w="552" w:type="pct"/>
            <w:shd w:val="clear" w:color="auto" w:fill="auto"/>
            <w:vAlign w:val="center"/>
          </w:tcPr>
          <w:p w14:paraId="1BCCFE70" w14:textId="6AE9E7E9"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r3.2xlarge</w:t>
            </w:r>
          </w:p>
        </w:tc>
        <w:tc>
          <w:tcPr>
            <w:tcW w:w="324" w:type="pct"/>
            <w:shd w:val="clear" w:color="auto" w:fill="auto"/>
            <w:vAlign w:val="center"/>
          </w:tcPr>
          <w:p w14:paraId="2249C8FC" w14:textId="400DBD8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8</w:t>
            </w:r>
          </w:p>
        </w:tc>
        <w:tc>
          <w:tcPr>
            <w:tcW w:w="417" w:type="pct"/>
            <w:shd w:val="clear" w:color="auto" w:fill="auto"/>
            <w:vAlign w:val="center"/>
          </w:tcPr>
          <w:p w14:paraId="03B0422B" w14:textId="26D5235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61</w:t>
            </w:r>
          </w:p>
        </w:tc>
        <w:tc>
          <w:tcPr>
            <w:tcW w:w="417" w:type="pct"/>
            <w:shd w:val="clear" w:color="auto" w:fill="auto"/>
            <w:vAlign w:val="center"/>
          </w:tcPr>
          <w:p w14:paraId="1BE71E33" w14:textId="77468E05"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 x 160 SSD</w:t>
            </w:r>
          </w:p>
        </w:tc>
        <w:tc>
          <w:tcPr>
            <w:tcW w:w="556" w:type="pct"/>
            <w:shd w:val="clear" w:color="auto" w:fill="auto"/>
            <w:vAlign w:val="center"/>
          </w:tcPr>
          <w:p w14:paraId="0C7E554F" w14:textId="1FA226AA"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659B75D0" w14:textId="576FCA0A"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tcPr>
          <w:p w14:paraId="18039CA8" w14:textId="3AA66042"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auto" w:fill="auto"/>
            <w:vAlign w:val="center"/>
          </w:tcPr>
          <w:p w14:paraId="5D9DA8AE" w14:textId="0052EE5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auto" w:fill="auto"/>
            <w:vAlign w:val="center"/>
          </w:tcPr>
          <w:p w14:paraId="045CF847" w14:textId="2242D66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7DAD5FD4" w14:textId="7927127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tcPr>
          <w:p w14:paraId="7F425660" w14:textId="12BC4F6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2EF8A593" w14:textId="43C4151B"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44B4DA2C" w14:textId="77777777" w:rsidTr="0042787E">
        <w:trPr>
          <w:cantSplit/>
          <w:trHeight w:val="450"/>
        </w:trPr>
        <w:tc>
          <w:tcPr>
            <w:tcW w:w="552" w:type="pct"/>
            <w:shd w:val="clear" w:color="auto" w:fill="auto"/>
            <w:vAlign w:val="center"/>
          </w:tcPr>
          <w:p w14:paraId="601F50A4" w14:textId="2A72C2AB"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r3.4xlarge</w:t>
            </w:r>
          </w:p>
        </w:tc>
        <w:tc>
          <w:tcPr>
            <w:tcW w:w="324" w:type="pct"/>
            <w:shd w:val="clear" w:color="auto" w:fill="auto"/>
            <w:vAlign w:val="center"/>
          </w:tcPr>
          <w:p w14:paraId="2C659240" w14:textId="6A2DC33B"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16</w:t>
            </w:r>
          </w:p>
        </w:tc>
        <w:tc>
          <w:tcPr>
            <w:tcW w:w="417" w:type="pct"/>
            <w:shd w:val="clear" w:color="auto" w:fill="auto"/>
            <w:vAlign w:val="center"/>
          </w:tcPr>
          <w:p w14:paraId="4FA85F97" w14:textId="59BAA74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122</w:t>
            </w:r>
          </w:p>
        </w:tc>
        <w:tc>
          <w:tcPr>
            <w:tcW w:w="417" w:type="pct"/>
            <w:shd w:val="clear" w:color="auto" w:fill="auto"/>
            <w:vAlign w:val="center"/>
          </w:tcPr>
          <w:p w14:paraId="0968027E" w14:textId="68C33B9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 x 320 SSD</w:t>
            </w:r>
          </w:p>
        </w:tc>
        <w:tc>
          <w:tcPr>
            <w:tcW w:w="556" w:type="pct"/>
            <w:shd w:val="clear" w:color="auto" w:fill="auto"/>
            <w:vAlign w:val="center"/>
          </w:tcPr>
          <w:p w14:paraId="76345F0E" w14:textId="2AB20E9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522FA0A2" w14:textId="76A6C4AF"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tcPr>
          <w:p w14:paraId="08324D22" w14:textId="1BC78B8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auto" w:fill="auto"/>
            <w:vAlign w:val="center"/>
          </w:tcPr>
          <w:p w14:paraId="0CC5C282" w14:textId="088E115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auto" w:fill="auto"/>
            <w:vAlign w:val="center"/>
          </w:tcPr>
          <w:p w14:paraId="19C3AEB3" w14:textId="6AFC472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0311C8B8" w14:textId="6B42A0F8"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tcPr>
          <w:p w14:paraId="5C4DFD74" w14:textId="5D3DE812"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37013757" w14:textId="546A8FA3"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520B53C4" w14:textId="77777777" w:rsidTr="0042787E">
        <w:trPr>
          <w:cantSplit/>
          <w:trHeight w:val="450"/>
        </w:trPr>
        <w:tc>
          <w:tcPr>
            <w:tcW w:w="552" w:type="pct"/>
            <w:shd w:val="clear" w:color="auto" w:fill="auto"/>
            <w:vAlign w:val="center"/>
          </w:tcPr>
          <w:p w14:paraId="34E8875C" w14:textId="0FA2D8B1"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r3.8xlarge</w:t>
            </w:r>
          </w:p>
        </w:tc>
        <w:tc>
          <w:tcPr>
            <w:tcW w:w="324" w:type="pct"/>
            <w:shd w:val="clear" w:color="auto" w:fill="auto"/>
            <w:vAlign w:val="center"/>
          </w:tcPr>
          <w:p w14:paraId="579DAE7C" w14:textId="78A795AF"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32</w:t>
            </w:r>
          </w:p>
        </w:tc>
        <w:tc>
          <w:tcPr>
            <w:tcW w:w="417" w:type="pct"/>
            <w:shd w:val="clear" w:color="auto" w:fill="auto"/>
            <w:vAlign w:val="center"/>
          </w:tcPr>
          <w:p w14:paraId="573BB19F" w14:textId="68B08910"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244</w:t>
            </w:r>
          </w:p>
        </w:tc>
        <w:tc>
          <w:tcPr>
            <w:tcW w:w="417" w:type="pct"/>
            <w:shd w:val="clear" w:color="auto" w:fill="auto"/>
            <w:vAlign w:val="center"/>
          </w:tcPr>
          <w:p w14:paraId="281A1427" w14:textId="24D11D4B"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 x 320 SSD</w:t>
            </w:r>
          </w:p>
        </w:tc>
        <w:tc>
          <w:tcPr>
            <w:tcW w:w="556" w:type="pct"/>
            <w:shd w:val="clear" w:color="auto" w:fill="auto"/>
            <w:vAlign w:val="center"/>
          </w:tcPr>
          <w:p w14:paraId="0B83EB85" w14:textId="0BE59D1B"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5EEF0E81" w14:textId="76D472B8"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10 Gigabit</w:t>
            </w:r>
          </w:p>
        </w:tc>
        <w:tc>
          <w:tcPr>
            <w:tcW w:w="464" w:type="pct"/>
            <w:shd w:val="clear" w:color="auto" w:fill="auto"/>
            <w:vAlign w:val="center"/>
          </w:tcPr>
          <w:p w14:paraId="140C45C1" w14:textId="5140CC2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auto" w:fill="auto"/>
            <w:vAlign w:val="center"/>
          </w:tcPr>
          <w:p w14:paraId="35DCBD41" w14:textId="4D3CF880"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auto" w:fill="auto"/>
            <w:vAlign w:val="center"/>
          </w:tcPr>
          <w:p w14:paraId="70552CAB" w14:textId="76264965"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0E9F95F5" w14:textId="35DA98E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tcPr>
          <w:p w14:paraId="1B4898F8" w14:textId="2AFCDE58"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4B212814" w14:textId="1715507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r>
      <w:tr w:rsidR="00D40B07" w:rsidRPr="00D40B07" w14:paraId="0D20F16D" w14:textId="77777777" w:rsidTr="0042787E">
        <w:trPr>
          <w:cantSplit/>
          <w:trHeight w:val="450"/>
        </w:trPr>
        <w:tc>
          <w:tcPr>
            <w:tcW w:w="552" w:type="pct"/>
            <w:shd w:val="clear" w:color="auto" w:fill="auto"/>
            <w:vAlign w:val="center"/>
          </w:tcPr>
          <w:p w14:paraId="1FE419B6" w14:textId="755FA51C"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w:t>
            </w:r>
            <w:proofErr w:type="gramStart"/>
            <w:r w:rsidRPr="0042787E">
              <w:rPr>
                <w:rFonts w:asciiTheme="minorHAnsi" w:hAnsiTheme="minorHAnsi"/>
                <w:sz w:val="16"/>
                <w:szCs w:val="16"/>
              </w:rPr>
              <w:t>2.xlarge</w:t>
            </w:r>
            <w:proofErr w:type="gramEnd"/>
          </w:p>
        </w:tc>
        <w:tc>
          <w:tcPr>
            <w:tcW w:w="324" w:type="pct"/>
            <w:shd w:val="clear" w:color="auto" w:fill="auto"/>
            <w:vAlign w:val="center"/>
          </w:tcPr>
          <w:p w14:paraId="0CBB1364" w14:textId="50263FF4"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4</w:t>
            </w:r>
          </w:p>
        </w:tc>
        <w:tc>
          <w:tcPr>
            <w:tcW w:w="417" w:type="pct"/>
            <w:shd w:val="clear" w:color="auto" w:fill="auto"/>
            <w:vAlign w:val="center"/>
          </w:tcPr>
          <w:p w14:paraId="7FE3A69C" w14:textId="57871A14"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30.5</w:t>
            </w:r>
          </w:p>
        </w:tc>
        <w:tc>
          <w:tcPr>
            <w:tcW w:w="417" w:type="pct"/>
            <w:shd w:val="clear" w:color="auto" w:fill="auto"/>
            <w:vAlign w:val="center"/>
          </w:tcPr>
          <w:p w14:paraId="5B7BB338" w14:textId="055D8424"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 x 800 SSD</w:t>
            </w:r>
          </w:p>
        </w:tc>
        <w:tc>
          <w:tcPr>
            <w:tcW w:w="556" w:type="pct"/>
            <w:shd w:val="clear" w:color="auto" w:fill="auto"/>
            <w:vAlign w:val="center"/>
          </w:tcPr>
          <w:p w14:paraId="3397519F" w14:textId="02C8D2C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4F231847" w14:textId="4F41F48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Moderate</w:t>
            </w:r>
          </w:p>
        </w:tc>
        <w:tc>
          <w:tcPr>
            <w:tcW w:w="464" w:type="pct"/>
            <w:shd w:val="clear" w:color="auto" w:fill="auto"/>
            <w:vAlign w:val="center"/>
          </w:tcPr>
          <w:p w14:paraId="10673BA1" w14:textId="3DE4D5A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auto" w:fill="auto"/>
            <w:vAlign w:val="center"/>
          </w:tcPr>
          <w:p w14:paraId="63674F2D" w14:textId="371614F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auto" w:fill="auto"/>
            <w:vAlign w:val="center"/>
          </w:tcPr>
          <w:p w14:paraId="0D555A53" w14:textId="1E28E7C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1E76E7FD" w14:textId="2251966A"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tcPr>
          <w:p w14:paraId="52AE9379" w14:textId="41EAADB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0E5C7C80" w14:textId="27BC761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694695C6" w14:textId="77777777" w:rsidTr="0042787E">
        <w:trPr>
          <w:cantSplit/>
          <w:trHeight w:val="450"/>
        </w:trPr>
        <w:tc>
          <w:tcPr>
            <w:tcW w:w="552" w:type="pct"/>
            <w:shd w:val="clear" w:color="auto" w:fill="auto"/>
            <w:vAlign w:val="center"/>
          </w:tcPr>
          <w:p w14:paraId="1B66948E" w14:textId="714E26D1"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i2.2xlarge</w:t>
            </w:r>
          </w:p>
        </w:tc>
        <w:tc>
          <w:tcPr>
            <w:tcW w:w="324" w:type="pct"/>
            <w:shd w:val="clear" w:color="auto" w:fill="auto"/>
            <w:vAlign w:val="center"/>
          </w:tcPr>
          <w:p w14:paraId="495DDAA3" w14:textId="6670445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8</w:t>
            </w:r>
          </w:p>
        </w:tc>
        <w:tc>
          <w:tcPr>
            <w:tcW w:w="417" w:type="pct"/>
            <w:shd w:val="clear" w:color="auto" w:fill="auto"/>
            <w:vAlign w:val="center"/>
          </w:tcPr>
          <w:p w14:paraId="30996AE5" w14:textId="7500675A"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61</w:t>
            </w:r>
          </w:p>
        </w:tc>
        <w:tc>
          <w:tcPr>
            <w:tcW w:w="417" w:type="pct"/>
            <w:shd w:val="clear" w:color="auto" w:fill="auto"/>
            <w:vAlign w:val="center"/>
          </w:tcPr>
          <w:p w14:paraId="08A69834" w14:textId="6FA30DE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 x 800 SSD</w:t>
            </w:r>
          </w:p>
        </w:tc>
        <w:tc>
          <w:tcPr>
            <w:tcW w:w="556" w:type="pct"/>
            <w:shd w:val="clear" w:color="auto" w:fill="auto"/>
            <w:vAlign w:val="center"/>
          </w:tcPr>
          <w:p w14:paraId="7A29C187" w14:textId="6D4AD815"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2EF2528D" w14:textId="304DD5DA"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tcPr>
          <w:p w14:paraId="2155C477" w14:textId="0EE5273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auto" w:fill="auto"/>
            <w:vAlign w:val="center"/>
          </w:tcPr>
          <w:p w14:paraId="725EC984" w14:textId="652E32EC"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auto" w:fill="auto"/>
            <w:vAlign w:val="center"/>
          </w:tcPr>
          <w:p w14:paraId="3965C750" w14:textId="2F042C6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109C135E" w14:textId="4E28920F"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tcPr>
          <w:p w14:paraId="4E9FC5AE" w14:textId="6316ED7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626F7774" w14:textId="040B252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6C0A4DE1" w14:textId="77777777" w:rsidTr="0042787E">
        <w:trPr>
          <w:cantSplit/>
          <w:trHeight w:val="450"/>
        </w:trPr>
        <w:tc>
          <w:tcPr>
            <w:tcW w:w="552" w:type="pct"/>
            <w:shd w:val="clear" w:color="auto" w:fill="auto"/>
            <w:vAlign w:val="center"/>
          </w:tcPr>
          <w:p w14:paraId="16D5018C" w14:textId="5E3425AC"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i2.4xlarge</w:t>
            </w:r>
          </w:p>
        </w:tc>
        <w:tc>
          <w:tcPr>
            <w:tcW w:w="324" w:type="pct"/>
            <w:shd w:val="clear" w:color="auto" w:fill="auto"/>
            <w:vAlign w:val="center"/>
          </w:tcPr>
          <w:p w14:paraId="04A92603" w14:textId="7BFA892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16</w:t>
            </w:r>
          </w:p>
        </w:tc>
        <w:tc>
          <w:tcPr>
            <w:tcW w:w="417" w:type="pct"/>
            <w:shd w:val="clear" w:color="auto" w:fill="auto"/>
            <w:vAlign w:val="center"/>
          </w:tcPr>
          <w:p w14:paraId="682405DF" w14:textId="2B89CBBA"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122</w:t>
            </w:r>
          </w:p>
        </w:tc>
        <w:tc>
          <w:tcPr>
            <w:tcW w:w="417" w:type="pct"/>
            <w:shd w:val="clear" w:color="auto" w:fill="auto"/>
            <w:vAlign w:val="center"/>
          </w:tcPr>
          <w:p w14:paraId="49023279" w14:textId="5D5932E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4 x 800 SSD</w:t>
            </w:r>
          </w:p>
        </w:tc>
        <w:tc>
          <w:tcPr>
            <w:tcW w:w="556" w:type="pct"/>
            <w:shd w:val="clear" w:color="auto" w:fill="auto"/>
            <w:vAlign w:val="center"/>
          </w:tcPr>
          <w:p w14:paraId="74572C76" w14:textId="6B509BE2"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4F51A945" w14:textId="3511CFA2"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tcPr>
          <w:p w14:paraId="0AD7A665" w14:textId="081DF74C"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auto" w:fill="auto"/>
            <w:vAlign w:val="center"/>
          </w:tcPr>
          <w:p w14:paraId="0E171A81" w14:textId="38646B9D"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auto" w:fill="auto"/>
            <w:vAlign w:val="center"/>
          </w:tcPr>
          <w:p w14:paraId="276087FA" w14:textId="05782218"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3D4D55BE" w14:textId="6CC0A19F"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tcPr>
          <w:p w14:paraId="5ADF1E48" w14:textId="01A1D47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3C999C34" w14:textId="3A9DFA80"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35B63FB0" w14:textId="77777777" w:rsidTr="0042787E">
        <w:trPr>
          <w:cantSplit/>
          <w:trHeight w:val="450"/>
        </w:trPr>
        <w:tc>
          <w:tcPr>
            <w:tcW w:w="552" w:type="pct"/>
            <w:shd w:val="clear" w:color="auto" w:fill="auto"/>
            <w:vAlign w:val="center"/>
          </w:tcPr>
          <w:p w14:paraId="15921905" w14:textId="11961A2B"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i2.8xlarge</w:t>
            </w:r>
          </w:p>
        </w:tc>
        <w:tc>
          <w:tcPr>
            <w:tcW w:w="324" w:type="pct"/>
            <w:shd w:val="clear" w:color="auto" w:fill="auto"/>
            <w:vAlign w:val="center"/>
          </w:tcPr>
          <w:p w14:paraId="20D69D20" w14:textId="556BBAC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32</w:t>
            </w:r>
          </w:p>
        </w:tc>
        <w:tc>
          <w:tcPr>
            <w:tcW w:w="417" w:type="pct"/>
            <w:shd w:val="clear" w:color="auto" w:fill="auto"/>
            <w:vAlign w:val="center"/>
          </w:tcPr>
          <w:p w14:paraId="645692F7" w14:textId="605964ED"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244</w:t>
            </w:r>
          </w:p>
        </w:tc>
        <w:tc>
          <w:tcPr>
            <w:tcW w:w="417" w:type="pct"/>
            <w:shd w:val="clear" w:color="auto" w:fill="auto"/>
            <w:vAlign w:val="center"/>
          </w:tcPr>
          <w:p w14:paraId="6850EC5D" w14:textId="4203B06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8 x 800 SSD</w:t>
            </w:r>
          </w:p>
        </w:tc>
        <w:tc>
          <w:tcPr>
            <w:tcW w:w="556" w:type="pct"/>
            <w:shd w:val="clear" w:color="auto" w:fill="auto"/>
            <w:vAlign w:val="center"/>
          </w:tcPr>
          <w:p w14:paraId="03889570" w14:textId="0E79206B"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29D9A183" w14:textId="07573F9D"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10 Gigabit</w:t>
            </w:r>
          </w:p>
        </w:tc>
        <w:tc>
          <w:tcPr>
            <w:tcW w:w="464" w:type="pct"/>
            <w:shd w:val="clear" w:color="auto" w:fill="auto"/>
            <w:vAlign w:val="center"/>
          </w:tcPr>
          <w:p w14:paraId="1D15DE6E" w14:textId="00A4C653"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auto" w:fill="auto"/>
            <w:vAlign w:val="center"/>
          </w:tcPr>
          <w:p w14:paraId="6B02F282" w14:textId="7F8144B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auto" w:fill="auto"/>
            <w:vAlign w:val="center"/>
          </w:tcPr>
          <w:p w14:paraId="6B1E492E" w14:textId="350545BA"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03EA4F8B" w14:textId="2650B8E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tcPr>
          <w:p w14:paraId="4EFA3547" w14:textId="38609CF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6FDABDF4" w14:textId="599FE175"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r>
      <w:tr w:rsidR="00D40B07" w:rsidRPr="00D40B07" w14:paraId="6354A769" w14:textId="77777777" w:rsidTr="0042787E">
        <w:trPr>
          <w:cantSplit/>
          <w:trHeight w:val="450"/>
        </w:trPr>
        <w:tc>
          <w:tcPr>
            <w:tcW w:w="552" w:type="pct"/>
            <w:shd w:val="clear" w:color="auto" w:fill="auto"/>
            <w:vAlign w:val="center"/>
          </w:tcPr>
          <w:p w14:paraId="35F163CB" w14:textId="46769F90"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d</w:t>
            </w:r>
            <w:proofErr w:type="gramStart"/>
            <w:r w:rsidRPr="0042787E">
              <w:rPr>
                <w:rFonts w:asciiTheme="minorHAnsi" w:hAnsiTheme="minorHAnsi"/>
                <w:sz w:val="16"/>
                <w:szCs w:val="16"/>
              </w:rPr>
              <w:t>2.xlarge</w:t>
            </w:r>
            <w:proofErr w:type="gramEnd"/>
          </w:p>
        </w:tc>
        <w:tc>
          <w:tcPr>
            <w:tcW w:w="324" w:type="pct"/>
            <w:shd w:val="clear" w:color="auto" w:fill="auto"/>
            <w:vAlign w:val="center"/>
          </w:tcPr>
          <w:p w14:paraId="088E2AC2" w14:textId="20E99E58"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4</w:t>
            </w:r>
          </w:p>
        </w:tc>
        <w:tc>
          <w:tcPr>
            <w:tcW w:w="417" w:type="pct"/>
            <w:shd w:val="clear" w:color="auto" w:fill="auto"/>
            <w:vAlign w:val="center"/>
          </w:tcPr>
          <w:p w14:paraId="510AF6F1" w14:textId="6081C770"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30.5</w:t>
            </w:r>
          </w:p>
        </w:tc>
        <w:tc>
          <w:tcPr>
            <w:tcW w:w="417" w:type="pct"/>
            <w:shd w:val="clear" w:color="auto" w:fill="auto"/>
            <w:vAlign w:val="center"/>
          </w:tcPr>
          <w:p w14:paraId="2CB06AAC" w14:textId="22930E0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 x 2000</w:t>
            </w:r>
          </w:p>
        </w:tc>
        <w:tc>
          <w:tcPr>
            <w:tcW w:w="556" w:type="pct"/>
            <w:shd w:val="clear" w:color="auto" w:fill="auto"/>
            <w:vAlign w:val="center"/>
          </w:tcPr>
          <w:p w14:paraId="06F90A46" w14:textId="57DD7153"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1B0BE557" w14:textId="393021A2"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Moderate</w:t>
            </w:r>
          </w:p>
        </w:tc>
        <w:tc>
          <w:tcPr>
            <w:tcW w:w="464" w:type="pct"/>
            <w:shd w:val="clear" w:color="auto" w:fill="auto"/>
            <w:vAlign w:val="center"/>
          </w:tcPr>
          <w:p w14:paraId="326A0024" w14:textId="4C591BF8"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E5-2676 v3</w:t>
            </w:r>
          </w:p>
        </w:tc>
        <w:tc>
          <w:tcPr>
            <w:tcW w:w="324" w:type="pct"/>
            <w:shd w:val="clear" w:color="auto" w:fill="auto"/>
            <w:vAlign w:val="center"/>
          </w:tcPr>
          <w:p w14:paraId="27942E23" w14:textId="1D371DA5"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w:t>
            </w:r>
          </w:p>
        </w:tc>
        <w:tc>
          <w:tcPr>
            <w:tcW w:w="372" w:type="pct"/>
            <w:shd w:val="clear" w:color="auto" w:fill="auto"/>
            <w:vAlign w:val="center"/>
          </w:tcPr>
          <w:p w14:paraId="7ABAAC02" w14:textId="01D14E15"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6665CAE0" w14:textId="55AD33E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6A24E0D8" w14:textId="6D72915C"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23D2A6C5" w14:textId="659920FD"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28620D0C" w14:textId="77777777" w:rsidTr="0042787E">
        <w:trPr>
          <w:cantSplit/>
          <w:trHeight w:val="450"/>
        </w:trPr>
        <w:tc>
          <w:tcPr>
            <w:tcW w:w="552" w:type="pct"/>
            <w:shd w:val="clear" w:color="auto" w:fill="auto"/>
            <w:vAlign w:val="center"/>
          </w:tcPr>
          <w:p w14:paraId="6BF6C898" w14:textId="4FD43D24"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d2.2xlarge</w:t>
            </w:r>
          </w:p>
        </w:tc>
        <w:tc>
          <w:tcPr>
            <w:tcW w:w="324" w:type="pct"/>
            <w:shd w:val="clear" w:color="auto" w:fill="auto"/>
            <w:vAlign w:val="center"/>
          </w:tcPr>
          <w:p w14:paraId="757A7051" w14:textId="3D6C49F8"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8</w:t>
            </w:r>
          </w:p>
        </w:tc>
        <w:tc>
          <w:tcPr>
            <w:tcW w:w="417" w:type="pct"/>
            <w:shd w:val="clear" w:color="auto" w:fill="auto"/>
            <w:vAlign w:val="center"/>
          </w:tcPr>
          <w:p w14:paraId="7533D26D" w14:textId="6DCD10B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61</w:t>
            </w:r>
          </w:p>
        </w:tc>
        <w:tc>
          <w:tcPr>
            <w:tcW w:w="417" w:type="pct"/>
            <w:shd w:val="clear" w:color="auto" w:fill="auto"/>
            <w:vAlign w:val="center"/>
          </w:tcPr>
          <w:p w14:paraId="601C9B4D" w14:textId="7E8DD544"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6 x 2000</w:t>
            </w:r>
          </w:p>
        </w:tc>
        <w:tc>
          <w:tcPr>
            <w:tcW w:w="556" w:type="pct"/>
            <w:shd w:val="clear" w:color="auto" w:fill="auto"/>
            <w:vAlign w:val="center"/>
          </w:tcPr>
          <w:p w14:paraId="447ED4FB" w14:textId="65516FCA"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50BD6C43" w14:textId="0687152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tcPr>
          <w:p w14:paraId="0DEF2055" w14:textId="1192CD5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E5-2676 v3</w:t>
            </w:r>
          </w:p>
        </w:tc>
        <w:tc>
          <w:tcPr>
            <w:tcW w:w="324" w:type="pct"/>
            <w:shd w:val="clear" w:color="auto" w:fill="auto"/>
            <w:vAlign w:val="center"/>
          </w:tcPr>
          <w:p w14:paraId="29B81620" w14:textId="6678F6B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w:t>
            </w:r>
          </w:p>
        </w:tc>
        <w:tc>
          <w:tcPr>
            <w:tcW w:w="372" w:type="pct"/>
            <w:shd w:val="clear" w:color="auto" w:fill="auto"/>
            <w:vAlign w:val="center"/>
          </w:tcPr>
          <w:p w14:paraId="16359AC6" w14:textId="70ACE834"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217F6CE8" w14:textId="34550814"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3081C4FE" w14:textId="5F3F75B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7D6F0D66" w14:textId="3E9381CC"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107914A4" w14:textId="77777777" w:rsidTr="0042787E">
        <w:trPr>
          <w:cantSplit/>
          <w:trHeight w:val="450"/>
        </w:trPr>
        <w:tc>
          <w:tcPr>
            <w:tcW w:w="552" w:type="pct"/>
            <w:shd w:val="clear" w:color="auto" w:fill="auto"/>
            <w:vAlign w:val="center"/>
          </w:tcPr>
          <w:p w14:paraId="310D4346" w14:textId="1C3A6226"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d2.4xlarge</w:t>
            </w:r>
          </w:p>
        </w:tc>
        <w:tc>
          <w:tcPr>
            <w:tcW w:w="324" w:type="pct"/>
            <w:shd w:val="clear" w:color="auto" w:fill="auto"/>
            <w:vAlign w:val="center"/>
          </w:tcPr>
          <w:p w14:paraId="64DAA37A" w14:textId="7E5E8B2D"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16</w:t>
            </w:r>
          </w:p>
        </w:tc>
        <w:tc>
          <w:tcPr>
            <w:tcW w:w="417" w:type="pct"/>
            <w:shd w:val="clear" w:color="auto" w:fill="auto"/>
            <w:vAlign w:val="center"/>
          </w:tcPr>
          <w:p w14:paraId="32BE715D" w14:textId="6F0828E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122</w:t>
            </w:r>
          </w:p>
        </w:tc>
        <w:tc>
          <w:tcPr>
            <w:tcW w:w="417" w:type="pct"/>
            <w:shd w:val="clear" w:color="auto" w:fill="auto"/>
            <w:vAlign w:val="center"/>
          </w:tcPr>
          <w:p w14:paraId="4F0FC1CB" w14:textId="223B90C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12 x 2000</w:t>
            </w:r>
          </w:p>
        </w:tc>
        <w:tc>
          <w:tcPr>
            <w:tcW w:w="556" w:type="pct"/>
            <w:shd w:val="clear" w:color="auto" w:fill="auto"/>
            <w:vAlign w:val="center"/>
          </w:tcPr>
          <w:p w14:paraId="2A8A6DC0" w14:textId="003A9525"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1BA132E6" w14:textId="07432FB8"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tcPr>
          <w:p w14:paraId="122A545C" w14:textId="47DB61A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E5-2676 v3</w:t>
            </w:r>
          </w:p>
        </w:tc>
        <w:tc>
          <w:tcPr>
            <w:tcW w:w="324" w:type="pct"/>
            <w:shd w:val="clear" w:color="auto" w:fill="auto"/>
            <w:vAlign w:val="center"/>
          </w:tcPr>
          <w:p w14:paraId="7CF306BD" w14:textId="499DB80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w:t>
            </w:r>
          </w:p>
        </w:tc>
        <w:tc>
          <w:tcPr>
            <w:tcW w:w="372" w:type="pct"/>
            <w:shd w:val="clear" w:color="auto" w:fill="auto"/>
            <w:vAlign w:val="center"/>
          </w:tcPr>
          <w:p w14:paraId="12567F24" w14:textId="3D23C46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1B5852EF" w14:textId="203274CB"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26725FE9" w14:textId="20942B6D"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0CD63342" w14:textId="3BE73A90"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6EAFF0C6" w14:textId="77777777" w:rsidTr="0042787E">
        <w:trPr>
          <w:cantSplit/>
          <w:trHeight w:val="450"/>
        </w:trPr>
        <w:tc>
          <w:tcPr>
            <w:tcW w:w="552" w:type="pct"/>
            <w:shd w:val="clear" w:color="auto" w:fill="auto"/>
            <w:vAlign w:val="center"/>
          </w:tcPr>
          <w:p w14:paraId="4F47B2CF" w14:textId="06D41E01"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d2.8xlarge</w:t>
            </w:r>
          </w:p>
        </w:tc>
        <w:tc>
          <w:tcPr>
            <w:tcW w:w="324" w:type="pct"/>
            <w:shd w:val="clear" w:color="auto" w:fill="auto"/>
            <w:vAlign w:val="center"/>
          </w:tcPr>
          <w:p w14:paraId="0CA39F85" w14:textId="0C0E469F"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36</w:t>
            </w:r>
          </w:p>
        </w:tc>
        <w:tc>
          <w:tcPr>
            <w:tcW w:w="417" w:type="pct"/>
            <w:shd w:val="clear" w:color="auto" w:fill="auto"/>
            <w:vAlign w:val="center"/>
          </w:tcPr>
          <w:p w14:paraId="7C2B6F81" w14:textId="27171F7C"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244</w:t>
            </w:r>
          </w:p>
        </w:tc>
        <w:tc>
          <w:tcPr>
            <w:tcW w:w="417" w:type="pct"/>
            <w:shd w:val="clear" w:color="auto" w:fill="auto"/>
            <w:vAlign w:val="center"/>
          </w:tcPr>
          <w:p w14:paraId="29619EED" w14:textId="622E24E4"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 x 2000</w:t>
            </w:r>
          </w:p>
        </w:tc>
        <w:tc>
          <w:tcPr>
            <w:tcW w:w="556" w:type="pct"/>
            <w:shd w:val="clear" w:color="auto" w:fill="auto"/>
            <w:vAlign w:val="center"/>
          </w:tcPr>
          <w:p w14:paraId="211AB5B4" w14:textId="62784A1C"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18B9786F" w14:textId="378A6250"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10 Gigabit</w:t>
            </w:r>
          </w:p>
        </w:tc>
        <w:tc>
          <w:tcPr>
            <w:tcW w:w="464" w:type="pct"/>
            <w:shd w:val="clear" w:color="auto" w:fill="auto"/>
            <w:vAlign w:val="center"/>
          </w:tcPr>
          <w:p w14:paraId="1E4DFD16" w14:textId="463E63F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E5-2676 v3</w:t>
            </w:r>
          </w:p>
        </w:tc>
        <w:tc>
          <w:tcPr>
            <w:tcW w:w="324" w:type="pct"/>
            <w:shd w:val="clear" w:color="auto" w:fill="auto"/>
            <w:vAlign w:val="center"/>
          </w:tcPr>
          <w:p w14:paraId="30F308C3" w14:textId="42A9AD73"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w:t>
            </w:r>
          </w:p>
        </w:tc>
        <w:tc>
          <w:tcPr>
            <w:tcW w:w="372" w:type="pct"/>
            <w:shd w:val="clear" w:color="auto" w:fill="auto"/>
            <w:vAlign w:val="center"/>
          </w:tcPr>
          <w:p w14:paraId="76A3FD86" w14:textId="4AB74D43"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0C41F1F9" w14:textId="751BE20C"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58EC8D56" w14:textId="6F52B9A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05F6F8B5" w14:textId="30BE7CC8"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bl>
    <w:p w14:paraId="023BC0E4" w14:textId="5B07E787" w:rsidR="00043728" w:rsidRDefault="00A064BF" w:rsidP="001F0B36">
      <w:pPr>
        <w:keepNext/>
      </w:pPr>
      <w:r w:rsidRPr="00482B84">
        <w:rPr>
          <w:rStyle w:val="SubtleEmphasis"/>
          <w:color w:val="A6A6A6" w:themeColor="background1" w:themeShade="A6"/>
          <w:sz w:val="18"/>
          <w:szCs w:val="18"/>
          <w:rPrChange w:id="1300" w:author="Jeff Johnson" w:date="2017-07-12T21:10:00Z">
            <w:rPr/>
          </w:rPrChange>
        </w:rPr>
        <w:t>M3 instances may also launch as an Intel Xeon E5-2680 v2 (Ivy Bridge) Processor running at 2.5 GHz</w:t>
      </w:r>
      <w:r w:rsidRPr="00A064BF">
        <w:t>.</w:t>
      </w:r>
    </w:p>
    <w:p w14:paraId="4B20297C" w14:textId="2E844881" w:rsidR="00787157" w:rsidRPr="00A03B61" w:rsidRDefault="00787157" w:rsidP="006B25B2">
      <w:pPr>
        <w:pStyle w:val="Caption"/>
        <w:rPr>
          <w:rFonts w:cstheme="minorHAnsi"/>
          <w:sz w:val="16"/>
          <w:szCs w:val="16"/>
        </w:rPr>
      </w:pPr>
      <w:r>
        <w:t xml:space="preserve">Table </w:t>
      </w:r>
      <w:ins w:id="1301" w:author="Jeff Johnson" w:date="2017-07-12T21:16:00Z">
        <w:r w:rsidR="00B33BF6">
          <w:fldChar w:fldCharType="begin"/>
        </w:r>
        <w:r w:rsidR="00B33BF6">
          <w:instrText xml:space="preserve"> SEQ Table \* ARABIC </w:instrText>
        </w:r>
      </w:ins>
      <w:r w:rsidR="00B33BF6">
        <w:fldChar w:fldCharType="separate"/>
      </w:r>
      <w:ins w:id="1302" w:author="Jeff Johnson" w:date="2017-07-12T21:16:00Z">
        <w:r w:rsidR="00B33BF6">
          <w:rPr>
            <w:noProof/>
          </w:rPr>
          <w:t>5</w:t>
        </w:r>
        <w:r w:rsidR="00B33BF6">
          <w:fldChar w:fldCharType="end"/>
        </w:r>
      </w:ins>
      <w:del w:id="1303" w:author="Jeff Johnson" w:date="2017-07-12T21:16:00Z">
        <w:r w:rsidR="00A36C43" w:rsidDel="00B33BF6">
          <w:fldChar w:fldCharType="begin"/>
        </w:r>
        <w:r w:rsidR="00A36C43" w:rsidDel="00B33BF6">
          <w:delInstrText xml:space="preserve"> SEQ Table \* ARABIC </w:delInstrText>
        </w:r>
        <w:r w:rsidR="00A36C43" w:rsidDel="00B33BF6">
          <w:fldChar w:fldCharType="separate"/>
        </w:r>
        <w:r w:rsidR="00B33BF6" w:rsidDel="00B33BF6">
          <w:rPr>
            <w:noProof/>
          </w:rPr>
          <w:delText>5</w:delText>
        </w:r>
        <w:r w:rsidR="00A36C43" w:rsidDel="00B33BF6">
          <w:rPr>
            <w:noProof/>
          </w:rPr>
          <w:fldChar w:fldCharType="end"/>
        </w:r>
      </w:del>
      <w:r>
        <w:t>. EC2 Instance Types</w:t>
      </w:r>
    </w:p>
    <w:p w14:paraId="2BE465B8" w14:textId="5DE4528F" w:rsidR="00A03B61" w:rsidRDefault="00A03B61" w:rsidP="00567046">
      <w:r>
        <w:t>The general purpose m</w:t>
      </w:r>
      <w:proofErr w:type="gramStart"/>
      <w:r w:rsidR="001F0B36">
        <w:t>3</w:t>
      </w:r>
      <w:r>
        <w:t>.</w:t>
      </w:r>
      <w:ins w:id="1304" w:author="Jeff Johnson" w:date="2017-07-10T16:27:00Z">
        <w:r w:rsidR="0054003F">
          <w:t>l</w:t>
        </w:r>
      </w:ins>
      <w:proofErr w:type="gramEnd"/>
      <w:del w:id="1305" w:author="Jeff Johnson" w:date="2017-07-10T16:27:00Z">
        <w:r w:rsidDel="0054003F">
          <w:delText>xl</w:delText>
        </w:r>
      </w:del>
      <w:r>
        <w:t xml:space="preserve">arge instance type is selected for </w:t>
      </w:r>
      <w:ins w:id="1306" w:author="Jeff Johnson" w:date="2017-07-10T16:28:00Z">
        <w:r w:rsidR="0054003F">
          <w:t xml:space="preserve">Kubernetes </w:t>
        </w:r>
      </w:ins>
      <w:del w:id="1307" w:author="Jeff Johnson" w:date="2017-07-10T16:28:00Z">
        <w:r w:rsidDel="0054003F">
          <w:delText>baseline and on-demand web servers</w:delText>
        </w:r>
      </w:del>
      <w:ins w:id="1308" w:author="Jeff Johnson" w:date="2017-07-10T16:28:00Z">
        <w:r w:rsidR="0054003F">
          <w:t>master and worker nodes</w:t>
        </w:r>
      </w:ins>
      <w:r>
        <w:t xml:space="preserve"> </w:t>
      </w:r>
      <w:del w:id="1309" w:author="Jeff Johnson" w:date="2017-07-10T16:28:00Z">
        <w:r w:rsidDel="0054003F">
          <w:delText>for its high network performance</w:delText>
        </w:r>
      </w:del>
      <w:ins w:id="1310" w:author="Jeff Johnson" w:date="2017-07-10T16:28:00Z">
        <w:r w:rsidR="0054003F">
          <w:t>based on the recommendation cited above</w:t>
        </w:r>
      </w:ins>
      <w:r w:rsidR="008E7CBC">
        <w:t xml:space="preserve">. </w:t>
      </w:r>
      <w:del w:id="1311" w:author="Jeff Johnson" w:date="2017-07-10T16:29:00Z">
        <w:r w:rsidR="008E7CBC" w:rsidDel="005453C4">
          <w:delText xml:space="preserve">It </w:delText>
        </w:r>
      </w:del>
      <w:ins w:id="1312" w:author="Jeff Johnson" w:date="2017-07-10T16:30:00Z">
        <w:r w:rsidR="005453C4">
          <w:t>T</w:t>
        </w:r>
      </w:ins>
      <w:ins w:id="1313" w:author="Jeff Johnson" w:date="2017-07-10T16:29:00Z">
        <w:r w:rsidR="005453C4">
          <w:t>he m</w:t>
        </w:r>
        <w:proofErr w:type="gramStart"/>
        <w:r w:rsidR="005453C4">
          <w:t>3.large</w:t>
        </w:r>
        <w:proofErr w:type="gramEnd"/>
        <w:r w:rsidR="005453C4">
          <w:t xml:space="preserve"> instance </w:t>
        </w:r>
      </w:ins>
      <w:r w:rsidR="008E7CBC">
        <w:t xml:space="preserve">represents a </w:t>
      </w:r>
      <w:r>
        <w:t>reasonable trade-off of compute capacity, memory, storage</w:t>
      </w:r>
      <w:r w:rsidR="009C4CA5">
        <w:t>,</w:t>
      </w:r>
      <w:r>
        <w:t xml:space="preserve"> and cost</w:t>
      </w:r>
      <w:del w:id="1314" w:author="Jeff Johnson" w:date="2017-07-10T16:59:00Z">
        <w:r w:rsidDel="00E4450A">
          <w:delText xml:space="preserve"> (</w:delText>
        </w:r>
        <w:r w:rsidR="005B2D77" w:rsidDel="00E4450A">
          <w:delText>$0.48 per hour)</w:delText>
        </w:r>
      </w:del>
      <w:r w:rsidR="005B2D77">
        <w:t xml:space="preserve">. EC2 instances incur costs for each hour </w:t>
      </w:r>
      <w:ins w:id="1315" w:author="Jeff Johnson" w:date="2017-07-10T16:59:00Z">
        <w:r w:rsidR="00E4450A">
          <w:t>(</w:t>
        </w:r>
      </w:ins>
      <w:r w:rsidR="005B2D77">
        <w:t xml:space="preserve">or fraction </w:t>
      </w:r>
      <w:del w:id="1316" w:author="Jeff Johnson" w:date="2017-07-10T16:59:00Z">
        <w:r w:rsidR="005B2D77" w:rsidDel="00E4450A">
          <w:delText>of an hour</w:delText>
        </w:r>
      </w:del>
      <w:ins w:id="1317" w:author="Jeff Johnson" w:date="2017-07-10T16:59:00Z">
        <w:r w:rsidR="00E4450A">
          <w:t>thereof)</w:t>
        </w:r>
      </w:ins>
      <w:r w:rsidR="005B2D77">
        <w:t xml:space="preserve"> the virtual computer is powered up and operating.</w:t>
      </w:r>
    </w:p>
    <w:p w14:paraId="741F1E5B" w14:textId="153D96B0" w:rsidR="00330661" w:rsidRDefault="00955507" w:rsidP="00567046">
      <w:r>
        <w:t xml:space="preserve">In addition to selecting the web server instance type, the web server operating system is also selected. Amazon EC2 offers preconfigured Amazon Machine Instances (AMI) to select from. AMIs come </w:t>
      </w:r>
      <w:r w:rsidR="00330661">
        <w:t xml:space="preserve">in many operating systems and various flavors of each operating system. Smarter Balanced </w:t>
      </w:r>
      <w:del w:id="1318" w:author="Jeff Johnson" w:date="2017-07-10T18:27:00Z">
        <w:r w:rsidR="00330661" w:rsidDel="00435D7C">
          <w:lastRenderedPageBreak/>
          <w:delText xml:space="preserve">Contract 11 </w:delText>
        </w:r>
      </w:del>
      <w:r w:rsidR="00330661">
        <w:t>components are intended to run</w:t>
      </w:r>
      <w:r w:rsidR="002969EC">
        <w:t xml:space="preserve"> on the Linux operating system, and </w:t>
      </w:r>
      <w:r w:rsidR="00330661">
        <w:t>Linux comes prepackaged in various flavors known as distributions. Some of these distributions are enterprise versions that require paid support (Red Hat and SUSE Enterprise</w:t>
      </w:r>
      <w:r w:rsidR="002969EC">
        <w:t>, for example</w:t>
      </w:r>
      <w:r w:rsidR="00330661">
        <w:t>) and some are community versions that are free to download and use (Fedora, CentOS</w:t>
      </w:r>
      <w:r w:rsidR="002969EC">
        <w:t>, for example</w:t>
      </w:r>
      <w:r w:rsidR="00330661">
        <w:t xml:space="preserve">). The Ubuntu Server distributions are the same for enterprise and community users </w:t>
      </w:r>
      <w:r w:rsidR="0024129A">
        <w:t xml:space="preserve">but </w:t>
      </w:r>
      <w:r w:rsidR="00330661">
        <w:t>offer paid support</w:t>
      </w:r>
      <w:r w:rsidR="0044097F">
        <w:t xml:space="preserve"> as an option</w:t>
      </w:r>
      <w:r w:rsidR="00330661">
        <w:t>.</w:t>
      </w:r>
    </w:p>
    <w:p w14:paraId="68DC7314" w14:textId="77777777" w:rsidR="001C5D26" w:rsidRDefault="000C7D24" w:rsidP="00567046">
      <w:r>
        <w:t>Some</w:t>
      </w:r>
      <w:r w:rsidR="00330661">
        <w:t xml:space="preserve"> enterprise distributions place restrictions on changing any of the software components provided in the distribution, and these are updated only when the distribution is updated in periodic release cycles. This means that certain components such as the Java Virtual Machine (JVM) may be older and may lack desirable features </w:t>
      </w:r>
      <w:r w:rsidR="00EB2762">
        <w:t xml:space="preserve">available </w:t>
      </w:r>
      <w:r w:rsidR="00330661">
        <w:t>in later version</w:t>
      </w:r>
      <w:r w:rsidR="00EB2762">
        <w:t>s</w:t>
      </w:r>
      <w:r w:rsidR="00330661">
        <w:t>. With Red Hat and SUSE</w:t>
      </w:r>
      <w:r w:rsidR="002E53FA">
        <w:t xml:space="preserve"> Enterprise Linux</w:t>
      </w:r>
      <w:r w:rsidR="00330661">
        <w:t>, there is no option to upgrade components without v</w:t>
      </w:r>
      <w:r w:rsidR="00F108A0">
        <w:t>oiding the support agreement.</w:t>
      </w:r>
      <w:r w:rsidR="0010704B">
        <w:t xml:space="preserve"> </w:t>
      </w:r>
    </w:p>
    <w:p w14:paraId="33D155A0" w14:textId="602EDA45" w:rsidR="00435D7C" w:rsidRDefault="0010704B" w:rsidP="00567046">
      <w:pPr>
        <w:rPr>
          <w:ins w:id="1319" w:author="Jeff Johnson" w:date="2017-07-10T18:26:00Z"/>
        </w:rPr>
      </w:pPr>
      <w:r>
        <w:t xml:space="preserve">Canonical Inc., </w:t>
      </w:r>
      <w:r w:rsidR="00F108A0">
        <w:t>the company that packages the Ubuntu</w:t>
      </w:r>
      <w:r>
        <w:t xml:space="preserve"> Linux distribution,</w:t>
      </w:r>
      <w:r w:rsidR="00F108A0">
        <w:t xml:space="preserve"> allows modifications to the preloaded components</w:t>
      </w:r>
      <w:r w:rsidR="008746EA">
        <w:t xml:space="preserve"> and </w:t>
      </w:r>
      <w:r w:rsidR="00F108A0">
        <w:t xml:space="preserve">provides cloud support for up to 100 virtual </w:t>
      </w:r>
      <w:r w:rsidR="00BE24CD">
        <w:t xml:space="preserve">cloud </w:t>
      </w:r>
      <w:r w:rsidR="00F108A0">
        <w:t>servers for a reasonable cost.</w:t>
      </w:r>
      <w:r w:rsidR="000C7D24">
        <w:t xml:space="preserve"> For this reason, </w:t>
      </w:r>
      <w:del w:id="1320" w:author="Jeff Johnson" w:date="2017-07-13T11:26:00Z">
        <w:r w:rsidR="000C7D24" w:rsidDel="00097CA7">
          <w:delText xml:space="preserve">AIR has selected </w:delText>
        </w:r>
        <w:r w:rsidR="004F73BF" w:rsidDel="00097CA7">
          <w:delText xml:space="preserve">the </w:delText>
        </w:r>
      </w:del>
      <w:r w:rsidR="000C7D24">
        <w:t xml:space="preserve">Ubuntu </w:t>
      </w:r>
      <w:del w:id="1321" w:author="Jeff Johnson" w:date="2017-07-13T11:26:00Z">
        <w:r w:rsidR="000C7D24" w:rsidDel="00097CA7">
          <w:delText xml:space="preserve">Server version 13 </w:delText>
        </w:r>
      </w:del>
      <w:r w:rsidR="004F73BF">
        <w:t>Linux distribution</w:t>
      </w:r>
      <w:ins w:id="1322" w:author="Jeff Johnson" w:date="2017-07-13T11:26:00Z">
        <w:r w:rsidR="00097CA7">
          <w:t xml:space="preserve"> is recommended</w:t>
        </w:r>
      </w:ins>
      <w:r w:rsidR="004F73BF">
        <w:t xml:space="preserve"> </w:t>
      </w:r>
      <w:r w:rsidR="000C7D24">
        <w:t>for this project.</w:t>
      </w:r>
      <w:ins w:id="1323" w:author="Jeff Johnson" w:date="2017-07-10T18:21:00Z">
        <w:r w:rsidR="00C42B6D">
          <w:t xml:space="preserve">  </w:t>
        </w:r>
      </w:ins>
    </w:p>
    <w:p w14:paraId="6C37C75D" w14:textId="5D6EC7DA" w:rsidR="00577300" w:rsidRDefault="00C42B6D" w:rsidP="00567046">
      <w:pPr>
        <w:rPr>
          <w:ins w:id="1324" w:author="Jeff Johnson" w:date="2017-07-10T18:40:00Z"/>
        </w:rPr>
      </w:pPr>
      <w:ins w:id="1325" w:author="Jeff Johnson" w:date="2017-07-10T18:21:00Z">
        <w:r>
          <w:t xml:space="preserve">The Docker </w:t>
        </w:r>
      </w:ins>
      <w:ins w:id="1326" w:author="Jeff Johnson" w:date="2017-07-10T18:23:00Z">
        <w:r>
          <w:t>containers</w:t>
        </w:r>
      </w:ins>
      <w:ins w:id="1327" w:author="Jeff Johnson" w:date="2017-07-10T18:21:00Z">
        <w:r>
          <w:t xml:space="preserve"> for the components described in </w:t>
        </w:r>
      </w:ins>
      <w:ins w:id="1328" w:author="Jeff Johnson" w:date="2017-07-10T18:23:00Z">
        <w:r>
          <w:t xml:space="preserve">Table 3 with </w:t>
        </w:r>
        <w:r w:rsidR="0031502B">
          <w:t>a Docker dependency are based on</w:t>
        </w:r>
        <w:r>
          <w:t xml:space="preserve"> </w:t>
        </w:r>
      </w:ins>
      <w:ins w:id="1329" w:author="Jeff Johnson" w:date="2017-07-10T18:25:00Z">
        <w:r w:rsidR="00435D7C">
          <w:t>a lightweight Docker image</w:t>
        </w:r>
      </w:ins>
      <w:ins w:id="1330" w:author="Jeff Johnson" w:date="2017-07-10T18:23:00Z">
        <w:r>
          <w:t xml:space="preserve"> </w:t>
        </w:r>
      </w:ins>
      <w:ins w:id="1331" w:author="Jeff Johnson" w:date="2017-07-10T20:40:00Z">
        <w:r w:rsidR="00E62B52">
          <w:t>built</w:t>
        </w:r>
      </w:ins>
      <w:ins w:id="1332" w:author="Jeff Johnson" w:date="2017-07-10T18:23:00Z">
        <w:r>
          <w:t xml:space="preserve"> on the </w:t>
        </w:r>
      </w:ins>
      <w:ins w:id="1333" w:author="Jeff Johnson" w:date="2017-07-10T18:25:00Z">
        <w:r>
          <w:fldChar w:fldCharType="begin"/>
        </w:r>
        <w:r>
          <w:instrText xml:space="preserve"> HYPERLINK "https://alpinelinux.org/about/" </w:instrText>
        </w:r>
        <w:r>
          <w:fldChar w:fldCharType="separate"/>
        </w:r>
        <w:r w:rsidRPr="00C42B6D">
          <w:rPr>
            <w:rStyle w:val="Hyperlink"/>
          </w:rPr>
          <w:t>Alpine Linux</w:t>
        </w:r>
        <w:r>
          <w:fldChar w:fldCharType="end"/>
        </w:r>
        <w:r>
          <w:rPr>
            <w:rStyle w:val="FootnoteReference"/>
          </w:rPr>
          <w:footnoteReference w:id="7"/>
        </w:r>
      </w:ins>
      <w:ins w:id="1335" w:author="Jeff Johnson" w:date="2017-07-10T18:23:00Z">
        <w:r>
          <w:t xml:space="preserve"> distribution</w:t>
        </w:r>
      </w:ins>
      <w:ins w:id="1336" w:author="Jeff Johnson" w:date="2017-07-10T23:29:00Z">
        <w:r w:rsidR="00813D88">
          <w:t xml:space="preserve"> with</w:t>
        </w:r>
        <w:r w:rsidR="002F667B">
          <w:t xml:space="preserve"> a</w:t>
        </w:r>
        <w:r w:rsidR="00813D88">
          <w:t xml:space="preserve"> Java 8</w:t>
        </w:r>
        <w:r w:rsidR="002F667B">
          <w:t xml:space="preserve"> JDK</w:t>
        </w:r>
      </w:ins>
      <w:ins w:id="1337" w:author="Jeff Johnson" w:date="2017-07-10T18:23:00Z">
        <w:r>
          <w:t>.</w:t>
        </w:r>
      </w:ins>
    </w:p>
    <w:p w14:paraId="543A320C" w14:textId="1564A085" w:rsidR="00B74525" w:rsidRDefault="00B74525">
      <w:pPr>
        <w:pStyle w:val="Heading3"/>
        <w:rPr>
          <w:ins w:id="1338" w:author="Jeff Johnson" w:date="2017-07-10T18:40:00Z"/>
        </w:rPr>
        <w:pPrChange w:id="1339" w:author="Jeff Johnson" w:date="2017-07-10T18:40:00Z">
          <w:pPr/>
        </w:pPrChange>
      </w:pPr>
      <w:bookmarkStart w:id="1340" w:name="_Toc487713870"/>
      <w:ins w:id="1341" w:author="Jeff Johnson" w:date="2017-07-10T18:40:00Z">
        <w:r>
          <w:t xml:space="preserve">AWS </w:t>
        </w:r>
        <w:proofErr w:type="spellStart"/>
        <w:r>
          <w:t>ElastiCache</w:t>
        </w:r>
        <w:proofErr w:type="spellEnd"/>
        <w:r>
          <w:t xml:space="preserve"> – </w:t>
        </w:r>
        <w:proofErr w:type="spellStart"/>
        <w:r>
          <w:t>Redis</w:t>
        </w:r>
        <w:proofErr w:type="spellEnd"/>
        <w:r>
          <w:t xml:space="preserve"> Cluster</w:t>
        </w:r>
        <w:bookmarkEnd w:id="1340"/>
      </w:ins>
    </w:p>
    <w:p w14:paraId="4A2F9777" w14:textId="72792C29" w:rsidR="00A06433" w:rsidRDefault="00B74525">
      <w:pPr>
        <w:rPr>
          <w:ins w:id="1342" w:author="Jeff Johnson" w:date="2017-07-10T20:51:00Z"/>
        </w:rPr>
      </w:pPr>
      <w:ins w:id="1343" w:author="Jeff Johnson" w:date="2017-07-10T18:41:00Z">
        <w:r>
          <w:t>The applications that comprise the Test Delivery Unit rely heavily on cached data</w:t>
        </w:r>
      </w:ins>
      <w:ins w:id="1344" w:author="Jeff Johnson" w:date="2017-07-10T18:46:00Z">
        <w:r w:rsidR="00294BB9">
          <w:t xml:space="preserve"> to maximize performance.  AWS </w:t>
        </w:r>
        <w:proofErr w:type="spellStart"/>
        <w:r w:rsidR="00294BB9">
          <w:t>ElastiCache</w:t>
        </w:r>
        <w:proofErr w:type="spellEnd"/>
        <w:r w:rsidR="00294BB9">
          <w:t xml:space="preserve"> provides a simple mechanism for creating a </w:t>
        </w:r>
      </w:ins>
      <w:ins w:id="1345" w:author="Jeff Johnson" w:date="2017-07-10T20:29:00Z">
        <w:r w:rsidR="00882EC0">
          <w:fldChar w:fldCharType="begin"/>
        </w:r>
        <w:r w:rsidR="00882EC0">
          <w:instrText xml:space="preserve"> HYPERLINK "https://redis.io/" </w:instrText>
        </w:r>
        <w:r w:rsidR="00882EC0">
          <w:fldChar w:fldCharType="separate"/>
        </w:r>
        <w:proofErr w:type="spellStart"/>
        <w:r w:rsidR="00294BB9" w:rsidRPr="00882EC0">
          <w:rPr>
            <w:rStyle w:val="Hyperlink"/>
          </w:rPr>
          <w:t>Redis</w:t>
        </w:r>
        <w:proofErr w:type="spellEnd"/>
        <w:r w:rsidR="00882EC0">
          <w:fldChar w:fldCharType="end"/>
        </w:r>
        <w:r w:rsidR="00882EC0">
          <w:rPr>
            <w:rStyle w:val="FootnoteReference"/>
          </w:rPr>
          <w:footnoteReference w:id="8"/>
        </w:r>
      </w:ins>
      <w:ins w:id="1347" w:author="Jeff Johnson" w:date="2017-07-10T18:46:00Z">
        <w:r w:rsidR="00294BB9">
          <w:t xml:space="preserve"> cluster for caching data.  The </w:t>
        </w:r>
      </w:ins>
      <w:ins w:id="1348" w:author="Jeff Johnson" w:date="2017-07-10T20:39:00Z">
        <w:r w:rsidR="000E738B">
          <w:t xml:space="preserve">Docker containers within the Kubernetes cluster communicate with the </w:t>
        </w:r>
        <w:proofErr w:type="spellStart"/>
        <w:r w:rsidR="000E738B">
          <w:t>Redis</w:t>
        </w:r>
        <w:proofErr w:type="spellEnd"/>
        <w:r w:rsidR="000E738B">
          <w:t xml:space="preserve"> cluster instead of repeatedly querying the database for data that rarely (if ever) changes.</w:t>
        </w:r>
      </w:ins>
    </w:p>
    <w:p w14:paraId="1ED28739" w14:textId="0D9A6B21" w:rsidR="00A06433" w:rsidRPr="00B74525" w:rsidRDefault="00A06433">
      <w:pPr>
        <w:pStyle w:val="Heading3"/>
        <w:pPrChange w:id="1349" w:author="Jeff Johnson" w:date="2017-07-10T20:51:00Z">
          <w:pPr/>
        </w:pPrChange>
      </w:pPr>
      <w:bookmarkStart w:id="1350" w:name="_Toc487713871"/>
      <w:ins w:id="1351" w:author="Jeff Johnson" w:date="2017-07-10T20:51:00Z">
        <w:r>
          <w:t>Spring Cloud Configuration Service</w:t>
        </w:r>
      </w:ins>
      <w:bookmarkEnd w:id="1350"/>
    </w:p>
    <w:p w14:paraId="6E640DDA" w14:textId="50886E7C" w:rsidR="00971084" w:rsidRDefault="00A06433">
      <w:pPr>
        <w:rPr>
          <w:ins w:id="1352" w:author="Jeff Johnson" w:date="2017-07-10T21:08:00Z"/>
        </w:rPr>
        <w:pPrChange w:id="1353" w:author="Jeff Johnson" w:date="2017-07-10T20:51:00Z">
          <w:pPr>
            <w:pStyle w:val="Heading3"/>
          </w:pPr>
        </w:pPrChange>
      </w:pPr>
      <w:ins w:id="1354" w:author="Jeff Johnson" w:date="2017-07-10T20:51:00Z">
        <w:r>
          <w:t>The Spring Cloud Configuration service provides configuration information for the other services that participate in the Kubernetes cluster.</w:t>
        </w:r>
      </w:ins>
      <w:ins w:id="1355" w:author="Jeff Johnson" w:date="2017-07-10T20:52:00Z">
        <w:r w:rsidR="000A7094">
          <w:t xml:space="preserve">  The configuration values</w:t>
        </w:r>
      </w:ins>
      <w:ins w:id="1356" w:author="Jeff Johnson" w:date="2017-07-10T21:10:00Z">
        <w:r w:rsidR="00E452D9">
          <w:t xml:space="preserve"> are YAML files describing the properties required by the TDS services. </w:t>
        </w:r>
      </w:ins>
      <w:ins w:id="1357" w:author="Jeff Johnson" w:date="2017-07-10T20:52:00Z">
        <w:r w:rsidR="000A7094">
          <w:t xml:space="preserve"> </w:t>
        </w:r>
      </w:ins>
      <w:ins w:id="1358" w:author="Jeff Johnson" w:date="2017-07-10T21:11:00Z">
        <w:r w:rsidR="00E452D9">
          <w:t xml:space="preserve">These files </w:t>
        </w:r>
      </w:ins>
      <w:ins w:id="1359" w:author="Jeff Johnson" w:date="2017-07-10T20:52:00Z">
        <w:r w:rsidR="000A7094">
          <w:t xml:space="preserve">are </w:t>
        </w:r>
      </w:ins>
      <w:ins w:id="1360" w:author="Jeff Johnson" w:date="2017-07-10T20:58:00Z">
        <w:r w:rsidR="00971084">
          <w:t xml:space="preserve">securely </w:t>
        </w:r>
      </w:ins>
      <w:ins w:id="1361" w:author="Jeff Johnson" w:date="2017-07-10T20:52:00Z">
        <w:r w:rsidR="000A7094">
          <w:t xml:space="preserve">stored in </w:t>
        </w:r>
      </w:ins>
      <w:ins w:id="1362" w:author="Jeff Johnson" w:date="2017-07-10T20:58:00Z">
        <w:r w:rsidR="00971084">
          <w:t>source control via a private repository</w:t>
        </w:r>
      </w:ins>
      <w:ins w:id="1363" w:author="Jeff Johnson" w:date="2017-07-10T21:00:00Z">
        <w:r w:rsidR="00971084">
          <w:t xml:space="preserve">.  </w:t>
        </w:r>
      </w:ins>
      <w:ins w:id="1364" w:author="Jeff Johnson" w:date="2017-07-10T21:06:00Z">
        <w:r w:rsidR="00074416">
          <w:fldChar w:fldCharType="begin"/>
        </w:r>
        <w:r w:rsidR="00074416">
          <w:instrText xml:space="preserve"> HYPERLINK "https://about.gitlab.com/" </w:instrText>
        </w:r>
        <w:r w:rsidR="00074416">
          <w:fldChar w:fldCharType="separate"/>
        </w:r>
        <w:proofErr w:type="spellStart"/>
        <w:r w:rsidR="00971084" w:rsidRPr="00074416">
          <w:rPr>
            <w:rStyle w:val="Hyperlink"/>
          </w:rPr>
          <w:t>GitLab</w:t>
        </w:r>
        <w:proofErr w:type="spellEnd"/>
        <w:r w:rsidR="00074416">
          <w:fldChar w:fldCharType="end"/>
        </w:r>
        <w:r w:rsidR="00074416">
          <w:rPr>
            <w:rStyle w:val="FootnoteReference"/>
          </w:rPr>
          <w:footnoteReference w:id="9"/>
        </w:r>
      </w:ins>
      <w:ins w:id="1366" w:author="Jeff Johnson" w:date="2017-07-10T21:00:00Z">
        <w:r w:rsidR="00971084">
          <w:t xml:space="preserve"> offers free private repositories, </w:t>
        </w:r>
      </w:ins>
      <w:ins w:id="1367" w:author="Jeff Johnson" w:date="2017-07-10T21:07:00Z">
        <w:r w:rsidR="00074416">
          <w:fldChar w:fldCharType="begin"/>
        </w:r>
        <w:r w:rsidR="00074416">
          <w:instrText xml:space="preserve"> HYPERLINK "https://github.com/" </w:instrText>
        </w:r>
        <w:r w:rsidR="00074416">
          <w:fldChar w:fldCharType="separate"/>
        </w:r>
        <w:r w:rsidR="00971084" w:rsidRPr="00074416">
          <w:rPr>
            <w:rStyle w:val="Hyperlink"/>
          </w:rPr>
          <w:t>GitHub</w:t>
        </w:r>
        <w:r w:rsidR="00074416">
          <w:fldChar w:fldCharType="end"/>
        </w:r>
        <w:r w:rsidR="00074416">
          <w:rPr>
            <w:rStyle w:val="FootnoteReference"/>
          </w:rPr>
          <w:footnoteReference w:id="10"/>
        </w:r>
      </w:ins>
      <w:ins w:id="1369" w:author="Jeff Johnson" w:date="2017-07-10T21:00:00Z">
        <w:r w:rsidR="00971084">
          <w:t xml:space="preserve"> offers private repositories with</w:t>
        </w:r>
      </w:ins>
      <w:ins w:id="1370" w:author="Jeff Johnson" w:date="2017-07-10T21:01:00Z">
        <w:r w:rsidR="00971084">
          <w:t xml:space="preserve"> a paid subscription</w:t>
        </w:r>
      </w:ins>
      <w:ins w:id="1371" w:author="Jeff Johnson" w:date="2017-07-10T20:58:00Z">
        <w:r w:rsidR="00971084">
          <w:t>.</w:t>
        </w:r>
      </w:ins>
      <w:ins w:id="1372" w:author="Jeff Johnson" w:date="2017-07-10T21:01:00Z">
        <w:r w:rsidR="00971084">
          <w:t xml:space="preserve">  Other version control systems/software (e.g. </w:t>
        </w:r>
        <w:proofErr w:type="spellStart"/>
        <w:r w:rsidR="00971084">
          <w:t>BitBucket</w:t>
        </w:r>
        <w:proofErr w:type="spellEnd"/>
        <w:r w:rsidR="00971084">
          <w:t xml:space="preserve">) </w:t>
        </w:r>
      </w:ins>
      <w:ins w:id="1373" w:author="Jeff Johnson" w:date="2017-07-10T21:04:00Z">
        <w:r w:rsidR="00074416">
          <w:t xml:space="preserve">may be available; refer to the </w:t>
        </w:r>
        <w:r w:rsidR="00074416">
          <w:fldChar w:fldCharType="begin"/>
        </w:r>
        <w:r w:rsidR="00074416">
          <w:instrText xml:space="preserve"> HYPERLINK "http://cloud.spring.io/spring-cloud-static/spring-cloud.html" \l "_features" </w:instrText>
        </w:r>
        <w:r w:rsidR="00074416">
          <w:fldChar w:fldCharType="separate"/>
        </w:r>
        <w:r w:rsidR="00074416" w:rsidRPr="00074416">
          <w:rPr>
            <w:rStyle w:val="Hyperlink"/>
          </w:rPr>
          <w:t>Spring Cloud</w:t>
        </w:r>
        <w:r w:rsidR="00074416">
          <w:fldChar w:fldCharType="end"/>
        </w:r>
      </w:ins>
      <w:ins w:id="1374" w:author="Jeff Johnson" w:date="2017-07-10T21:05:00Z">
        <w:r w:rsidR="00074416">
          <w:rPr>
            <w:rStyle w:val="FootnoteReference"/>
          </w:rPr>
          <w:footnoteReference w:id="11"/>
        </w:r>
      </w:ins>
      <w:ins w:id="1376" w:author="Jeff Johnson" w:date="2017-07-10T21:04:00Z">
        <w:r w:rsidR="00074416">
          <w:t xml:space="preserve"> documentation for additional details.</w:t>
        </w:r>
      </w:ins>
    </w:p>
    <w:p w14:paraId="0648018E" w14:textId="0530399D" w:rsidR="00E452D9" w:rsidRDefault="00E452D9">
      <w:pPr>
        <w:rPr>
          <w:ins w:id="1377" w:author="Jeff Johnson" w:date="2017-07-10T20:58:00Z"/>
        </w:rPr>
        <w:pPrChange w:id="1378" w:author="Jeff Johnson" w:date="2017-07-10T20:51:00Z">
          <w:pPr>
            <w:pStyle w:val="Heading3"/>
          </w:pPr>
        </w:pPrChange>
      </w:pPr>
      <w:ins w:id="1379" w:author="Jeff Johnson" w:date="2017-07-10T21:08:00Z">
        <w:r>
          <w:t>After a provider is chosen,</w:t>
        </w:r>
      </w:ins>
      <w:ins w:id="1380" w:author="Jeff Johnson" w:date="2017-07-10T21:09:00Z">
        <w:r>
          <w:t xml:space="preserve"> an account with sufficient privileges must be created and configured within the Spring Cloud Configuration service so the property values can be fetched.  </w:t>
        </w:r>
      </w:ins>
      <w:ins w:id="1381" w:author="Jeff Johnson" w:date="2017-07-10T21:11:00Z">
        <w:r>
          <w:t xml:space="preserve">The services will query the Spring Cloud Configuration Service to get </w:t>
        </w:r>
      </w:ins>
      <w:ins w:id="1382" w:author="Jeff Johnson" w:date="2017-07-10T21:12:00Z">
        <w:r>
          <w:t>the</w:t>
        </w:r>
      </w:ins>
      <w:ins w:id="1383" w:author="Jeff Johnson" w:date="2017-07-10T21:11:00Z">
        <w:r>
          <w:t xml:space="preserve"> </w:t>
        </w:r>
      </w:ins>
      <w:ins w:id="1384" w:author="Jeff Johnson" w:date="2017-07-10T21:12:00Z">
        <w:r>
          <w:t>configuration properties they need when they start up.</w:t>
        </w:r>
      </w:ins>
    </w:p>
    <w:p w14:paraId="2DA79F8C" w14:textId="77777777" w:rsidR="00F10801" w:rsidRDefault="00E452D9">
      <w:pPr>
        <w:rPr>
          <w:ins w:id="1385" w:author="Jeff Johnson" w:date="2017-07-10T21:14:00Z"/>
        </w:rPr>
        <w:pPrChange w:id="1386" w:author="Jeff Johnson" w:date="2017-07-10T20:51:00Z">
          <w:pPr>
            <w:pStyle w:val="Heading3"/>
          </w:pPr>
        </w:pPrChange>
      </w:pPr>
      <w:ins w:id="1387" w:author="Jeff Johnson" w:date="2017-07-10T21:12:00Z">
        <w:r>
          <w:t>For storing</w:t>
        </w:r>
      </w:ins>
      <w:ins w:id="1388" w:author="Jeff Johnson" w:date="2017-07-10T20:58:00Z">
        <w:r w:rsidR="00971084">
          <w:t xml:space="preserve"> sensitive values</w:t>
        </w:r>
      </w:ins>
      <w:ins w:id="1389" w:author="Jeff Johnson" w:date="2017-07-10T21:00:00Z">
        <w:r w:rsidR="00971084">
          <w:t xml:space="preserve"> (e.g. database connection passwords)</w:t>
        </w:r>
      </w:ins>
      <w:ins w:id="1390" w:author="Jeff Johnson" w:date="2017-07-10T21:12:00Z">
        <w:r>
          <w:t xml:space="preserve">, </w:t>
        </w:r>
      </w:ins>
      <w:ins w:id="1391" w:author="Jeff Johnson" w:date="2017-07-10T20:58:00Z">
        <w:r w:rsidR="00971084">
          <w:t xml:space="preserve">the </w:t>
        </w:r>
      </w:ins>
      <w:ins w:id="1392" w:author="Jeff Johnson" w:date="2017-07-10T21:00:00Z">
        <w:r w:rsidR="00971084">
          <w:fldChar w:fldCharType="begin"/>
        </w:r>
      </w:ins>
      <w:ins w:id="1393" w:author="Jeff Johnson" w:date="2017-07-10T21:05:00Z">
        <w:r w:rsidR="00074416">
          <w:instrText>HYPERLINK "https://cloud.spring.io/spring-cloud-cli/"</w:instrText>
        </w:r>
      </w:ins>
      <w:ins w:id="1394" w:author="Jeff Johnson" w:date="2017-07-10T21:00:00Z">
        <w:r w:rsidR="00971084">
          <w:fldChar w:fldCharType="separate"/>
        </w:r>
        <w:r w:rsidR="00971084" w:rsidRPr="00971084">
          <w:rPr>
            <w:rStyle w:val="Hyperlink"/>
          </w:rPr>
          <w:t>Spring Cloud CLI</w:t>
        </w:r>
        <w:r w:rsidR="00971084">
          <w:fldChar w:fldCharType="end"/>
        </w:r>
      </w:ins>
      <w:ins w:id="1395" w:author="Jeff Johnson" w:date="2017-07-10T21:05:00Z">
        <w:r w:rsidR="00074416">
          <w:rPr>
            <w:rStyle w:val="FootnoteReference"/>
          </w:rPr>
          <w:footnoteReference w:id="12"/>
        </w:r>
      </w:ins>
      <w:ins w:id="1397" w:author="Jeff Johnson" w:date="2017-07-10T20:58:00Z">
        <w:r w:rsidR="00971084">
          <w:t xml:space="preserve"> program</w:t>
        </w:r>
      </w:ins>
      <w:ins w:id="1398" w:author="Jeff Johnson" w:date="2017-07-10T21:12:00Z">
        <w:r>
          <w:t xml:space="preserve"> can be used for encryption</w:t>
        </w:r>
      </w:ins>
      <w:ins w:id="1399" w:author="Jeff Johnson" w:date="2017-07-10T20:58:00Z">
        <w:r w:rsidR="00971084">
          <w:t>.</w:t>
        </w:r>
      </w:ins>
    </w:p>
    <w:p w14:paraId="780C8729" w14:textId="7F7BA837" w:rsidR="00A06433" w:rsidRDefault="00F10801">
      <w:pPr>
        <w:pStyle w:val="Heading3"/>
        <w:rPr>
          <w:ins w:id="1400" w:author="Jeff Johnson" w:date="2017-07-10T21:15:00Z"/>
        </w:rPr>
      </w:pPr>
      <w:bookmarkStart w:id="1401" w:name="_Toc487713872"/>
      <w:proofErr w:type="spellStart"/>
      <w:ins w:id="1402" w:author="Jeff Johnson" w:date="2017-07-10T21:16:00Z">
        <w:r>
          <w:t>RabbitMQ</w:t>
        </w:r>
      </w:ins>
      <w:proofErr w:type="spellEnd"/>
      <w:ins w:id="1403" w:author="Jeff Johnson" w:date="2017-07-10T21:15:00Z">
        <w:r>
          <w:t xml:space="preserve"> For Spring Cloud Configuration Service</w:t>
        </w:r>
        <w:bookmarkEnd w:id="1401"/>
      </w:ins>
    </w:p>
    <w:p w14:paraId="2A61A820" w14:textId="2837827E" w:rsidR="00F10801" w:rsidRDefault="00F10801">
      <w:pPr>
        <w:rPr>
          <w:ins w:id="1404" w:author="Jeff Johnson" w:date="2017-07-10T22:51:00Z"/>
        </w:rPr>
        <w:pPrChange w:id="1405" w:author="Jeff Johnson" w:date="2017-07-10T20:51:00Z">
          <w:pPr>
            <w:pStyle w:val="Heading3"/>
          </w:pPr>
        </w:pPrChange>
      </w:pPr>
      <w:ins w:id="1406" w:author="Jeff Johnson" w:date="2017-07-10T21:16:00Z">
        <w:r>
          <w:t xml:space="preserve">The Spring Cloud Configuration Service depends upon a </w:t>
        </w:r>
        <w:proofErr w:type="spellStart"/>
        <w:r>
          <w:t>RabbitMQ</w:t>
        </w:r>
        <w:proofErr w:type="spellEnd"/>
        <w:r>
          <w:t xml:space="preserve"> instance for </w:t>
        </w:r>
      </w:ins>
      <w:ins w:id="1407" w:author="Jeff Johnson" w:date="2017-07-10T21:18:00Z">
        <w:r>
          <w:t xml:space="preserve">handling changes to the </w:t>
        </w:r>
        <w:r w:rsidR="00E45CF3">
          <w:t xml:space="preserve">configuration files.  </w:t>
        </w:r>
      </w:ins>
      <w:ins w:id="1408" w:author="Jeff Johnson" w:date="2017-07-10T21:19:00Z">
        <w:r w:rsidR="00F641E0">
          <w:t xml:space="preserve">Changes to configuration files are broadcast to the dependent services by means of the </w:t>
        </w:r>
      </w:ins>
      <w:ins w:id="1409" w:author="Jeff Johnson" w:date="2017-07-10T21:20:00Z">
        <w:r w:rsidR="00F641E0">
          <w:fldChar w:fldCharType="begin"/>
        </w:r>
        <w:r w:rsidR="00F641E0">
          <w:instrText xml:space="preserve"> HYPERLINK "http://cloud.spring.io/spring-cloud-static/spring-cloud.html" \l "_push_notifications_and_spring_cloud_bus" </w:instrText>
        </w:r>
        <w:r w:rsidR="00F641E0">
          <w:fldChar w:fldCharType="separate"/>
        </w:r>
        <w:r w:rsidR="00F641E0" w:rsidRPr="00F641E0">
          <w:rPr>
            <w:rStyle w:val="Hyperlink"/>
          </w:rPr>
          <w:t>Spring Cloud Bus</w:t>
        </w:r>
        <w:r w:rsidR="00F641E0">
          <w:fldChar w:fldCharType="end"/>
        </w:r>
        <w:r w:rsidR="00F641E0">
          <w:rPr>
            <w:rStyle w:val="FootnoteReference"/>
          </w:rPr>
          <w:footnoteReference w:id="13"/>
        </w:r>
      </w:ins>
      <w:ins w:id="1411" w:author="Jeff Johnson" w:date="2017-07-10T21:19:00Z">
        <w:r w:rsidR="00F641E0">
          <w:t xml:space="preserve">, </w:t>
        </w:r>
      </w:ins>
      <w:ins w:id="1412" w:author="Jeff Johnson" w:date="2017-07-10T21:20:00Z">
        <w:r w:rsidR="00F641E0">
          <w:t>which</w:t>
        </w:r>
      </w:ins>
      <w:ins w:id="1413" w:author="Jeff Johnson" w:date="2017-07-10T21:19:00Z">
        <w:r w:rsidR="00F641E0">
          <w:t xml:space="preserve"> </w:t>
        </w:r>
      </w:ins>
      <w:ins w:id="1414" w:author="Jeff Johnson" w:date="2017-07-10T21:20:00Z">
        <w:r w:rsidR="00F641E0">
          <w:t xml:space="preserve">leverages </w:t>
        </w:r>
        <w:proofErr w:type="spellStart"/>
        <w:r w:rsidR="00F641E0">
          <w:t>RabbitMQ</w:t>
        </w:r>
        <w:proofErr w:type="spellEnd"/>
        <w:r w:rsidR="00F641E0">
          <w:t xml:space="preserve"> for delivering messages.</w:t>
        </w:r>
      </w:ins>
    </w:p>
    <w:p w14:paraId="4A7EFD85" w14:textId="0FABB1F0" w:rsidR="001A5CD6" w:rsidRDefault="001A5CD6">
      <w:pPr>
        <w:pStyle w:val="Heading3"/>
        <w:rPr>
          <w:ins w:id="1415" w:author="Jeff Johnson" w:date="2017-07-10T22:51:00Z"/>
        </w:rPr>
      </w:pPr>
      <w:bookmarkStart w:id="1416" w:name="_Toc487713873"/>
      <w:ins w:id="1417" w:author="Jeff Johnson" w:date="2017-07-10T22:51:00Z">
        <w:r>
          <w:t>S3 Storage</w:t>
        </w:r>
        <w:bookmarkEnd w:id="1416"/>
      </w:ins>
    </w:p>
    <w:p w14:paraId="3B70543A" w14:textId="36BE998D" w:rsidR="001A5CD6" w:rsidRPr="001A5CD6" w:rsidRDefault="00557CA1">
      <w:pPr>
        <w:rPr>
          <w:ins w:id="1418" w:author="Jeff Johnson" w:date="2017-07-10T20:51:00Z"/>
        </w:rPr>
        <w:pPrChange w:id="1419" w:author="Jeff Johnson" w:date="2017-07-10T22:51:00Z">
          <w:pPr>
            <w:pStyle w:val="Heading3"/>
          </w:pPr>
        </w:pPrChange>
      </w:pPr>
      <w:ins w:id="1420" w:author="Jeff Johnson" w:date="2017-07-10T22:55:00Z">
        <w:r>
          <w:t xml:space="preserve">The assessments served up to students by the TDS consist of a series of items comprised of files.  Each item has at least one XML file; many items consist of multiple files.  </w:t>
        </w:r>
      </w:ins>
      <w:ins w:id="1421" w:author="Jeff Johnson" w:date="2017-07-10T22:51:00Z">
        <w:r w:rsidR="001A5CD6">
          <w:t>An S3 bucket is required for storing the</w:t>
        </w:r>
      </w:ins>
      <w:ins w:id="1422" w:author="Jeff Johnson" w:date="2017-07-10T22:56:00Z">
        <w:r>
          <w:t>se</w:t>
        </w:r>
      </w:ins>
      <w:ins w:id="1423" w:author="Jeff Johnson" w:date="2017-07-10T22:51:00Z">
        <w:r w:rsidR="001A5CD6">
          <w:t xml:space="preserve"> assessment item</w:t>
        </w:r>
      </w:ins>
      <w:ins w:id="1424" w:author="Jeff Johnson" w:date="2017-07-10T22:56:00Z">
        <w:r>
          <w:t>s.  The Exam service application will fetch item content from the S3 bucket, which will ultimately be served to the browser for display.</w:t>
        </w:r>
      </w:ins>
    </w:p>
    <w:p w14:paraId="32E839B7" w14:textId="4CA022B1" w:rsidR="00577300" w:rsidDel="00076224" w:rsidRDefault="00577300" w:rsidP="00567046">
      <w:pPr>
        <w:rPr>
          <w:del w:id="1425" w:author="Jeff Johnson" w:date="2017-07-10T17:08:00Z"/>
        </w:rPr>
      </w:pPr>
      <w:del w:id="1426" w:author="Jeff Johnson" w:date="2017-07-10T17:08:00Z">
        <w:r w:rsidDel="00076224">
          <w:delText xml:space="preserve">Once a web server instance is created, it can be customized with deployments of software packages and Smarter Balanced components. This is done for each type of deployment, and the resulting customized virtual server is stored as a custom AMI. This way, additional identical copies of baseline and on-demand instances can be easily created. The baseline web server instances are left running for </w:delText>
        </w:r>
        <w:r w:rsidR="007B222A" w:rsidDel="00076224">
          <w:delText xml:space="preserve">continuous </w:delText>
        </w:r>
        <w:r w:rsidDel="00076224">
          <w:delText>availability, but the on-demand instances are powered up as needed to satisfy peak demand</w:delText>
        </w:r>
        <w:r w:rsidR="0050177E" w:rsidDel="00076224">
          <w:delText xml:space="preserve"> and shut down during off-peak periods to save money.</w:delText>
        </w:r>
      </w:del>
    </w:p>
    <w:p w14:paraId="11FAEFEF" w14:textId="303B8E5C" w:rsidR="0089009C" w:rsidDel="00076224" w:rsidRDefault="0089009C" w:rsidP="00567046">
      <w:pPr>
        <w:rPr>
          <w:del w:id="1427" w:author="Jeff Johnson" w:date="2017-07-10T17:08:00Z"/>
        </w:rPr>
      </w:pPr>
      <w:del w:id="1428" w:author="Jeff Johnson" w:date="2017-07-10T17:08:00Z">
        <w:r w:rsidDel="00076224">
          <w:delText>Unless otherwise indicated, web servers do not require persistent storage. Once a web server AMI is created, starting a new instance from the AMI creates a new virtual web server that is identical to the stored AMI.</w:delText>
        </w:r>
        <w:r w:rsidR="006B5C9E" w:rsidDel="00076224">
          <w:delText xml:space="preserve"> On the other hand, database server instances do require persistent </w:delText>
        </w:r>
        <w:r w:rsidR="00EB647C" w:rsidDel="00076224">
          <w:delText xml:space="preserve">high performance </w:delText>
        </w:r>
        <w:r w:rsidR="006B5C9E" w:rsidDel="00076224">
          <w:delText>database storage</w:delText>
        </w:r>
        <w:r w:rsidR="00EB647C" w:rsidDel="00076224">
          <w:delText>.</w:delText>
        </w:r>
        <w:r w:rsidR="006B5C9E" w:rsidDel="00076224">
          <w:delText xml:space="preserve"> </w:delText>
        </w:r>
      </w:del>
    </w:p>
    <w:p w14:paraId="62D35E1E" w14:textId="77D13510" w:rsidR="00BE24CD" w:rsidRPr="00910009" w:rsidDel="00076224" w:rsidRDefault="00BE24CD" w:rsidP="00910009">
      <w:pPr>
        <w:pStyle w:val="Heading3"/>
        <w:rPr>
          <w:del w:id="1429" w:author="Jeff Johnson" w:date="2017-07-10T17:08:00Z"/>
        </w:rPr>
      </w:pPr>
      <w:del w:id="1430" w:author="Jeff Johnson" w:date="2017-07-10T17:08:00Z">
        <w:r w:rsidRPr="00910009" w:rsidDel="00076224">
          <w:delText>Number of Baseline Web Servers</w:delText>
        </w:r>
      </w:del>
    </w:p>
    <w:p w14:paraId="61CE8AE0" w14:textId="4679C14F" w:rsidR="00480EE2" w:rsidDel="00076224" w:rsidRDefault="00F322D9" w:rsidP="00567046">
      <w:pPr>
        <w:rPr>
          <w:del w:id="1431" w:author="Jeff Johnson" w:date="2017-07-10T17:08:00Z"/>
        </w:rPr>
      </w:pPr>
      <w:del w:id="1432" w:author="Jeff Johnson" w:date="2017-07-10T17:08:00Z">
        <w:r w:rsidDel="00076224">
          <w:delText xml:space="preserve">The number of baseline web servers is selected to ensure that adequate baseline capacity is available when demand starts to increase. For the Test Delivery unit, the number of baseline web servers selected is </w:delText>
        </w:r>
        <w:r w:rsidR="00B32B96" w:rsidDel="00076224">
          <w:delText>two to ensure fault tolerance.</w:delText>
        </w:r>
        <w:r w:rsidR="00A702C0" w:rsidDel="00076224">
          <w:delText xml:space="preserve"> </w:delText>
        </w:r>
        <w:r w:rsidR="00C60E15" w:rsidDel="00076224">
          <w:delText xml:space="preserve">For other components with less critical response time </w:delText>
        </w:r>
        <w:r w:rsidR="001B21F3" w:rsidDel="00076224">
          <w:delText xml:space="preserve">and fault tolerance </w:delText>
        </w:r>
        <w:r w:rsidR="00C60E15" w:rsidDel="00076224">
          <w:delText xml:space="preserve">requirements, one baseline web server is adequate. </w:delText>
        </w:r>
      </w:del>
    </w:p>
    <w:p w14:paraId="4BB29561" w14:textId="5388620C" w:rsidR="00461928" w:rsidDel="00076224" w:rsidRDefault="00461928" w:rsidP="00910009">
      <w:pPr>
        <w:pStyle w:val="Heading3"/>
        <w:rPr>
          <w:del w:id="1433" w:author="Jeff Johnson" w:date="2017-07-10T17:08:00Z"/>
        </w:rPr>
      </w:pPr>
      <w:del w:id="1434" w:author="Jeff Johnson" w:date="2017-07-10T17:08:00Z">
        <w:r w:rsidDel="00076224">
          <w:delText xml:space="preserve">Number of </w:delText>
        </w:r>
        <w:r w:rsidR="003A2AC6" w:rsidDel="00076224">
          <w:delText>O</w:delText>
        </w:r>
        <w:r w:rsidDel="00076224">
          <w:delText>n-</w:delText>
        </w:r>
        <w:r w:rsidR="003A2AC6" w:rsidDel="00076224">
          <w:delText>D</w:delText>
        </w:r>
        <w:r w:rsidDel="00076224">
          <w:delText xml:space="preserve">emand </w:delText>
        </w:r>
        <w:r w:rsidR="003A2AC6" w:rsidDel="00076224">
          <w:delText>W</w:delText>
        </w:r>
        <w:r w:rsidDel="00076224">
          <w:delText xml:space="preserve">eb </w:delText>
        </w:r>
        <w:r w:rsidR="003A2AC6" w:rsidDel="00076224">
          <w:delText>S</w:delText>
        </w:r>
        <w:r w:rsidDel="00076224">
          <w:delText xml:space="preserve">ervers </w:delText>
        </w:r>
      </w:del>
    </w:p>
    <w:p w14:paraId="1D199A8F" w14:textId="56D7769B" w:rsidR="009C4027" w:rsidDel="00076224" w:rsidRDefault="009C4027" w:rsidP="00567046">
      <w:pPr>
        <w:rPr>
          <w:del w:id="1435" w:author="Jeff Johnson" w:date="2017-07-10T17:08:00Z"/>
        </w:rPr>
      </w:pPr>
      <w:del w:id="1436" w:author="Jeff Johnson" w:date="2017-07-10T17:08:00Z">
        <w:r w:rsidDel="00076224">
          <w:delText xml:space="preserve">The number of baseline and on-demand web servers for the Test Delivery deployment unit is selected </w:delText>
        </w:r>
        <w:r w:rsidR="00D73226" w:rsidDel="00076224">
          <w:delText>based on th</w:delText>
        </w:r>
        <w:r w:rsidR="005E264A" w:rsidDel="00076224">
          <w:delText>e expected number of students that will be taking assessments concurrently.</w:delText>
        </w:r>
        <w:r w:rsidR="005C498A" w:rsidDel="00076224">
          <w:delText xml:space="preserve"> We are using </w:delText>
        </w:r>
        <w:r w:rsidR="005D5967" w:rsidDel="00076224">
          <w:delText>8</w:delText>
        </w:r>
        <w:r w:rsidR="005C498A" w:rsidDel="00076224">
          <w:delText xml:space="preserve">,000 students per web server as a rule of thumb. </w:delText>
        </w:r>
        <w:r w:rsidR="001C36D0" w:rsidDel="00076224">
          <w:delText xml:space="preserve">Two baseline web servers will therefore handle 2 x </w:delText>
        </w:r>
        <w:r w:rsidR="005D5967" w:rsidDel="00076224">
          <w:delText>8</w:delText>
        </w:r>
        <w:r w:rsidR="001C36D0" w:rsidDel="00076224">
          <w:delText xml:space="preserve">,000 = </w:delText>
        </w:r>
        <w:r w:rsidR="005D5967" w:rsidDel="00076224">
          <w:delText>16</w:delText>
        </w:r>
        <w:r w:rsidR="001C36D0" w:rsidDel="00076224">
          <w:delText xml:space="preserve">,000 concurrent students. If more than </w:delText>
        </w:r>
        <w:r w:rsidR="005D5967" w:rsidDel="00076224">
          <w:delText>16</w:delText>
        </w:r>
        <w:r w:rsidR="00B32B96" w:rsidDel="00076224">
          <w:delText xml:space="preserve">,000 concurrent students are needed, </w:delText>
        </w:r>
        <w:r w:rsidR="009333FF" w:rsidDel="00076224">
          <w:delText xml:space="preserve">additional on-demand web servers are required for peak </w:delText>
        </w:r>
        <w:r w:rsidR="001F7015" w:rsidDel="00076224">
          <w:delText>periods</w:delText>
        </w:r>
        <w:r w:rsidR="009333FF" w:rsidDel="00076224">
          <w:delText>.</w:delText>
        </w:r>
      </w:del>
    </w:p>
    <w:p w14:paraId="7A4B1E23" w14:textId="171F9B36" w:rsidR="0064319B" w:rsidRPr="009C4027" w:rsidDel="00076224" w:rsidRDefault="0064319B" w:rsidP="00567046">
      <w:pPr>
        <w:rPr>
          <w:del w:id="1437" w:author="Jeff Johnson" w:date="2017-07-10T17:08:00Z"/>
        </w:rPr>
      </w:pPr>
      <w:del w:id="1438" w:author="Jeff Johnson" w:date="2017-07-10T17:08:00Z">
        <w:r w:rsidDel="00076224">
          <w:delText>On-demand web servers can be provisioned at peak demand hours and days. The specific hours and days are dependent on a given deployment’s expectations for the number of testing hours per day and days per year. For example, a client may plan for 8 testing hours per day and 120 total testing days per school year.</w:delText>
        </w:r>
      </w:del>
    </w:p>
    <w:p w14:paraId="2ED01BC7" w14:textId="77777777" w:rsidR="00461928" w:rsidRDefault="003A2AC6" w:rsidP="00910009">
      <w:pPr>
        <w:pStyle w:val="Heading3"/>
      </w:pPr>
      <w:bookmarkStart w:id="1439" w:name="_Ref359917095"/>
      <w:bookmarkStart w:id="1440" w:name="_Toc487713874"/>
      <w:r>
        <w:t xml:space="preserve">Amount of </w:t>
      </w:r>
      <w:r w:rsidR="009A356B">
        <w:t>D</w:t>
      </w:r>
      <w:r>
        <w:t>ata Served</w:t>
      </w:r>
      <w:bookmarkEnd w:id="1439"/>
      <w:bookmarkEnd w:id="1440"/>
    </w:p>
    <w:p w14:paraId="00C66CE6" w14:textId="50EF0D70" w:rsidR="00E93113" w:rsidRDefault="00E93113" w:rsidP="00567046">
      <w:r>
        <w:t xml:space="preserve">For the Test Delivery deployment unit, the data </w:t>
      </w:r>
      <w:del w:id="1441" w:author="Jeff Johnson" w:date="2017-07-10T20:41:00Z">
        <w:r w:rsidDel="00C8542E">
          <w:delText xml:space="preserve">required </w:delText>
        </w:r>
      </w:del>
      <w:ins w:id="1442" w:author="Jeff Johnson" w:date="2017-07-10T20:41:00Z">
        <w:r w:rsidR="00C8542E">
          <w:t xml:space="preserve">served </w:t>
        </w:r>
      </w:ins>
      <w:r>
        <w:t>is calculated as follows:</w:t>
      </w:r>
    </w:p>
    <w:p w14:paraId="574C7198" w14:textId="77777777" w:rsidR="00E93113" w:rsidRPr="0083283C" w:rsidRDefault="00E93113" w:rsidP="00567046">
      <w:r w:rsidRPr="0083283C">
        <w:lastRenderedPageBreak/>
        <w:t>Total Data Served = Number of concurrent students X average number of items server per student per hour X average size of item served X Overhead factor</w:t>
      </w:r>
    </w:p>
    <w:p w14:paraId="2AAEBD59" w14:textId="77777777" w:rsidR="0083283C" w:rsidRDefault="0083283C" w:rsidP="00567046">
      <w:r>
        <w:t>For example:</w:t>
      </w:r>
    </w:p>
    <w:p w14:paraId="0CA2B835" w14:textId="77777777" w:rsidR="0083283C" w:rsidRDefault="0083283C" w:rsidP="00567046">
      <w:r w:rsidRPr="0083283C">
        <w:t xml:space="preserve">Total Data Served = </w:t>
      </w:r>
      <w:r>
        <w:t xml:space="preserve">15,000 </w:t>
      </w:r>
      <w:r w:rsidR="00302329">
        <w:t xml:space="preserve">concurrent students </w:t>
      </w:r>
      <w:r w:rsidRPr="0083283C">
        <w:t xml:space="preserve">X </w:t>
      </w:r>
      <w:r>
        <w:t xml:space="preserve">20 items per student per hour </w:t>
      </w:r>
      <w:r w:rsidRPr="0083283C">
        <w:t xml:space="preserve">X </w:t>
      </w:r>
      <w:r>
        <w:t xml:space="preserve">50KB per item </w:t>
      </w:r>
      <w:r w:rsidRPr="0083283C">
        <w:t xml:space="preserve">X </w:t>
      </w:r>
      <w:r>
        <w:t>125% / 1024</w:t>
      </w:r>
      <w:r>
        <w:rPr>
          <w:vertAlign w:val="superscript"/>
        </w:rPr>
        <w:t>2</w:t>
      </w:r>
      <w:r>
        <w:t xml:space="preserve"> KB per </w:t>
      </w:r>
      <w:r w:rsidR="00D357FA">
        <w:t>G</w:t>
      </w:r>
      <w:r>
        <w:t>B</w:t>
      </w:r>
    </w:p>
    <w:p w14:paraId="5981778F" w14:textId="77777777" w:rsidR="0083283C" w:rsidRDefault="0083283C" w:rsidP="00567046">
      <w:r>
        <w:tab/>
        <w:t xml:space="preserve">= </w:t>
      </w:r>
      <w:r w:rsidR="0069220A">
        <w:t xml:space="preserve">17.88 </w:t>
      </w:r>
      <w:r w:rsidR="002C4123">
        <w:t xml:space="preserve">GB per </w:t>
      </w:r>
      <w:r w:rsidR="00D357FA">
        <w:t>hour</w:t>
      </w:r>
    </w:p>
    <w:p w14:paraId="56D48C87" w14:textId="77777777" w:rsidR="00BB4470" w:rsidRPr="00BB4470" w:rsidRDefault="00D508C0" w:rsidP="00567046">
      <w:r>
        <w:tab/>
      </w:r>
      <w:r w:rsidR="00A974CC">
        <w:sym w:font="Symbol" w:char="F0BB"/>
      </w:r>
      <w:r w:rsidR="00A974CC">
        <w:t xml:space="preserve"> </w:t>
      </w:r>
      <w:r>
        <w:t>18 GB/hour</w:t>
      </w:r>
    </w:p>
    <w:p w14:paraId="3320003E" w14:textId="7E6C4485" w:rsidR="0083283C" w:rsidRPr="00E93113" w:rsidRDefault="0069220A" w:rsidP="00567046">
      <w:r>
        <w:t xml:space="preserve">Data served is charged </w:t>
      </w:r>
      <w:r w:rsidR="00466320">
        <w:t xml:space="preserve">separately </w:t>
      </w:r>
      <w:r>
        <w:t>as a standalone expense and as part of the cost of running an Elastic Load Balancer.</w:t>
      </w:r>
      <w:r w:rsidR="00443452">
        <w:t xml:space="preserve"> The amount of data served should be planned </w:t>
      </w:r>
      <w:del w:id="1443" w:author="Jeff Johnson" w:date="2017-07-10T19:33:00Z">
        <w:r w:rsidR="00443452" w:rsidDel="00A51951">
          <w:delText xml:space="preserve">out </w:delText>
        </w:r>
      </w:del>
      <w:r w:rsidR="00443452">
        <w:t>based on the peak data demands and pro-rated for the number of hours and days of peak data demand.</w:t>
      </w:r>
    </w:p>
    <w:p w14:paraId="6DB62542" w14:textId="77777777" w:rsidR="00461928" w:rsidRDefault="003A2AC6" w:rsidP="00910009">
      <w:pPr>
        <w:pStyle w:val="Heading3"/>
      </w:pPr>
      <w:bookmarkStart w:id="1444" w:name="_Toc487713875"/>
      <w:r>
        <w:t>D</w:t>
      </w:r>
      <w:r w:rsidR="00461928">
        <w:t xml:space="preserve">atabase </w:t>
      </w:r>
      <w:r>
        <w:t>S</w:t>
      </w:r>
      <w:r w:rsidR="00461928">
        <w:t xml:space="preserve">erver </w:t>
      </w:r>
      <w:r>
        <w:t>Instance Type</w:t>
      </w:r>
      <w:bookmarkEnd w:id="1444"/>
    </w:p>
    <w:p w14:paraId="7FC053E7" w14:textId="29352B39" w:rsidR="00850530" w:rsidRDefault="00850530" w:rsidP="00567046">
      <w:r>
        <w:t>Database server instances are selected from Amazon’s Relational Database Service</w:t>
      </w:r>
      <w:ins w:id="1445" w:author="Jeff Johnson" w:date="2017-07-10T21:20:00Z">
        <w:r w:rsidR="00F641E0">
          <w:t xml:space="preserve"> (RDS)</w:t>
        </w:r>
      </w:ins>
      <w:r>
        <w:t>. These are high-performance instance types that are preconfigured with appropriate database engines and provide high availability features. For example, RDS instances are available in “Multi-Availability Zone Deployments.” Availability Zones (AZ) are regions where Amazon maintains data centers such as the Easter region in Northern Virginia. These types of instances are provided with a second standby instance in a different AZ in case of AZ failure.</w:t>
      </w:r>
    </w:p>
    <w:p w14:paraId="105FB9BC" w14:textId="5DBF98A4" w:rsidR="00850530" w:rsidRDefault="00850530" w:rsidP="00567046">
      <w:r>
        <w:t>T</w:t>
      </w:r>
      <w:ins w:id="1446" w:author="Jeff Johnson" w:date="2017-07-10T21:42:00Z">
        <w:r w:rsidR="00CA30BA">
          <w:t>able 6 describes t</w:t>
        </w:r>
      </w:ins>
      <w:r>
        <w:t xml:space="preserve">he </w:t>
      </w:r>
      <w:del w:id="1447" w:author="Jeff Johnson" w:date="2017-07-10T21:42:00Z">
        <w:r w:rsidDel="00CA30BA">
          <w:delText xml:space="preserve">following </w:delText>
        </w:r>
      </w:del>
      <w:r>
        <w:t>DB instance</w:t>
      </w:r>
      <w:del w:id="1448" w:author="Jeff Johnson" w:date="2017-07-10T21:42:00Z">
        <w:r w:rsidDel="00CA30BA">
          <w:delText>s</w:delText>
        </w:r>
      </w:del>
      <w:r>
        <w:t xml:space="preserve"> classes</w:t>
      </w:r>
      <w:ins w:id="1449" w:author="Jeff Johnson" w:date="2017-07-10T21:42:00Z">
        <w:r w:rsidR="00CA30BA">
          <w:t xml:space="preserve"> that</w:t>
        </w:r>
      </w:ins>
      <w:r>
        <w:t xml:space="preserve"> are available</w:t>
      </w:r>
      <w:ins w:id="1450" w:author="Jeff Johnson" w:date="2017-07-10T21:43:00Z">
        <w:r w:rsidR="00CA423B">
          <w:t xml:space="preserve"> (</w:t>
        </w:r>
        <w:r w:rsidR="00CA423B">
          <w:fldChar w:fldCharType="begin"/>
        </w:r>
        <w:r w:rsidR="00CA423B">
          <w:instrText xml:space="preserve"> HYPERLINK "http://docs.aws.amazon.com/AmazonRDS/latest/UserGuide/Concepts.DBInstanceClass.html" </w:instrText>
        </w:r>
        <w:r w:rsidR="00CA423B">
          <w:fldChar w:fldCharType="separate"/>
        </w:r>
        <w:r w:rsidR="00CA423B" w:rsidRPr="00CA423B">
          <w:rPr>
            <w:rStyle w:val="Hyperlink"/>
          </w:rPr>
          <w:t>source</w:t>
        </w:r>
        <w:r w:rsidR="00CA423B">
          <w:fldChar w:fldCharType="end"/>
        </w:r>
        <w:r w:rsidR="00CA423B">
          <w:rPr>
            <w:rStyle w:val="FootnoteReference"/>
          </w:rPr>
          <w:footnoteReference w:id="14"/>
        </w:r>
        <w:r w:rsidR="00CA423B">
          <w:t>)</w:t>
        </w:r>
      </w:ins>
      <w:r>
        <w:t>:</w:t>
      </w:r>
    </w:p>
    <w:p w14:paraId="4C39A877" w14:textId="77777777" w:rsidR="00AB0EC2" w:rsidRDefault="00AB0EC2" w:rsidP="00567046"/>
    <w:tbl>
      <w:tblPr>
        <w:tblW w:w="0" w:type="auto"/>
        <w:jc w:val="center"/>
        <w:tblCellSpacing w:w="0"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920"/>
        <w:gridCol w:w="575"/>
        <w:gridCol w:w="704"/>
        <w:gridCol w:w="1155"/>
        <w:gridCol w:w="1248"/>
        <w:gridCol w:w="1742"/>
      </w:tblGrid>
      <w:tr w:rsidR="005D5967" w:rsidRPr="001F0B36" w14:paraId="3642DBBB" w14:textId="77777777" w:rsidTr="001F0B36">
        <w:trPr>
          <w:tblHeader/>
          <w:tblCellSpacing w:w="0" w:type="dxa"/>
          <w:jc w:val="center"/>
        </w:trPr>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717C627C" w14:textId="4BF7C756" w:rsidR="001F0B36" w:rsidRPr="001F0B36" w:rsidRDefault="001F0B36" w:rsidP="001F0B36">
            <w:pPr>
              <w:pStyle w:val="TableHeading1"/>
              <w:spacing w:before="120"/>
              <w:jc w:val="left"/>
              <w:rPr>
                <w:sz w:val="18"/>
                <w:szCs w:val="18"/>
              </w:rPr>
            </w:pPr>
            <w:r w:rsidRPr="001F0B36">
              <w:rPr>
                <w:sz w:val="18"/>
                <w:szCs w:val="18"/>
              </w:rPr>
              <w:t>Instance Class</w:t>
            </w:r>
          </w:p>
        </w:tc>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4BDB32C5" w14:textId="77777777" w:rsidR="001F0B36" w:rsidRPr="001F0B36" w:rsidRDefault="001F0B36" w:rsidP="001F0B36">
            <w:pPr>
              <w:pStyle w:val="TableHeading1"/>
              <w:spacing w:before="120"/>
              <w:jc w:val="left"/>
              <w:rPr>
                <w:sz w:val="18"/>
                <w:szCs w:val="18"/>
              </w:rPr>
            </w:pPr>
            <w:r w:rsidRPr="001F0B36">
              <w:rPr>
                <w:sz w:val="18"/>
                <w:szCs w:val="18"/>
              </w:rPr>
              <w:t>vCPU</w:t>
            </w:r>
          </w:p>
        </w:tc>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333795D8" w14:textId="77777777" w:rsidR="001F0B36" w:rsidRPr="001F0B36" w:rsidRDefault="001F0B36" w:rsidP="001F0B36">
            <w:pPr>
              <w:pStyle w:val="TableHeading1"/>
              <w:spacing w:before="120"/>
              <w:jc w:val="left"/>
              <w:rPr>
                <w:sz w:val="18"/>
                <w:szCs w:val="18"/>
              </w:rPr>
            </w:pPr>
            <w:r w:rsidRPr="001F0B36">
              <w:rPr>
                <w:sz w:val="18"/>
                <w:szCs w:val="18"/>
              </w:rPr>
              <w:t>ECU</w:t>
            </w:r>
          </w:p>
        </w:tc>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767C56FB" w14:textId="77777777" w:rsidR="001F0B36" w:rsidRPr="001F0B36" w:rsidRDefault="001F0B36" w:rsidP="001F0B36">
            <w:pPr>
              <w:pStyle w:val="TableHeading1"/>
              <w:spacing w:before="120"/>
              <w:jc w:val="left"/>
              <w:rPr>
                <w:sz w:val="18"/>
                <w:szCs w:val="18"/>
              </w:rPr>
            </w:pPr>
            <w:r w:rsidRPr="001F0B36">
              <w:rPr>
                <w:sz w:val="18"/>
                <w:szCs w:val="18"/>
              </w:rPr>
              <w:t>Memory (</w:t>
            </w:r>
            <w:proofErr w:type="spellStart"/>
            <w:r w:rsidRPr="001F0B36">
              <w:rPr>
                <w:sz w:val="18"/>
                <w:szCs w:val="18"/>
              </w:rPr>
              <w:t>GiB</w:t>
            </w:r>
            <w:proofErr w:type="spellEnd"/>
            <w:r w:rsidRPr="001F0B36">
              <w:rPr>
                <w:sz w:val="18"/>
                <w:szCs w:val="18"/>
              </w:rPr>
              <w:t>)</w:t>
            </w:r>
          </w:p>
        </w:tc>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1B21E162" w14:textId="77777777" w:rsidR="001F0B36" w:rsidRPr="001F0B36" w:rsidRDefault="001F0B36" w:rsidP="001F0B36">
            <w:pPr>
              <w:pStyle w:val="TableHeading1"/>
              <w:spacing w:before="120"/>
              <w:jc w:val="left"/>
              <w:rPr>
                <w:sz w:val="18"/>
                <w:szCs w:val="18"/>
              </w:rPr>
            </w:pPr>
            <w:r w:rsidRPr="001F0B36">
              <w:rPr>
                <w:sz w:val="18"/>
                <w:szCs w:val="18"/>
              </w:rPr>
              <w:t>EBS Optimized</w:t>
            </w:r>
          </w:p>
        </w:tc>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7DD02C5D" w14:textId="77777777" w:rsidR="001F0B36" w:rsidRPr="001F0B36" w:rsidRDefault="001F0B36" w:rsidP="001F0B36">
            <w:pPr>
              <w:pStyle w:val="TableHeading1"/>
              <w:spacing w:before="120"/>
              <w:jc w:val="left"/>
              <w:rPr>
                <w:sz w:val="18"/>
                <w:szCs w:val="18"/>
              </w:rPr>
            </w:pPr>
            <w:r w:rsidRPr="001F0B36">
              <w:rPr>
                <w:sz w:val="18"/>
                <w:szCs w:val="18"/>
              </w:rPr>
              <w:t>Network Performance</w:t>
            </w:r>
          </w:p>
        </w:tc>
      </w:tr>
      <w:tr w:rsidR="001F0B36" w:rsidRPr="001F0B36" w14:paraId="5779E7B8"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DF456A5"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b/>
                <w:bCs/>
                <w:color w:val="000000"/>
                <w:sz w:val="18"/>
                <w:szCs w:val="18"/>
              </w:rPr>
              <w:t>Micro Instances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1ACDD3E"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FB0838B"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1B3342D"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2E58389"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9F3C283"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r>
      <w:tr w:rsidR="001F0B36" w:rsidRPr="001F0B36" w14:paraId="1635698C"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ABB5D4D"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db.t</w:t>
            </w:r>
            <w:proofErr w:type="gramStart"/>
            <w:r w:rsidRPr="001F0B36">
              <w:rPr>
                <w:rFonts w:ascii="Verdana" w:eastAsia="Times New Roman" w:hAnsi="Verdana"/>
                <w:color w:val="000000"/>
                <w:sz w:val="18"/>
                <w:szCs w:val="18"/>
              </w:rPr>
              <w:t>1.micro</w:t>
            </w:r>
            <w:proofErr w:type="gramEnd"/>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0F73C8D"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1</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27DA9E27"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1</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8F2091A"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.615</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853DBA3"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No</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41DCC5A"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Very Low</w:t>
            </w:r>
          </w:p>
        </w:tc>
      </w:tr>
      <w:tr w:rsidR="005D5967" w:rsidRPr="001F0B36" w14:paraId="59B01F14"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700FCEA1" w14:textId="6022A402" w:rsidR="005D5967" w:rsidRPr="0042787E" w:rsidRDefault="005D5967" w:rsidP="001F0B36">
            <w:pPr>
              <w:spacing w:before="0"/>
              <w:rPr>
                <w:rFonts w:ascii="Verdana" w:eastAsia="Times New Roman" w:hAnsi="Verdana"/>
                <w:bCs/>
                <w:color w:val="000000"/>
                <w:sz w:val="18"/>
                <w:szCs w:val="18"/>
              </w:rPr>
            </w:pPr>
            <w:r w:rsidRPr="0042787E">
              <w:rPr>
                <w:rFonts w:ascii="Verdana" w:eastAsia="Times New Roman" w:hAnsi="Verdana"/>
                <w:bCs/>
                <w:color w:val="000000"/>
                <w:sz w:val="18"/>
                <w:szCs w:val="18"/>
              </w:rPr>
              <w:t>db.m</w:t>
            </w:r>
            <w:proofErr w:type="gramStart"/>
            <w:r w:rsidRPr="0042787E">
              <w:rPr>
                <w:rFonts w:ascii="Verdana" w:eastAsia="Times New Roman" w:hAnsi="Verdana"/>
                <w:bCs/>
                <w:color w:val="000000"/>
                <w:sz w:val="18"/>
                <w:szCs w:val="18"/>
              </w:rPr>
              <w:t>1.small</w:t>
            </w:r>
            <w:proofErr w:type="gramEnd"/>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2976E935" w14:textId="5FFEEA84" w:rsidR="005D5967"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1</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51DD4D53" w14:textId="6A383418" w:rsidR="005D5967"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1</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31EC5666" w14:textId="38D9C2EE" w:rsidR="005D5967"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1.7</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52BB5A73" w14:textId="583F9010" w:rsidR="005D5967"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No</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7889CDFB" w14:textId="6755AD19" w:rsidR="005D5967"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Very Low</w:t>
            </w:r>
          </w:p>
        </w:tc>
      </w:tr>
      <w:tr w:rsidR="001F0B36" w:rsidRPr="001F0B36" w14:paraId="30D1CADF"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A1ED2F7" w14:textId="2DBD2EF5" w:rsidR="001F0B36" w:rsidRPr="001F0B36" w:rsidRDefault="001F0B36">
            <w:pPr>
              <w:spacing w:before="0"/>
              <w:rPr>
                <w:rFonts w:ascii="Verdana" w:eastAsia="Times New Roman" w:hAnsi="Verdana"/>
                <w:color w:val="000000"/>
                <w:sz w:val="18"/>
                <w:szCs w:val="18"/>
              </w:rPr>
            </w:pPr>
            <w:r w:rsidRPr="001F0B36">
              <w:rPr>
                <w:rFonts w:ascii="Verdana" w:eastAsia="Times New Roman" w:hAnsi="Verdana"/>
                <w:b/>
                <w:bCs/>
                <w:color w:val="000000"/>
                <w:sz w:val="18"/>
                <w:szCs w:val="18"/>
              </w:rPr>
              <w:t xml:space="preserve">Standard - </w:t>
            </w:r>
            <w:r w:rsidR="005D5967">
              <w:rPr>
                <w:rFonts w:ascii="Verdana" w:eastAsia="Times New Roman" w:hAnsi="Verdana"/>
                <w:b/>
                <w:bCs/>
                <w:color w:val="000000"/>
                <w:sz w:val="18"/>
                <w:szCs w:val="18"/>
              </w:rPr>
              <w:t>Current</w:t>
            </w:r>
            <w:r w:rsidR="005D5967" w:rsidRPr="001F0B36">
              <w:rPr>
                <w:rFonts w:ascii="Verdana" w:eastAsia="Times New Roman" w:hAnsi="Verdana"/>
                <w:b/>
                <w:bCs/>
                <w:color w:val="000000"/>
                <w:sz w:val="18"/>
                <w:szCs w:val="18"/>
              </w:rPr>
              <w:t xml:space="preserve"> </w:t>
            </w:r>
            <w:r w:rsidRPr="001F0B36">
              <w:rPr>
                <w:rFonts w:ascii="Verdana" w:eastAsia="Times New Roman" w:hAnsi="Verdana"/>
                <w:b/>
                <w:bCs/>
                <w:color w:val="000000"/>
                <w:sz w:val="18"/>
                <w:szCs w:val="18"/>
              </w:rPr>
              <w:t>Generation</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2B8FFC90"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DD8E7F2"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546FB45"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F223D10"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F8D7517"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r>
      <w:tr w:rsidR="001F0B36" w:rsidRPr="001F0B36" w14:paraId="1D927FE5"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B60ACD7" w14:textId="39FFECD4" w:rsidR="001F0B36" w:rsidRPr="001F0B36" w:rsidRDefault="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db.m</w:t>
            </w:r>
            <w:proofErr w:type="gramStart"/>
            <w:r w:rsidR="005D5967">
              <w:rPr>
                <w:rFonts w:ascii="Verdana" w:eastAsia="Times New Roman" w:hAnsi="Verdana"/>
                <w:color w:val="000000"/>
                <w:sz w:val="18"/>
                <w:szCs w:val="18"/>
              </w:rPr>
              <w:t>4</w:t>
            </w:r>
            <w:r w:rsidRPr="001F0B36">
              <w:rPr>
                <w:rFonts w:ascii="Verdana" w:eastAsia="Times New Roman" w:hAnsi="Verdana"/>
                <w:color w:val="000000"/>
                <w:sz w:val="18"/>
                <w:szCs w:val="18"/>
              </w:rPr>
              <w:t>.</w:t>
            </w:r>
            <w:r w:rsidR="005D5967">
              <w:rPr>
                <w:rFonts w:ascii="Verdana" w:eastAsia="Times New Roman" w:hAnsi="Verdana"/>
                <w:color w:val="000000"/>
                <w:sz w:val="18"/>
                <w:szCs w:val="18"/>
              </w:rPr>
              <w:t>large</w:t>
            </w:r>
            <w:proofErr w:type="gramEnd"/>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6D3C085" w14:textId="2A2D51F1"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2</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48D974A" w14:textId="27AD449F"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6.5</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6F1DE15" w14:textId="3D2E58D6"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8</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7E18A33" w14:textId="3612D1C0"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450 Mbps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27F6D56"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Moderate</w:t>
            </w:r>
          </w:p>
        </w:tc>
      </w:tr>
      <w:tr w:rsidR="001F0B36" w:rsidRPr="001F0B36" w14:paraId="6E41635F"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8412D37" w14:textId="0B057B95" w:rsidR="001F0B36" w:rsidRPr="001F0B36" w:rsidRDefault="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db.</w:t>
            </w:r>
            <w:r w:rsidR="005D5967" w:rsidRPr="001F0B36">
              <w:rPr>
                <w:rFonts w:ascii="Verdana" w:eastAsia="Times New Roman" w:hAnsi="Verdana"/>
                <w:color w:val="000000"/>
                <w:sz w:val="18"/>
                <w:szCs w:val="18"/>
              </w:rPr>
              <w:t>m</w:t>
            </w:r>
            <w:proofErr w:type="gramStart"/>
            <w:r w:rsidR="005D5967">
              <w:rPr>
                <w:rFonts w:ascii="Verdana" w:eastAsia="Times New Roman" w:hAnsi="Verdana"/>
                <w:color w:val="000000"/>
                <w:sz w:val="18"/>
                <w:szCs w:val="18"/>
              </w:rPr>
              <w:t>4</w:t>
            </w:r>
            <w:r w:rsidRPr="001F0B36">
              <w:rPr>
                <w:rFonts w:ascii="Verdana" w:eastAsia="Times New Roman" w:hAnsi="Verdana"/>
                <w:color w:val="000000"/>
                <w:sz w:val="18"/>
                <w:szCs w:val="18"/>
              </w:rPr>
              <w:t>.</w:t>
            </w:r>
            <w:r w:rsidR="005D5967">
              <w:rPr>
                <w:rFonts w:ascii="Verdana" w:eastAsia="Times New Roman" w:hAnsi="Verdana"/>
                <w:color w:val="000000"/>
                <w:sz w:val="18"/>
                <w:szCs w:val="18"/>
              </w:rPr>
              <w:t>x</w:t>
            </w:r>
            <w:r w:rsidRPr="001F0B36">
              <w:rPr>
                <w:rFonts w:ascii="Verdana" w:eastAsia="Times New Roman" w:hAnsi="Verdana"/>
                <w:color w:val="000000"/>
                <w:sz w:val="18"/>
                <w:szCs w:val="18"/>
              </w:rPr>
              <w:t>large</w:t>
            </w:r>
            <w:proofErr w:type="gramEnd"/>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770533A" w14:textId="6C62CBE2"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4</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B358D0B" w14:textId="25348541"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13</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070C8F1" w14:textId="6AE8D4AB"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16</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1D9BF9B" w14:textId="01339DF5"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750 Mbps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9989963" w14:textId="343F80F8"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High</w:t>
            </w:r>
          </w:p>
        </w:tc>
      </w:tr>
      <w:tr w:rsidR="001F0B36" w:rsidRPr="001F0B36" w14:paraId="52FCFFFE"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D8E2FD1" w14:textId="03437015" w:rsidR="001F0B36" w:rsidRPr="001F0B36" w:rsidRDefault="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db.</w:t>
            </w:r>
            <w:r w:rsidR="005D5967" w:rsidRPr="001F0B36">
              <w:rPr>
                <w:rFonts w:ascii="Verdana" w:eastAsia="Times New Roman" w:hAnsi="Verdana"/>
                <w:color w:val="000000"/>
                <w:sz w:val="18"/>
                <w:szCs w:val="18"/>
              </w:rPr>
              <w:t>m</w:t>
            </w:r>
            <w:r w:rsidR="005D5967">
              <w:rPr>
                <w:rFonts w:ascii="Verdana" w:eastAsia="Times New Roman" w:hAnsi="Verdana"/>
                <w:color w:val="000000"/>
                <w:sz w:val="18"/>
                <w:szCs w:val="18"/>
              </w:rPr>
              <w:t>4</w:t>
            </w:r>
            <w:r w:rsidRPr="001F0B36">
              <w:rPr>
                <w:rFonts w:ascii="Verdana" w:eastAsia="Times New Roman" w:hAnsi="Verdana"/>
                <w:color w:val="000000"/>
                <w:sz w:val="18"/>
                <w:szCs w:val="18"/>
              </w:rPr>
              <w:t>.</w:t>
            </w:r>
            <w:r w:rsidR="005D5967">
              <w:rPr>
                <w:rFonts w:ascii="Verdana" w:eastAsia="Times New Roman" w:hAnsi="Verdana"/>
                <w:color w:val="000000"/>
                <w:sz w:val="18"/>
                <w:szCs w:val="18"/>
              </w:rPr>
              <w:t>2</w:t>
            </w:r>
            <w:r w:rsidRPr="001F0B36">
              <w:rPr>
                <w:rFonts w:ascii="Verdana" w:eastAsia="Times New Roman" w:hAnsi="Verdana"/>
                <w:color w:val="000000"/>
                <w:sz w:val="18"/>
                <w:szCs w:val="18"/>
              </w:rPr>
              <w:t>xlarge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2CD4BF4" w14:textId="4D2F8745"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8</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8E7A01E" w14:textId="336535A7"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25.5</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8F65586" w14:textId="4CC816B8"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32</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D3BB91D" w14:textId="331C5C86"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10</w:t>
            </w:r>
            <w:r w:rsidRPr="001F0B36">
              <w:rPr>
                <w:rFonts w:ascii="Verdana" w:eastAsia="Times New Roman" w:hAnsi="Verdana"/>
                <w:color w:val="000000"/>
                <w:sz w:val="18"/>
                <w:szCs w:val="18"/>
              </w:rPr>
              <w:t xml:space="preserve">00 </w:t>
            </w:r>
            <w:r w:rsidR="001F0B36" w:rsidRPr="001F0B36">
              <w:rPr>
                <w:rFonts w:ascii="Verdana" w:eastAsia="Times New Roman" w:hAnsi="Verdana"/>
                <w:color w:val="000000"/>
                <w:sz w:val="18"/>
                <w:szCs w:val="18"/>
              </w:rPr>
              <w:t>Mbps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73979A8"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High</w:t>
            </w:r>
          </w:p>
        </w:tc>
      </w:tr>
      <w:tr w:rsidR="001F0B36" w:rsidRPr="001F0B36" w14:paraId="0148CE79"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EF58492" w14:textId="0B7C55F2" w:rsidR="001F0B36" w:rsidRPr="001F0B36" w:rsidRDefault="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db.m</w:t>
            </w:r>
            <w:r w:rsidR="005D5967">
              <w:rPr>
                <w:rFonts w:ascii="Verdana" w:eastAsia="Times New Roman" w:hAnsi="Verdana"/>
                <w:color w:val="000000"/>
                <w:sz w:val="18"/>
                <w:szCs w:val="18"/>
              </w:rPr>
              <w:t>4</w:t>
            </w:r>
            <w:r w:rsidRPr="001F0B36">
              <w:rPr>
                <w:rFonts w:ascii="Verdana" w:eastAsia="Times New Roman" w:hAnsi="Verdana"/>
                <w:color w:val="000000"/>
                <w:sz w:val="18"/>
                <w:szCs w:val="18"/>
              </w:rPr>
              <w:t>.</w:t>
            </w:r>
            <w:r w:rsidR="005D5967">
              <w:rPr>
                <w:rFonts w:ascii="Verdana" w:eastAsia="Times New Roman" w:hAnsi="Verdana"/>
                <w:color w:val="000000"/>
                <w:sz w:val="18"/>
                <w:szCs w:val="18"/>
              </w:rPr>
              <w:t>4</w:t>
            </w:r>
            <w:r w:rsidR="005D5967" w:rsidRPr="001F0B36">
              <w:rPr>
                <w:rFonts w:ascii="Verdana" w:eastAsia="Times New Roman" w:hAnsi="Verdana"/>
                <w:color w:val="000000"/>
                <w:sz w:val="18"/>
                <w:szCs w:val="18"/>
              </w:rPr>
              <w:t>xlarge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BEBB1F3" w14:textId="3BF9D2B2"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16</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C169A1B" w14:textId="7A14CFD3"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53.5</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A22EE0D" w14:textId="0B75D7B4"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64</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913464F" w14:textId="42E0C638"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2</w:t>
            </w:r>
            <w:r w:rsidRPr="001F0B36">
              <w:rPr>
                <w:rFonts w:ascii="Verdana" w:eastAsia="Times New Roman" w:hAnsi="Verdana"/>
                <w:color w:val="000000"/>
                <w:sz w:val="18"/>
                <w:szCs w:val="18"/>
              </w:rPr>
              <w:t xml:space="preserve">000 </w:t>
            </w:r>
            <w:r w:rsidR="001F0B36" w:rsidRPr="001F0B36">
              <w:rPr>
                <w:rFonts w:ascii="Verdana" w:eastAsia="Times New Roman" w:hAnsi="Verdana"/>
                <w:color w:val="000000"/>
                <w:sz w:val="18"/>
                <w:szCs w:val="18"/>
              </w:rPr>
              <w:t>Mbps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37D1984"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High</w:t>
            </w:r>
          </w:p>
        </w:tc>
      </w:tr>
      <w:tr w:rsidR="005D5967" w:rsidRPr="001F0B36" w14:paraId="0BC2599E"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153FD393" w14:textId="11C8F1D4" w:rsidR="005D5967" w:rsidRPr="001F0B36" w:rsidRDefault="005D5967" w:rsidP="005D5967">
            <w:pPr>
              <w:spacing w:before="0"/>
              <w:rPr>
                <w:rFonts w:ascii="Verdana" w:eastAsia="Times New Roman" w:hAnsi="Verdana"/>
                <w:color w:val="000000"/>
                <w:sz w:val="18"/>
                <w:szCs w:val="18"/>
              </w:rPr>
            </w:pPr>
            <w:r>
              <w:rPr>
                <w:rFonts w:ascii="Verdana" w:eastAsia="Times New Roman" w:hAnsi="Verdana"/>
                <w:color w:val="000000"/>
                <w:sz w:val="18"/>
                <w:szCs w:val="18"/>
              </w:rPr>
              <w:t>db.m4.10xlarge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4CA463D3" w14:textId="2B1058CB" w:rsidR="005D5967"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40</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5996830C" w14:textId="1262FBF1" w:rsidR="005D5967"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124.5</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7E2E44B0" w14:textId="3AFF2ACF" w:rsidR="005D5967"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160</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500E1244" w14:textId="3D706A31" w:rsidR="005D5967"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4000 Mbps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46DF9E22" w14:textId="41971C16" w:rsidR="005D5967"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 xml:space="preserve">10 </w:t>
            </w:r>
            <w:proofErr w:type="spellStart"/>
            <w:r>
              <w:rPr>
                <w:rFonts w:ascii="Verdana" w:eastAsia="Times New Roman" w:hAnsi="Verdana"/>
                <w:color w:val="000000"/>
                <w:sz w:val="18"/>
                <w:szCs w:val="18"/>
              </w:rPr>
              <w:t>GBps</w:t>
            </w:r>
            <w:proofErr w:type="spellEnd"/>
          </w:p>
        </w:tc>
      </w:tr>
      <w:tr w:rsidR="001F0B36" w:rsidRPr="001F0B36" w14:paraId="41A0C5DB"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D1091D9" w14:textId="0E89F26D"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b/>
                <w:bCs/>
                <w:color w:val="000000"/>
                <w:sz w:val="18"/>
                <w:szCs w:val="18"/>
              </w:rPr>
              <w:t>Memory Optimized</w:t>
            </w:r>
            <w:r w:rsidR="00337CC3">
              <w:rPr>
                <w:rFonts w:ascii="Verdana" w:eastAsia="Times New Roman" w:hAnsi="Verdana"/>
                <w:b/>
                <w:bCs/>
                <w:color w:val="000000"/>
                <w:sz w:val="18"/>
                <w:szCs w:val="18"/>
              </w:rPr>
              <w:t xml:space="preserve"> – Current Generation</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FB81C74"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5287A43"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CE73A61"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DB74D25"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C1736DF"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r>
      <w:tr w:rsidR="001F0B36" w:rsidRPr="001F0B36" w14:paraId="43BDF640"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FD328EA" w14:textId="46754695" w:rsidR="001F0B36" w:rsidRPr="001F0B36" w:rsidRDefault="001F0B36">
            <w:pPr>
              <w:spacing w:before="0"/>
              <w:rPr>
                <w:rFonts w:ascii="Verdana" w:eastAsia="Times New Roman" w:hAnsi="Verdana"/>
                <w:color w:val="000000"/>
                <w:sz w:val="18"/>
                <w:szCs w:val="18"/>
              </w:rPr>
            </w:pPr>
            <w:proofErr w:type="gramStart"/>
            <w:r w:rsidRPr="001F0B36">
              <w:rPr>
                <w:rFonts w:ascii="Verdana" w:eastAsia="Times New Roman" w:hAnsi="Verdana"/>
                <w:color w:val="000000"/>
                <w:sz w:val="18"/>
                <w:szCs w:val="18"/>
              </w:rPr>
              <w:t>db.</w:t>
            </w:r>
            <w:r w:rsidR="00337CC3">
              <w:rPr>
                <w:rFonts w:ascii="Verdana" w:eastAsia="Times New Roman" w:hAnsi="Verdana"/>
                <w:color w:val="000000"/>
                <w:sz w:val="18"/>
                <w:szCs w:val="18"/>
              </w:rPr>
              <w:t>r</w:t>
            </w:r>
            <w:proofErr w:type="gramEnd"/>
            <w:r w:rsidR="00337CC3">
              <w:rPr>
                <w:rFonts w:ascii="Verdana" w:eastAsia="Times New Roman" w:hAnsi="Verdana"/>
                <w:color w:val="000000"/>
                <w:sz w:val="18"/>
                <w:szCs w:val="18"/>
              </w:rPr>
              <w:t>3</w:t>
            </w:r>
            <w:r w:rsidRPr="001F0B36">
              <w:rPr>
                <w:rFonts w:ascii="Verdana" w:eastAsia="Times New Roman" w:hAnsi="Verdana"/>
                <w:color w:val="000000"/>
                <w:sz w:val="18"/>
                <w:szCs w:val="18"/>
              </w:rPr>
              <w:t>.large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2D58859"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2</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4DCBB64"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6.5</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230DA4F3" w14:textId="532F4AD2" w:rsidR="001F0B36" w:rsidRPr="001F0B36" w:rsidRDefault="00337CC3" w:rsidP="001F0B36">
            <w:pPr>
              <w:spacing w:before="0"/>
              <w:rPr>
                <w:rFonts w:ascii="Verdana" w:eastAsia="Times New Roman" w:hAnsi="Verdana"/>
                <w:color w:val="000000"/>
                <w:sz w:val="18"/>
                <w:szCs w:val="18"/>
              </w:rPr>
            </w:pPr>
            <w:r>
              <w:rPr>
                <w:rFonts w:ascii="Verdana" w:eastAsia="Times New Roman" w:hAnsi="Verdana"/>
                <w:color w:val="000000"/>
                <w:sz w:val="18"/>
                <w:szCs w:val="18"/>
              </w:rPr>
              <w:t>15</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D7DCBE7"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No</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E043DA7"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Moderate</w:t>
            </w:r>
          </w:p>
        </w:tc>
      </w:tr>
      <w:tr w:rsidR="001F0B36" w:rsidRPr="001F0B36" w14:paraId="45B979D5"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99CD322" w14:textId="00B86988" w:rsidR="001F0B36" w:rsidRPr="001F0B36" w:rsidRDefault="001F0B36">
            <w:pPr>
              <w:spacing w:before="0"/>
              <w:rPr>
                <w:rFonts w:ascii="Verdana" w:eastAsia="Times New Roman" w:hAnsi="Verdana"/>
                <w:color w:val="000000"/>
                <w:sz w:val="18"/>
                <w:szCs w:val="18"/>
              </w:rPr>
            </w:pPr>
            <w:proofErr w:type="gramStart"/>
            <w:r w:rsidRPr="001F0B36">
              <w:rPr>
                <w:rFonts w:ascii="Verdana" w:eastAsia="Times New Roman" w:hAnsi="Verdana"/>
                <w:color w:val="000000"/>
                <w:sz w:val="18"/>
                <w:szCs w:val="18"/>
              </w:rPr>
              <w:t>db.</w:t>
            </w:r>
            <w:r w:rsidR="00337CC3">
              <w:rPr>
                <w:rFonts w:ascii="Verdana" w:eastAsia="Times New Roman" w:hAnsi="Verdana"/>
                <w:color w:val="000000"/>
                <w:sz w:val="18"/>
                <w:szCs w:val="18"/>
              </w:rPr>
              <w:t>r</w:t>
            </w:r>
            <w:proofErr w:type="gramEnd"/>
            <w:r w:rsidR="00337CC3">
              <w:rPr>
                <w:rFonts w:ascii="Verdana" w:eastAsia="Times New Roman" w:hAnsi="Verdana"/>
                <w:color w:val="000000"/>
                <w:sz w:val="18"/>
                <w:szCs w:val="18"/>
              </w:rPr>
              <w:t>3</w:t>
            </w:r>
            <w:r w:rsidRPr="001F0B36">
              <w:rPr>
                <w:rFonts w:ascii="Verdana" w:eastAsia="Times New Roman" w:hAnsi="Verdana"/>
                <w:color w:val="000000"/>
                <w:sz w:val="18"/>
                <w:szCs w:val="18"/>
              </w:rPr>
              <w:t>.xlarge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05CB00B"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4</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EDA7707"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13</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E1529FF" w14:textId="3DB5384F"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3</w:t>
            </w:r>
            <w:r w:rsidR="00337CC3">
              <w:rPr>
                <w:rFonts w:ascii="Verdana" w:eastAsia="Times New Roman" w:hAnsi="Verdana"/>
                <w:color w:val="000000"/>
                <w:sz w:val="18"/>
                <w:szCs w:val="18"/>
              </w:rPr>
              <w:t>0.5</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CF90F66"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500 Mbps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29D0AE3F"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Moderate</w:t>
            </w:r>
          </w:p>
        </w:tc>
      </w:tr>
      <w:tr w:rsidR="001F0B36" w:rsidRPr="001F0B36" w14:paraId="04DFD51C"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783BD23" w14:textId="22B23515" w:rsidR="001F0B36" w:rsidRPr="001F0B36" w:rsidRDefault="001F0B36">
            <w:pPr>
              <w:spacing w:before="0"/>
              <w:rPr>
                <w:rFonts w:ascii="Verdana" w:eastAsia="Times New Roman" w:hAnsi="Verdana"/>
                <w:color w:val="000000"/>
                <w:sz w:val="18"/>
                <w:szCs w:val="18"/>
              </w:rPr>
            </w:pPr>
            <w:proofErr w:type="gramStart"/>
            <w:r w:rsidRPr="001F0B36">
              <w:rPr>
                <w:rFonts w:ascii="Verdana" w:eastAsia="Times New Roman" w:hAnsi="Verdana"/>
                <w:color w:val="000000"/>
                <w:sz w:val="18"/>
                <w:szCs w:val="18"/>
              </w:rPr>
              <w:t>db.</w:t>
            </w:r>
            <w:r w:rsidR="00337CC3">
              <w:rPr>
                <w:rFonts w:ascii="Verdana" w:eastAsia="Times New Roman" w:hAnsi="Verdana"/>
                <w:color w:val="000000"/>
                <w:sz w:val="18"/>
                <w:szCs w:val="18"/>
              </w:rPr>
              <w:t>r</w:t>
            </w:r>
            <w:proofErr w:type="gramEnd"/>
            <w:r w:rsidR="00337CC3">
              <w:rPr>
                <w:rFonts w:ascii="Verdana" w:eastAsia="Times New Roman" w:hAnsi="Verdana"/>
                <w:color w:val="000000"/>
                <w:sz w:val="18"/>
                <w:szCs w:val="18"/>
              </w:rPr>
              <w:t>3</w:t>
            </w:r>
            <w:r w:rsidRPr="001F0B36">
              <w:rPr>
                <w:rFonts w:ascii="Verdana" w:eastAsia="Times New Roman" w:hAnsi="Verdana"/>
                <w:color w:val="000000"/>
                <w:sz w:val="18"/>
                <w:szCs w:val="18"/>
              </w:rPr>
              <w:t>.</w:t>
            </w:r>
            <w:r w:rsidR="00337CC3">
              <w:rPr>
                <w:rFonts w:ascii="Verdana" w:eastAsia="Times New Roman" w:hAnsi="Verdana"/>
                <w:color w:val="000000"/>
                <w:sz w:val="18"/>
                <w:szCs w:val="18"/>
              </w:rPr>
              <w:t>2</w:t>
            </w:r>
            <w:r w:rsidR="00337CC3" w:rsidRPr="001F0B36">
              <w:rPr>
                <w:rFonts w:ascii="Verdana" w:eastAsia="Times New Roman" w:hAnsi="Verdana"/>
                <w:color w:val="000000"/>
                <w:sz w:val="18"/>
                <w:szCs w:val="18"/>
              </w:rPr>
              <w:t>xlarge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3FBE2FA"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8</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13F3CA7"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26</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206B679" w14:textId="29AB250C"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6</w:t>
            </w:r>
            <w:r w:rsidR="00337CC3">
              <w:rPr>
                <w:rFonts w:ascii="Verdana" w:eastAsia="Times New Roman" w:hAnsi="Verdana"/>
                <w:color w:val="000000"/>
                <w:sz w:val="18"/>
                <w:szCs w:val="18"/>
              </w:rPr>
              <w:t>1</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69317B3"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1000 Mbps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400FC68"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High</w:t>
            </w:r>
          </w:p>
        </w:tc>
      </w:tr>
      <w:tr w:rsidR="001F0B36" w:rsidRPr="001F0B36" w14:paraId="6FFCAFF9"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9FF56E9" w14:textId="44BF5F1C" w:rsidR="001F0B36" w:rsidRPr="001F0B36" w:rsidRDefault="001F0B36" w:rsidP="00337CC3">
            <w:pPr>
              <w:spacing w:before="0"/>
              <w:rPr>
                <w:rFonts w:ascii="Verdana" w:eastAsia="Times New Roman" w:hAnsi="Verdana"/>
                <w:color w:val="000000"/>
                <w:sz w:val="18"/>
                <w:szCs w:val="18"/>
              </w:rPr>
            </w:pPr>
            <w:proofErr w:type="gramStart"/>
            <w:r w:rsidRPr="001F0B36">
              <w:rPr>
                <w:rFonts w:ascii="Verdana" w:eastAsia="Times New Roman" w:hAnsi="Verdana"/>
                <w:color w:val="000000"/>
                <w:sz w:val="18"/>
                <w:szCs w:val="18"/>
              </w:rPr>
              <w:lastRenderedPageBreak/>
              <w:t>db.</w:t>
            </w:r>
            <w:r w:rsidR="00337CC3">
              <w:rPr>
                <w:rFonts w:ascii="Verdana" w:eastAsia="Times New Roman" w:hAnsi="Verdana"/>
                <w:color w:val="000000"/>
                <w:sz w:val="18"/>
                <w:szCs w:val="18"/>
              </w:rPr>
              <w:t>r</w:t>
            </w:r>
            <w:proofErr w:type="gramEnd"/>
            <w:r w:rsidR="00337CC3">
              <w:rPr>
                <w:rFonts w:ascii="Verdana" w:eastAsia="Times New Roman" w:hAnsi="Verdana"/>
                <w:color w:val="000000"/>
                <w:sz w:val="18"/>
                <w:szCs w:val="18"/>
              </w:rPr>
              <w:t>3</w:t>
            </w:r>
            <w:r w:rsidRPr="001F0B36">
              <w:rPr>
                <w:rFonts w:ascii="Verdana" w:eastAsia="Times New Roman" w:hAnsi="Verdana"/>
                <w:color w:val="000000"/>
                <w:sz w:val="18"/>
                <w:szCs w:val="18"/>
              </w:rPr>
              <w:t>.</w:t>
            </w:r>
            <w:r w:rsidR="00337CC3">
              <w:rPr>
                <w:rFonts w:ascii="Verdana" w:eastAsia="Times New Roman" w:hAnsi="Verdana"/>
                <w:color w:val="000000"/>
                <w:sz w:val="18"/>
                <w:szCs w:val="18"/>
              </w:rPr>
              <w:t>4</w:t>
            </w:r>
            <w:r w:rsidR="00337CC3" w:rsidRPr="001F0B36">
              <w:rPr>
                <w:rFonts w:ascii="Verdana" w:eastAsia="Times New Roman" w:hAnsi="Verdana"/>
                <w:color w:val="000000"/>
                <w:sz w:val="18"/>
                <w:szCs w:val="18"/>
              </w:rPr>
              <w:t>xlarge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3B5E3E9" w14:textId="7CB093BA" w:rsidR="001F0B36" w:rsidRPr="001F0B36" w:rsidRDefault="00337CC3" w:rsidP="001F0B36">
            <w:pPr>
              <w:spacing w:before="0"/>
              <w:rPr>
                <w:rFonts w:ascii="Verdana" w:eastAsia="Times New Roman" w:hAnsi="Verdana"/>
                <w:color w:val="000000"/>
                <w:sz w:val="18"/>
                <w:szCs w:val="18"/>
              </w:rPr>
            </w:pPr>
            <w:r>
              <w:rPr>
                <w:rFonts w:ascii="Verdana" w:eastAsia="Times New Roman" w:hAnsi="Verdana"/>
                <w:color w:val="000000"/>
                <w:sz w:val="18"/>
                <w:szCs w:val="18"/>
              </w:rPr>
              <w:t>16</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23F5557C" w14:textId="1D204F9E" w:rsidR="001F0B36" w:rsidRPr="001F0B36" w:rsidRDefault="00337CC3" w:rsidP="001F0B36">
            <w:pPr>
              <w:spacing w:before="0"/>
              <w:rPr>
                <w:rFonts w:ascii="Verdana" w:eastAsia="Times New Roman" w:hAnsi="Verdana"/>
                <w:color w:val="000000"/>
                <w:sz w:val="18"/>
                <w:szCs w:val="18"/>
              </w:rPr>
            </w:pPr>
            <w:r>
              <w:rPr>
                <w:rFonts w:ascii="Verdana" w:eastAsia="Times New Roman" w:hAnsi="Verdana"/>
                <w:color w:val="000000"/>
                <w:sz w:val="18"/>
                <w:szCs w:val="18"/>
              </w:rPr>
              <w:t>52</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5DD48D8" w14:textId="7B9B1C6A" w:rsidR="001F0B36" w:rsidRPr="001F0B36" w:rsidRDefault="00337CC3" w:rsidP="001F0B36">
            <w:pPr>
              <w:spacing w:before="0"/>
              <w:rPr>
                <w:rFonts w:ascii="Verdana" w:eastAsia="Times New Roman" w:hAnsi="Verdana"/>
                <w:color w:val="000000"/>
                <w:sz w:val="18"/>
                <w:szCs w:val="18"/>
              </w:rPr>
            </w:pPr>
            <w:r>
              <w:rPr>
                <w:rFonts w:ascii="Verdana" w:eastAsia="Times New Roman" w:hAnsi="Verdana"/>
                <w:color w:val="000000"/>
                <w:sz w:val="18"/>
                <w:szCs w:val="18"/>
              </w:rPr>
              <w:t>122</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540554B" w14:textId="089DFB4F" w:rsidR="001F0B36" w:rsidRPr="001F0B36" w:rsidRDefault="00337CC3" w:rsidP="001F0B36">
            <w:pPr>
              <w:spacing w:before="0"/>
              <w:rPr>
                <w:rFonts w:ascii="Verdana" w:eastAsia="Times New Roman" w:hAnsi="Verdana"/>
                <w:color w:val="000000"/>
                <w:sz w:val="18"/>
                <w:szCs w:val="18"/>
              </w:rPr>
            </w:pPr>
            <w:r>
              <w:rPr>
                <w:rFonts w:ascii="Verdana" w:eastAsia="Times New Roman" w:hAnsi="Verdana"/>
                <w:color w:val="000000"/>
                <w:sz w:val="18"/>
                <w:szCs w:val="18"/>
              </w:rPr>
              <w:t>2000 Mbps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014FB61" w14:textId="2FBEAF49" w:rsidR="001F0B36" w:rsidRPr="001F0B36" w:rsidRDefault="00337CC3" w:rsidP="001F0B36">
            <w:pPr>
              <w:spacing w:before="0"/>
              <w:rPr>
                <w:rFonts w:ascii="Verdana" w:eastAsia="Times New Roman" w:hAnsi="Verdana"/>
                <w:color w:val="000000"/>
                <w:sz w:val="18"/>
                <w:szCs w:val="18"/>
              </w:rPr>
            </w:pPr>
            <w:r>
              <w:rPr>
                <w:rFonts w:ascii="Verdana" w:eastAsia="Times New Roman" w:hAnsi="Verdana"/>
                <w:color w:val="000000"/>
                <w:sz w:val="18"/>
                <w:szCs w:val="18"/>
              </w:rPr>
              <w:t>High</w:t>
            </w:r>
          </w:p>
        </w:tc>
      </w:tr>
      <w:tr w:rsidR="00337CC3" w:rsidRPr="001F0B36" w14:paraId="73AFDAC7"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0FD40FBE" w14:textId="4F732AC3" w:rsidR="00337CC3" w:rsidRPr="001F0B36" w:rsidRDefault="00337CC3" w:rsidP="00337CC3">
            <w:pPr>
              <w:spacing w:before="0"/>
              <w:rPr>
                <w:rFonts w:ascii="Verdana" w:eastAsia="Times New Roman" w:hAnsi="Verdana"/>
                <w:color w:val="000000"/>
                <w:sz w:val="18"/>
                <w:szCs w:val="18"/>
              </w:rPr>
            </w:pPr>
            <w:proofErr w:type="gramStart"/>
            <w:r>
              <w:rPr>
                <w:rFonts w:ascii="Verdana" w:eastAsia="Times New Roman" w:hAnsi="Verdana"/>
                <w:color w:val="000000"/>
                <w:sz w:val="18"/>
                <w:szCs w:val="18"/>
              </w:rPr>
              <w:t>db.r</w:t>
            </w:r>
            <w:proofErr w:type="gramEnd"/>
            <w:r>
              <w:rPr>
                <w:rFonts w:ascii="Verdana" w:eastAsia="Times New Roman" w:hAnsi="Verdana"/>
                <w:color w:val="000000"/>
                <w:sz w:val="18"/>
                <w:szCs w:val="18"/>
              </w:rPr>
              <w:t>3.8xlarge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556CB680" w14:textId="1BC836D7" w:rsidR="00337CC3" w:rsidRPr="001F0B36" w:rsidRDefault="00337CC3" w:rsidP="001F0B36">
            <w:pPr>
              <w:spacing w:before="0"/>
              <w:rPr>
                <w:rFonts w:ascii="Verdana" w:eastAsia="Times New Roman" w:hAnsi="Verdana"/>
                <w:color w:val="000000"/>
                <w:sz w:val="18"/>
                <w:szCs w:val="18"/>
              </w:rPr>
            </w:pPr>
            <w:r>
              <w:rPr>
                <w:rFonts w:ascii="Verdana" w:eastAsia="Times New Roman" w:hAnsi="Verdana"/>
                <w:color w:val="000000"/>
                <w:sz w:val="18"/>
                <w:szCs w:val="18"/>
              </w:rPr>
              <w:t>32</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46A23B78" w14:textId="0BC814C6" w:rsidR="00337CC3" w:rsidRPr="001F0B36" w:rsidRDefault="00337CC3" w:rsidP="001F0B36">
            <w:pPr>
              <w:spacing w:before="0"/>
              <w:rPr>
                <w:rFonts w:ascii="Verdana" w:eastAsia="Times New Roman" w:hAnsi="Verdana"/>
                <w:color w:val="000000"/>
                <w:sz w:val="18"/>
                <w:szCs w:val="18"/>
              </w:rPr>
            </w:pPr>
            <w:r>
              <w:rPr>
                <w:rFonts w:ascii="Verdana" w:eastAsia="Times New Roman" w:hAnsi="Verdana"/>
                <w:color w:val="000000"/>
                <w:sz w:val="18"/>
                <w:szCs w:val="18"/>
              </w:rPr>
              <w:t>104</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58D044CE" w14:textId="300A2092" w:rsidR="00337CC3" w:rsidRPr="001F0B36" w:rsidRDefault="00337CC3" w:rsidP="001F0B36">
            <w:pPr>
              <w:spacing w:before="0"/>
              <w:rPr>
                <w:rFonts w:ascii="Verdana" w:eastAsia="Times New Roman" w:hAnsi="Verdana"/>
                <w:color w:val="000000"/>
                <w:sz w:val="18"/>
                <w:szCs w:val="18"/>
              </w:rPr>
            </w:pPr>
            <w:r>
              <w:rPr>
                <w:rFonts w:ascii="Verdana" w:eastAsia="Times New Roman" w:hAnsi="Verdana"/>
                <w:color w:val="000000"/>
                <w:sz w:val="18"/>
                <w:szCs w:val="18"/>
              </w:rPr>
              <w:t>244</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48EC8759" w14:textId="59E2EDD3" w:rsidR="00337CC3" w:rsidRPr="001F0B36" w:rsidRDefault="00337CC3" w:rsidP="001F0B36">
            <w:pPr>
              <w:spacing w:before="0"/>
              <w:rPr>
                <w:rFonts w:ascii="Verdana" w:eastAsia="Times New Roman" w:hAnsi="Verdana"/>
                <w:color w:val="000000"/>
                <w:sz w:val="18"/>
                <w:szCs w:val="18"/>
              </w:rPr>
            </w:pPr>
            <w:r>
              <w:rPr>
                <w:rFonts w:ascii="Verdana" w:eastAsia="Times New Roman" w:hAnsi="Verdana"/>
                <w:color w:val="000000"/>
                <w:sz w:val="18"/>
                <w:szCs w:val="18"/>
              </w:rPr>
              <w:t>No</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35114C7B" w14:textId="18AE1286" w:rsidR="00337CC3" w:rsidRPr="001F0B36" w:rsidRDefault="00337CC3" w:rsidP="001F0B36">
            <w:pPr>
              <w:spacing w:before="0"/>
              <w:rPr>
                <w:rFonts w:ascii="Verdana" w:eastAsia="Times New Roman" w:hAnsi="Verdana"/>
                <w:color w:val="000000"/>
                <w:sz w:val="18"/>
                <w:szCs w:val="18"/>
              </w:rPr>
            </w:pPr>
            <w:r>
              <w:rPr>
                <w:rFonts w:ascii="Verdana" w:eastAsia="Times New Roman" w:hAnsi="Verdana"/>
                <w:color w:val="000000"/>
                <w:sz w:val="18"/>
                <w:szCs w:val="18"/>
              </w:rPr>
              <w:t xml:space="preserve">10 </w:t>
            </w:r>
            <w:proofErr w:type="spellStart"/>
            <w:r>
              <w:rPr>
                <w:rFonts w:ascii="Verdana" w:eastAsia="Times New Roman" w:hAnsi="Verdana"/>
                <w:color w:val="000000"/>
                <w:sz w:val="18"/>
                <w:szCs w:val="18"/>
              </w:rPr>
              <w:t>Gbps</w:t>
            </w:r>
            <w:proofErr w:type="spellEnd"/>
          </w:p>
        </w:tc>
      </w:tr>
    </w:tbl>
    <w:p w14:paraId="4BACFE0E" w14:textId="705C4941" w:rsidR="001F0B36" w:rsidRDefault="001F0B36" w:rsidP="001F0B36">
      <w:pPr>
        <w:pStyle w:val="Caption"/>
      </w:pPr>
      <w:bookmarkStart w:id="1452" w:name="_Toc487492075"/>
      <w:r>
        <w:t xml:space="preserve">Table </w:t>
      </w:r>
      <w:ins w:id="1453" w:author="Jeff Johnson" w:date="2017-07-12T21:16:00Z">
        <w:r w:rsidR="00B33BF6">
          <w:fldChar w:fldCharType="begin"/>
        </w:r>
        <w:r w:rsidR="00B33BF6">
          <w:instrText xml:space="preserve"> SEQ Table \* ARABIC </w:instrText>
        </w:r>
      </w:ins>
      <w:r w:rsidR="00B33BF6">
        <w:fldChar w:fldCharType="separate"/>
      </w:r>
      <w:ins w:id="1454" w:author="Jeff Johnson" w:date="2017-07-12T21:16:00Z">
        <w:r w:rsidR="00B33BF6">
          <w:rPr>
            <w:noProof/>
          </w:rPr>
          <w:t>6</w:t>
        </w:r>
        <w:r w:rsidR="00B33BF6">
          <w:fldChar w:fldCharType="end"/>
        </w:r>
      </w:ins>
      <w:del w:id="1455" w:author="Jeff Johnson" w:date="2017-07-12T21:16:00Z">
        <w:r w:rsidR="00A36C43" w:rsidDel="00B33BF6">
          <w:fldChar w:fldCharType="begin"/>
        </w:r>
        <w:r w:rsidR="00A36C43" w:rsidDel="00B33BF6">
          <w:delInstrText xml:space="preserve"> SEQ Table \* ARABIC </w:delInstrText>
        </w:r>
        <w:r w:rsidR="00A36C43" w:rsidDel="00B33BF6">
          <w:fldChar w:fldCharType="separate"/>
        </w:r>
        <w:r w:rsidR="00B33BF6" w:rsidDel="00B33BF6">
          <w:rPr>
            <w:noProof/>
          </w:rPr>
          <w:delText>6</w:delText>
        </w:r>
        <w:r w:rsidR="00A36C43" w:rsidDel="00B33BF6">
          <w:rPr>
            <w:noProof/>
          </w:rPr>
          <w:fldChar w:fldCharType="end"/>
        </w:r>
      </w:del>
      <w:r>
        <w:t>. EC2 Instance Classes</w:t>
      </w:r>
      <w:bookmarkEnd w:id="1452"/>
    </w:p>
    <w:p w14:paraId="0E5C7A5A" w14:textId="77777777" w:rsidR="00850530" w:rsidRDefault="00850530" w:rsidP="00567046">
      <w:pPr>
        <w:rPr>
          <w:ins w:id="1456" w:author="Jeff Johnson" w:date="2017-07-10T23:00:00Z"/>
        </w:rPr>
      </w:pPr>
      <w:r>
        <w:t>The Multi-AZ High-Memory Quadruple Extra Large DB Instance is selected for the Test Delivery deployment unit for high performance and high availability.</w:t>
      </w:r>
    </w:p>
    <w:p w14:paraId="36CD4DAD" w14:textId="53C8EB4E" w:rsidR="00C46CA1" w:rsidRDefault="00C46CA1">
      <w:pPr>
        <w:pStyle w:val="Heading3"/>
        <w:rPr>
          <w:ins w:id="1457" w:author="Jeff Johnson" w:date="2017-07-10T23:01:00Z"/>
        </w:rPr>
        <w:pPrChange w:id="1458" w:author="Jeff Johnson" w:date="2017-07-10T23:01:00Z">
          <w:pPr/>
        </w:pPrChange>
      </w:pPr>
      <w:bookmarkStart w:id="1459" w:name="_Toc487713876"/>
      <w:ins w:id="1460" w:author="Jeff Johnson" w:date="2017-07-10T23:00:00Z">
        <w:r>
          <w:t>Database Server Engine Type</w:t>
        </w:r>
      </w:ins>
      <w:bookmarkEnd w:id="1459"/>
    </w:p>
    <w:p w14:paraId="69B805F1" w14:textId="2CC53C88" w:rsidR="00C46CA1" w:rsidRDefault="00C46CA1" w:rsidP="00567046">
      <w:ins w:id="1461" w:author="Jeff Johnson" w:date="2017-07-10T23:01:00Z">
        <w:r>
          <w:t xml:space="preserve">The TDS is written to support a MySQL-compliant database server (e.g. MySQL, </w:t>
        </w:r>
      </w:ins>
      <w:ins w:id="1462" w:author="Jeff Johnson" w:date="2017-07-10T23:05:00Z">
        <w:r>
          <w:fldChar w:fldCharType="begin"/>
        </w:r>
        <w:r>
          <w:instrText xml:space="preserve"> HYPERLINK "https://mariadb.org/" </w:instrText>
        </w:r>
        <w:r>
          <w:fldChar w:fldCharType="separate"/>
        </w:r>
        <w:proofErr w:type="spellStart"/>
        <w:r w:rsidRPr="00C46CA1">
          <w:rPr>
            <w:rStyle w:val="Hyperlink"/>
          </w:rPr>
          <w:t>MariaDB</w:t>
        </w:r>
        <w:proofErr w:type="spellEnd"/>
        <w:r>
          <w:fldChar w:fldCharType="end"/>
        </w:r>
      </w:ins>
      <w:ins w:id="1463" w:author="Jeff Johnson" w:date="2017-07-10T23:06:00Z">
        <w:r>
          <w:rPr>
            <w:rStyle w:val="FootnoteReference"/>
          </w:rPr>
          <w:footnoteReference w:id="15"/>
        </w:r>
      </w:ins>
      <w:ins w:id="1465" w:author="Jeff Johnson" w:date="2017-07-10T23:01:00Z">
        <w:r>
          <w:t xml:space="preserve">, Aurora).  When selecting the database engine for the RDS instance(s) that will support the TDS environment, consider how much traffic (i.e. how many concurrent students) are expected.  </w:t>
        </w:r>
      </w:ins>
      <w:ins w:id="1466" w:author="Jeff Johnson" w:date="2017-07-10T23:05:00Z">
        <w:r>
          <w:fldChar w:fldCharType="begin"/>
        </w:r>
        <w:r>
          <w:instrText xml:space="preserve"> HYPERLINK "https://aws.amazon.com/rds/aurora/" </w:instrText>
        </w:r>
        <w:r>
          <w:fldChar w:fldCharType="separate"/>
        </w:r>
        <w:r w:rsidRPr="00C46CA1">
          <w:rPr>
            <w:rStyle w:val="Hyperlink"/>
          </w:rPr>
          <w:t>Amazon Aurora</w:t>
        </w:r>
        <w:r>
          <w:fldChar w:fldCharType="end"/>
        </w:r>
        <w:r>
          <w:rPr>
            <w:rStyle w:val="FootnoteReference"/>
          </w:rPr>
          <w:footnoteReference w:id="16"/>
        </w:r>
      </w:ins>
      <w:ins w:id="1468" w:author="Jeff Johnson" w:date="2017-07-10T23:02:00Z">
        <w:r>
          <w:t xml:space="preserve"> is more performant than MySQL at high volume (i.e. over 200,000 concurrent students), thus consider choosing Aurora for deployments that expect </w:t>
        </w:r>
      </w:ins>
      <w:ins w:id="1469" w:author="Jeff Johnson" w:date="2017-07-10T23:04:00Z">
        <w:r>
          <w:t xml:space="preserve">many </w:t>
        </w:r>
      </w:ins>
      <w:ins w:id="1470" w:author="Jeff Johnson" w:date="2017-07-10T23:02:00Z">
        <w:r>
          <w:t>concurrent students.</w:t>
        </w:r>
      </w:ins>
    </w:p>
    <w:p w14:paraId="0CCE8519" w14:textId="69590BCA" w:rsidR="00461928" w:rsidDel="0046256B" w:rsidRDefault="003A2AC6" w:rsidP="00910009">
      <w:pPr>
        <w:pStyle w:val="Heading3"/>
      </w:pPr>
      <w:moveFromRangeStart w:id="1471" w:author="Jeff Johnson" w:date="2017-07-10T23:08:00Z" w:name="move487491436"/>
      <w:moveFrom w:id="1472" w:author="Jeff Johnson" w:date="2017-07-10T23:08:00Z">
        <w:r w:rsidDel="0046256B">
          <w:t>Database Server P</w:t>
        </w:r>
        <w:r w:rsidR="00461928" w:rsidDel="0046256B">
          <w:t xml:space="preserve">ersistent </w:t>
        </w:r>
        <w:r w:rsidDel="0046256B">
          <w:t>S</w:t>
        </w:r>
        <w:r w:rsidR="00461928" w:rsidDel="0046256B">
          <w:t>torage</w:t>
        </w:r>
        <w:r w:rsidR="0073054A" w:rsidDel="0046256B">
          <w:t xml:space="preserve"> and Provisioned IOPS</w:t>
        </w:r>
      </w:moveFrom>
    </w:p>
    <w:p w14:paraId="69D4BE9C" w14:textId="6820A2A3" w:rsidR="009677C2" w:rsidDel="0046256B" w:rsidRDefault="00864B3B" w:rsidP="00567046">
      <w:moveFrom w:id="1473" w:author="Jeff Johnson" w:date="2017-07-10T23:08:00Z">
        <w:r w:rsidDel="0046256B">
          <w:t xml:space="preserve">Database server persistent storage can be selected in sizes between 100GB and </w:t>
        </w:r>
        <w:r w:rsidR="00337CC3" w:rsidDel="0046256B">
          <w:t>6TB</w:t>
        </w:r>
        <w:r w:rsidDel="0046256B">
          <w:t xml:space="preserve">, and with up to 30,000 provisioned IOPS. The amount of provisioned IOPS for MySQL should be selected to be within a 3:1 and 10:1 ratio of IOPS to storage size. For example, </w:t>
        </w:r>
        <w:r w:rsidR="0067759B" w:rsidDel="0046256B">
          <w:t>a 100 GB storage size should be provisioned with an IOPS between 300 (3/1) and 1,000 (10/1) IOPS.</w:t>
        </w:r>
      </w:moveFrom>
    </w:p>
    <w:p w14:paraId="21A15F29" w14:textId="3AC6C071" w:rsidR="006709C6" w:rsidDel="0046256B" w:rsidRDefault="006709C6" w:rsidP="00567046">
      <w:moveFrom w:id="1474" w:author="Jeff Johnson" w:date="2017-07-10T23:08:00Z">
        <w:r w:rsidDel="0046256B">
          <w:t>When selecting database instances for use with Provisioned IOPS, Amazon recommends the following:</w:t>
        </w:r>
      </w:moveFrom>
    </w:p>
    <w:p w14:paraId="294D1803" w14:textId="3346D599" w:rsidR="006709C6" w:rsidRPr="006709C6" w:rsidDel="0046256B" w:rsidRDefault="00337CC3" w:rsidP="009D0495">
      <w:pPr>
        <w:ind w:left="720"/>
      </w:pPr>
      <w:moveFrom w:id="1475" w:author="Jeff Johnson" w:date="2017-07-10T23:08:00Z">
        <w:r w:rsidRPr="00337CC3" w:rsidDel="0046256B">
          <w:rPr>
            <w:i/>
          </w:rPr>
          <w:t xml:space="preserve">If you are using Provisioned IOPS storage, we recommend that you use the M4, M3, R3, and M2 DB instance classes. These instance classes are optimized for Provisioned IOPS storage; other instance classes are not. </w:t>
        </w:r>
        <w:r w:rsidR="009665EC" w:rsidDel="0046256B">
          <w:fldChar w:fldCharType="begin"/>
        </w:r>
        <w:r w:rsidR="009665EC" w:rsidDel="0046256B">
          <w:instrText xml:space="preserve"> HYPERLINK "http://docs.aws.amazon.com/AmazonRDS/latest/UserGuide/CHAP_Storage.html" </w:instrText>
        </w:r>
        <w:r w:rsidR="009665EC" w:rsidDel="0046256B">
          <w:fldChar w:fldCharType="separate"/>
        </w:r>
        <w:r w:rsidDel="0046256B">
          <w:rPr>
            <w:rStyle w:val="Hyperlink"/>
            <w:i/>
          </w:rPr>
          <w:t>http://docs.aws.amazon.com/AmazonRDS/latest/UserGuide/CHAP_Storage.html</w:t>
        </w:r>
        <w:r w:rsidR="009665EC" w:rsidDel="0046256B">
          <w:rPr>
            <w:rStyle w:val="Hyperlink"/>
            <w:i/>
          </w:rPr>
          <w:fldChar w:fldCharType="end"/>
        </w:r>
      </w:moveFrom>
    </w:p>
    <w:p w14:paraId="0D9EF918" w14:textId="48837E91" w:rsidR="00D51881" w:rsidDel="0046256B" w:rsidRDefault="00D51881" w:rsidP="00567046">
      <w:moveFrom w:id="1476" w:author="Jeff Johnson" w:date="2017-07-10T23:08:00Z">
        <w:r w:rsidDel="0046256B">
          <w:t xml:space="preserve">For this reason, only the four instance types are selected </w:t>
        </w:r>
        <w:r w:rsidR="00726042" w:rsidDel="0046256B">
          <w:t xml:space="preserve">for database servers </w:t>
        </w:r>
        <w:r w:rsidDel="0046256B">
          <w:t xml:space="preserve">when high transactional performance is required. When the highest performance is required, only one of the </w:t>
        </w:r>
        <w:r w:rsidR="009D0495" w:rsidDel="0046256B">
          <w:t xml:space="preserve">four </w:t>
        </w:r>
        <w:r w:rsidDel="0046256B">
          <w:t xml:space="preserve">top instances mentioned above </w:t>
        </w:r>
        <w:r w:rsidR="002C6ACE" w:rsidDel="0046256B">
          <w:t xml:space="preserve">is </w:t>
        </w:r>
        <w:r w:rsidDel="0046256B">
          <w:t>selected.</w:t>
        </w:r>
      </w:moveFrom>
    </w:p>
    <w:p w14:paraId="26C6C491" w14:textId="0E0992B4" w:rsidR="00D51881" w:rsidDel="000A1F1C" w:rsidRDefault="00D51881" w:rsidP="00567046">
      <w:pPr>
        <w:rPr>
          <w:del w:id="1477" w:author="Jeff Johnson" w:date="2017-07-12T20:47:00Z"/>
        </w:rPr>
      </w:pPr>
      <w:moveFrom w:id="1478" w:author="Jeff Johnson" w:date="2017-07-10T23:08:00Z">
        <w:del w:id="1479" w:author="Jeff Johnson" w:date="2017-07-12T20:47:00Z">
          <w:r w:rsidDel="000A1F1C">
            <w:delText xml:space="preserve">Each of these database instances provides high performance and scale, but the scale is limited </w:delText>
          </w:r>
          <w:r w:rsidR="0012040B" w:rsidDel="000A1F1C">
            <w:delText xml:space="preserve">by the </w:delText>
          </w:r>
          <w:r w:rsidDel="000A1F1C">
            <w:delText>speed of the persistent database storage. The following applies to MySQL:</w:delText>
          </w:r>
        </w:del>
      </w:moveFrom>
    </w:p>
    <w:p w14:paraId="2624B7DC" w14:textId="2E62E33F" w:rsidR="006E49D4" w:rsidRPr="002F0077" w:rsidDel="000A1F1C" w:rsidRDefault="006E49D4" w:rsidP="002F0077">
      <w:pPr>
        <w:ind w:left="720"/>
        <w:rPr>
          <w:del w:id="1480" w:author="Jeff Johnson" w:date="2017-07-12T20:47:00Z"/>
          <w:i/>
        </w:rPr>
      </w:pPr>
      <w:moveFrom w:id="1481" w:author="Jeff Johnson" w:date="2017-07-10T23:08:00Z">
        <w:del w:id="1482" w:author="Jeff Johnson" w:date="2017-07-12T20:47:00Z">
          <w:r w:rsidRPr="002F0077" w:rsidDel="000A1F1C">
            <w:rPr>
              <w:i/>
            </w:rPr>
            <w:delText>The following table shows the page size and the theoretical maximum IOPS rate for each DB engine. IOPS rates are based on the m2.4xlarge instance class with full duplex and a workload that is perfectly balanced between reads and writes. The SQL Server limit of 10,000 is due to the current storage limit of 1 TB and the current maximum IOPS to storage ratio of 10:1.</w:delText>
          </w:r>
        </w:del>
      </w:moveFrom>
    </w:p>
    <w:tbl>
      <w:tblPr>
        <w:tblW w:w="0" w:type="auto"/>
        <w:jc w:val="center"/>
        <w:tblCellSpacing w:w="0"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112"/>
        <w:gridCol w:w="999"/>
        <w:gridCol w:w="1909"/>
      </w:tblGrid>
      <w:tr w:rsidR="006E49D4" w:rsidRPr="006E49D4" w:rsidDel="000A1F1C" w14:paraId="76B4B542" w14:textId="53D2DEE4" w:rsidTr="00741287">
        <w:trPr>
          <w:tblHeader/>
          <w:tblCellSpacing w:w="0" w:type="dxa"/>
          <w:jc w:val="center"/>
          <w:del w:id="1483" w:author="Jeff Johnson" w:date="2017-07-12T20:47:00Z"/>
        </w:trPr>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40F13296" w14:textId="09FD5F51" w:rsidR="006E49D4" w:rsidRPr="00741287" w:rsidDel="000A1F1C" w:rsidRDefault="006E49D4" w:rsidP="00741287">
            <w:pPr>
              <w:pStyle w:val="TableHeading1"/>
              <w:spacing w:before="120"/>
              <w:jc w:val="left"/>
              <w:rPr>
                <w:del w:id="1484" w:author="Jeff Johnson" w:date="2017-07-12T20:47:00Z"/>
                <w:szCs w:val="20"/>
              </w:rPr>
            </w:pPr>
            <w:moveFrom w:id="1485" w:author="Jeff Johnson" w:date="2017-07-10T23:08:00Z">
              <w:del w:id="1486" w:author="Jeff Johnson" w:date="2017-07-12T20:47:00Z">
                <w:r w:rsidRPr="00741287" w:rsidDel="000A1F1C">
                  <w:rPr>
                    <w:szCs w:val="20"/>
                  </w:rPr>
                  <w:delText>DB Engine</w:delText>
                </w:r>
              </w:del>
            </w:moveFrom>
          </w:p>
        </w:tc>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002E8B99" w14:textId="6C02F977" w:rsidR="006E49D4" w:rsidRPr="00741287" w:rsidDel="000A1F1C" w:rsidRDefault="006E49D4" w:rsidP="00741287">
            <w:pPr>
              <w:pStyle w:val="TableHeading1"/>
              <w:spacing w:before="120"/>
              <w:jc w:val="left"/>
              <w:rPr>
                <w:del w:id="1487" w:author="Jeff Johnson" w:date="2017-07-12T20:47:00Z"/>
                <w:szCs w:val="20"/>
              </w:rPr>
            </w:pPr>
            <w:moveFrom w:id="1488" w:author="Jeff Johnson" w:date="2017-07-10T23:08:00Z">
              <w:del w:id="1489" w:author="Jeff Johnson" w:date="2017-07-12T20:47:00Z">
                <w:r w:rsidRPr="00741287" w:rsidDel="000A1F1C">
                  <w:rPr>
                    <w:szCs w:val="20"/>
                  </w:rPr>
                  <w:delText>Page Size</w:delText>
                </w:r>
              </w:del>
            </w:moveFrom>
          </w:p>
        </w:tc>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14AE1DAA" w14:textId="4EA966A0" w:rsidR="006E49D4" w:rsidRPr="00741287" w:rsidDel="000A1F1C" w:rsidRDefault="006E49D4" w:rsidP="00741287">
            <w:pPr>
              <w:pStyle w:val="TableHeading1"/>
              <w:spacing w:before="120"/>
              <w:jc w:val="left"/>
              <w:rPr>
                <w:del w:id="1490" w:author="Jeff Johnson" w:date="2017-07-12T20:47:00Z"/>
                <w:szCs w:val="20"/>
              </w:rPr>
            </w:pPr>
            <w:moveFrom w:id="1491" w:author="Jeff Johnson" w:date="2017-07-10T23:08:00Z">
              <w:del w:id="1492" w:author="Jeff Johnson" w:date="2017-07-12T20:47:00Z">
                <w:r w:rsidRPr="00741287" w:rsidDel="000A1F1C">
                  <w:rPr>
                    <w:szCs w:val="20"/>
                  </w:rPr>
                  <w:delText>Maximum IOPS Rate</w:delText>
                </w:r>
              </w:del>
            </w:moveFrom>
          </w:p>
        </w:tc>
      </w:tr>
      <w:tr w:rsidR="006E49D4" w:rsidRPr="006E49D4" w:rsidDel="000A1F1C" w14:paraId="627EF73D" w14:textId="25517B0E" w:rsidTr="008943EA">
        <w:trPr>
          <w:trHeight w:val="144"/>
          <w:tblCellSpacing w:w="0" w:type="dxa"/>
          <w:jc w:val="center"/>
          <w:del w:id="1493" w:author="Jeff Johnson" w:date="2017-07-12T20:47:00Z"/>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D9A9D85" w14:textId="183D5D4B" w:rsidR="006E49D4" w:rsidRPr="008943EA" w:rsidDel="000A1F1C" w:rsidRDefault="006E49D4" w:rsidP="008943EA">
            <w:pPr>
              <w:spacing w:before="60" w:after="60"/>
              <w:rPr>
                <w:del w:id="1494" w:author="Jeff Johnson" w:date="2017-07-12T20:47:00Z"/>
                <w:sz w:val="20"/>
                <w:szCs w:val="20"/>
              </w:rPr>
            </w:pPr>
            <w:moveFrom w:id="1495" w:author="Jeff Johnson" w:date="2017-07-10T23:08:00Z">
              <w:del w:id="1496" w:author="Jeff Johnson" w:date="2017-07-12T20:47:00Z">
                <w:r w:rsidRPr="008943EA" w:rsidDel="000A1F1C">
                  <w:rPr>
                    <w:sz w:val="20"/>
                    <w:szCs w:val="20"/>
                  </w:rPr>
                  <w:delText>MySQL</w:delText>
                </w:r>
              </w:del>
            </w:moveFrom>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F99BC9F" w14:textId="3B06AC39" w:rsidR="006E49D4" w:rsidRPr="008943EA" w:rsidDel="000A1F1C" w:rsidRDefault="006E49D4" w:rsidP="008943EA">
            <w:pPr>
              <w:spacing w:before="60" w:after="60"/>
              <w:rPr>
                <w:del w:id="1497" w:author="Jeff Johnson" w:date="2017-07-12T20:47:00Z"/>
                <w:sz w:val="20"/>
                <w:szCs w:val="20"/>
              </w:rPr>
            </w:pPr>
            <w:moveFrom w:id="1498" w:author="Jeff Johnson" w:date="2017-07-10T23:08:00Z">
              <w:del w:id="1499" w:author="Jeff Johnson" w:date="2017-07-12T20:47:00Z">
                <w:r w:rsidRPr="008943EA" w:rsidDel="000A1F1C">
                  <w:rPr>
                    <w:sz w:val="20"/>
                    <w:szCs w:val="20"/>
                  </w:rPr>
                  <w:delText>16 KB</w:delText>
                </w:r>
              </w:del>
            </w:moveFrom>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7E620A3" w14:textId="52F53DD2" w:rsidR="006E49D4" w:rsidRPr="008943EA" w:rsidDel="000A1F1C" w:rsidRDefault="00337CC3" w:rsidP="008943EA">
            <w:pPr>
              <w:spacing w:before="60" w:after="60"/>
              <w:rPr>
                <w:del w:id="1500" w:author="Jeff Johnson" w:date="2017-07-12T20:47:00Z"/>
                <w:sz w:val="20"/>
                <w:szCs w:val="20"/>
              </w:rPr>
            </w:pPr>
            <w:moveFrom w:id="1501" w:author="Jeff Johnson" w:date="2017-07-10T23:08:00Z">
              <w:del w:id="1502" w:author="Jeff Johnson" w:date="2017-07-12T20:47:00Z">
                <w:r w:rsidDel="000A1F1C">
                  <w:rPr>
                    <w:sz w:val="20"/>
                    <w:szCs w:val="20"/>
                  </w:rPr>
                  <w:delText>3</w:delText>
                </w:r>
                <w:r w:rsidR="006E49D4" w:rsidRPr="008943EA" w:rsidDel="000A1F1C">
                  <w:rPr>
                    <w:sz w:val="20"/>
                    <w:szCs w:val="20"/>
                  </w:rPr>
                  <w:delText>0,000</w:delText>
                </w:r>
              </w:del>
            </w:moveFrom>
          </w:p>
        </w:tc>
      </w:tr>
      <w:tr w:rsidR="006E49D4" w:rsidRPr="006E49D4" w:rsidDel="000A1F1C" w14:paraId="695B4AD4" w14:textId="1D0EC931" w:rsidTr="008943EA">
        <w:trPr>
          <w:trHeight w:val="144"/>
          <w:tblCellSpacing w:w="0" w:type="dxa"/>
          <w:jc w:val="center"/>
          <w:del w:id="1503" w:author="Jeff Johnson" w:date="2017-07-12T20:47:00Z"/>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BDFB9D3" w14:textId="5F0E2CE4" w:rsidR="006E49D4" w:rsidRPr="008943EA" w:rsidDel="000A1F1C" w:rsidRDefault="006E49D4" w:rsidP="008943EA">
            <w:pPr>
              <w:spacing w:before="60" w:after="60"/>
              <w:rPr>
                <w:del w:id="1504" w:author="Jeff Johnson" w:date="2017-07-12T20:47:00Z"/>
                <w:sz w:val="20"/>
                <w:szCs w:val="20"/>
              </w:rPr>
            </w:pPr>
            <w:moveFrom w:id="1505" w:author="Jeff Johnson" w:date="2017-07-10T23:08:00Z">
              <w:del w:id="1506" w:author="Jeff Johnson" w:date="2017-07-12T20:47:00Z">
                <w:r w:rsidRPr="008943EA" w:rsidDel="000A1F1C">
                  <w:rPr>
                    <w:sz w:val="20"/>
                    <w:szCs w:val="20"/>
                  </w:rPr>
                  <w:delText>Oracle</w:delText>
                </w:r>
              </w:del>
            </w:moveFrom>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0E8A541" w14:textId="66634445" w:rsidR="006E49D4" w:rsidRPr="008943EA" w:rsidDel="000A1F1C" w:rsidRDefault="006E49D4" w:rsidP="008943EA">
            <w:pPr>
              <w:spacing w:before="60" w:after="60"/>
              <w:rPr>
                <w:del w:id="1507" w:author="Jeff Johnson" w:date="2017-07-12T20:47:00Z"/>
                <w:sz w:val="20"/>
                <w:szCs w:val="20"/>
              </w:rPr>
            </w:pPr>
            <w:moveFrom w:id="1508" w:author="Jeff Johnson" w:date="2017-07-10T23:08:00Z">
              <w:del w:id="1509" w:author="Jeff Johnson" w:date="2017-07-12T20:47:00Z">
                <w:r w:rsidRPr="008943EA" w:rsidDel="000A1F1C">
                  <w:rPr>
                    <w:sz w:val="20"/>
                    <w:szCs w:val="20"/>
                  </w:rPr>
                  <w:delText>8 KB</w:delText>
                </w:r>
              </w:del>
            </w:moveFrom>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8185AAC" w14:textId="4DE31E50" w:rsidR="006E49D4" w:rsidRPr="008943EA" w:rsidDel="000A1F1C" w:rsidRDefault="006E49D4" w:rsidP="008943EA">
            <w:pPr>
              <w:spacing w:before="60" w:after="60"/>
              <w:rPr>
                <w:del w:id="1510" w:author="Jeff Johnson" w:date="2017-07-12T20:47:00Z"/>
                <w:sz w:val="20"/>
                <w:szCs w:val="20"/>
              </w:rPr>
            </w:pPr>
            <w:moveFrom w:id="1511" w:author="Jeff Johnson" w:date="2017-07-10T23:08:00Z">
              <w:del w:id="1512" w:author="Jeff Johnson" w:date="2017-07-12T20:47:00Z">
                <w:r w:rsidRPr="008943EA" w:rsidDel="000A1F1C">
                  <w:rPr>
                    <w:sz w:val="20"/>
                    <w:szCs w:val="20"/>
                  </w:rPr>
                  <w:delText>25,000</w:delText>
                </w:r>
              </w:del>
            </w:moveFrom>
          </w:p>
        </w:tc>
      </w:tr>
      <w:tr w:rsidR="006E49D4" w:rsidRPr="006E49D4" w:rsidDel="000A1F1C" w14:paraId="0710A882" w14:textId="6484B08B" w:rsidTr="008943EA">
        <w:trPr>
          <w:trHeight w:val="144"/>
          <w:tblCellSpacing w:w="0" w:type="dxa"/>
          <w:jc w:val="center"/>
          <w:del w:id="1513" w:author="Jeff Johnson" w:date="2017-07-12T20:47:00Z"/>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E5298C1" w14:textId="20523F51" w:rsidR="006E49D4" w:rsidRPr="008943EA" w:rsidDel="000A1F1C" w:rsidRDefault="006E49D4" w:rsidP="008943EA">
            <w:pPr>
              <w:spacing w:before="60" w:after="60"/>
              <w:rPr>
                <w:del w:id="1514" w:author="Jeff Johnson" w:date="2017-07-12T20:47:00Z"/>
                <w:sz w:val="20"/>
                <w:szCs w:val="20"/>
              </w:rPr>
            </w:pPr>
            <w:moveFrom w:id="1515" w:author="Jeff Johnson" w:date="2017-07-10T23:08:00Z">
              <w:del w:id="1516" w:author="Jeff Johnson" w:date="2017-07-12T20:47:00Z">
                <w:r w:rsidRPr="008943EA" w:rsidDel="000A1F1C">
                  <w:rPr>
                    <w:sz w:val="20"/>
                    <w:szCs w:val="20"/>
                  </w:rPr>
                  <w:delText>SQL Server</w:delText>
                </w:r>
              </w:del>
            </w:moveFrom>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1BB19F9" w14:textId="3EC770CE" w:rsidR="006E49D4" w:rsidRPr="008943EA" w:rsidDel="000A1F1C" w:rsidRDefault="006E49D4" w:rsidP="008943EA">
            <w:pPr>
              <w:spacing w:before="60" w:after="60"/>
              <w:rPr>
                <w:del w:id="1517" w:author="Jeff Johnson" w:date="2017-07-12T20:47:00Z"/>
                <w:sz w:val="20"/>
                <w:szCs w:val="20"/>
              </w:rPr>
            </w:pPr>
            <w:moveFrom w:id="1518" w:author="Jeff Johnson" w:date="2017-07-10T23:08:00Z">
              <w:del w:id="1519" w:author="Jeff Johnson" w:date="2017-07-12T20:47:00Z">
                <w:r w:rsidRPr="008943EA" w:rsidDel="000A1F1C">
                  <w:rPr>
                    <w:sz w:val="20"/>
                    <w:szCs w:val="20"/>
                  </w:rPr>
                  <w:delText>8 KB</w:delText>
                </w:r>
              </w:del>
            </w:moveFrom>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1E05B05" w14:textId="50FBBCBE" w:rsidR="006E49D4" w:rsidRPr="008943EA" w:rsidDel="000A1F1C" w:rsidRDefault="00337CC3" w:rsidP="008943EA">
            <w:pPr>
              <w:spacing w:before="60" w:after="60"/>
              <w:rPr>
                <w:del w:id="1520" w:author="Jeff Johnson" w:date="2017-07-12T20:47:00Z"/>
                <w:sz w:val="20"/>
                <w:szCs w:val="20"/>
              </w:rPr>
            </w:pPr>
            <w:moveFrom w:id="1521" w:author="Jeff Johnson" w:date="2017-07-10T23:08:00Z">
              <w:del w:id="1522" w:author="Jeff Johnson" w:date="2017-07-12T20:47:00Z">
                <w:r w:rsidDel="000A1F1C">
                  <w:rPr>
                    <w:sz w:val="20"/>
                    <w:szCs w:val="20"/>
                  </w:rPr>
                  <w:delText>2</w:delText>
                </w:r>
                <w:r w:rsidR="006E49D4" w:rsidRPr="008943EA" w:rsidDel="000A1F1C">
                  <w:rPr>
                    <w:sz w:val="20"/>
                    <w:szCs w:val="20"/>
                  </w:rPr>
                  <w:delText>0,000</w:delText>
                </w:r>
              </w:del>
            </w:moveFrom>
          </w:p>
        </w:tc>
      </w:tr>
    </w:tbl>
    <w:p w14:paraId="0532C437" w14:textId="4CF866D7" w:rsidR="00D51881" w:rsidRPr="002F0077" w:rsidDel="000A1F1C" w:rsidRDefault="009665EC">
      <w:pPr>
        <w:pStyle w:val="Heading3"/>
        <w:rPr>
          <w:del w:id="1523" w:author="Jeff Johnson" w:date="2017-07-12T20:47:00Z"/>
          <w:rFonts w:ascii="Verdana" w:hAnsi="Verdana"/>
          <w:i/>
          <w:color w:val="000000"/>
          <w:sz w:val="18"/>
          <w:szCs w:val="18"/>
        </w:rPr>
        <w:pPrChange w:id="1524" w:author="Jeff Johnson" w:date="2017-07-12T20:47:00Z">
          <w:pPr>
            <w:ind w:left="720"/>
          </w:pPr>
        </w:pPrChange>
      </w:pPr>
      <w:moveFrom w:id="1525" w:author="Jeff Johnson" w:date="2017-07-10T23:08:00Z">
        <w:r w:rsidDel="0046256B">
          <w:fldChar w:fldCharType="begin"/>
        </w:r>
        <w:r w:rsidDel="0046256B">
          <w:instrText xml:space="preserve"> HYPERLINK "http://docs.aws.amazon.com/AmazonRDS/latest/UserGuide/CHAP_Storage.html" </w:instrText>
        </w:r>
        <w:r w:rsidDel="0046256B">
          <w:fldChar w:fldCharType="separate"/>
        </w:r>
        <w:r w:rsidR="00337CC3" w:rsidDel="0046256B">
          <w:rPr>
            <w:rStyle w:val="Hyperlink"/>
            <w:i/>
          </w:rPr>
          <w:t>http://docs.aws.amazon.com/AmazonRDS/latest/UserGuide/CHAP_Storage.html</w:t>
        </w:r>
        <w:r w:rsidDel="0046256B">
          <w:rPr>
            <w:rStyle w:val="Hyperlink"/>
            <w:b w:val="0"/>
            <w:bCs w:val="0"/>
            <w:i/>
          </w:rPr>
          <w:fldChar w:fldCharType="end"/>
        </w:r>
      </w:moveFrom>
    </w:p>
    <w:p w14:paraId="5100E398" w14:textId="61BF2BA2" w:rsidR="00EA4223" w:rsidRDefault="00EA4223">
      <w:pPr>
        <w:pStyle w:val="Heading3"/>
        <w:rPr>
          <w:ins w:id="1526" w:author="Jeff Johnson" w:date="2017-07-10T21:47:00Z"/>
        </w:rPr>
        <w:pPrChange w:id="1527" w:author="Jeff Johnson" w:date="2017-07-12T20:47:00Z">
          <w:pPr/>
        </w:pPrChange>
      </w:pPr>
      <w:bookmarkStart w:id="1528" w:name="_Toc487713877"/>
      <w:moveFromRangeEnd w:id="1471"/>
      <w:ins w:id="1529" w:author="Jeff Johnson" w:date="2017-07-10T21:47:00Z">
        <w:r>
          <w:lastRenderedPageBreak/>
          <w:t>Database Server Setup and Configuration</w:t>
        </w:r>
        <w:bookmarkEnd w:id="1528"/>
      </w:ins>
    </w:p>
    <w:p w14:paraId="2A282925" w14:textId="28D51F9D" w:rsidR="00EA4223" w:rsidRDefault="00EA4223" w:rsidP="00567046">
      <w:pPr>
        <w:rPr>
          <w:ins w:id="1530" w:author="Jeff Johnson" w:date="2017-07-10T22:43:00Z"/>
        </w:rPr>
      </w:pPr>
      <w:ins w:id="1531" w:author="Jeff Johnson" w:date="2017-07-10T21:50:00Z">
        <w:r>
          <w:t>For a deployment that expects a small amount of traffic</w:t>
        </w:r>
      </w:ins>
      <w:ins w:id="1532" w:author="Jeff Johnson" w:date="2017-07-10T22:02:00Z">
        <w:r w:rsidR="00214029">
          <w:t xml:space="preserve"> (i.e. few concurrent students)</w:t>
        </w:r>
      </w:ins>
      <w:ins w:id="1533" w:author="Jeff Johnson" w:date="2017-07-10T21:50:00Z">
        <w:r>
          <w:t>, hosting the database for the Exam service on the same RDS instance as the other TDS database may be sufficient.</w:t>
        </w:r>
      </w:ins>
      <w:ins w:id="1534" w:author="Jeff Johnson" w:date="2017-07-10T21:51:00Z">
        <w:r>
          <w:t xml:space="preserve">  For a Test Delivery unit that expects</w:t>
        </w:r>
      </w:ins>
      <w:ins w:id="1535" w:author="Jeff Johnson" w:date="2017-07-10T21:48:00Z">
        <w:r>
          <w:t xml:space="preserve"> </w:t>
        </w:r>
      </w:ins>
      <w:ins w:id="1536" w:author="Jeff Johnson" w:date="2017-07-10T21:49:00Z">
        <w:r>
          <w:t xml:space="preserve">high volume (i.e. </w:t>
        </w:r>
      </w:ins>
      <w:ins w:id="1537" w:author="Jeff Johnson" w:date="2017-07-10T21:53:00Z">
        <w:r>
          <w:t>many</w:t>
        </w:r>
      </w:ins>
      <w:ins w:id="1538" w:author="Jeff Johnson" w:date="2017-07-10T21:49:00Z">
        <w:r>
          <w:t xml:space="preserve"> concurrent students)</w:t>
        </w:r>
      </w:ins>
      <w:ins w:id="1539" w:author="Jeff Johnson" w:date="2017-07-10T21:48:00Z">
        <w:r>
          <w:t>, the database for the Exam service should be deployed to a dedicated RDS instance.</w:t>
        </w:r>
      </w:ins>
      <w:ins w:id="1540" w:author="Jeff Johnson" w:date="2017-07-10T21:53:00Z">
        <w:r>
          <w:t xml:space="preserve">  A student </w:t>
        </w:r>
      </w:ins>
      <w:ins w:id="1541" w:author="Jeff Johnson" w:date="2017-07-10T21:56:00Z">
        <w:r w:rsidR="00311E71">
          <w:t xml:space="preserve">taking an exam is a data-intensive process, thus allowing the Exam service database a dedicated RDS instance ensures </w:t>
        </w:r>
      </w:ins>
      <w:ins w:id="1542" w:author="Jeff Johnson" w:date="2017-07-10T21:57:00Z">
        <w:r w:rsidR="00311E71">
          <w:t>enough</w:t>
        </w:r>
      </w:ins>
      <w:ins w:id="1543" w:author="Jeff Johnson" w:date="2017-07-10T21:56:00Z">
        <w:r w:rsidR="00311E71">
          <w:t xml:space="preserve"> </w:t>
        </w:r>
      </w:ins>
      <w:ins w:id="1544" w:author="Jeff Johnson" w:date="2017-07-10T21:57:00Z">
        <w:r w:rsidR="00311E71">
          <w:t>resources are available for the processes to execute quickly.</w:t>
        </w:r>
      </w:ins>
    </w:p>
    <w:p w14:paraId="2FF60145" w14:textId="77777777" w:rsidR="0026501A" w:rsidRDefault="0026501A" w:rsidP="00567046">
      <w:pPr>
        <w:rPr>
          <w:ins w:id="1545" w:author="Jeff Johnson" w:date="2017-07-10T22:58:00Z"/>
        </w:rPr>
      </w:pPr>
    </w:p>
    <w:p w14:paraId="375AEA56" w14:textId="3EAD807A" w:rsidR="00C46CA1" w:rsidRDefault="00C46CA1" w:rsidP="00567046">
      <w:pPr>
        <w:rPr>
          <w:ins w:id="1546" w:author="Jeff Johnson" w:date="2017-07-10T22:43:00Z"/>
        </w:rPr>
      </w:pPr>
      <w:ins w:id="1547" w:author="Jeff Johnson" w:date="2017-07-10T22:58:00Z">
        <w:r>
          <w:t>Figure 3 is a high-level diagram describing how a low-traffic and high-traffic TDS environment would be set up</w:t>
        </w:r>
      </w:ins>
    </w:p>
    <w:p w14:paraId="645E28F7" w14:textId="7B0A70A5" w:rsidR="00BD7E53" w:rsidRDefault="009F65EB">
      <w:pPr>
        <w:keepNext/>
        <w:jc w:val="center"/>
        <w:rPr>
          <w:ins w:id="1548" w:author="Jeff Johnson" w:date="2017-07-10T22:47:00Z"/>
        </w:rPr>
        <w:pPrChange w:id="1549" w:author="Jeff Johnson" w:date="2017-07-10T22:47:00Z">
          <w:pPr>
            <w:jc w:val="center"/>
          </w:pPr>
        </w:pPrChange>
      </w:pPr>
      <w:ins w:id="1550" w:author="Jeff Johnson" w:date="2017-07-10T22:49:00Z">
        <w:r>
          <w:rPr>
            <w:noProof/>
          </w:rPr>
          <w:drawing>
            <wp:inline distT="0" distB="0" distL="0" distR="0" wp14:anchorId="5A9075AE" wp14:editId="4E4650A0">
              <wp:extent cx="3666744" cy="36667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ds-db-config.png"/>
                      <pic:cNvPicPr/>
                    </pic:nvPicPr>
                    <pic:blipFill>
                      <a:blip r:embed="rId18">
                        <a:extLst>
                          <a:ext uri="{28A0092B-C50C-407E-A947-70E740481C1C}">
                            <a14:useLocalDpi xmlns:a14="http://schemas.microsoft.com/office/drawing/2010/main" val="0"/>
                          </a:ext>
                        </a:extLst>
                      </a:blip>
                      <a:stretch>
                        <a:fillRect/>
                      </a:stretch>
                    </pic:blipFill>
                    <pic:spPr>
                      <a:xfrm>
                        <a:off x="0" y="0"/>
                        <a:ext cx="3666744" cy="3666744"/>
                      </a:xfrm>
                      <a:prstGeom prst="rect">
                        <a:avLst/>
                      </a:prstGeom>
                    </pic:spPr>
                  </pic:pic>
                </a:graphicData>
              </a:graphic>
            </wp:inline>
          </w:drawing>
        </w:r>
      </w:ins>
    </w:p>
    <w:p w14:paraId="3608C225" w14:textId="58BE13C0" w:rsidR="00BD7E53" w:rsidRDefault="00BD7E53">
      <w:pPr>
        <w:pStyle w:val="Caption"/>
        <w:rPr>
          <w:ins w:id="1551" w:author="Jeff Johnson" w:date="2017-07-10T22:47:00Z"/>
        </w:rPr>
        <w:pPrChange w:id="1552" w:author="Jeff Johnson" w:date="2017-07-10T23:18:00Z">
          <w:pPr/>
        </w:pPrChange>
      </w:pPr>
      <w:bookmarkStart w:id="1553" w:name="_Toc487492068"/>
      <w:ins w:id="1554" w:author="Jeff Johnson" w:date="2017-07-10T22:47:00Z">
        <w:r>
          <w:t xml:space="preserve">Figure </w:t>
        </w:r>
        <w:r>
          <w:fldChar w:fldCharType="begin"/>
        </w:r>
        <w:r>
          <w:instrText xml:space="preserve"> SEQ Figure \* ARABIC </w:instrText>
        </w:r>
      </w:ins>
      <w:r>
        <w:fldChar w:fldCharType="separate"/>
      </w:r>
      <w:ins w:id="1555" w:author="Jeff Johnson" w:date="2017-07-10T22:47:00Z">
        <w:r>
          <w:rPr>
            <w:noProof/>
          </w:rPr>
          <w:t>3</w:t>
        </w:r>
        <w:r>
          <w:fldChar w:fldCharType="end"/>
        </w:r>
        <w:r>
          <w:t>: RDS Instance deployment for low and high traffic scenarios</w:t>
        </w:r>
        <w:bookmarkEnd w:id="1553"/>
      </w:ins>
    </w:p>
    <w:p w14:paraId="708E1AB2" w14:textId="77777777" w:rsidR="0046256B" w:rsidRDefault="0046256B" w:rsidP="0046256B">
      <w:pPr>
        <w:pStyle w:val="Heading3"/>
      </w:pPr>
      <w:bookmarkStart w:id="1556" w:name="_Toc487713878"/>
      <w:moveToRangeStart w:id="1557" w:author="Jeff Johnson" w:date="2017-07-10T23:08:00Z" w:name="move487491436"/>
      <w:moveTo w:id="1558" w:author="Jeff Johnson" w:date="2017-07-10T23:08:00Z">
        <w:r>
          <w:t>Database Server Persistent Storage and Provisioned IOPS</w:t>
        </w:r>
      </w:moveTo>
      <w:bookmarkEnd w:id="1556"/>
    </w:p>
    <w:p w14:paraId="16A321A4" w14:textId="77777777" w:rsidR="0046256B" w:rsidRDefault="0046256B" w:rsidP="0046256B">
      <w:moveTo w:id="1559" w:author="Jeff Johnson" w:date="2017-07-10T23:08:00Z">
        <w:r>
          <w:t>Database server persistent storage can be selected in sizes between 100GB and 6TB, and with up to 30,000 provisioned IOPS. The amount of provisioned IOPS for MySQL should be selected to be within a 3:1 and 10:1 ratio of IOPS to storage size. For example, a 100 GB storage size should be provisioned with an IOPS between 300 (3/1) and 1,000 (10/1) IOPS.</w:t>
        </w:r>
      </w:moveTo>
    </w:p>
    <w:p w14:paraId="0B4E578A" w14:textId="77777777" w:rsidR="0046256B" w:rsidRDefault="0046256B" w:rsidP="0046256B">
      <w:moveTo w:id="1560" w:author="Jeff Johnson" w:date="2017-07-10T23:08:00Z">
        <w:r>
          <w:t>When selecting database instances for use with Provisioned IOPS, Amazon recommends the following:</w:t>
        </w:r>
      </w:moveTo>
    </w:p>
    <w:p w14:paraId="5780FD22" w14:textId="77777777" w:rsidR="0046256B" w:rsidRPr="006709C6" w:rsidRDefault="0046256B" w:rsidP="0046256B">
      <w:pPr>
        <w:ind w:left="720"/>
      </w:pPr>
      <w:moveTo w:id="1561" w:author="Jeff Johnson" w:date="2017-07-10T23:08:00Z">
        <w:r w:rsidRPr="00337CC3">
          <w:rPr>
            <w:i/>
          </w:rPr>
          <w:t>If you are using Provisioned IOPS storage, we recommend that you use the M4, M3, R3, and M2 DB instance classes. These instance classes are optimized for Provisioned IOPS storage; other instance classes are not.</w:t>
        </w:r>
        <w:r w:rsidRPr="00337CC3" w:rsidDel="00337CC3">
          <w:rPr>
            <w:i/>
          </w:rPr>
          <w:t xml:space="preserve"> </w:t>
        </w:r>
        <w:r>
          <w:fldChar w:fldCharType="begin"/>
        </w:r>
        <w:r>
          <w:instrText xml:space="preserve"> HYPERLINK "http://docs.aws.amazon.com/AmazonRDS/latest/UserGuide/CHAP_Storage.html" </w:instrText>
        </w:r>
        <w:r>
          <w:fldChar w:fldCharType="separate"/>
        </w:r>
        <w:r>
          <w:rPr>
            <w:rStyle w:val="Hyperlink"/>
            <w:i/>
          </w:rPr>
          <w:t>http://docs.aws.amazon.com/AmazonRDS/latest/UserGuide/CHAP_Storage.html</w:t>
        </w:r>
        <w:r>
          <w:rPr>
            <w:rStyle w:val="Hyperlink"/>
            <w:i/>
          </w:rPr>
          <w:fldChar w:fldCharType="end"/>
        </w:r>
      </w:moveTo>
    </w:p>
    <w:p w14:paraId="0A7BDD71" w14:textId="77777777" w:rsidR="0046256B" w:rsidRDefault="0046256B" w:rsidP="0046256B">
      <w:moveTo w:id="1562" w:author="Jeff Johnson" w:date="2017-07-10T23:08:00Z">
        <w:r>
          <w:t>For this reason, only the four instance types are selected for database servers when high transactional performance is required. When the highest performance is required, only one of the four top instances mentioned above is selected.</w:t>
        </w:r>
      </w:moveTo>
    </w:p>
    <w:p w14:paraId="4CEAF498" w14:textId="77777777" w:rsidR="0046256B" w:rsidRDefault="0046256B" w:rsidP="0046256B">
      <w:moveTo w:id="1563" w:author="Jeff Johnson" w:date="2017-07-10T23:08:00Z">
        <w:r>
          <w:t>Each of these database instances provides high performance and scale, but the scale is limited by the speed of the persistent database storage. The following applies to MySQL:</w:t>
        </w:r>
      </w:moveTo>
    </w:p>
    <w:p w14:paraId="6CB63C10" w14:textId="77777777" w:rsidR="0046256B" w:rsidRPr="002F0077" w:rsidRDefault="0046256B" w:rsidP="0046256B">
      <w:pPr>
        <w:ind w:left="720"/>
        <w:rPr>
          <w:i/>
        </w:rPr>
      </w:pPr>
      <w:moveTo w:id="1564" w:author="Jeff Johnson" w:date="2017-07-10T23:08:00Z">
        <w:r w:rsidRPr="002F0077">
          <w:rPr>
            <w:i/>
          </w:rPr>
          <w:t>The following table shows the page size and the theoretical maximum IOPS rate for each DB engine. IOPS rates are based on the m2.4xlarge instance class with full duplex and a workload that is perfectly balanced between reads and writes. The SQL Server limit of 10,000 is due to the current storage limit of 1 TB and the current maximum IOPS to storage ratio of 10:1.</w:t>
        </w:r>
      </w:moveTo>
    </w:p>
    <w:tbl>
      <w:tblPr>
        <w:tblW w:w="0" w:type="auto"/>
        <w:jc w:val="center"/>
        <w:tblCellSpacing w:w="0"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112"/>
        <w:gridCol w:w="999"/>
        <w:gridCol w:w="1909"/>
      </w:tblGrid>
      <w:tr w:rsidR="0046256B" w:rsidRPr="006E49D4" w14:paraId="09739873" w14:textId="77777777" w:rsidTr="00677A3A">
        <w:trPr>
          <w:tblHeader/>
          <w:tblCellSpacing w:w="0" w:type="dxa"/>
          <w:jc w:val="center"/>
        </w:trPr>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262B31A4" w14:textId="77777777" w:rsidR="0046256B" w:rsidRPr="00741287" w:rsidRDefault="0046256B" w:rsidP="00677A3A">
            <w:pPr>
              <w:pStyle w:val="TableHeading1"/>
              <w:spacing w:before="120"/>
              <w:jc w:val="left"/>
              <w:rPr>
                <w:szCs w:val="20"/>
              </w:rPr>
            </w:pPr>
            <w:moveTo w:id="1565" w:author="Jeff Johnson" w:date="2017-07-10T23:08:00Z">
              <w:r w:rsidRPr="00741287">
                <w:rPr>
                  <w:szCs w:val="20"/>
                </w:rPr>
                <w:t>DB Engine</w:t>
              </w:r>
            </w:moveTo>
          </w:p>
        </w:tc>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621C35EB" w14:textId="77777777" w:rsidR="0046256B" w:rsidRPr="00741287" w:rsidRDefault="0046256B" w:rsidP="00677A3A">
            <w:pPr>
              <w:pStyle w:val="TableHeading1"/>
              <w:spacing w:before="120"/>
              <w:jc w:val="left"/>
              <w:rPr>
                <w:szCs w:val="20"/>
              </w:rPr>
            </w:pPr>
            <w:moveTo w:id="1566" w:author="Jeff Johnson" w:date="2017-07-10T23:08:00Z">
              <w:r w:rsidRPr="00741287">
                <w:rPr>
                  <w:szCs w:val="20"/>
                </w:rPr>
                <w:t>Page Size</w:t>
              </w:r>
            </w:moveTo>
          </w:p>
        </w:tc>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6F4D744D" w14:textId="77777777" w:rsidR="0046256B" w:rsidRPr="00741287" w:rsidRDefault="0046256B" w:rsidP="00677A3A">
            <w:pPr>
              <w:pStyle w:val="TableHeading1"/>
              <w:spacing w:before="120"/>
              <w:jc w:val="left"/>
              <w:rPr>
                <w:szCs w:val="20"/>
              </w:rPr>
            </w:pPr>
            <w:moveTo w:id="1567" w:author="Jeff Johnson" w:date="2017-07-10T23:08:00Z">
              <w:r w:rsidRPr="00741287">
                <w:rPr>
                  <w:szCs w:val="20"/>
                </w:rPr>
                <w:t>Maximum IOPS Rate</w:t>
              </w:r>
            </w:moveTo>
          </w:p>
        </w:tc>
      </w:tr>
      <w:tr w:rsidR="0046256B" w:rsidRPr="006E49D4" w14:paraId="7811F3A1" w14:textId="77777777" w:rsidTr="00677A3A">
        <w:trPr>
          <w:trHeight w:val="144"/>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2AC2B9A" w14:textId="77777777" w:rsidR="0046256B" w:rsidRPr="008943EA" w:rsidRDefault="0046256B" w:rsidP="00677A3A">
            <w:pPr>
              <w:spacing w:before="60" w:after="60"/>
              <w:rPr>
                <w:sz w:val="20"/>
                <w:szCs w:val="20"/>
              </w:rPr>
            </w:pPr>
            <w:moveTo w:id="1568" w:author="Jeff Johnson" w:date="2017-07-10T23:08:00Z">
              <w:r w:rsidRPr="008943EA">
                <w:rPr>
                  <w:sz w:val="20"/>
                  <w:szCs w:val="20"/>
                </w:rPr>
                <w:t>MySQL</w:t>
              </w:r>
            </w:moveTo>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21172CA" w14:textId="77777777" w:rsidR="0046256B" w:rsidRPr="008943EA" w:rsidRDefault="0046256B" w:rsidP="00677A3A">
            <w:pPr>
              <w:spacing w:before="60" w:after="60"/>
              <w:rPr>
                <w:sz w:val="20"/>
                <w:szCs w:val="20"/>
              </w:rPr>
            </w:pPr>
            <w:moveTo w:id="1569" w:author="Jeff Johnson" w:date="2017-07-10T23:08:00Z">
              <w:r w:rsidRPr="008943EA">
                <w:rPr>
                  <w:sz w:val="20"/>
                  <w:szCs w:val="20"/>
                </w:rPr>
                <w:t>16 KB</w:t>
              </w:r>
            </w:moveTo>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26D5991" w14:textId="77777777" w:rsidR="0046256B" w:rsidRPr="008943EA" w:rsidRDefault="0046256B" w:rsidP="00677A3A">
            <w:pPr>
              <w:spacing w:before="60" w:after="60"/>
              <w:rPr>
                <w:sz w:val="20"/>
                <w:szCs w:val="20"/>
              </w:rPr>
            </w:pPr>
            <w:moveTo w:id="1570" w:author="Jeff Johnson" w:date="2017-07-10T23:08:00Z">
              <w:r>
                <w:rPr>
                  <w:sz w:val="20"/>
                  <w:szCs w:val="20"/>
                </w:rPr>
                <w:t>3</w:t>
              </w:r>
              <w:r w:rsidRPr="008943EA">
                <w:rPr>
                  <w:sz w:val="20"/>
                  <w:szCs w:val="20"/>
                </w:rPr>
                <w:t>0,000</w:t>
              </w:r>
            </w:moveTo>
          </w:p>
        </w:tc>
      </w:tr>
      <w:tr w:rsidR="0046256B" w:rsidRPr="006E49D4" w14:paraId="1B800C2C" w14:textId="77777777" w:rsidTr="00677A3A">
        <w:trPr>
          <w:trHeight w:val="144"/>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3BC4D2A" w14:textId="77777777" w:rsidR="0046256B" w:rsidRPr="008943EA" w:rsidRDefault="0046256B" w:rsidP="00677A3A">
            <w:pPr>
              <w:spacing w:before="60" w:after="60"/>
              <w:rPr>
                <w:sz w:val="20"/>
                <w:szCs w:val="20"/>
              </w:rPr>
            </w:pPr>
            <w:moveTo w:id="1571" w:author="Jeff Johnson" w:date="2017-07-10T23:08:00Z">
              <w:r w:rsidRPr="008943EA">
                <w:rPr>
                  <w:sz w:val="20"/>
                  <w:szCs w:val="20"/>
                </w:rPr>
                <w:t>Oracle</w:t>
              </w:r>
            </w:moveTo>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9E930D4" w14:textId="77777777" w:rsidR="0046256B" w:rsidRPr="008943EA" w:rsidRDefault="0046256B" w:rsidP="00677A3A">
            <w:pPr>
              <w:spacing w:before="60" w:after="60"/>
              <w:rPr>
                <w:sz w:val="20"/>
                <w:szCs w:val="20"/>
              </w:rPr>
            </w:pPr>
            <w:moveTo w:id="1572" w:author="Jeff Johnson" w:date="2017-07-10T23:08:00Z">
              <w:r w:rsidRPr="008943EA">
                <w:rPr>
                  <w:sz w:val="20"/>
                  <w:szCs w:val="20"/>
                </w:rPr>
                <w:t>8 KB</w:t>
              </w:r>
            </w:moveTo>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203166D" w14:textId="77777777" w:rsidR="0046256B" w:rsidRPr="008943EA" w:rsidRDefault="0046256B" w:rsidP="00677A3A">
            <w:pPr>
              <w:spacing w:before="60" w:after="60"/>
              <w:rPr>
                <w:sz w:val="20"/>
                <w:szCs w:val="20"/>
              </w:rPr>
            </w:pPr>
            <w:moveTo w:id="1573" w:author="Jeff Johnson" w:date="2017-07-10T23:08:00Z">
              <w:r w:rsidRPr="008943EA">
                <w:rPr>
                  <w:sz w:val="20"/>
                  <w:szCs w:val="20"/>
                </w:rPr>
                <w:t>25,000</w:t>
              </w:r>
            </w:moveTo>
          </w:p>
        </w:tc>
      </w:tr>
      <w:tr w:rsidR="0046256B" w:rsidRPr="006E49D4" w14:paraId="0D4BEF4E" w14:textId="77777777" w:rsidTr="00677A3A">
        <w:trPr>
          <w:trHeight w:val="144"/>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A5FACC8" w14:textId="77777777" w:rsidR="0046256B" w:rsidRPr="008943EA" w:rsidRDefault="0046256B" w:rsidP="00677A3A">
            <w:pPr>
              <w:spacing w:before="60" w:after="60"/>
              <w:rPr>
                <w:sz w:val="20"/>
                <w:szCs w:val="20"/>
              </w:rPr>
            </w:pPr>
            <w:moveTo w:id="1574" w:author="Jeff Johnson" w:date="2017-07-10T23:08:00Z">
              <w:r w:rsidRPr="008943EA">
                <w:rPr>
                  <w:sz w:val="20"/>
                  <w:szCs w:val="20"/>
                </w:rPr>
                <w:t>SQL Server</w:t>
              </w:r>
            </w:moveTo>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374425B" w14:textId="77777777" w:rsidR="0046256B" w:rsidRPr="008943EA" w:rsidRDefault="0046256B" w:rsidP="00677A3A">
            <w:pPr>
              <w:spacing w:before="60" w:after="60"/>
              <w:rPr>
                <w:sz w:val="20"/>
                <w:szCs w:val="20"/>
              </w:rPr>
            </w:pPr>
            <w:moveTo w:id="1575" w:author="Jeff Johnson" w:date="2017-07-10T23:08:00Z">
              <w:r w:rsidRPr="008943EA">
                <w:rPr>
                  <w:sz w:val="20"/>
                  <w:szCs w:val="20"/>
                </w:rPr>
                <w:t>8 KB</w:t>
              </w:r>
            </w:moveTo>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E2284C2" w14:textId="77777777" w:rsidR="0046256B" w:rsidRPr="008943EA" w:rsidRDefault="0046256B" w:rsidP="00677A3A">
            <w:pPr>
              <w:spacing w:before="60" w:after="60"/>
              <w:rPr>
                <w:sz w:val="20"/>
                <w:szCs w:val="20"/>
              </w:rPr>
            </w:pPr>
            <w:moveTo w:id="1576" w:author="Jeff Johnson" w:date="2017-07-10T23:08:00Z">
              <w:r>
                <w:rPr>
                  <w:sz w:val="20"/>
                  <w:szCs w:val="20"/>
                </w:rPr>
                <w:t>2</w:t>
              </w:r>
              <w:r w:rsidRPr="008943EA">
                <w:rPr>
                  <w:sz w:val="20"/>
                  <w:szCs w:val="20"/>
                </w:rPr>
                <w:t>0,000</w:t>
              </w:r>
            </w:moveTo>
          </w:p>
        </w:tc>
      </w:tr>
    </w:tbl>
    <w:p w14:paraId="35283B4F" w14:textId="77777777" w:rsidR="0046256B" w:rsidRPr="002F0077" w:rsidDel="0046256B" w:rsidRDefault="0046256B" w:rsidP="0046256B">
      <w:pPr>
        <w:ind w:left="720"/>
        <w:rPr>
          <w:del w:id="1577" w:author="Jeff Johnson" w:date="2017-07-10T23:08:00Z"/>
          <w:rFonts w:ascii="Verdana" w:hAnsi="Verdana"/>
          <w:i/>
          <w:color w:val="000000"/>
          <w:sz w:val="18"/>
          <w:szCs w:val="18"/>
        </w:rPr>
      </w:pPr>
      <w:moveTo w:id="1578" w:author="Jeff Johnson" w:date="2017-07-10T23:08:00Z">
        <w:r>
          <w:fldChar w:fldCharType="begin"/>
        </w:r>
        <w:r>
          <w:instrText xml:space="preserve"> HYPERLINK "http://docs.aws.amazon.com/AmazonRDS/latest/UserGuide/CHAP_Storage.html" </w:instrText>
        </w:r>
        <w:r>
          <w:fldChar w:fldCharType="separate"/>
        </w:r>
        <w:r>
          <w:rPr>
            <w:rStyle w:val="Hyperlink"/>
            <w:i/>
          </w:rPr>
          <w:t>http://docs.aws.amazon.com/AmazonRDS/latest/UserGuide/CHAP_Storage.html</w:t>
        </w:r>
        <w:r>
          <w:rPr>
            <w:rStyle w:val="Hyperlink"/>
            <w:i/>
          </w:rPr>
          <w:fldChar w:fldCharType="end"/>
        </w:r>
      </w:moveTo>
    </w:p>
    <w:moveToRangeEnd w:id="1557"/>
    <w:p w14:paraId="090CE61A" w14:textId="77777777" w:rsidR="00BD7E53" w:rsidRDefault="00BD7E53">
      <w:pPr>
        <w:ind w:left="720"/>
        <w:rPr>
          <w:ins w:id="1579" w:author="Jeff Johnson" w:date="2017-07-10T22:47:00Z"/>
        </w:rPr>
        <w:pPrChange w:id="1580" w:author="Jeff Johnson" w:date="2017-07-10T23:08:00Z">
          <w:pPr/>
        </w:pPrChange>
      </w:pPr>
    </w:p>
    <w:p w14:paraId="4EE4330F" w14:textId="1AF4A792" w:rsidR="00BD7E53" w:rsidRDefault="00BD7E53">
      <w:pPr>
        <w:pStyle w:val="Heading3"/>
        <w:rPr>
          <w:ins w:id="1581" w:author="Jeff Johnson" w:date="2017-07-10T23:09:00Z"/>
        </w:rPr>
        <w:pPrChange w:id="1582" w:author="Jeff Johnson" w:date="2017-07-10T22:48:00Z">
          <w:pPr/>
        </w:pPrChange>
      </w:pPr>
      <w:bookmarkStart w:id="1583" w:name="_Toc487713879"/>
      <w:ins w:id="1584" w:author="Jeff Johnson" w:date="2017-07-10T22:48:00Z">
        <w:r>
          <w:t>Database Server Storage</w:t>
        </w:r>
      </w:ins>
      <w:ins w:id="1585" w:author="Jeff Johnson" w:date="2017-07-10T22:47:00Z">
        <w:r>
          <w:t xml:space="preserve"> and </w:t>
        </w:r>
      </w:ins>
      <w:ins w:id="1586" w:author="Jeff Johnson" w:date="2017-07-10T23:00:00Z">
        <w:r w:rsidR="00C46CA1">
          <w:t>Performance</w:t>
        </w:r>
      </w:ins>
      <w:bookmarkEnd w:id="1583"/>
    </w:p>
    <w:p w14:paraId="5D19CDBE" w14:textId="3EE9A980" w:rsidR="0046256B" w:rsidRDefault="0046256B">
      <w:pPr>
        <w:rPr>
          <w:ins w:id="1587" w:author="Jeff Johnson" w:date="2017-07-10T23:09:00Z"/>
        </w:rPr>
      </w:pPr>
      <w:commentRangeStart w:id="1588"/>
      <w:ins w:id="1589" w:author="Jeff Johnson" w:date="2017-07-10T23:09:00Z">
        <w:r>
          <w:t>In the high-traffic deployment scenario (i.e. where the Exam service database is deployed to a d</w:t>
        </w:r>
        <w:r w:rsidR="00D827DA">
          <w:t>edicated RDS instance), the following metrics were recorded during a 200,000-concurrent student load test:</w:t>
        </w:r>
      </w:ins>
    </w:p>
    <w:p w14:paraId="7BC71667" w14:textId="224419D9" w:rsidR="00D827DA" w:rsidRDefault="00D827DA">
      <w:pPr>
        <w:pStyle w:val="ListParagraph"/>
        <w:numPr>
          <w:ilvl w:val="0"/>
          <w:numId w:val="48"/>
        </w:numPr>
        <w:rPr>
          <w:ins w:id="1590" w:author="Jeff Johnson" w:date="2017-07-10T23:12:00Z"/>
        </w:rPr>
        <w:pPrChange w:id="1591" w:author="Jeff Johnson" w:date="2017-07-10T23:12:00Z">
          <w:pPr/>
        </w:pPrChange>
      </w:pPr>
      <w:ins w:id="1592" w:author="Jeff Johnson" w:date="2017-07-10T23:12:00Z">
        <w:r>
          <w:t xml:space="preserve">The </w:t>
        </w:r>
      </w:ins>
      <w:ins w:id="1593" w:author="Jeff Johnson" w:date="2017-07-12T20:53:00Z">
        <w:r w:rsidR="000A1F1C">
          <w:t xml:space="preserve">MySQL </w:t>
        </w:r>
      </w:ins>
      <w:ins w:id="1594" w:author="Jeff Johnson" w:date="2017-07-10T23:12:00Z">
        <w:r>
          <w:t xml:space="preserve">RDS instance </w:t>
        </w:r>
      </w:ins>
      <w:ins w:id="1595" w:author="Jeff Johnson" w:date="2017-07-10T23:13:00Z">
        <w:r>
          <w:t>hosting</w:t>
        </w:r>
      </w:ins>
      <w:ins w:id="1596" w:author="Jeff Johnson" w:date="2017-07-10T23:12:00Z">
        <w:r>
          <w:t xml:space="preserve"> the </w:t>
        </w:r>
        <w:proofErr w:type="spellStart"/>
        <w:r>
          <w:t>configs</w:t>
        </w:r>
        <w:proofErr w:type="spellEnd"/>
        <w:r>
          <w:t xml:space="preserve">, </w:t>
        </w:r>
        <w:proofErr w:type="spellStart"/>
        <w:r>
          <w:t>itembank</w:t>
        </w:r>
        <w:proofErr w:type="spellEnd"/>
        <w:r>
          <w:t xml:space="preserve"> and session database</w:t>
        </w:r>
      </w:ins>
      <w:ins w:id="1597" w:author="Jeff Johnson" w:date="2017-07-10T23:13:00Z">
        <w:r>
          <w:t>s</w:t>
        </w:r>
      </w:ins>
      <w:ins w:id="1598" w:author="Jeff Johnson" w:date="2017-07-10T23:12:00Z">
        <w:r>
          <w:t xml:space="preserve"> peaked at 1055 write IOPS per second</w:t>
        </w:r>
      </w:ins>
    </w:p>
    <w:p w14:paraId="29A04C2F" w14:textId="3D5CEC78" w:rsidR="000A1F1C" w:rsidRDefault="00D827DA">
      <w:pPr>
        <w:pStyle w:val="ListParagraph"/>
        <w:numPr>
          <w:ilvl w:val="0"/>
          <w:numId w:val="48"/>
        </w:numPr>
        <w:rPr>
          <w:ins w:id="1599" w:author="Jeff Johnson" w:date="2017-07-12T20:53:00Z"/>
        </w:rPr>
        <w:pPrChange w:id="1600" w:author="Jeff Johnson" w:date="2017-07-12T20:53:00Z">
          <w:pPr/>
        </w:pPrChange>
      </w:pPr>
      <w:ins w:id="1601" w:author="Jeff Johnson" w:date="2017-07-10T23:13:00Z">
        <w:r>
          <w:t xml:space="preserve">The </w:t>
        </w:r>
      </w:ins>
      <w:ins w:id="1602" w:author="Jeff Johnson" w:date="2017-07-12T20:53:00Z">
        <w:r w:rsidR="000A1F1C">
          <w:t xml:space="preserve">MySQL </w:t>
        </w:r>
      </w:ins>
      <w:ins w:id="1603" w:author="Jeff Johnson" w:date="2017-07-10T23:13:00Z">
        <w:r>
          <w:t>RDS instance hosting the exam database peaked at 2483 IOPS per second</w:t>
        </w:r>
      </w:ins>
    </w:p>
    <w:p w14:paraId="401B5F81" w14:textId="1123F7A2" w:rsidR="000A1F1C" w:rsidRPr="0046256B" w:rsidRDefault="000A1F1C" w:rsidP="000A1F1C">
      <w:pPr>
        <w:rPr>
          <w:ins w:id="1604" w:author="Jeff Johnson" w:date="2017-07-10T22:47:00Z"/>
        </w:rPr>
      </w:pPr>
      <w:ins w:id="1605" w:author="Jeff Johnson" w:date="2017-07-12T20:53:00Z">
        <w:r>
          <w:t xml:space="preserve">To support 300,000 students, the RDS was switched to use Aurora, which does not provide metrics for </w:t>
        </w:r>
      </w:ins>
      <w:ins w:id="1606" w:author="Jeff Johnson" w:date="2017-07-12T20:54:00Z">
        <w:r>
          <w:t xml:space="preserve">write IOPS per second.  The RDS instance hosting the </w:t>
        </w:r>
        <w:proofErr w:type="spellStart"/>
        <w:r>
          <w:t>configs</w:t>
        </w:r>
        <w:proofErr w:type="spellEnd"/>
        <w:r>
          <w:t xml:space="preserve">, </w:t>
        </w:r>
        <w:proofErr w:type="spellStart"/>
        <w:r>
          <w:t>itembank</w:t>
        </w:r>
        <w:proofErr w:type="spellEnd"/>
        <w:r>
          <w:t xml:space="preserve"> and session databases remained on MySQL and </w:t>
        </w:r>
      </w:ins>
      <w:ins w:id="1607" w:author="Jeff Johnson" w:date="2017-07-12T21:07:00Z">
        <w:r w:rsidR="008117EA">
          <w:t>peaked at 1003 write IOPS per second.</w:t>
        </w:r>
      </w:ins>
    </w:p>
    <w:p w14:paraId="079E2AB4" w14:textId="4BC8AD58" w:rsidR="00D51881" w:rsidDel="008117EA" w:rsidRDefault="00337CC3" w:rsidP="00567046">
      <w:pPr>
        <w:rPr>
          <w:del w:id="1608" w:author="Jeff Johnson" w:date="2017-07-12T21:08:00Z"/>
        </w:rPr>
      </w:pPr>
      <w:del w:id="1609" w:author="Jeff Johnson" w:date="2017-07-12T21:08:00Z">
        <w:r w:rsidDel="008117EA">
          <w:delText>E</w:delText>
        </w:r>
        <w:r w:rsidR="00D51881" w:rsidDel="008117EA">
          <w:delText xml:space="preserve">xperience shows that </w:delText>
        </w:r>
        <w:r w:rsidDel="008117EA">
          <w:delText xml:space="preserve">1.5 </w:delText>
        </w:r>
        <w:r w:rsidR="00D51881" w:rsidDel="008117EA">
          <w:delText>concurrent student</w:delText>
        </w:r>
        <w:r w:rsidDel="008117EA">
          <w:delText>s</w:delText>
        </w:r>
        <w:r w:rsidR="00D51881" w:rsidDel="008117EA">
          <w:delText xml:space="preserve"> can be supported per IOPS. </w:delText>
        </w:r>
        <w:r w:rsidR="00201656" w:rsidDel="008117EA">
          <w:delText xml:space="preserve">Given that the maximum expected performance is </w:delText>
        </w:r>
        <w:r w:rsidDel="008117EA">
          <w:delText>30</w:delText>
        </w:r>
        <w:r w:rsidR="00201656" w:rsidDel="008117EA">
          <w:delText>,</w:delText>
        </w:r>
        <w:r w:rsidDel="008117EA">
          <w:delText xml:space="preserve">000 </w:delText>
        </w:r>
        <w:r w:rsidR="00201656" w:rsidDel="008117EA">
          <w:delText xml:space="preserve">IOPS for MySQL, </w:delText>
        </w:r>
        <w:r w:rsidDel="008117EA">
          <w:delText xml:space="preserve">it is recommended </w:delText>
        </w:r>
        <w:r w:rsidR="00D51881" w:rsidDel="008117EA">
          <w:delText xml:space="preserve">that no more than </w:delText>
        </w:r>
        <w:r w:rsidDel="008117EA">
          <w:delText>45</w:delText>
        </w:r>
        <w:r w:rsidR="00787EF7" w:rsidDel="008117EA">
          <w:delText>,000</w:delText>
        </w:r>
        <w:r w:rsidR="00D51881" w:rsidDel="008117EA">
          <w:delText xml:space="preserve"> concurrent students be supported with a single-instance deployment of an Amazon RDS database server. For scale beyond </w:delText>
        </w:r>
        <w:r w:rsidDel="008117EA">
          <w:delText>45</w:delText>
        </w:r>
        <w:r w:rsidR="00787EF7" w:rsidDel="008117EA">
          <w:delText>,000</w:delText>
        </w:r>
        <w:r w:rsidR="00D51881" w:rsidDel="008117EA">
          <w:delText xml:space="preserve"> concurrent students, </w:delText>
        </w:r>
        <w:r w:rsidDel="008117EA">
          <w:delText xml:space="preserve">it is recommended that </w:delText>
        </w:r>
        <w:r w:rsidR="00D51881" w:rsidDel="008117EA">
          <w:delText xml:space="preserve">one additional Test Delivery deployment group per every additional </w:delText>
        </w:r>
        <w:r w:rsidDel="008117EA">
          <w:delText>45</w:delText>
        </w:r>
        <w:r w:rsidR="00787EF7" w:rsidDel="008117EA">
          <w:delText>,000</w:delText>
        </w:r>
        <w:r w:rsidR="00D51881" w:rsidDel="008117EA">
          <w:delText xml:space="preserve"> concurrent students. This will also require partitioning the student registration data according to partitioning criteria such as geography.</w:delText>
        </w:r>
      </w:del>
    </w:p>
    <w:p w14:paraId="59D9021F" w14:textId="3ACD70A2" w:rsidR="00B704D9" w:rsidRPr="00850530" w:rsidDel="008117EA" w:rsidRDefault="00B704D9" w:rsidP="00567046">
      <w:pPr>
        <w:rPr>
          <w:del w:id="1610" w:author="Jeff Johnson" w:date="2017-07-12T21:08:00Z"/>
        </w:rPr>
      </w:pPr>
      <w:del w:id="1611" w:author="Jeff Johnson" w:date="2017-07-12T21:08:00Z">
        <w:r w:rsidDel="008117EA">
          <w:delText xml:space="preserve">If </w:delText>
        </w:r>
        <w:r w:rsidR="00337CC3" w:rsidDel="008117EA">
          <w:delText>3</w:delText>
        </w:r>
        <w:r w:rsidR="00374930" w:rsidDel="008117EA">
          <w:delText>0,000</w:delText>
        </w:r>
        <w:r w:rsidDel="008117EA">
          <w:delText xml:space="preserve"> Provisioned IOPS is the target </w:delText>
        </w:r>
        <w:r w:rsidR="00933153" w:rsidDel="008117EA">
          <w:delText xml:space="preserve">number of IOPS for the Test Delivery data store, Amazon recommends that the data store be within a 3/1 and a 10/1 ratio of provisioned IOPS to storage size. Therefore, </w:delText>
        </w:r>
        <w:r w:rsidR="00337CC3" w:rsidDel="008117EA">
          <w:delText>3</w:delText>
        </w:r>
        <w:r w:rsidR="004E648B" w:rsidDel="008117EA">
          <w:delText>0,000</w:delText>
        </w:r>
        <w:r w:rsidR="00933153" w:rsidDel="008117EA">
          <w:delText xml:space="preserve"> provisioned IOPS / 10 = a lower limit of </w:delText>
        </w:r>
        <w:r w:rsidR="00337CC3" w:rsidDel="008117EA">
          <w:delText>3</w:delText>
        </w:r>
        <w:r w:rsidR="004E648B" w:rsidDel="008117EA">
          <w:delText>,000</w:delText>
        </w:r>
        <w:r w:rsidR="00933153" w:rsidDel="008117EA">
          <w:delText xml:space="preserve"> GB of storage. </w:delText>
        </w:r>
        <w:r w:rsidR="005736BD" w:rsidDel="008117EA">
          <w:delText xml:space="preserve">Although this is more storage than is required for Test Delivery, </w:delText>
        </w:r>
        <w:r w:rsidR="00933153" w:rsidDel="008117EA">
          <w:delText xml:space="preserve">the Test Delivery database storage </w:delText>
        </w:r>
        <w:r w:rsidR="005736BD" w:rsidDel="008117EA">
          <w:delText xml:space="preserve">size is selected to be </w:delText>
        </w:r>
        <w:r w:rsidR="00337CC3" w:rsidDel="008117EA">
          <w:delText>3</w:delText>
        </w:r>
        <w:r w:rsidR="004E648B" w:rsidDel="008117EA">
          <w:delText>,000</w:delText>
        </w:r>
        <w:r w:rsidR="005736BD" w:rsidDel="008117EA">
          <w:delText xml:space="preserve"> GB to be consistent with </w:delText>
        </w:r>
        <w:r w:rsidR="00337CC3" w:rsidDel="008117EA">
          <w:delText>3</w:delText>
        </w:r>
        <w:r w:rsidR="004E648B" w:rsidDel="008117EA">
          <w:delText>0,000</w:delText>
        </w:r>
        <w:r w:rsidR="005736BD" w:rsidDel="008117EA">
          <w:delText xml:space="preserve"> provisioned IOPS.</w:delText>
        </w:r>
      </w:del>
    </w:p>
    <w:p w14:paraId="40A65FBF" w14:textId="4A38DA97" w:rsidR="003223ED" w:rsidRDefault="00F10473" w:rsidP="0049726F">
      <w:pPr>
        <w:pStyle w:val="Heading2"/>
        <w:rPr>
          <w:ins w:id="1612" w:author="Michael Trupkin" w:date="2017-07-12T15:57:00Z"/>
        </w:rPr>
      </w:pPr>
      <w:bookmarkStart w:id="1613" w:name="_Toc487713880"/>
      <w:commentRangeEnd w:id="1588"/>
      <w:r>
        <w:rPr>
          <w:rStyle w:val="CommentReference"/>
          <w:rFonts w:eastAsiaTheme="minorEastAsia" w:cs="Times New Roman"/>
          <w:b w:val="0"/>
        </w:rPr>
        <w:commentReference w:id="1588"/>
      </w:r>
      <w:ins w:id="1614" w:author="Michael Trupkin" w:date="2017-07-12T15:32:00Z">
        <w:r w:rsidR="003223ED">
          <w:t>Centralized Logging</w:t>
        </w:r>
      </w:ins>
      <w:bookmarkEnd w:id="1613"/>
    </w:p>
    <w:p w14:paraId="389E6E0E" w14:textId="250CD4BD" w:rsidR="00D018AE" w:rsidDel="005A79F6" w:rsidRDefault="00D018AE">
      <w:pPr>
        <w:rPr>
          <w:del w:id="1615" w:author="Jeff Johnson" w:date="2017-07-12T20:41:00Z"/>
          <w:rFonts w:ascii="Arial" w:eastAsia="Times New Roman" w:hAnsi="Arial" w:cs="Arial"/>
          <w:color w:val="333333"/>
          <w:sz w:val="21"/>
          <w:szCs w:val="21"/>
          <w:shd w:val="clear" w:color="auto" w:fill="FFFFFF"/>
        </w:rPr>
        <w:pPrChange w:id="1616" w:author="Jeff Johnson" w:date="2017-07-12T20:41:00Z">
          <w:pPr>
            <w:spacing w:before="0"/>
          </w:pPr>
        </w:pPrChange>
      </w:pPr>
      <w:ins w:id="1617" w:author="Michael Trupkin" w:date="2017-07-12T15:57:00Z">
        <w:r>
          <w:t xml:space="preserve">Due to horizontal scaling, finding log messages is problematic.  It is difficult to find which instance of an application contains </w:t>
        </w:r>
      </w:ins>
      <w:ins w:id="1618" w:author="Michael Trupkin" w:date="2017-07-12T16:01:00Z">
        <w:r w:rsidR="00947BB9">
          <w:t>the</w:t>
        </w:r>
      </w:ins>
      <w:ins w:id="1619" w:author="Michael Trupkin" w:date="2017-07-12T15:59:00Z">
        <w:r>
          <w:t xml:space="preserve"> relevant log entry</w:t>
        </w:r>
      </w:ins>
      <w:ins w:id="1620" w:author="Michael Trupkin" w:date="2017-07-12T16:01:00Z">
        <w:r w:rsidR="00947BB9">
          <w:t xml:space="preserve"> of an issue</w:t>
        </w:r>
      </w:ins>
      <w:ins w:id="1621" w:author="Michael Trupkin" w:date="2017-07-12T15:59:00Z">
        <w:r>
          <w:t xml:space="preserve">.  </w:t>
        </w:r>
        <w:del w:id="1622" w:author="Jeff Johnson" w:date="2017-07-13T11:27:00Z">
          <w:r w:rsidDel="00097CA7">
            <w:delText>In order t</w:delText>
          </w:r>
        </w:del>
      </w:ins>
      <w:ins w:id="1623" w:author="Jeff Johnson" w:date="2017-07-13T11:27:00Z">
        <w:r w:rsidR="00097CA7">
          <w:t>T</w:t>
        </w:r>
      </w:ins>
      <w:ins w:id="1624" w:author="Michael Trupkin" w:date="2017-07-12T15:59:00Z">
        <w:r>
          <w:t xml:space="preserve">o simplify troubleshooting, log entries from multiple applications and application instances can be sent </w:t>
        </w:r>
      </w:ins>
      <w:ins w:id="1625" w:author="Michael Trupkin" w:date="2017-07-12T16:01:00Z">
        <w:r w:rsidR="00947BB9">
          <w:t>to a single, searchable location.</w:t>
        </w:r>
      </w:ins>
    </w:p>
    <w:p w14:paraId="6FDA96BC" w14:textId="77777777" w:rsidR="005A79F6" w:rsidRDefault="005A79F6">
      <w:pPr>
        <w:rPr>
          <w:ins w:id="1626" w:author="Jeff Johnson" w:date="2017-07-12T20:41:00Z"/>
        </w:rPr>
        <w:pPrChange w:id="1627" w:author="Jeff Johnson" w:date="2017-07-12T20:40:00Z">
          <w:pPr>
            <w:pStyle w:val="Heading2"/>
          </w:pPr>
        </w:pPrChange>
      </w:pPr>
    </w:p>
    <w:p w14:paraId="30F0DB4A" w14:textId="77777777" w:rsidR="00D018AE" w:rsidRPr="00D018AE" w:rsidDel="005A79F6" w:rsidRDefault="00D018AE">
      <w:pPr>
        <w:rPr>
          <w:ins w:id="1628" w:author="Michael Trupkin" w:date="2017-07-12T15:32:00Z"/>
          <w:del w:id="1629" w:author="Jeff Johnson" w:date="2017-07-12T20:41:00Z"/>
        </w:rPr>
        <w:pPrChange w:id="1630" w:author="Michael Trupkin" w:date="2017-07-12T15:57:00Z">
          <w:pPr>
            <w:pStyle w:val="Heading2"/>
          </w:pPr>
        </w:pPrChange>
      </w:pPr>
    </w:p>
    <w:p w14:paraId="26D340E7" w14:textId="4FC8D11B" w:rsidR="003223ED" w:rsidRDefault="003223ED">
      <w:pPr>
        <w:rPr>
          <w:ins w:id="1631" w:author="Michael Trupkin" w:date="2017-07-12T15:40:00Z"/>
          <w:rFonts w:ascii="Arial" w:eastAsia="Times New Roman" w:hAnsi="Arial" w:cs="Arial"/>
          <w:color w:val="333333"/>
          <w:sz w:val="21"/>
          <w:szCs w:val="21"/>
          <w:shd w:val="clear" w:color="auto" w:fill="FFFFFF"/>
        </w:rPr>
        <w:pPrChange w:id="1632" w:author="Jeff Johnson" w:date="2017-07-12T20:41:00Z">
          <w:pPr>
            <w:spacing w:before="0"/>
          </w:pPr>
        </w:pPrChange>
      </w:pPr>
      <w:ins w:id="1633" w:author="Michael Trupkin" w:date="2017-07-12T15:33:00Z">
        <w:r>
          <w:rPr>
            <w:rFonts w:ascii="Arial" w:eastAsia="Times New Roman" w:hAnsi="Arial" w:cs="Arial"/>
            <w:color w:val="333333"/>
            <w:sz w:val="21"/>
            <w:szCs w:val="21"/>
            <w:shd w:val="clear" w:color="auto" w:fill="FFFFFF"/>
          </w:rPr>
          <w:t>T</w:t>
        </w:r>
        <w:r w:rsidRPr="003223ED">
          <w:rPr>
            <w:rFonts w:ascii="Arial" w:eastAsia="Times New Roman" w:hAnsi="Arial" w:cs="Arial"/>
            <w:color w:val="333333"/>
            <w:sz w:val="21"/>
            <w:szCs w:val="21"/>
            <w:shd w:val="clear" w:color="auto" w:fill="FFFFFF"/>
          </w:rPr>
          <w:t>he "</w:t>
        </w:r>
      </w:ins>
      <w:ins w:id="1634" w:author="Jeff Johnson" w:date="2017-07-12T17:55:00Z">
        <w:r w:rsidR="00A36C43">
          <w:rPr>
            <w:rFonts w:ascii="Arial" w:eastAsia="Times New Roman" w:hAnsi="Arial" w:cs="Arial"/>
            <w:color w:val="333333"/>
            <w:sz w:val="21"/>
            <w:szCs w:val="21"/>
            <w:shd w:val="clear" w:color="auto" w:fill="FFFFFF"/>
          </w:rPr>
          <w:fldChar w:fldCharType="begin"/>
        </w:r>
        <w:r w:rsidR="00A36C43">
          <w:rPr>
            <w:rFonts w:ascii="Arial" w:eastAsia="Times New Roman" w:hAnsi="Arial" w:cs="Arial"/>
            <w:color w:val="333333"/>
            <w:sz w:val="21"/>
            <w:szCs w:val="21"/>
            <w:shd w:val="clear" w:color="auto" w:fill="FFFFFF"/>
          </w:rPr>
          <w:instrText xml:space="preserve"> HYPERLINK "https://qbox.io/blog/welcome-to-the-elk-stack-elasticsearch-logstash-kibana" </w:instrText>
        </w:r>
        <w:r w:rsidR="00A36C43">
          <w:rPr>
            <w:rFonts w:ascii="Arial" w:eastAsia="Times New Roman" w:hAnsi="Arial" w:cs="Arial"/>
            <w:color w:val="333333"/>
            <w:sz w:val="21"/>
            <w:szCs w:val="21"/>
            <w:shd w:val="clear" w:color="auto" w:fill="FFFFFF"/>
          </w:rPr>
          <w:fldChar w:fldCharType="separate"/>
        </w:r>
        <w:r w:rsidRPr="00A36C43">
          <w:rPr>
            <w:rStyle w:val="Hyperlink"/>
            <w:rFonts w:ascii="Arial" w:eastAsia="Times New Roman" w:hAnsi="Arial" w:cs="Arial"/>
            <w:sz w:val="21"/>
            <w:szCs w:val="21"/>
            <w:shd w:val="clear" w:color="auto" w:fill="FFFFFF"/>
          </w:rPr>
          <w:t>ELK</w:t>
        </w:r>
        <w:r w:rsidR="00A36C43">
          <w:rPr>
            <w:rFonts w:ascii="Arial" w:eastAsia="Times New Roman" w:hAnsi="Arial" w:cs="Arial"/>
            <w:color w:val="333333"/>
            <w:sz w:val="21"/>
            <w:szCs w:val="21"/>
            <w:shd w:val="clear" w:color="auto" w:fill="FFFFFF"/>
          </w:rPr>
          <w:fldChar w:fldCharType="end"/>
        </w:r>
        <w:r w:rsidR="00A36C43">
          <w:rPr>
            <w:rStyle w:val="FootnoteReference"/>
            <w:rFonts w:ascii="Arial" w:eastAsia="Times New Roman" w:hAnsi="Arial" w:cs="Arial"/>
            <w:color w:val="333333"/>
            <w:sz w:val="21"/>
            <w:szCs w:val="21"/>
            <w:shd w:val="clear" w:color="auto" w:fill="FFFFFF"/>
          </w:rPr>
          <w:footnoteReference w:id="17"/>
        </w:r>
      </w:ins>
      <w:ins w:id="1636" w:author="Michael Trupkin" w:date="2017-07-12T15:33:00Z">
        <w:r w:rsidRPr="003223ED">
          <w:rPr>
            <w:rFonts w:ascii="Arial" w:eastAsia="Times New Roman" w:hAnsi="Arial" w:cs="Arial"/>
            <w:color w:val="333333"/>
            <w:sz w:val="21"/>
            <w:szCs w:val="21"/>
            <w:shd w:val="clear" w:color="auto" w:fill="FFFFFF"/>
          </w:rPr>
          <w:t xml:space="preserve">" stack, which stands for </w:t>
        </w:r>
        <w:proofErr w:type="spellStart"/>
        <w:r w:rsidRPr="003223ED">
          <w:rPr>
            <w:rFonts w:ascii="Arial" w:eastAsia="Times New Roman" w:hAnsi="Arial" w:cs="Arial"/>
            <w:color w:val="333333"/>
            <w:sz w:val="21"/>
            <w:szCs w:val="21"/>
            <w:shd w:val="clear" w:color="auto" w:fill="FFFFFF"/>
          </w:rPr>
          <w:t>Elastic</w:t>
        </w:r>
      </w:ins>
      <w:ins w:id="1637" w:author="Jeff Johnson" w:date="2017-07-12T17:54:00Z">
        <w:r w:rsidR="00A36C43">
          <w:rPr>
            <w:rFonts w:ascii="Arial" w:eastAsia="Times New Roman" w:hAnsi="Arial" w:cs="Arial"/>
            <w:color w:val="333333"/>
            <w:sz w:val="21"/>
            <w:szCs w:val="21"/>
            <w:shd w:val="clear" w:color="auto" w:fill="FFFFFF"/>
          </w:rPr>
          <w:t>s</w:t>
        </w:r>
      </w:ins>
      <w:ins w:id="1638" w:author="Michael Trupkin" w:date="2017-07-12T15:33:00Z">
        <w:del w:id="1639" w:author="Jeff Johnson" w:date="2017-07-12T17:54:00Z">
          <w:r w:rsidRPr="003223ED" w:rsidDel="00A36C43">
            <w:rPr>
              <w:rFonts w:ascii="Arial" w:eastAsia="Times New Roman" w:hAnsi="Arial" w:cs="Arial"/>
              <w:color w:val="333333"/>
              <w:sz w:val="21"/>
              <w:szCs w:val="21"/>
              <w:shd w:val="clear" w:color="auto" w:fill="FFFFFF"/>
            </w:rPr>
            <w:delText xml:space="preserve"> S</w:delText>
          </w:r>
        </w:del>
        <w:r w:rsidRPr="003223ED">
          <w:rPr>
            <w:rFonts w:ascii="Arial" w:eastAsia="Times New Roman" w:hAnsi="Arial" w:cs="Arial"/>
            <w:color w:val="333333"/>
            <w:sz w:val="21"/>
            <w:szCs w:val="21"/>
            <w:shd w:val="clear" w:color="auto" w:fill="FFFFFF"/>
          </w:rPr>
          <w:t>earch</w:t>
        </w:r>
      </w:ins>
      <w:proofErr w:type="spellEnd"/>
      <w:ins w:id="1640" w:author="Michael Trupkin" w:date="2017-07-12T15:34:00Z">
        <w:r>
          <w:rPr>
            <w:rFonts w:ascii="Arial" w:eastAsia="Times New Roman" w:hAnsi="Arial" w:cs="Arial"/>
            <w:color w:val="333333"/>
            <w:sz w:val="21"/>
            <w:szCs w:val="21"/>
            <w:shd w:val="clear" w:color="auto" w:fill="FFFFFF"/>
          </w:rPr>
          <w:t xml:space="preserve"> (ES)</w:t>
        </w:r>
      </w:ins>
      <w:ins w:id="1641" w:author="Michael Trupkin" w:date="2017-07-12T15:33:00Z">
        <w:r w:rsidRPr="003223ED">
          <w:rPr>
            <w:rFonts w:ascii="Arial" w:eastAsia="Times New Roman" w:hAnsi="Arial" w:cs="Arial"/>
            <w:color w:val="333333"/>
            <w:sz w:val="21"/>
            <w:szCs w:val="21"/>
            <w:shd w:val="clear" w:color="auto" w:fill="FFFFFF"/>
          </w:rPr>
          <w:t xml:space="preserve">, </w:t>
        </w:r>
        <w:proofErr w:type="spellStart"/>
        <w:r w:rsidRPr="003223ED">
          <w:rPr>
            <w:rFonts w:ascii="Arial" w:eastAsia="Times New Roman" w:hAnsi="Arial" w:cs="Arial"/>
            <w:color w:val="333333"/>
            <w:sz w:val="21"/>
            <w:szCs w:val="21"/>
            <w:shd w:val="clear" w:color="auto" w:fill="FFFFFF"/>
          </w:rPr>
          <w:t>Logstash</w:t>
        </w:r>
        <w:proofErr w:type="spellEnd"/>
        <w:r w:rsidRPr="003223ED">
          <w:rPr>
            <w:rFonts w:ascii="Arial" w:eastAsia="Times New Roman" w:hAnsi="Arial" w:cs="Arial"/>
            <w:color w:val="333333"/>
            <w:sz w:val="21"/>
            <w:szCs w:val="21"/>
            <w:shd w:val="clear" w:color="auto" w:fill="FFFFFF"/>
          </w:rPr>
          <w:t xml:space="preserve">, and </w:t>
        </w:r>
        <w:proofErr w:type="spellStart"/>
        <w:r w:rsidRPr="003223ED">
          <w:rPr>
            <w:rFonts w:ascii="Arial" w:eastAsia="Times New Roman" w:hAnsi="Arial" w:cs="Arial"/>
            <w:color w:val="333333"/>
            <w:sz w:val="21"/>
            <w:szCs w:val="21"/>
            <w:shd w:val="clear" w:color="auto" w:fill="FFFFFF"/>
          </w:rPr>
          <w:t>Kibana</w:t>
        </w:r>
        <w:proofErr w:type="spellEnd"/>
        <w:r>
          <w:rPr>
            <w:rFonts w:ascii="Arial" w:eastAsia="Times New Roman" w:hAnsi="Arial" w:cs="Arial"/>
            <w:color w:val="333333"/>
            <w:sz w:val="21"/>
            <w:szCs w:val="21"/>
            <w:shd w:val="clear" w:color="auto" w:fill="FFFFFF"/>
          </w:rPr>
          <w:t xml:space="preserve"> was leveraged for centralized logging. </w:t>
        </w:r>
      </w:ins>
      <w:ins w:id="1642" w:author="Michael Trupkin" w:date="2017-07-12T15:34:00Z">
        <w:r>
          <w:rPr>
            <w:rFonts w:ascii="Arial" w:eastAsia="Times New Roman" w:hAnsi="Arial" w:cs="Arial"/>
            <w:color w:val="333333"/>
            <w:sz w:val="21"/>
            <w:szCs w:val="21"/>
            <w:shd w:val="clear" w:color="auto" w:fill="FFFFFF"/>
          </w:rPr>
          <w:t>AWS has a</w:t>
        </w:r>
        <w:r w:rsidRPr="003223ED">
          <w:rPr>
            <w:rFonts w:ascii="Arial" w:eastAsia="Times New Roman" w:hAnsi="Arial" w:cs="Arial"/>
            <w:color w:val="333333"/>
            <w:sz w:val="21"/>
            <w:szCs w:val="21"/>
            <w:shd w:val="clear" w:color="auto" w:fill="FFFFFF"/>
          </w:rPr>
          <w:t xml:space="preserve"> packaged ES service, which includes </w:t>
        </w:r>
        <w:proofErr w:type="spellStart"/>
        <w:r w:rsidRPr="003223ED">
          <w:rPr>
            <w:rFonts w:ascii="Arial" w:eastAsia="Times New Roman" w:hAnsi="Arial" w:cs="Arial"/>
            <w:color w:val="333333"/>
            <w:sz w:val="21"/>
            <w:szCs w:val="21"/>
            <w:shd w:val="clear" w:color="auto" w:fill="FFFFFF"/>
          </w:rPr>
          <w:t>Kibana</w:t>
        </w:r>
        <w:proofErr w:type="spellEnd"/>
        <w:r w:rsidRPr="003223ED">
          <w:rPr>
            <w:rFonts w:ascii="Arial" w:eastAsia="Times New Roman" w:hAnsi="Arial" w:cs="Arial"/>
            <w:color w:val="333333"/>
            <w:sz w:val="21"/>
            <w:szCs w:val="21"/>
            <w:shd w:val="clear" w:color="auto" w:fill="FFFFFF"/>
          </w:rPr>
          <w:t xml:space="preserve"> as a plugin. </w:t>
        </w:r>
      </w:ins>
      <w:proofErr w:type="spellStart"/>
      <w:ins w:id="1643" w:author="Michael Trupkin" w:date="2017-07-12T15:35:00Z">
        <w:r>
          <w:rPr>
            <w:rFonts w:ascii="Arial" w:eastAsia="Times New Roman" w:hAnsi="Arial" w:cs="Arial"/>
            <w:color w:val="333333"/>
            <w:sz w:val="21"/>
            <w:szCs w:val="21"/>
            <w:shd w:val="clear" w:color="auto" w:fill="FFFFFF"/>
          </w:rPr>
          <w:t>Logstash</w:t>
        </w:r>
        <w:proofErr w:type="spellEnd"/>
        <w:r>
          <w:rPr>
            <w:rFonts w:ascii="Arial" w:eastAsia="Times New Roman" w:hAnsi="Arial" w:cs="Arial"/>
            <w:color w:val="333333"/>
            <w:sz w:val="21"/>
            <w:szCs w:val="21"/>
            <w:shd w:val="clear" w:color="auto" w:fill="FFFFFF"/>
          </w:rPr>
          <w:t xml:space="preserve"> was installed manually with the instructions below.  </w:t>
        </w:r>
      </w:ins>
      <w:ins w:id="1644" w:author="Michael Trupkin" w:date="2017-07-12T15:34:00Z">
        <w:r w:rsidRPr="003223ED">
          <w:rPr>
            <w:rFonts w:ascii="Arial" w:eastAsia="Times New Roman" w:hAnsi="Arial" w:cs="Arial"/>
            <w:color w:val="333333"/>
            <w:sz w:val="21"/>
            <w:szCs w:val="21"/>
            <w:shd w:val="clear" w:color="auto" w:fill="FFFFFF"/>
          </w:rPr>
          <w:t xml:space="preserve">On AWS, </w:t>
        </w:r>
      </w:ins>
      <w:ins w:id="1645" w:author="Michael Trupkin" w:date="2017-07-12T15:37:00Z">
        <w:r w:rsidRPr="003223ED">
          <w:rPr>
            <w:rFonts w:ascii="Arial" w:eastAsia="Times New Roman" w:hAnsi="Arial" w:cs="Arial"/>
            <w:color w:val="333333"/>
            <w:sz w:val="21"/>
            <w:szCs w:val="21"/>
            <w:shd w:val="clear" w:color="auto" w:fill="FFFFFF"/>
          </w:rPr>
          <w:t xml:space="preserve">ES </w:t>
        </w:r>
        <w:r>
          <w:rPr>
            <w:rFonts w:ascii="Arial" w:eastAsia="Times New Roman" w:hAnsi="Arial" w:cs="Arial"/>
            <w:color w:val="333333"/>
            <w:sz w:val="21"/>
            <w:szCs w:val="21"/>
            <w:shd w:val="clear" w:color="auto" w:fill="FFFFFF"/>
          </w:rPr>
          <w:t xml:space="preserve">was configured with </w:t>
        </w:r>
      </w:ins>
      <w:ins w:id="1646" w:author="Michael Trupkin" w:date="2017-07-12T15:34:00Z">
        <w:r w:rsidRPr="003223ED">
          <w:rPr>
            <w:rFonts w:ascii="Arial" w:eastAsia="Times New Roman" w:hAnsi="Arial" w:cs="Arial"/>
            <w:color w:val="333333"/>
            <w:sz w:val="21"/>
            <w:szCs w:val="21"/>
            <w:shd w:val="clear" w:color="auto" w:fill="FFFFFF"/>
          </w:rPr>
          <w:t xml:space="preserve">IP-based security to only talk to our </w:t>
        </w:r>
        <w:proofErr w:type="spellStart"/>
        <w:r w:rsidRPr="003223ED">
          <w:rPr>
            <w:rFonts w:ascii="Arial" w:eastAsia="Times New Roman" w:hAnsi="Arial" w:cs="Arial"/>
            <w:color w:val="333333"/>
            <w:sz w:val="21"/>
            <w:szCs w:val="21"/>
            <w:shd w:val="clear" w:color="auto" w:fill="FFFFFF"/>
          </w:rPr>
          <w:t>logs</w:t>
        </w:r>
        <w:r>
          <w:rPr>
            <w:rFonts w:ascii="Arial" w:eastAsia="Times New Roman" w:hAnsi="Arial" w:cs="Arial"/>
            <w:color w:val="333333"/>
            <w:sz w:val="21"/>
            <w:szCs w:val="21"/>
            <w:shd w:val="clear" w:color="auto" w:fill="FFFFFF"/>
          </w:rPr>
          <w:t>tash</w:t>
        </w:r>
        <w:proofErr w:type="spellEnd"/>
        <w:r>
          <w:rPr>
            <w:rFonts w:ascii="Arial" w:eastAsia="Times New Roman" w:hAnsi="Arial" w:cs="Arial"/>
            <w:color w:val="333333"/>
            <w:sz w:val="21"/>
            <w:szCs w:val="21"/>
            <w:shd w:val="clear" w:color="auto" w:fill="FFFFFF"/>
          </w:rPr>
          <w:t xml:space="preserve"> hosts.  </w:t>
        </w:r>
      </w:ins>
      <w:ins w:id="1647" w:author="Michael Trupkin" w:date="2017-07-12T15:38:00Z">
        <w:r>
          <w:rPr>
            <w:rFonts w:ascii="Arial" w:eastAsia="Times New Roman" w:hAnsi="Arial" w:cs="Arial"/>
            <w:color w:val="333333"/>
            <w:sz w:val="21"/>
            <w:szCs w:val="21"/>
            <w:shd w:val="clear" w:color="auto" w:fill="FFFFFF"/>
          </w:rPr>
          <w:t xml:space="preserve">The </w:t>
        </w:r>
      </w:ins>
      <w:ins w:id="1648" w:author="Michael Trupkin" w:date="2017-07-12T15:37:00Z">
        <w:r>
          <w:rPr>
            <w:rFonts w:ascii="Arial" w:eastAsia="Times New Roman" w:hAnsi="Arial" w:cs="Arial"/>
            <w:color w:val="333333"/>
            <w:sz w:val="21"/>
            <w:szCs w:val="21"/>
            <w:shd w:val="clear" w:color="auto" w:fill="FFFFFF"/>
          </w:rPr>
          <w:t>N</w:t>
        </w:r>
      </w:ins>
      <w:ins w:id="1649" w:author="Michael Trupkin" w:date="2017-07-12T15:34:00Z">
        <w:r>
          <w:rPr>
            <w:rFonts w:ascii="Arial" w:eastAsia="Times New Roman" w:hAnsi="Arial" w:cs="Arial"/>
            <w:color w:val="333333"/>
            <w:sz w:val="21"/>
            <w:szCs w:val="21"/>
            <w:shd w:val="clear" w:color="auto" w:fill="FFFFFF"/>
          </w:rPr>
          <w:t xml:space="preserve">ginx reverse-proxy </w:t>
        </w:r>
        <w:r w:rsidRPr="003223ED">
          <w:rPr>
            <w:rFonts w:ascii="Arial" w:eastAsia="Times New Roman" w:hAnsi="Arial" w:cs="Arial"/>
            <w:color w:val="333333"/>
            <w:sz w:val="21"/>
            <w:szCs w:val="21"/>
            <w:shd w:val="clear" w:color="auto" w:fill="FFFFFF"/>
          </w:rPr>
          <w:t>forward</w:t>
        </w:r>
      </w:ins>
      <w:ins w:id="1650" w:author="Michael Trupkin" w:date="2017-07-12T15:38:00Z">
        <w:r>
          <w:rPr>
            <w:rFonts w:ascii="Arial" w:eastAsia="Times New Roman" w:hAnsi="Arial" w:cs="Arial"/>
            <w:color w:val="333333"/>
            <w:sz w:val="21"/>
            <w:szCs w:val="21"/>
            <w:shd w:val="clear" w:color="auto" w:fill="FFFFFF"/>
          </w:rPr>
          <w:t>s</w:t>
        </w:r>
      </w:ins>
      <w:ins w:id="1651" w:author="Michael Trupkin" w:date="2017-07-12T15:34:00Z">
        <w:r w:rsidRPr="003223ED">
          <w:rPr>
            <w:rFonts w:ascii="Arial" w:eastAsia="Times New Roman" w:hAnsi="Arial" w:cs="Arial"/>
            <w:color w:val="333333"/>
            <w:sz w:val="21"/>
            <w:szCs w:val="21"/>
            <w:shd w:val="clear" w:color="auto" w:fill="FFFFFF"/>
          </w:rPr>
          <w:t xml:space="preserve"> </w:t>
        </w:r>
        <w:proofErr w:type="spellStart"/>
        <w:r w:rsidRPr="003223ED">
          <w:rPr>
            <w:rFonts w:ascii="Arial" w:eastAsia="Times New Roman" w:hAnsi="Arial" w:cs="Arial"/>
            <w:color w:val="333333"/>
            <w:sz w:val="21"/>
            <w:szCs w:val="21"/>
            <w:shd w:val="clear" w:color="auto" w:fill="FFFFFF"/>
          </w:rPr>
          <w:t>kibana</w:t>
        </w:r>
        <w:proofErr w:type="spellEnd"/>
        <w:r w:rsidRPr="003223ED">
          <w:rPr>
            <w:rFonts w:ascii="Arial" w:eastAsia="Times New Roman" w:hAnsi="Arial" w:cs="Arial"/>
            <w:color w:val="333333"/>
            <w:sz w:val="21"/>
            <w:szCs w:val="21"/>
            <w:shd w:val="clear" w:color="auto" w:fill="FFFFFF"/>
          </w:rPr>
          <w:t xml:space="preserve"> web requests over to the </w:t>
        </w:r>
        <w:proofErr w:type="spellStart"/>
        <w:r w:rsidRPr="003223ED">
          <w:rPr>
            <w:rFonts w:ascii="Arial" w:eastAsia="Times New Roman" w:hAnsi="Arial" w:cs="Arial"/>
            <w:color w:val="333333"/>
            <w:sz w:val="21"/>
            <w:szCs w:val="21"/>
            <w:shd w:val="clear" w:color="auto" w:fill="FFFFFF"/>
          </w:rPr>
          <w:t>Kibana</w:t>
        </w:r>
        <w:proofErr w:type="spellEnd"/>
        <w:r w:rsidRPr="003223ED">
          <w:rPr>
            <w:rFonts w:ascii="Arial" w:eastAsia="Times New Roman" w:hAnsi="Arial" w:cs="Arial"/>
            <w:color w:val="333333"/>
            <w:sz w:val="21"/>
            <w:szCs w:val="21"/>
            <w:shd w:val="clear" w:color="auto" w:fill="FFFFFF"/>
          </w:rPr>
          <w:t xml:space="preserve"> plugin.</w:t>
        </w:r>
      </w:ins>
    </w:p>
    <w:p w14:paraId="5B9DB0C0" w14:textId="77777777" w:rsidR="00D559B2" w:rsidRDefault="00D559B2" w:rsidP="003223ED">
      <w:pPr>
        <w:spacing w:before="0"/>
        <w:rPr>
          <w:ins w:id="1652" w:author="Michael Trupkin" w:date="2017-07-12T15:40:00Z"/>
          <w:rFonts w:ascii="Arial" w:eastAsia="Times New Roman" w:hAnsi="Arial" w:cs="Arial"/>
          <w:color w:val="333333"/>
          <w:sz w:val="21"/>
          <w:szCs w:val="21"/>
          <w:shd w:val="clear" w:color="auto" w:fill="FFFFFF"/>
        </w:rPr>
      </w:pPr>
    </w:p>
    <w:p w14:paraId="7B4C2619" w14:textId="6EC22D94" w:rsidR="00D559B2" w:rsidRPr="00D559B2" w:rsidRDefault="00D559B2" w:rsidP="005A79F6">
      <w:pPr>
        <w:shd w:val="clear" w:color="auto" w:fill="FFFFFF"/>
        <w:spacing w:before="150"/>
        <w:rPr>
          <w:ins w:id="1653" w:author="Michael Trupkin" w:date="2017-07-12T15:40:00Z"/>
          <w:rFonts w:ascii="Arial" w:eastAsiaTheme="minorHAnsi" w:hAnsi="Arial" w:cs="Arial"/>
          <w:color w:val="333333"/>
          <w:sz w:val="21"/>
          <w:szCs w:val="21"/>
        </w:rPr>
      </w:pPr>
      <w:ins w:id="1654" w:author="Michael Trupkin" w:date="2017-07-12T15:40:00Z">
        <w:r w:rsidRPr="00D559B2">
          <w:rPr>
            <w:rFonts w:ascii="Arial" w:eastAsiaTheme="minorHAnsi" w:hAnsi="Arial" w:cs="Arial"/>
            <w:color w:val="333333"/>
            <w:sz w:val="21"/>
            <w:szCs w:val="21"/>
          </w:rPr>
          <w:t xml:space="preserve">An easy way to run a load balanced ES cluster of any size is by using AWS' </w:t>
        </w:r>
        <w:proofErr w:type="spellStart"/>
        <w:r w:rsidRPr="00D559B2">
          <w:rPr>
            <w:rFonts w:ascii="Arial" w:eastAsiaTheme="minorHAnsi" w:hAnsi="Arial" w:cs="Arial"/>
            <w:color w:val="333333"/>
            <w:sz w:val="21"/>
            <w:szCs w:val="21"/>
          </w:rPr>
          <w:t>Elasticsearch</w:t>
        </w:r>
        <w:proofErr w:type="spellEnd"/>
        <w:r w:rsidRPr="00D559B2">
          <w:rPr>
            <w:rFonts w:ascii="Arial" w:eastAsiaTheme="minorHAnsi" w:hAnsi="Arial" w:cs="Arial"/>
            <w:color w:val="333333"/>
            <w:sz w:val="21"/>
            <w:szCs w:val="21"/>
          </w:rPr>
          <w:t xml:space="preserve"> service. AWS has wrapped </w:t>
        </w:r>
        <w:proofErr w:type="spellStart"/>
        <w:r w:rsidRPr="00D559B2">
          <w:rPr>
            <w:rFonts w:ascii="Arial" w:eastAsiaTheme="minorHAnsi" w:hAnsi="Arial" w:cs="Arial"/>
            <w:color w:val="333333"/>
            <w:sz w:val="21"/>
            <w:szCs w:val="21"/>
          </w:rPr>
          <w:t>Elasticsearch</w:t>
        </w:r>
        <w:proofErr w:type="spellEnd"/>
        <w:r w:rsidRPr="00D559B2">
          <w:rPr>
            <w:rFonts w:ascii="Arial" w:eastAsiaTheme="minorHAnsi" w:hAnsi="Arial" w:cs="Arial"/>
            <w:color w:val="333333"/>
            <w:sz w:val="21"/>
            <w:szCs w:val="21"/>
          </w:rPr>
          <w:t xml:space="preserve"> with </w:t>
        </w:r>
      </w:ins>
      <w:ins w:id="1655" w:author="Jeff Johnson" w:date="2017-07-12T18:06:00Z">
        <w:r w:rsidR="00406230">
          <w:rPr>
            <w:rFonts w:ascii="Arial" w:eastAsiaTheme="minorHAnsi" w:hAnsi="Arial" w:cs="Arial"/>
            <w:color w:val="333333"/>
            <w:sz w:val="21"/>
            <w:szCs w:val="21"/>
          </w:rPr>
          <w:t xml:space="preserve">a </w:t>
        </w:r>
      </w:ins>
      <w:ins w:id="1656" w:author="Michael Trupkin" w:date="2017-07-12T15:40:00Z">
        <w:del w:id="1657" w:author="Jeff Johnson" w:date="2017-07-12T18:06:00Z">
          <w:r w:rsidRPr="00D559B2" w:rsidDel="00406230">
            <w:rPr>
              <w:rFonts w:ascii="Arial" w:eastAsiaTheme="minorHAnsi" w:hAnsi="Arial" w:cs="Arial"/>
              <w:color w:val="333333"/>
              <w:sz w:val="21"/>
              <w:szCs w:val="21"/>
            </w:rPr>
            <w:delText>nice web configuration UI's</w:delText>
          </w:r>
        </w:del>
      </w:ins>
      <w:ins w:id="1658" w:author="Jeff Johnson" w:date="2017-07-12T18:06:00Z">
        <w:r w:rsidR="00406230">
          <w:rPr>
            <w:rFonts w:ascii="Arial" w:eastAsiaTheme="minorHAnsi" w:hAnsi="Arial" w:cs="Arial"/>
            <w:color w:val="333333"/>
            <w:sz w:val="21"/>
            <w:szCs w:val="21"/>
          </w:rPr>
          <w:t>user interface</w:t>
        </w:r>
      </w:ins>
      <w:ins w:id="1659" w:author="Michael Trupkin" w:date="2017-07-12T15:40:00Z">
        <w:r w:rsidRPr="00D559B2">
          <w:rPr>
            <w:rFonts w:ascii="Arial" w:eastAsiaTheme="minorHAnsi" w:hAnsi="Arial" w:cs="Arial"/>
            <w:color w:val="333333"/>
            <w:sz w:val="21"/>
            <w:szCs w:val="21"/>
          </w:rPr>
          <w:t xml:space="preserve"> that allow</w:t>
        </w:r>
      </w:ins>
      <w:ins w:id="1660" w:author="Jeff Johnson" w:date="2017-07-12T21:20:00Z">
        <w:r w:rsidR="00195987">
          <w:rPr>
            <w:rFonts w:ascii="Arial" w:eastAsiaTheme="minorHAnsi" w:hAnsi="Arial" w:cs="Arial"/>
            <w:color w:val="333333"/>
            <w:sz w:val="21"/>
            <w:szCs w:val="21"/>
          </w:rPr>
          <w:t>s</w:t>
        </w:r>
      </w:ins>
      <w:ins w:id="1661" w:author="Michael Trupkin" w:date="2017-07-12T15:40:00Z">
        <w:r w:rsidRPr="00D559B2">
          <w:rPr>
            <w:rFonts w:ascii="Arial" w:eastAsiaTheme="minorHAnsi" w:hAnsi="Arial" w:cs="Arial"/>
            <w:color w:val="333333"/>
            <w:sz w:val="21"/>
            <w:szCs w:val="21"/>
          </w:rPr>
          <w:t xml:space="preserve"> a user to easily create, re-configure, snapshot and monitor </w:t>
        </w:r>
        <w:proofErr w:type="spellStart"/>
        <w:r w:rsidRPr="00D559B2">
          <w:rPr>
            <w:rFonts w:ascii="Arial" w:eastAsiaTheme="minorHAnsi" w:hAnsi="Arial" w:cs="Arial"/>
            <w:color w:val="333333"/>
            <w:sz w:val="21"/>
            <w:szCs w:val="21"/>
          </w:rPr>
          <w:t>Elasticsearch</w:t>
        </w:r>
        <w:proofErr w:type="spellEnd"/>
        <w:r w:rsidRPr="00D559B2">
          <w:rPr>
            <w:rFonts w:ascii="Arial" w:eastAsiaTheme="minorHAnsi" w:hAnsi="Arial" w:cs="Arial"/>
            <w:color w:val="333333"/>
            <w:sz w:val="21"/>
            <w:szCs w:val="21"/>
          </w:rPr>
          <w:t xml:space="preserve">. </w:t>
        </w:r>
        <w:del w:id="1662" w:author="Jeff Johnson" w:date="2017-07-12T18:07:00Z">
          <w:r w:rsidRPr="00D559B2" w:rsidDel="00406230">
            <w:rPr>
              <w:rFonts w:ascii="Arial" w:eastAsiaTheme="minorHAnsi" w:hAnsi="Arial" w:cs="Arial"/>
              <w:color w:val="333333"/>
              <w:sz w:val="21"/>
              <w:szCs w:val="21"/>
            </w:rPr>
            <w:delText>All you have to do is</w:delText>
          </w:r>
        </w:del>
      </w:ins>
      <w:ins w:id="1663" w:author="Jeff Johnson" w:date="2017-07-12T18:07:00Z">
        <w:r w:rsidR="00406230">
          <w:rPr>
            <w:rFonts w:ascii="Arial" w:eastAsiaTheme="minorHAnsi" w:hAnsi="Arial" w:cs="Arial"/>
            <w:color w:val="333333"/>
            <w:sz w:val="21"/>
            <w:szCs w:val="21"/>
          </w:rPr>
          <w:t>When setting up a Test Delivery Unit deployment</w:t>
        </w:r>
      </w:ins>
      <w:ins w:id="1664" w:author="Michael Trupkin" w:date="2017-07-12T15:40:00Z">
        <w:r w:rsidRPr="00D559B2">
          <w:rPr>
            <w:rFonts w:ascii="Arial" w:eastAsiaTheme="minorHAnsi" w:hAnsi="Arial" w:cs="Arial"/>
            <w:color w:val="333333"/>
            <w:sz w:val="21"/>
            <w:szCs w:val="21"/>
          </w:rPr>
          <w:t xml:space="preserve"> decide how many nodes of what class </w:t>
        </w:r>
        <w:del w:id="1665" w:author="Jeff Johnson" w:date="2017-07-12T18:07:00Z">
          <w:r w:rsidRPr="00D559B2" w:rsidDel="00406230">
            <w:rPr>
              <w:rFonts w:ascii="Arial" w:eastAsiaTheme="minorHAnsi" w:hAnsi="Arial" w:cs="Arial"/>
              <w:color w:val="333333"/>
              <w:sz w:val="21"/>
              <w:szCs w:val="21"/>
            </w:rPr>
            <w:delText>you want</w:delText>
          </w:r>
        </w:del>
      </w:ins>
      <w:ins w:id="1666" w:author="Jeff Johnson" w:date="2017-07-12T18:07:00Z">
        <w:r w:rsidR="00406230">
          <w:rPr>
            <w:rFonts w:ascii="Arial" w:eastAsiaTheme="minorHAnsi" w:hAnsi="Arial" w:cs="Arial"/>
            <w:color w:val="333333"/>
            <w:sz w:val="21"/>
            <w:szCs w:val="21"/>
          </w:rPr>
          <w:t>are desired</w:t>
        </w:r>
      </w:ins>
      <w:ins w:id="1667" w:author="Michael Trupkin" w:date="2017-07-12T15:40:00Z">
        <w:r w:rsidRPr="00D559B2">
          <w:rPr>
            <w:rFonts w:ascii="Arial" w:eastAsiaTheme="minorHAnsi" w:hAnsi="Arial" w:cs="Arial"/>
            <w:color w:val="333333"/>
            <w:sz w:val="21"/>
            <w:szCs w:val="21"/>
          </w:rPr>
          <w:t xml:space="preserve"> and how much disk space </w:t>
        </w:r>
        <w:del w:id="1668" w:author="Jeff Johnson" w:date="2017-07-12T18:07:00Z">
          <w:r w:rsidRPr="00D559B2" w:rsidDel="00406230">
            <w:rPr>
              <w:rFonts w:ascii="Arial" w:eastAsiaTheme="minorHAnsi" w:hAnsi="Arial" w:cs="Arial"/>
              <w:color w:val="333333"/>
              <w:sz w:val="21"/>
              <w:szCs w:val="21"/>
            </w:rPr>
            <w:delText>you need</w:delText>
          </w:r>
        </w:del>
      </w:ins>
      <w:ins w:id="1669" w:author="Jeff Johnson" w:date="2017-07-12T18:07:00Z">
        <w:r w:rsidR="00406230">
          <w:rPr>
            <w:rFonts w:ascii="Arial" w:eastAsiaTheme="minorHAnsi" w:hAnsi="Arial" w:cs="Arial"/>
            <w:color w:val="333333"/>
            <w:sz w:val="21"/>
            <w:szCs w:val="21"/>
          </w:rPr>
          <w:t xml:space="preserve">is required.  These values can vary greatly depending on expected traffic.  </w:t>
        </w:r>
      </w:ins>
      <w:ins w:id="1670" w:author="Michael Trupkin" w:date="2017-07-12T15:40:00Z">
        <w:r w:rsidRPr="00D559B2">
          <w:rPr>
            <w:rFonts w:ascii="Arial" w:eastAsiaTheme="minorHAnsi" w:hAnsi="Arial" w:cs="Arial"/>
            <w:color w:val="333333"/>
            <w:sz w:val="21"/>
            <w:szCs w:val="21"/>
          </w:rPr>
          <w:t xml:space="preserve"> </w:t>
        </w:r>
        <w:del w:id="1671" w:author="Jeff Johnson" w:date="2017-07-12T18:08:00Z">
          <w:r w:rsidRPr="00D559B2" w:rsidDel="00406230">
            <w:rPr>
              <w:rFonts w:ascii="Arial" w:eastAsiaTheme="minorHAnsi" w:hAnsi="Arial" w:cs="Arial"/>
              <w:color w:val="333333"/>
              <w:sz w:val="21"/>
              <w:szCs w:val="21"/>
            </w:rPr>
            <w:delText>and their</w:delText>
          </w:r>
        </w:del>
      </w:ins>
      <w:ins w:id="1672" w:author="Jeff Johnson" w:date="2017-07-12T18:08:00Z">
        <w:r w:rsidR="00406230">
          <w:rPr>
            <w:rFonts w:ascii="Arial" w:eastAsiaTheme="minorHAnsi" w:hAnsi="Arial" w:cs="Arial"/>
            <w:color w:val="333333"/>
            <w:sz w:val="21"/>
            <w:szCs w:val="21"/>
          </w:rPr>
          <w:t xml:space="preserve">After being provided with configuration values, </w:t>
        </w:r>
      </w:ins>
      <w:ins w:id="1673" w:author="Michael Trupkin" w:date="2017-07-12T15:40:00Z">
        <w:del w:id="1674" w:author="Jeff Johnson" w:date="2017-07-12T18:08:00Z">
          <w:r w:rsidRPr="00D559B2" w:rsidDel="00406230">
            <w:rPr>
              <w:rFonts w:ascii="Arial" w:eastAsiaTheme="minorHAnsi" w:hAnsi="Arial" w:cs="Arial"/>
              <w:color w:val="333333"/>
              <w:sz w:val="21"/>
              <w:szCs w:val="21"/>
            </w:rPr>
            <w:delText xml:space="preserve"> system</w:delText>
          </w:r>
        </w:del>
      </w:ins>
      <w:ins w:id="1675" w:author="Jeff Johnson" w:date="2017-07-12T18:08:00Z">
        <w:r w:rsidR="00406230">
          <w:rPr>
            <w:rFonts w:ascii="Arial" w:eastAsiaTheme="minorHAnsi" w:hAnsi="Arial" w:cs="Arial"/>
            <w:color w:val="333333"/>
            <w:sz w:val="21"/>
            <w:szCs w:val="21"/>
          </w:rPr>
          <w:t>AWS</w:t>
        </w:r>
      </w:ins>
      <w:ins w:id="1676" w:author="Michael Trupkin" w:date="2017-07-12T15:40:00Z">
        <w:r w:rsidRPr="00D559B2">
          <w:rPr>
            <w:rFonts w:ascii="Arial" w:eastAsiaTheme="minorHAnsi" w:hAnsi="Arial" w:cs="Arial"/>
            <w:color w:val="333333"/>
            <w:sz w:val="21"/>
            <w:szCs w:val="21"/>
          </w:rPr>
          <w:t xml:space="preserve"> </w:t>
        </w:r>
        <w:del w:id="1677" w:author="Jeff Johnson" w:date="2017-07-12T18:08:00Z">
          <w:r w:rsidRPr="00D559B2" w:rsidDel="00406230">
            <w:rPr>
              <w:rFonts w:ascii="Arial" w:eastAsiaTheme="minorHAnsi" w:hAnsi="Arial" w:cs="Arial"/>
              <w:color w:val="333333"/>
              <w:sz w:val="21"/>
              <w:szCs w:val="21"/>
            </w:rPr>
            <w:delText>does all</w:delText>
          </w:r>
        </w:del>
      </w:ins>
      <w:ins w:id="1678" w:author="Jeff Johnson" w:date="2017-07-12T18:08:00Z">
        <w:r w:rsidR="00406230">
          <w:rPr>
            <w:rFonts w:ascii="Arial" w:eastAsiaTheme="minorHAnsi" w:hAnsi="Arial" w:cs="Arial"/>
            <w:color w:val="333333"/>
            <w:sz w:val="21"/>
            <w:szCs w:val="21"/>
          </w:rPr>
          <w:t>conducts</w:t>
        </w:r>
      </w:ins>
      <w:ins w:id="1679" w:author="Michael Trupkin" w:date="2017-07-12T15:40:00Z">
        <w:r w:rsidRPr="00D559B2">
          <w:rPr>
            <w:rFonts w:ascii="Arial" w:eastAsiaTheme="minorHAnsi" w:hAnsi="Arial" w:cs="Arial"/>
            <w:color w:val="333333"/>
            <w:sz w:val="21"/>
            <w:szCs w:val="21"/>
          </w:rPr>
          <w:t xml:space="preserve"> the setup. </w:t>
        </w:r>
        <w:del w:id="1680" w:author="Jeff Johnson" w:date="2017-07-12T18:08:00Z">
          <w:r w:rsidRPr="00D559B2" w:rsidDel="00406230">
            <w:rPr>
              <w:rFonts w:ascii="Arial" w:eastAsiaTheme="minorHAnsi" w:hAnsi="Arial" w:cs="Arial"/>
              <w:color w:val="333333"/>
              <w:sz w:val="21"/>
              <w:szCs w:val="21"/>
            </w:rPr>
            <w:delText>You get</w:delText>
          </w:r>
        </w:del>
      </w:ins>
      <w:ins w:id="1681" w:author="Jeff Johnson" w:date="2017-07-12T18:08:00Z">
        <w:r w:rsidR="00406230">
          <w:rPr>
            <w:rFonts w:ascii="Arial" w:eastAsiaTheme="minorHAnsi" w:hAnsi="Arial" w:cs="Arial"/>
            <w:color w:val="333333"/>
            <w:sz w:val="21"/>
            <w:szCs w:val="21"/>
          </w:rPr>
          <w:t>When setup is complete, AWS provides</w:t>
        </w:r>
      </w:ins>
      <w:ins w:id="1682" w:author="Michael Trupkin" w:date="2017-07-12T15:40:00Z">
        <w:r w:rsidRPr="00D559B2">
          <w:rPr>
            <w:rFonts w:ascii="Arial" w:eastAsiaTheme="minorHAnsi" w:hAnsi="Arial" w:cs="Arial"/>
            <w:color w:val="333333"/>
            <w:sz w:val="21"/>
            <w:szCs w:val="21"/>
          </w:rPr>
          <w:t xml:space="preserve"> a single endpoint to </w:t>
        </w:r>
        <w:del w:id="1683" w:author="Jeff Johnson" w:date="2017-07-12T18:08:00Z">
          <w:r w:rsidRPr="00D559B2" w:rsidDel="00406230">
            <w:rPr>
              <w:rFonts w:ascii="Arial" w:eastAsiaTheme="minorHAnsi" w:hAnsi="Arial" w:cs="Arial"/>
              <w:color w:val="333333"/>
              <w:sz w:val="21"/>
              <w:szCs w:val="21"/>
            </w:rPr>
            <w:delText>talk to</w:delText>
          </w:r>
        </w:del>
      </w:ins>
      <w:ins w:id="1684" w:author="Jeff Johnson" w:date="2017-07-12T18:08:00Z">
        <w:r w:rsidR="00406230">
          <w:rPr>
            <w:rFonts w:ascii="Arial" w:eastAsiaTheme="minorHAnsi" w:hAnsi="Arial" w:cs="Arial"/>
            <w:color w:val="333333"/>
            <w:sz w:val="21"/>
            <w:szCs w:val="21"/>
          </w:rPr>
          <w:t>communicate with</w:t>
        </w:r>
      </w:ins>
      <w:ins w:id="1685" w:author="Michael Trupkin" w:date="2017-07-12T15:40:00Z">
        <w:r w:rsidRPr="00D559B2">
          <w:rPr>
            <w:rFonts w:ascii="Arial" w:eastAsiaTheme="minorHAnsi" w:hAnsi="Arial" w:cs="Arial"/>
            <w:color w:val="333333"/>
            <w:sz w:val="21"/>
            <w:szCs w:val="21"/>
          </w:rPr>
          <w:t xml:space="preserve"> the cluster.</w:t>
        </w:r>
      </w:ins>
    </w:p>
    <w:p w14:paraId="335E84E5" w14:textId="1EAA7FD6" w:rsidR="00D559B2" w:rsidRPr="00D559B2" w:rsidRDefault="00D559B2" w:rsidP="005A79F6">
      <w:pPr>
        <w:shd w:val="clear" w:color="auto" w:fill="FFFFFF"/>
        <w:spacing w:before="150"/>
        <w:rPr>
          <w:ins w:id="1686" w:author="Michael Trupkin" w:date="2017-07-12T15:40:00Z"/>
          <w:rFonts w:ascii="Arial" w:eastAsiaTheme="minorHAnsi" w:hAnsi="Arial" w:cs="Arial"/>
          <w:color w:val="333333"/>
          <w:sz w:val="21"/>
          <w:szCs w:val="21"/>
        </w:rPr>
      </w:pPr>
      <w:ins w:id="1687" w:author="Michael Trupkin" w:date="2017-07-12T15:40:00Z">
        <w:del w:id="1688" w:author="Jeff Johnson" w:date="2017-07-12T18:09:00Z">
          <w:r w:rsidRPr="00D559B2" w:rsidDel="00406230">
            <w:rPr>
              <w:rFonts w:ascii="Arial" w:eastAsiaTheme="minorHAnsi" w:hAnsi="Arial" w:cs="Arial"/>
              <w:color w:val="333333"/>
              <w:sz w:val="21"/>
              <w:szCs w:val="21"/>
            </w:rPr>
            <w:delText>You can resize and reconfigure t</w:delText>
          </w:r>
        </w:del>
      </w:ins>
      <w:ins w:id="1689" w:author="Jeff Johnson" w:date="2017-07-12T18:09:00Z">
        <w:r w:rsidR="00406230">
          <w:rPr>
            <w:rFonts w:ascii="Arial" w:eastAsiaTheme="minorHAnsi" w:hAnsi="Arial" w:cs="Arial"/>
            <w:color w:val="333333"/>
            <w:sz w:val="21"/>
            <w:szCs w:val="21"/>
          </w:rPr>
          <w:t>T</w:t>
        </w:r>
      </w:ins>
      <w:ins w:id="1690" w:author="Michael Trupkin" w:date="2017-07-12T15:40:00Z">
        <w:r w:rsidRPr="00D559B2">
          <w:rPr>
            <w:rFonts w:ascii="Arial" w:eastAsiaTheme="minorHAnsi" w:hAnsi="Arial" w:cs="Arial"/>
            <w:color w:val="333333"/>
            <w:sz w:val="21"/>
            <w:szCs w:val="21"/>
          </w:rPr>
          <w:t>he cluster</w:t>
        </w:r>
      </w:ins>
      <w:ins w:id="1691" w:author="Jeff Johnson" w:date="2017-07-12T18:09:00Z">
        <w:r w:rsidR="00406230">
          <w:rPr>
            <w:rFonts w:ascii="Arial" w:eastAsiaTheme="minorHAnsi" w:hAnsi="Arial" w:cs="Arial"/>
            <w:color w:val="333333"/>
            <w:sz w:val="21"/>
            <w:szCs w:val="21"/>
          </w:rPr>
          <w:t xml:space="preserve"> can be resized and/or reconfigured</w:t>
        </w:r>
      </w:ins>
      <w:ins w:id="1692" w:author="Michael Trupkin" w:date="2017-07-12T15:40:00Z">
        <w:r w:rsidRPr="00D559B2">
          <w:rPr>
            <w:rFonts w:ascii="Arial" w:eastAsiaTheme="minorHAnsi" w:hAnsi="Arial" w:cs="Arial"/>
            <w:color w:val="333333"/>
            <w:sz w:val="21"/>
            <w:szCs w:val="21"/>
          </w:rPr>
          <w:t xml:space="preserve"> while </w:t>
        </w:r>
        <w:del w:id="1693" w:author="Jeff Johnson" w:date="2017-07-12T18:09:00Z">
          <w:r w:rsidRPr="00D559B2" w:rsidDel="00406230">
            <w:rPr>
              <w:rFonts w:ascii="Arial" w:eastAsiaTheme="minorHAnsi" w:hAnsi="Arial" w:cs="Arial"/>
              <w:color w:val="333333"/>
              <w:sz w:val="21"/>
              <w:szCs w:val="21"/>
            </w:rPr>
            <w:delText xml:space="preserve">it is </w:delText>
          </w:r>
        </w:del>
        <w:r w:rsidRPr="00D559B2">
          <w:rPr>
            <w:rFonts w:ascii="Arial" w:eastAsiaTheme="minorHAnsi" w:hAnsi="Arial" w:cs="Arial"/>
            <w:color w:val="333333"/>
            <w:sz w:val="21"/>
            <w:szCs w:val="21"/>
          </w:rPr>
          <w:t>operating with no</w:t>
        </w:r>
      </w:ins>
      <w:ins w:id="1694" w:author="Jeff Johnson" w:date="2017-07-12T18:09:00Z">
        <w:r w:rsidR="00406230">
          <w:rPr>
            <w:rFonts w:ascii="Arial" w:eastAsiaTheme="minorHAnsi" w:hAnsi="Arial" w:cs="Arial"/>
            <w:color w:val="333333"/>
            <w:sz w:val="21"/>
            <w:szCs w:val="21"/>
          </w:rPr>
          <w:t xml:space="preserve"> service interruption</w:t>
        </w:r>
      </w:ins>
      <w:ins w:id="1695" w:author="Michael Trupkin" w:date="2017-07-12T15:40:00Z">
        <w:del w:id="1696" w:author="Jeff Johnson" w:date="2017-07-12T18:09:00Z">
          <w:r w:rsidRPr="00D559B2" w:rsidDel="00406230">
            <w:rPr>
              <w:rFonts w:ascii="Arial" w:eastAsiaTheme="minorHAnsi" w:hAnsi="Arial" w:cs="Arial"/>
              <w:color w:val="333333"/>
              <w:sz w:val="21"/>
              <w:szCs w:val="21"/>
            </w:rPr>
            <w:delText xml:space="preserve"> downtime</w:delText>
          </w:r>
        </w:del>
        <w:r w:rsidRPr="00D559B2">
          <w:rPr>
            <w:rFonts w:ascii="Arial" w:eastAsiaTheme="minorHAnsi" w:hAnsi="Arial" w:cs="Arial"/>
            <w:color w:val="333333"/>
            <w:sz w:val="21"/>
            <w:szCs w:val="21"/>
          </w:rPr>
          <w:t xml:space="preserve">. </w:t>
        </w:r>
        <w:del w:id="1697" w:author="Jeff Johnson" w:date="2017-07-12T18:09:00Z">
          <w:r w:rsidRPr="00D559B2" w:rsidDel="00406230">
            <w:rPr>
              <w:rFonts w:ascii="Arial" w:eastAsiaTheme="minorHAnsi" w:hAnsi="Arial" w:cs="Arial"/>
              <w:color w:val="333333"/>
              <w:sz w:val="21"/>
              <w:szCs w:val="21"/>
            </w:rPr>
            <w:delText>Their backend code</w:delText>
          </w:r>
        </w:del>
      </w:ins>
      <w:ins w:id="1698" w:author="Jeff Johnson" w:date="2017-07-12T18:09:00Z">
        <w:r w:rsidR="00406230">
          <w:rPr>
            <w:rFonts w:ascii="Arial" w:eastAsiaTheme="minorHAnsi" w:hAnsi="Arial" w:cs="Arial"/>
            <w:color w:val="333333"/>
            <w:sz w:val="21"/>
            <w:szCs w:val="21"/>
          </w:rPr>
          <w:t>AWS</w:t>
        </w:r>
      </w:ins>
      <w:ins w:id="1699" w:author="Michael Trupkin" w:date="2017-07-12T15:40:00Z">
        <w:r w:rsidRPr="00D559B2">
          <w:rPr>
            <w:rFonts w:ascii="Arial" w:eastAsiaTheme="minorHAnsi" w:hAnsi="Arial" w:cs="Arial"/>
            <w:color w:val="333333"/>
            <w:sz w:val="21"/>
            <w:szCs w:val="21"/>
          </w:rPr>
          <w:t xml:space="preserve"> will create a new cluster with </w:t>
        </w:r>
        <w:del w:id="1700" w:author="Jeff Johnson" w:date="2017-07-12T18:09:00Z">
          <w:r w:rsidRPr="00D559B2" w:rsidDel="00406230">
            <w:rPr>
              <w:rFonts w:ascii="Arial" w:eastAsiaTheme="minorHAnsi" w:hAnsi="Arial" w:cs="Arial"/>
              <w:color w:val="333333"/>
              <w:sz w:val="21"/>
              <w:szCs w:val="21"/>
            </w:rPr>
            <w:delText>your new config</w:delText>
          </w:r>
        </w:del>
      </w:ins>
      <w:ins w:id="1701" w:author="Jeff Johnson" w:date="2017-07-12T18:09:00Z">
        <w:r w:rsidR="00406230">
          <w:rPr>
            <w:rFonts w:ascii="Arial" w:eastAsiaTheme="minorHAnsi" w:hAnsi="Arial" w:cs="Arial"/>
            <w:color w:val="333333"/>
            <w:sz w:val="21"/>
            <w:szCs w:val="21"/>
          </w:rPr>
          <w:t>the updated configuration</w:t>
        </w:r>
      </w:ins>
      <w:ins w:id="1702" w:author="Michael Trupkin" w:date="2017-07-12T15:40:00Z">
        <w:r w:rsidRPr="00D559B2">
          <w:rPr>
            <w:rFonts w:ascii="Arial" w:eastAsiaTheme="minorHAnsi" w:hAnsi="Arial" w:cs="Arial"/>
            <w:color w:val="333333"/>
            <w:sz w:val="21"/>
            <w:szCs w:val="21"/>
          </w:rPr>
          <w:t>, migrate the data over</w:t>
        </w:r>
      </w:ins>
      <w:ins w:id="1703" w:author="Jeff Johnson" w:date="2017-07-12T18:10:00Z">
        <w:r w:rsidR="00406230">
          <w:rPr>
            <w:rFonts w:ascii="Arial" w:eastAsiaTheme="minorHAnsi" w:hAnsi="Arial" w:cs="Arial"/>
            <w:color w:val="333333"/>
            <w:sz w:val="21"/>
            <w:szCs w:val="21"/>
          </w:rPr>
          <w:t xml:space="preserve"> </w:t>
        </w:r>
      </w:ins>
      <w:ins w:id="1704" w:author="Michael Trupkin" w:date="2017-07-12T15:40:00Z">
        <w:del w:id="1705" w:author="Jeff Johnson" w:date="2017-07-12T18:10:00Z">
          <w:r w:rsidRPr="00D559B2" w:rsidDel="00406230">
            <w:rPr>
              <w:rFonts w:ascii="Arial" w:eastAsiaTheme="minorHAnsi" w:hAnsi="Arial" w:cs="Arial"/>
              <w:color w:val="333333"/>
              <w:sz w:val="21"/>
              <w:szCs w:val="21"/>
            </w:rPr>
            <w:delText>, the</w:delText>
          </w:r>
        </w:del>
      </w:ins>
      <w:ins w:id="1706" w:author="Jeff Johnson" w:date="2017-07-12T18:10:00Z">
        <w:r w:rsidR="00406230">
          <w:rPr>
            <w:rFonts w:ascii="Arial" w:eastAsiaTheme="minorHAnsi" w:hAnsi="Arial" w:cs="Arial"/>
            <w:color w:val="333333"/>
            <w:sz w:val="21"/>
            <w:szCs w:val="21"/>
          </w:rPr>
          <w:t>and</w:t>
        </w:r>
      </w:ins>
      <w:ins w:id="1707" w:author="Michael Trupkin" w:date="2017-07-12T15:40:00Z">
        <w:r w:rsidRPr="00D559B2">
          <w:rPr>
            <w:rFonts w:ascii="Arial" w:eastAsiaTheme="minorHAnsi" w:hAnsi="Arial" w:cs="Arial"/>
            <w:color w:val="333333"/>
            <w:sz w:val="21"/>
            <w:szCs w:val="21"/>
          </w:rPr>
          <w:t xml:space="preserve"> decommission the old cluster without any downtime or loss of data.</w:t>
        </w:r>
      </w:ins>
    </w:p>
    <w:p w14:paraId="4C1D09C0" w14:textId="77777777" w:rsidR="00D559B2" w:rsidRPr="00D559B2" w:rsidRDefault="00D559B2">
      <w:pPr>
        <w:pStyle w:val="Heading3"/>
        <w:rPr>
          <w:ins w:id="1708" w:author="Michael Trupkin" w:date="2017-07-12T15:40:00Z"/>
          <w:rFonts w:eastAsia="Times New Roman"/>
        </w:rPr>
        <w:pPrChange w:id="1709" w:author="Jeff Johnson" w:date="2017-07-12T18:04:00Z">
          <w:pPr>
            <w:pStyle w:val="Heading4"/>
            <w:keepNext w:val="0"/>
            <w:keepLines w:val="0"/>
            <w:numPr>
              <w:ilvl w:val="0"/>
            </w:numPr>
            <w:shd w:val="clear" w:color="auto" w:fill="FFFFFF"/>
            <w:spacing w:before="300" w:line="300" w:lineRule="atLeast"/>
            <w:ind w:left="432" w:hanging="432"/>
          </w:pPr>
        </w:pPrChange>
      </w:pPr>
      <w:bookmarkStart w:id="1710" w:name="_Toc487713881"/>
      <w:proofErr w:type="spellStart"/>
      <w:ins w:id="1711" w:author="Michael Trupkin" w:date="2017-07-12T15:40:00Z">
        <w:r w:rsidRPr="00D559B2">
          <w:rPr>
            <w:rFonts w:eastAsia="Times New Roman"/>
          </w:rPr>
          <w:t>Elasticsearch</w:t>
        </w:r>
        <w:proofErr w:type="spellEnd"/>
        <w:r w:rsidRPr="00D559B2">
          <w:rPr>
            <w:rFonts w:eastAsia="Times New Roman"/>
          </w:rPr>
          <w:t xml:space="preserve"> service setup</w:t>
        </w:r>
        <w:bookmarkEnd w:id="1710"/>
      </w:ins>
    </w:p>
    <w:p w14:paraId="110BEC4F" w14:textId="07AF1C4C" w:rsidR="00D559B2" w:rsidRPr="00D559B2" w:rsidRDefault="00D559B2" w:rsidP="005A79F6">
      <w:pPr>
        <w:shd w:val="clear" w:color="auto" w:fill="FFFFFF"/>
        <w:spacing w:before="150"/>
        <w:rPr>
          <w:ins w:id="1712" w:author="Michael Trupkin" w:date="2017-07-12T15:40:00Z"/>
          <w:rFonts w:ascii="Arial" w:eastAsiaTheme="minorHAnsi" w:hAnsi="Arial" w:cs="Arial"/>
          <w:color w:val="333333"/>
          <w:sz w:val="21"/>
          <w:szCs w:val="21"/>
        </w:rPr>
      </w:pPr>
      <w:ins w:id="1713" w:author="Michael Trupkin" w:date="2017-07-12T15:40:00Z">
        <w:r w:rsidRPr="00D559B2">
          <w:rPr>
            <w:rFonts w:ascii="Arial" w:eastAsiaTheme="minorHAnsi" w:hAnsi="Arial" w:cs="Arial"/>
            <w:color w:val="333333"/>
            <w:sz w:val="21"/>
            <w:szCs w:val="21"/>
          </w:rPr>
          <w:t>To</w:t>
        </w:r>
        <w:r>
          <w:rPr>
            <w:rFonts w:ascii="Arial" w:eastAsiaTheme="minorHAnsi" w:hAnsi="Arial" w:cs="Arial"/>
            <w:color w:val="333333"/>
            <w:sz w:val="21"/>
            <w:szCs w:val="21"/>
          </w:rPr>
          <w:t xml:space="preserve"> set up the AWS ES service, </w:t>
        </w:r>
        <w:r w:rsidRPr="00D559B2">
          <w:rPr>
            <w:rFonts w:ascii="Arial" w:eastAsiaTheme="minorHAnsi" w:hAnsi="Arial" w:cs="Arial"/>
            <w:color w:val="333333"/>
            <w:sz w:val="21"/>
            <w:szCs w:val="21"/>
          </w:rPr>
          <w:t xml:space="preserve">navigate to the 'Amazon </w:t>
        </w:r>
        <w:proofErr w:type="spellStart"/>
        <w:r w:rsidRPr="00D559B2">
          <w:rPr>
            <w:rFonts w:ascii="Arial" w:eastAsiaTheme="minorHAnsi" w:hAnsi="Arial" w:cs="Arial"/>
            <w:color w:val="333333"/>
            <w:sz w:val="21"/>
            <w:szCs w:val="21"/>
          </w:rPr>
          <w:t>Elasticsearch</w:t>
        </w:r>
        <w:proofErr w:type="spellEnd"/>
        <w:r w:rsidRPr="00D559B2">
          <w:rPr>
            <w:rFonts w:ascii="Arial" w:eastAsiaTheme="minorHAnsi" w:hAnsi="Arial" w:cs="Arial"/>
            <w:color w:val="333333"/>
            <w:sz w:val="21"/>
            <w:szCs w:val="21"/>
          </w:rPr>
          <w:t xml:space="preserve"> Service dashboard' in </w:t>
        </w:r>
      </w:ins>
      <w:ins w:id="1714" w:author="Jeff Johnson" w:date="2017-07-12T21:21:00Z">
        <w:r w:rsidR="005A43C4">
          <w:rPr>
            <w:rFonts w:ascii="Arial" w:eastAsiaTheme="minorHAnsi" w:hAnsi="Arial" w:cs="Arial"/>
            <w:color w:val="333333"/>
            <w:sz w:val="21"/>
            <w:szCs w:val="21"/>
          </w:rPr>
          <w:t xml:space="preserve">the </w:t>
        </w:r>
      </w:ins>
      <w:ins w:id="1715" w:author="Michael Trupkin" w:date="2017-07-12T15:40:00Z">
        <w:del w:id="1716" w:author="Jeff Johnson" w:date="2017-07-12T21:21:00Z">
          <w:r w:rsidRPr="00D559B2" w:rsidDel="005A43C4">
            <w:rPr>
              <w:rFonts w:ascii="Arial" w:eastAsiaTheme="minorHAnsi" w:hAnsi="Arial" w:cs="Arial"/>
              <w:color w:val="333333"/>
              <w:sz w:val="21"/>
              <w:szCs w:val="21"/>
            </w:rPr>
            <w:delText xml:space="preserve">your </w:delText>
          </w:r>
        </w:del>
        <w:r w:rsidRPr="00D559B2">
          <w:rPr>
            <w:rFonts w:ascii="Arial" w:eastAsiaTheme="minorHAnsi" w:hAnsi="Arial" w:cs="Arial"/>
            <w:color w:val="333333"/>
            <w:sz w:val="21"/>
            <w:szCs w:val="21"/>
          </w:rPr>
          <w:t xml:space="preserve">AWS account </w:t>
        </w:r>
      </w:ins>
      <w:ins w:id="1717" w:author="Jeff Johnson" w:date="2017-07-12T21:21:00Z">
        <w:r w:rsidR="005A43C4">
          <w:rPr>
            <w:rFonts w:ascii="Arial" w:eastAsiaTheme="minorHAnsi" w:hAnsi="Arial" w:cs="Arial"/>
            <w:color w:val="333333"/>
            <w:sz w:val="21"/>
            <w:szCs w:val="21"/>
          </w:rPr>
          <w:t xml:space="preserve">dashboard </w:t>
        </w:r>
      </w:ins>
      <w:ins w:id="1718" w:author="Michael Trupkin" w:date="2017-07-12T15:40:00Z">
        <w:r w:rsidRPr="00D559B2">
          <w:rPr>
            <w:rFonts w:ascii="Arial" w:eastAsiaTheme="minorHAnsi" w:hAnsi="Arial" w:cs="Arial"/>
            <w:color w:val="333333"/>
            <w:sz w:val="21"/>
            <w:szCs w:val="21"/>
          </w:rPr>
          <w:t xml:space="preserve">and click 'Create a new domain'. </w:t>
        </w:r>
        <w:del w:id="1719" w:author="Jeff Johnson" w:date="2017-07-12T21:21:00Z">
          <w:r w:rsidRPr="00D559B2" w:rsidDel="005A43C4">
            <w:rPr>
              <w:rFonts w:ascii="Arial" w:eastAsiaTheme="minorHAnsi" w:hAnsi="Arial" w:cs="Arial"/>
              <w:color w:val="333333"/>
              <w:sz w:val="21"/>
              <w:szCs w:val="21"/>
            </w:rPr>
            <w:delText>Then you fill</w:delText>
          </w:r>
        </w:del>
      </w:ins>
      <w:ins w:id="1720" w:author="Jeff Johnson" w:date="2017-07-12T21:21:00Z">
        <w:r w:rsidR="005A43C4">
          <w:rPr>
            <w:rFonts w:ascii="Arial" w:eastAsiaTheme="minorHAnsi" w:hAnsi="Arial" w:cs="Arial"/>
            <w:color w:val="333333"/>
            <w:sz w:val="21"/>
            <w:szCs w:val="21"/>
          </w:rPr>
          <w:t>Fill</w:t>
        </w:r>
      </w:ins>
      <w:ins w:id="1721" w:author="Michael Trupkin" w:date="2017-07-12T15:40:00Z">
        <w:r w:rsidRPr="00D559B2">
          <w:rPr>
            <w:rFonts w:ascii="Arial" w:eastAsiaTheme="minorHAnsi" w:hAnsi="Arial" w:cs="Arial"/>
            <w:color w:val="333333"/>
            <w:sz w:val="21"/>
            <w:szCs w:val="21"/>
          </w:rPr>
          <w:t xml:space="preserve"> in the form </w:t>
        </w:r>
        <w:del w:id="1722" w:author="Jeff Johnson" w:date="2017-07-12T21:22:00Z">
          <w:r w:rsidRPr="00D559B2" w:rsidDel="005A43C4">
            <w:rPr>
              <w:rFonts w:ascii="Arial" w:eastAsiaTheme="minorHAnsi" w:hAnsi="Arial" w:cs="Arial"/>
              <w:color w:val="333333"/>
              <w:sz w:val="21"/>
              <w:szCs w:val="21"/>
            </w:rPr>
            <w:delText>and click page and click Next until you're done</w:delText>
          </w:r>
        </w:del>
      </w:ins>
      <w:ins w:id="1723" w:author="Jeff Johnson" w:date="2017-07-12T21:22:00Z">
        <w:r w:rsidR="005A43C4">
          <w:rPr>
            <w:rFonts w:ascii="Arial" w:eastAsiaTheme="minorHAnsi" w:hAnsi="Arial" w:cs="Arial"/>
            <w:color w:val="333333"/>
            <w:sz w:val="21"/>
            <w:szCs w:val="21"/>
          </w:rPr>
          <w:t xml:space="preserve">by providing the required information. </w:t>
        </w:r>
      </w:ins>
      <w:ins w:id="1724" w:author="Michael Trupkin" w:date="2017-07-12T15:40:00Z">
        <w:del w:id="1725" w:author="Jeff Johnson" w:date="2017-07-12T21:22:00Z">
          <w:r w:rsidRPr="00D559B2" w:rsidDel="005A43C4">
            <w:rPr>
              <w:rFonts w:ascii="Arial" w:eastAsiaTheme="minorHAnsi" w:hAnsi="Arial" w:cs="Arial"/>
              <w:color w:val="333333"/>
              <w:sz w:val="21"/>
              <w:szCs w:val="21"/>
            </w:rPr>
            <w:delText>!</w:delText>
          </w:r>
        </w:del>
        <w:r w:rsidRPr="00D559B2">
          <w:rPr>
            <w:rFonts w:ascii="Arial" w:eastAsiaTheme="minorHAnsi" w:hAnsi="Arial" w:cs="Arial"/>
            <w:color w:val="333333"/>
            <w:sz w:val="21"/>
            <w:szCs w:val="21"/>
          </w:rPr>
          <w:t xml:space="preserve"> In our </w:t>
        </w:r>
        <w:proofErr w:type="spellStart"/>
        <w:r w:rsidRPr="00D559B2">
          <w:rPr>
            <w:rFonts w:ascii="Arial" w:eastAsiaTheme="minorHAnsi" w:hAnsi="Arial" w:cs="Arial"/>
            <w:color w:val="333333"/>
            <w:sz w:val="21"/>
            <w:szCs w:val="21"/>
          </w:rPr>
          <w:t>config</w:t>
        </w:r>
        <w:proofErr w:type="spellEnd"/>
        <w:r w:rsidRPr="00D559B2">
          <w:rPr>
            <w:rFonts w:ascii="Arial" w:eastAsiaTheme="minorHAnsi" w:hAnsi="Arial" w:cs="Arial"/>
            <w:color w:val="333333"/>
            <w:sz w:val="21"/>
            <w:szCs w:val="21"/>
          </w:rPr>
          <w:t xml:space="preserve">, we're using IP-based security. To do this, select the 'allow access from specific IP' template during setup and put your </w:t>
        </w:r>
        <w:del w:id="1726" w:author="Jeff Johnson" w:date="2017-07-12T21:23:00Z">
          <w:r w:rsidRPr="00D559B2" w:rsidDel="005A43C4">
            <w:rPr>
              <w:rFonts w:ascii="Arial" w:eastAsiaTheme="minorHAnsi" w:hAnsi="Arial" w:cs="Arial"/>
              <w:color w:val="333333"/>
              <w:sz w:val="21"/>
              <w:szCs w:val="21"/>
            </w:rPr>
            <w:delText>l</w:delText>
          </w:r>
        </w:del>
      </w:ins>
      <w:proofErr w:type="spellStart"/>
      <w:ins w:id="1727" w:author="Jeff Johnson" w:date="2017-07-12T21:23:00Z">
        <w:r w:rsidR="005A43C4">
          <w:rPr>
            <w:rFonts w:ascii="Arial" w:eastAsiaTheme="minorHAnsi" w:hAnsi="Arial" w:cs="Arial"/>
            <w:color w:val="333333"/>
            <w:sz w:val="21"/>
            <w:szCs w:val="21"/>
          </w:rPr>
          <w:t>L</w:t>
        </w:r>
      </w:ins>
      <w:ins w:id="1728" w:author="Michael Trupkin" w:date="2017-07-12T15:40:00Z">
        <w:r w:rsidRPr="00D559B2">
          <w:rPr>
            <w:rFonts w:ascii="Arial" w:eastAsiaTheme="minorHAnsi" w:hAnsi="Arial" w:cs="Arial"/>
            <w:color w:val="333333"/>
            <w:sz w:val="21"/>
            <w:szCs w:val="21"/>
          </w:rPr>
          <w:t>og</w:t>
        </w:r>
        <w:del w:id="1729" w:author="Jeff Johnson" w:date="2017-07-12T21:23:00Z">
          <w:r w:rsidRPr="00D559B2" w:rsidDel="005A43C4">
            <w:rPr>
              <w:rFonts w:ascii="Arial" w:eastAsiaTheme="minorHAnsi" w:hAnsi="Arial" w:cs="Arial"/>
              <w:color w:val="333333"/>
              <w:sz w:val="21"/>
              <w:szCs w:val="21"/>
            </w:rPr>
            <w:delText>s</w:delText>
          </w:r>
        </w:del>
      </w:ins>
      <w:ins w:id="1730" w:author="Jeff Johnson" w:date="2017-07-12T21:23:00Z">
        <w:r w:rsidR="005A43C4">
          <w:rPr>
            <w:rFonts w:ascii="Arial" w:eastAsiaTheme="minorHAnsi" w:hAnsi="Arial" w:cs="Arial"/>
            <w:color w:val="333333"/>
            <w:sz w:val="21"/>
            <w:szCs w:val="21"/>
          </w:rPr>
          <w:t>S</w:t>
        </w:r>
      </w:ins>
      <w:ins w:id="1731" w:author="Michael Trupkin" w:date="2017-07-12T15:40:00Z">
        <w:r w:rsidRPr="00D559B2">
          <w:rPr>
            <w:rFonts w:ascii="Arial" w:eastAsiaTheme="minorHAnsi" w:hAnsi="Arial" w:cs="Arial"/>
            <w:color w:val="333333"/>
            <w:sz w:val="21"/>
            <w:szCs w:val="21"/>
          </w:rPr>
          <w:t>tash</w:t>
        </w:r>
        <w:proofErr w:type="spellEnd"/>
        <w:r w:rsidRPr="00D559B2">
          <w:rPr>
            <w:rFonts w:ascii="Arial" w:eastAsiaTheme="minorHAnsi" w:hAnsi="Arial" w:cs="Arial"/>
            <w:color w:val="333333"/>
            <w:sz w:val="21"/>
            <w:szCs w:val="21"/>
          </w:rPr>
          <w:t xml:space="preserve"> EC2 host IP addresses in the form</w:t>
        </w:r>
        <w:del w:id="1732" w:author="Jeff Johnson" w:date="2017-07-12T21:23:00Z">
          <w:r w:rsidRPr="00D559B2" w:rsidDel="005A43C4">
            <w:rPr>
              <w:rFonts w:ascii="Arial" w:eastAsiaTheme="minorHAnsi" w:hAnsi="Arial" w:cs="Arial"/>
              <w:color w:val="333333"/>
              <w:sz w:val="21"/>
              <w:szCs w:val="21"/>
            </w:rPr>
            <w:delText xml:space="preserve"> (see the manual deployment section below for instructions on setting up logstash in EC2)</w:delText>
          </w:r>
        </w:del>
        <w:r w:rsidRPr="00D559B2">
          <w:rPr>
            <w:rFonts w:ascii="Arial" w:eastAsiaTheme="minorHAnsi" w:hAnsi="Arial" w:cs="Arial"/>
            <w:color w:val="333333"/>
            <w:sz w:val="21"/>
            <w:szCs w:val="21"/>
          </w:rPr>
          <w:t xml:space="preserve">. </w:t>
        </w:r>
        <w:del w:id="1733" w:author="Jeff Johnson" w:date="2017-07-12T21:23:00Z">
          <w:r w:rsidRPr="00D559B2" w:rsidDel="005A43C4">
            <w:rPr>
              <w:rFonts w:ascii="Arial" w:eastAsiaTheme="minorHAnsi" w:hAnsi="Arial" w:cs="Arial"/>
              <w:color w:val="333333"/>
              <w:sz w:val="21"/>
              <w:szCs w:val="21"/>
            </w:rPr>
            <w:delText>We are currently using ES</w:delText>
          </w:r>
        </w:del>
      </w:ins>
      <w:proofErr w:type="spellStart"/>
      <w:ins w:id="1734" w:author="Jeff Johnson" w:date="2017-07-12T21:23:00Z">
        <w:r w:rsidR="005A43C4">
          <w:rPr>
            <w:rFonts w:ascii="Arial" w:eastAsiaTheme="minorHAnsi" w:hAnsi="Arial" w:cs="Arial"/>
            <w:color w:val="333333"/>
            <w:sz w:val="21"/>
            <w:szCs w:val="21"/>
          </w:rPr>
          <w:t>Elasticsearch</w:t>
        </w:r>
      </w:ins>
      <w:proofErr w:type="spellEnd"/>
      <w:ins w:id="1735" w:author="Michael Trupkin" w:date="2017-07-12T15:40:00Z">
        <w:r w:rsidRPr="00D559B2">
          <w:rPr>
            <w:rFonts w:ascii="Arial" w:eastAsiaTheme="minorHAnsi" w:hAnsi="Arial" w:cs="Arial"/>
            <w:color w:val="333333"/>
            <w:sz w:val="21"/>
            <w:szCs w:val="21"/>
          </w:rPr>
          <w:t xml:space="preserve"> version 5.3</w:t>
        </w:r>
        <w:del w:id="1736" w:author="Jeff Johnson" w:date="2017-07-12T21:23:00Z">
          <w:r w:rsidRPr="00D559B2" w:rsidDel="005A43C4">
            <w:rPr>
              <w:rFonts w:ascii="Arial" w:eastAsiaTheme="minorHAnsi" w:hAnsi="Arial" w:cs="Arial"/>
              <w:color w:val="333333"/>
              <w:sz w:val="21"/>
              <w:szCs w:val="21"/>
            </w:rPr>
            <w:delText>, which</w:delText>
          </w:r>
        </w:del>
        <w:r w:rsidRPr="00D559B2">
          <w:rPr>
            <w:rFonts w:ascii="Arial" w:eastAsiaTheme="minorHAnsi" w:hAnsi="Arial" w:cs="Arial"/>
            <w:color w:val="333333"/>
            <w:sz w:val="21"/>
            <w:szCs w:val="21"/>
          </w:rPr>
          <w:t xml:space="preserve"> is </w:t>
        </w:r>
        <w:del w:id="1737" w:author="Jeff Johnson" w:date="2017-07-12T21:22:00Z">
          <w:r w:rsidRPr="00D559B2" w:rsidDel="005A43C4">
            <w:rPr>
              <w:rFonts w:ascii="Arial" w:eastAsiaTheme="minorHAnsi" w:hAnsi="Arial" w:cs="Arial"/>
              <w:color w:val="333333"/>
              <w:sz w:val="21"/>
              <w:szCs w:val="21"/>
            </w:rPr>
            <w:delText xml:space="preserve">highly </w:delText>
          </w:r>
        </w:del>
        <w:r w:rsidRPr="00D559B2">
          <w:rPr>
            <w:rFonts w:ascii="Arial" w:eastAsiaTheme="minorHAnsi" w:hAnsi="Arial" w:cs="Arial"/>
            <w:color w:val="333333"/>
            <w:sz w:val="21"/>
            <w:szCs w:val="21"/>
          </w:rPr>
          <w:t xml:space="preserve">recommended </w:t>
        </w:r>
      </w:ins>
      <w:ins w:id="1738" w:author="Jeff Johnson" w:date="2017-07-12T21:23:00Z">
        <w:r w:rsidR="005A43C4">
          <w:rPr>
            <w:rFonts w:ascii="Arial" w:eastAsiaTheme="minorHAnsi" w:hAnsi="Arial" w:cs="Arial"/>
            <w:color w:val="333333"/>
            <w:sz w:val="21"/>
            <w:szCs w:val="21"/>
          </w:rPr>
          <w:t>-</w:t>
        </w:r>
      </w:ins>
      <w:ins w:id="1739" w:author="Michael Trupkin" w:date="2017-07-12T15:40:00Z">
        <w:del w:id="1740" w:author="Jeff Johnson" w:date="2017-07-12T21:23:00Z">
          <w:r w:rsidRPr="00D559B2" w:rsidDel="005A43C4">
            <w:rPr>
              <w:rFonts w:ascii="Arial" w:eastAsiaTheme="minorHAnsi" w:hAnsi="Arial" w:cs="Arial"/>
              <w:color w:val="333333"/>
              <w:sz w:val="21"/>
              <w:szCs w:val="21"/>
            </w:rPr>
            <w:delText>as</w:delText>
          </w:r>
        </w:del>
        <w:r w:rsidRPr="00D559B2">
          <w:rPr>
            <w:rFonts w:ascii="Arial" w:eastAsiaTheme="minorHAnsi" w:hAnsi="Arial" w:cs="Arial"/>
            <w:color w:val="333333"/>
            <w:sz w:val="21"/>
            <w:szCs w:val="21"/>
          </w:rPr>
          <w:t xml:space="preserve"> it</w:t>
        </w:r>
      </w:ins>
      <w:ins w:id="1741" w:author="Jeff Johnson" w:date="2017-07-12T21:23:00Z">
        <w:r w:rsidR="005A43C4">
          <w:rPr>
            <w:rFonts w:ascii="Arial" w:eastAsiaTheme="minorHAnsi" w:hAnsi="Arial" w:cs="Arial"/>
            <w:color w:val="333333"/>
            <w:sz w:val="21"/>
            <w:szCs w:val="21"/>
          </w:rPr>
          <w:t xml:space="preserve"> </w:t>
        </w:r>
      </w:ins>
      <w:ins w:id="1742" w:author="Michael Trupkin" w:date="2017-07-12T15:40:00Z">
        <w:del w:id="1743" w:author="Jeff Johnson" w:date="2017-07-12T21:23:00Z">
          <w:r w:rsidRPr="00D559B2" w:rsidDel="005A43C4">
            <w:rPr>
              <w:rFonts w:ascii="Arial" w:eastAsiaTheme="minorHAnsi" w:hAnsi="Arial" w:cs="Arial"/>
              <w:color w:val="333333"/>
              <w:sz w:val="21"/>
              <w:szCs w:val="21"/>
            </w:rPr>
            <w:delText>'</w:delText>
          </w:r>
        </w:del>
      </w:ins>
      <w:ins w:id="1744" w:author="Jeff Johnson" w:date="2017-07-12T21:23:00Z">
        <w:r w:rsidR="005A43C4">
          <w:rPr>
            <w:rFonts w:ascii="Arial" w:eastAsiaTheme="minorHAnsi" w:hAnsi="Arial" w:cs="Arial"/>
            <w:color w:val="333333"/>
            <w:sz w:val="21"/>
            <w:szCs w:val="21"/>
          </w:rPr>
          <w:t>i</w:t>
        </w:r>
      </w:ins>
      <w:ins w:id="1745" w:author="Michael Trupkin" w:date="2017-07-12T15:40:00Z">
        <w:r w:rsidRPr="00D559B2">
          <w:rPr>
            <w:rFonts w:ascii="Arial" w:eastAsiaTheme="minorHAnsi" w:hAnsi="Arial" w:cs="Arial"/>
            <w:color w:val="333333"/>
            <w:sz w:val="21"/>
            <w:szCs w:val="21"/>
          </w:rPr>
          <w:t xml:space="preserve">s the first version that supports the curator tool, </w:t>
        </w:r>
        <w:del w:id="1746" w:author="Jeff Johnson" w:date="2017-07-12T21:24:00Z">
          <w:r w:rsidRPr="00D559B2" w:rsidDel="005A43C4">
            <w:rPr>
              <w:rFonts w:ascii="Arial" w:eastAsiaTheme="minorHAnsi" w:hAnsi="Arial" w:cs="Arial"/>
              <w:color w:val="333333"/>
              <w:sz w:val="21"/>
              <w:szCs w:val="21"/>
            </w:rPr>
            <w:delText>which we detail</w:delText>
          </w:r>
        </w:del>
      </w:ins>
      <w:ins w:id="1747" w:author="Jeff Johnson" w:date="2017-07-12T21:24:00Z">
        <w:r w:rsidR="005A43C4">
          <w:rPr>
            <w:rFonts w:ascii="Arial" w:eastAsiaTheme="minorHAnsi" w:hAnsi="Arial" w:cs="Arial"/>
            <w:color w:val="333333"/>
            <w:sz w:val="21"/>
            <w:szCs w:val="21"/>
          </w:rPr>
          <w:t>described</w:t>
        </w:r>
      </w:ins>
      <w:ins w:id="1748" w:author="Michael Trupkin" w:date="2017-07-12T15:40:00Z">
        <w:r w:rsidRPr="00D559B2">
          <w:rPr>
            <w:rFonts w:ascii="Arial" w:eastAsiaTheme="minorHAnsi" w:hAnsi="Arial" w:cs="Arial"/>
            <w:color w:val="333333"/>
            <w:sz w:val="21"/>
            <w:szCs w:val="21"/>
          </w:rPr>
          <w:t xml:space="preserve"> below.</w:t>
        </w:r>
      </w:ins>
    </w:p>
    <w:p w14:paraId="11755936" w14:textId="4E39EDA1" w:rsidR="00D559B2" w:rsidRPr="00D559B2" w:rsidRDefault="00D559B2" w:rsidP="005A79F6">
      <w:pPr>
        <w:shd w:val="clear" w:color="auto" w:fill="FFFFFF"/>
        <w:spacing w:before="150"/>
        <w:rPr>
          <w:ins w:id="1749" w:author="Michael Trupkin" w:date="2017-07-12T15:40:00Z"/>
          <w:rFonts w:ascii="Arial" w:eastAsiaTheme="minorHAnsi" w:hAnsi="Arial" w:cs="Arial"/>
          <w:color w:val="333333"/>
          <w:sz w:val="21"/>
          <w:szCs w:val="21"/>
        </w:rPr>
      </w:pPr>
      <w:ins w:id="1750" w:author="Michael Trupkin" w:date="2017-07-12T15:40:00Z">
        <w:del w:id="1751" w:author="Jeff Johnson" w:date="2017-07-12T17:58:00Z">
          <w:r w:rsidRPr="00D559B2" w:rsidDel="00A36C43">
            <w:rPr>
              <w:rFonts w:ascii="Arial" w:eastAsiaTheme="minorHAnsi" w:hAnsi="Arial" w:cs="Arial"/>
              <w:color w:val="333333"/>
              <w:sz w:val="21"/>
              <w:szCs w:val="21"/>
            </w:rPr>
            <w:delText>Our load test</w:delText>
          </w:r>
        </w:del>
      </w:ins>
      <w:ins w:id="1752" w:author="Jeff Johnson" w:date="2017-07-12T17:58:00Z">
        <w:r w:rsidR="00A36C43">
          <w:rPr>
            <w:rFonts w:ascii="Arial" w:eastAsiaTheme="minorHAnsi" w:hAnsi="Arial" w:cs="Arial"/>
            <w:color w:val="333333"/>
            <w:sz w:val="21"/>
            <w:szCs w:val="21"/>
          </w:rPr>
          <w:t>An</w:t>
        </w:r>
      </w:ins>
      <w:ins w:id="1753" w:author="Michael Trupkin" w:date="2017-07-12T15:40:00Z">
        <w:r w:rsidRPr="00D559B2">
          <w:rPr>
            <w:rFonts w:ascii="Arial" w:eastAsiaTheme="minorHAnsi" w:hAnsi="Arial" w:cs="Arial"/>
            <w:color w:val="333333"/>
            <w:sz w:val="21"/>
            <w:szCs w:val="21"/>
          </w:rPr>
          <w:t xml:space="preserve"> ES cluster consists of </w:t>
        </w:r>
        <w:del w:id="1754" w:author="Jeff Johnson" w:date="2017-07-12T17:58:00Z">
          <w:r w:rsidRPr="00D559B2" w:rsidDel="00A36C43">
            <w:rPr>
              <w:rFonts w:ascii="Arial" w:eastAsiaTheme="minorHAnsi" w:hAnsi="Arial" w:cs="Arial"/>
              <w:color w:val="333333"/>
              <w:sz w:val="21"/>
              <w:szCs w:val="21"/>
            </w:rPr>
            <w:delText>7 total nodes. 4 nodes are</w:delText>
          </w:r>
        </w:del>
      </w:ins>
      <w:ins w:id="1755" w:author="Jeff Johnson" w:date="2017-07-12T17:58:00Z">
        <w:r w:rsidR="00A36C43">
          <w:rPr>
            <w:rFonts w:ascii="Arial" w:eastAsiaTheme="minorHAnsi" w:hAnsi="Arial" w:cs="Arial"/>
            <w:color w:val="333333"/>
            <w:sz w:val="21"/>
            <w:szCs w:val="21"/>
          </w:rPr>
          <w:t>two types of nodes:</w:t>
        </w:r>
      </w:ins>
      <w:ins w:id="1756" w:author="Michael Trupkin" w:date="2017-07-12T15:40:00Z">
        <w:r w:rsidRPr="00D559B2">
          <w:rPr>
            <w:rFonts w:ascii="Arial" w:eastAsiaTheme="minorHAnsi" w:hAnsi="Arial" w:cs="Arial"/>
            <w:color w:val="333333"/>
            <w:sz w:val="21"/>
            <w:szCs w:val="21"/>
          </w:rPr>
          <w:t xml:space="preserve"> data nodes and </w:t>
        </w:r>
        <w:del w:id="1757" w:author="Jeff Johnson" w:date="2017-07-12T17:58:00Z">
          <w:r w:rsidRPr="00D559B2" w:rsidDel="00A36C43">
            <w:rPr>
              <w:rFonts w:ascii="Arial" w:eastAsiaTheme="minorHAnsi" w:hAnsi="Arial" w:cs="Arial"/>
              <w:color w:val="333333"/>
              <w:sz w:val="21"/>
              <w:szCs w:val="21"/>
            </w:rPr>
            <w:delText xml:space="preserve">3 are dedicated </w:delText>
          </w:r>
        </w:del>
        <w:r w:rsidRPr="00D559B2">
          <w:rPr>
            <w:rFonts w:ascii="Arial" w:eastAsiaTheme="minorHAnsi" w:hAnsi="Arial" w:cs="Arial"/>
            <w:color w:val="333333"/>
            <w:sz w:val="21"/>
            <w:szCs w:val="21"/>
          </w:rPr>
          <w:t>master nodes. Having dedicated master nodes is highly recommended by AWS for performance</w:t>
        </w:r>
        <w:del w:id="1758" w:author="Jeff Johnson" w:date="2017-07-12T17:58:00Z">
          <w:r w:rsidRPr="00D559B2" w:rsidDel="00A36C43">
            <w:rPr>
              <w:rFonts w:ascii="Arial" w:eastAsiaTheme="minorHAnsi" w:hAnsi="Arial" w:cs="Arial"/>
              <w:color w:val="333333"/>
              <w:sz w:val="21"/>
              <w:szCs w:val="21"/>
            </w:rPr>
            <w:delText>, and 3</w:delText>
          </w:r>
        </w:del>
      </w:ins>
      <w:ins w:id="1759" w:author="Jeff Johnson" w:date="2017-07-12T17:58:00Z">
        <w:r w:rsidR="00A36C43">
          <w:rPr>
            <w:rFonts w:ascii="Arial" w:eastAsiaTheme="minorHAnsi" w:hAnsi="Arial" w:cs="Arial"/>
            <w:color w:val="333333"/>
            <w:sz w:val="21"/>
            <w:szCs w:val="21"/>
          </w:rPr>
          <w:t>.  Three</w:t>
        </w:r>
      </w:ins>
      <w:ins w:id="1760" w:author="Michael Trupkin" w:date="2017-07-12T15:40:00Z">
        <w:r w:rsidRPr="00D559B2">
          <w:rPr>
            <w:rFonts w:ascii="Arial" w:eastAsiaTheme="minorHAnsi" w:hAnsi="Arial" w:cs="Arial"/>
            <w:color w:val="333333"/>
            <w:sz w:val="21"/>
            <w:szCs w:val="21"/>
          </w:rPr>
          <w:t xml:space="preserve"> is the default number</w:t>
        </w:r>
      </w:ins>
      <w:ins w:id="1761" w:author="Jeff Johnson" w:date="2017-07-12T20:42:00Z">
        <w:r w:rsidR="005A79F6">
          <w:rPr>
            <w:rFonts w:ascii="Arial" w:eastAsiaTheme="minorHAnsi" w:hAnsi="Arial" w:cs="Arial"/>
            <w:color w:val="333333"/>
            <w:sz w:val="21"/>
            <w:szCs w:val="21"/>
          </w:rPr>
          <w:t xml:space="preserve"> of </w:t>
        </w:r>
        <w:proofErr w:type="spellStart"/>
        <w:r w:rsidR="005A79F6">
          <w:rPr>
            <w:rFonts w:ascii="Arial" w:eastAsiaTheme="minorHAnsi" w:hAnsi="Arial" w:cs="Arial"/>
            <w:color w:val="333333"/>
            <w:sz w:val="21"/>
            <w:szCs w:val="21"/>
          </w:rPr>
          <w:t>mastser</w:t>
        </w:r>
        <w:proofErr w:type="spellEnd"/>
        <w:r w:rsidR="005A79F6">
          <w:rPr>
            <w:rFonts w:ascii="Arial" w:eastAsiaTheme="minorHAnsi" w:hAnsi="Arial" w:cs="Arial"/>
            <w:color w:val="333333"/>
            <w:sz w:val="21"/>
            <w:szCs w:val="21"/>
          </w:rPr>
          <w:t xml:space="preserve"> nodes</w:t>
        </w:r>
      </w:ins>
      <w:ins w:id="1762" w:author="Michael Trupkin" w:date="2017-07-12T15:40:00Z">
        <w:r w:rsidRPr="00D559B2">
          <w:rPr>
            <w:rFonts w:ascii="Arial" w:eastAsiaTheme="minorHAnsi" w:hAnsi="Arial" w:cs="Arial"/>
            <w:color w:val="333333"/>
            <w:sz w:val="21"/>
            <w:szCs w:val="21"/>
          </w:rPr>
          <w:t xml:space="preserve">, and a good value to start with. </w:t>
        </w:r>
      </w:ins>
      <w:ins w:id="1763" w:author="Jeff Johnson" w:date="2017-07-12T17:59:00Z">
        <w:r w:rsidR="00A36C43">
          <w:rPr>
            <w:rFonts w:ascii="Arial" w:eastAsiaTheme="minorHAnsi" w:hAnsi="Arial" w:cs="Arial"/>
            <w:color w:val="333333"/>
            <w:sz w:val="21"/>
            <w:szCs w:val="21"/>
          </w:rPr>
          <w:t xml:space="preserve">For a high-volume deployment, Fairway recommends </w:t>
        </w:r>
      </w:ins>
      <w:ins w:id="1764" w:author="Michael Trupkin" w:date="2017-07-12T15:40:00Z">
        <w:del w:id="1765" w:author="Jeff Johnson" w:date="2017-07-12T17:58:00Z">
          <w:r w:rsidRPr="00D559B2" w:rsidDel="00A36C43">
            <w:rPr>
              <w:rFonts w:ascii="Arial" w:eastAsiaTheme="minorHAnsi" w:hAnsi="Arial" w:cs="Arial"/>
              <w:color w:val="333333"/>
              <w:sz w:val="21"/>
              <w:szCs w:val="21"/>
            </w:rPr>
            <w:delText>We chose the</w:delText>
          </w:r>
        </w:del>
      </w:ins>
      <w:ins w:id="1766" w:author="Jeff Johnson" w:date="2017-07-12T17:59:00Z">
        <w:r w:rsidR="00A36C43">
          <w:rPr>
            <w:rFonts w:ascii="Arial" w:eastAsiaTheme="minorHAnsi" w:hAnsi="Arial" w:cs="Arial"/>
            <w:color w:val="333333"/>
            <w:sz w:val="21"/>
            <w:szCs w:val="21"/>
          </w:rPr>
          <w:t>t</w:t>
        </w:r>
      </w:ins>
      <w:ins w:id="1767" w:author="Jeff Johnson" w:date="2017-07-12T17:58:00Z">
        <w:r w:rsidR="00A36C43">
          <w:rPr>
            <w:rFonts w:ascii="Arial" w:eastAsiaTheme="minorHAnsi" w:hAnsi="Arial" w:cs="Arial"/>
            <w:color w:val="333333"/>
            <w:sz w:val="21"/>
            <w:szCs w:val="21"/>
          </w:rPr>
          <w:t>he</w:t>
        </w:r>
      </w:ins>
      <w:ins w:id="1768" w:author="Michael Trupkin" w:date="2017-07-12T15:40:00Z">
        <w:r w:rsidRPr="00D559B2">
          <w:rPr>
            <w:rFonts w:ascii="Arial" w:eastAsiaTheme="minorHAnsi" w:hAnsi="Arial" w:cs="Arial"/>
            <w:color w:val="333333"/>
            <w:sz w:val="21"/>
            <w:szCs w:val="21"/>
          </w:rPr>
          <w:t xml:space="preserve"> m</w:t>
        </w:r>
        <w:proofErr w:type="gramStart"/>
        <w:r w:rsidRPr="00D559B2">
          <w:rPr>
            <w:rFonts w:ascii="Arial" w:eastAsiaTheme="minorHAnsi" w:hAnsi="Arial" w:cs="Arial"/>
            <w:color w:val="333333"/>
            <w:sz w:val="21"/>
            <w:szCs w:val="21"/>
          </w:rPr>
          <w:t>4.large</w:t>
        </w:r>
        <w:proofErr w:type="gramEnd"/>
        <w:r w:rsidRPr="00D559B2">
          <w:rPr>
            <w:rFonts w:ascii="Arial" w:eastAsiaTheme="minorHAnsi" w:hAnsi="Arial" w:cs="Arial"/>
            <w:color w:val="333333"/>
            <w:sz w:val="21"/>
            <w:szCs w:val="21"/>
          </w:rPr>
          <w:t xml:space="preserve">.elasticsearch node type for all </w:t>
        </w:r>
        <w:del w:id="1769" w:author="Jeff Johnson" w:date="2017-07-12T17:59:00Z">
          <w:r w:rsidRPr="00D559B2" w:rsidDel="00A36C43">
            <w:rPr>
              <w:rFonts w:ascii="Arial" w:eastAsiaTheme="minorHAnsi" w:hAnsi="Arial" w:cs="Arial"/>
              <w:color w:val="333333"/>
              <w:sz w:val="21"/>
              <w:szCs w:val="21"/>
            </w:rPr>
            <w:delText>7</w:delText>
          </w:r>
        </w:del>
      </w:ins>
      <w:ins w:id="1770" w:author="Jeff Johnson" w:date="2017-07-12T17:59:00Z">
        <w:r w:rsidR="00A36C43">
          <w:rPr>
            <w:rFonts w:ascii="Arial" w:eastAsiaTheme="minorHAnsi" w:hAnsi="Arial" w:cs="Arial"/>
            <w:color w:val="333333"/>
            <w:sz w:val="21"/>
            <w:szCs w:val="21"/>
          </w:rPr>
          <w:t>master and data</w:t>
        </w:r>
      </w:ins>
      <w:ins w:id="1771" w:author="Michael Trupkin" w:date="2017-07-12T15:40:00Z">
        <w:r w:rsidRPr="00D559B2">
          <w:rPr>
            <w:rFonts w:ascii="Arial" w:eastAsiaTheme="minorHAnsi" w:hAnsi="Arial" w:cs="Arial"/>
            <w:color w:val="333333"/>
            <w:sz w:val="21"/>
            <w:szCs w:val="21"/>
          </w:rPr>
          <w:t xml:space="preserve"> nodes, but experimentation could be done to save cost or increase performance in your cluster. </w:t>
        </w:r>
        <w:del w:id="1772" w:author="Jeff Johnson" w:date="2017-07-12T17:59:00Z">
          <w:r w:rsidRPr="00D559B2" w:rsidDel="00A36C43">
            <w:rPr>
              <w:rFonts w:ascii="Arial" w:eastAsiaTheme="minorHAnsi" w:hAnsi="Arial" w:cs="Arial"/>
              <w:color w:val="333333"/>
              <w:sz w:val="21"/>
              <w:szCs w:val="21"/>
            </w:rPr>
            <w:delText>Perhaps</w:delText>
          </w:r>
        </w:del>
      </w:ins>
      <w:ins w:id="1773" w:author="Jeff Johnson" w:date="2017-07-12T17:59:00Z">
        <w:r w:rsidR="00A36C43">
          <w:rPr>
            <w:rFonts w:ascii="Arial" w:eastAsiaTheme="minorHAnsi" w:hAnsi="Arial" w:cs="Arial"/>
            <w:color w:val="333333"/>
            <w:sz w:val="21"/>
            <w:szCs w:val="21"/>
          </w:rPr>
          <w:t>Another option is to</w:t>
        </w:r>
      </w:ins>
      <w:ins w:id="1774" w:author="Michael Trupkin" w:date="2017-07-12T15:40:00Z">
        <w:r w:rsidRPr="00D559B2">
          <w:rPr>
            <w:rFonts w:ascii="Arial" w:eastAsiaTheme="minorHAnsi" w:hAnsi="Arial" w:cs="Arial"/>
            <w:color w:val="333333"/>
            <w:sz w:val="21"/>
            <w:szCs w:val="21"/>
          </w:rPr>
          <w:t xml:space="preserve"> </w:t>
        </w:r>
        <w:del w:id="1775" w:author="Jeff Johnson" w:date="2017-07-12T18:00:00Z">
          <w:r w:rsidRPr="00D559B2" w:rsidDel="00A36C43">
            <w:rPr>
              <w:rFonts w:ascii="Arial" w:eastAsiaTheme="minorHAnsi" w:hAnsi="Arial" w:cs="Arial"/>
              <w:color w:val="333333"/>
              <w:sz w:val="21"/>
              <w:szCs w:val="21"/>
            </w:rPr>
            <w:delText>use</w:delText>
          </w:r>
        </w:del>
      </w:ins>
      <w:ins w:id="1776" w:author="Jeff Johnson" w:date="2017-07-12T18:00:00Z">
        <w:r w:rsidR="00A36C43">
          <w:rPr>
            <w:rFonts w:ascii="Arial" w:eastAsiaTheme="minorHAnsi" w:hAnsi="Arial" w:cs="Arial"/>
            <w:color w:val="333333"/>
            <w:sz w:val="21"/>
            <w:szCs w:val="21"/>
          </w:rPr>
          <w:t>leverage</w:t>
        </w:r>
      </w:ins>
      <w:ins w:id="1777" w:author="Michael Trupkin" w:date="2017-07-12T15:40:00Z">
        <w:r w:rsidRPr="00D559B2">
          <w:rPr>
            <w:rFonts w:ascii="Arial" w:eastAsiaTheme="minorHAnsi" w:hAnsi="Arial" w:cs="Arial"/>
            <w:color w:val="333333"/>
            <w:sz w:val="21"/>
            <w:szCs w:val="21"/>
          </w:rPr>
          <w:t xml:space="preserve"> c</w:t>
        </w:r>
        <w:proofErr w:type="gramStart"/>
        <w:r w:rsidRPr="00D559B2">
          <w:rPr>
            <w:rFonts w:ascii="Arial" w:eastAsiaTheme="minorHAnsi" w:hAnsi="Arial" w:cs="Arial"/>
            <w:color w:val="333333"/>
            <w:sz w:val="21"/>
            <w:szCs w:val="21"/>
          </w:rPr>
          <w:t>4.large</w:t>
        </w:r>
        <w:proofErr w:type="gramEnd"/>
        <w:r w:rsidRPr="00D559B2">
          <w:rPr>
            <w:rFonts w:ascii="Arial" w:eastAsiaTheme="minorHAnsi" w:hAnsi="Arial" w:cs="Arial"/>
            <w:color w:val="333333"/>
            <w:sz w:val="21"/>
            <w:szCs w:val="21"/>
          </w:rPr>
          <w:t xml:space="preserve"> for the masters, as they need good compute and network speed but less storage performance than the data nodes.</w:t>
        </w:r>
      </w:ins>
    </w:p>
    <w:p w14:paraId="5DEC1D2B" w14:textId="060F5C61" w:rsidR="00D559B2" w:rsidRPr="00D559B2" w:rsidRDefault="00D559B2" w:rsidP="005A79F6">
      <w:pPr>
        <w:shd w:val="clear" w:color="auto" w:fill="FFFFFF"/>
        <w:spacing w:before="150"/>
        <w:rPr>
          <w:ins w:id="1778" w:author="Michael Trupkin" w:date="2017-07-12T15:40:00Z"/>
          <w:rFonts w:ascii="Arial" w:eastAsiaTheme="minorHAnsi" w:hAnsi="Arial" w:cs="Arial"/>
          <w:color w:val="333333"/>
          <w:sz w:val="21"/>
          <w:szCs w:val="21"/>
        </w:rPr>
      </w:pPr>
      <w:ins w:id="1779" w:author="Michael Trupkin" w:date="2017-07-12T15:40:00Z">
        <w:del w:id="1780" w:author="Jeff Johnson" w:date="2017-07-12T18:01:00Z">
          <w:r w:rsidRPr="00D559B2" w:rsidDel="00406230">
            <w:rPr>
              <w:rFonts w:ascii="Arial" w:eastAsiaTheme="minorHAnsi" w:hAnsi="Arial" w:cs="Arial"/>
              <w:color w:val="333333"/>
              <w:sz w:val="21"/>
              <w:szCs w:val="21"/>
            </w:rPr>
            <w:delText>Our current load</w:delText>
          </w:r>
        </w:del>
      </w:ins>
      <w:ins w:id="1781" w:author="Jeff Johnson" w:date="2017-07-12T18:01:00Z">
        <w:r w:rsidR="00406230">
          <w:rPr>
            <w:rFonts w:ascii="Arial" w:eastAsiaTheme="minorHAnsi" w:hAnsi="Arial" w:cs="Arial"/>
            <w:color w:val="333333"/>
            <w:sz w:val="21"/>
            <w:szCs w:val="21"/>
          </w:rPr>
          <w:t>For a high-volume deployment,</w:t>
        </w:r>
      </w:ins>
      <w:ins w:id="1782" w:author="Michael Trupkin" w:date="2017-07-12T15:40:00Z">
        <w:r w:rsidRPr="00D559B2">
          <w:rPr>
            <w:rFonts w:ascii="Arial" w:eastAsiaTheme="minorHAnsi" w:hAnsi="Arial" w:cs="Arial"/>
            <w:color w:val="333333"/>
            <w:sz w:val="21"/>
            <w:szCs w:val="21"/>
          </w:rPr>
          <w:t xml:space="preserve"> </w:t>
        </w:r>
        <w:del w:id="1783" w:author="Jeff Johnson" w:date="2017-07-12T18:01:00Z">
          <w:r w:rsidRPr="00D559B2" w:rsidDel="00406230">
            <w:rPr>
              <w:rFonts w:ascii="Arial" w:eastAsiaTheme="minorHAnsi" w:hAnsi="Arial" w:cs="Arial"/>
              <w:color w:val="333333"/>
              <w:sz w:val="21"/>
              <w:szCs w:val="21"/>
            </w:rPr>
            <w:delText xml:space="preserve">test cluster gives 300GB to </w:delText>
          </w:r>
        </w:del>
        <w:r w:rsidRPr="00D559B2">
          <w:rPr>
            <w:rFonts w:ascii="Arial" w:eastAsiaTheme="minorHAnsi" w:hAnsi="Arial" w:cs="Arial"/>
            <w:color w:val="333333"/>
            <w:sz w:val="21"/>
            <w:szCs w:val="21"/>
          </w:rPr>
          <w:t>each data node</w:t>
        </w:r>
      </w:ins>
      <w:ins w:id="1784" w:author="Jeff Johnson" w:date="2017-07-12T18:01:00Z">
        <w:r w:rsidR="00406230">
          <w:rPr>
            <w:rFonts w:ascii="Arial" w:eastAsiaTheme="minorHAnsi" w:hAnsi="Arial" w:cs="Arial"/>
            <w:color w:val="333333"/>
            <w:sz w:val="21"/>
            <w:szCs w:val="21"/>
          </w:rPr>
          <w:t xml:space="preserve"> can be assigned 300GB</w:t>
        </w:r>
      </w:ins>
      <w:ins w:id="1785" w:author="Michael Trupkin" w:date="2017-07-12T15:40:00Z">
        <w:r w:rsidRPr="00D559B2">
          <w:rPr>
            <w:rFonts w:ascii="Arial" w:eastAsiaTheme="minorHAnsi" w:hAnsi="Arial" w:cs="Arial"/>
            <w:color w:val="333333"/>
            <w:sz w:val="21"/>
            <w:szCs w:val="21"/>
          </w:rPr>
          <w:t>, giving a 1.2TB total data size for the cluster.</w:t>
        </w:r>
        <w:del w:id="1786" w:author="Jeff Johnson" w:date="2017-07-12T18:02:00Z">
          <w:r w:rsidRPr="00D559B2" w:rsidDel="00406230">
            <w:rPr>
              <w:rFonts w:ascii="Arial" w:eastAsiaTheme="minorHAnsi" w:hAnsi="Arial" w:cs="Arial"/>
              <w:color w:val="333333"/>
              <w:sz w:val="21"/>
              <w:szCs w:val="21"/>
            </w:rPr>
            <w:delText xml:space="preserve"> All of this is easy to change</w:delText>
          </w:r>
        </w:del>
      </w:ins>
      <w:ins w:id="1787" w:author="Jeff Johnson" w:date="2017-07-12T18:02:00Z">
        <w:r w:rsidR="00406230">
          <w:rPr>
            <w:rFonts w:ascii="Arial" w:eastAsiaTheme="minorHAnsi" w:hAnsi="Arial" w:cs="Arial"/>
            <w:color w:val="333333"/>
            <w:sz w:val="21"/>
            <w:szCs w:val="21"/>
          </w:rPr>
          <w:t xml:space="preserve"> Storage values can be configured</w:t>
        </w:r>
      </w:ins>
      <w:ins w:id="1788" w:author="Michael Trupkin" w:date="2017-07-12T15:40:00Z">
        <w:r w:rsidRPr="00D559B2">
          <w:rPr>
            <w:rFonts w:ascii="Arial" w:eastAsiaTheme="minorHAnsi" w:hAnsi="Arial" w:cs="Arial"/>
            <w:color w:val="333333"/>
            <w:sz w:val="21"/>
            <w:szCs w:val="21"/>
          </w:rPr>
          <w:t xml:space="preserve"> at runtime</w:t>
        </w:r>
      </w:ins>
      <w:ins w:id="1789" w:author="Jeff Johnson" w:date="2017-07-12T18:02:00Z">
        <w:r w:rsidR="00406230">
          <w:rPr>
            <w:rFonts w:ascii="Arial" w:eastAsiaTheme="minorHAnsi" w:hAnsi="Arial" w:cs="Arial"/>
            <w:color w:val="333333"/>
            <w:sz w:val="21"/>
            <w:szCs w:val="21"/>
          </w:rPr>
          <w:t>.  Changes can</w:t>
        </w:r>
      </w:ins>
      <w:ins w:id="1790" w:author="Michael Trupkin" w:date="2017-07-12T15:40:00Z">
        <w:del w:id="1791" w:author="Jeff Johnson" w:date="2017-07-12T18:02:00Z">
          <w:r w:rsidRPr="00D559B2" w:rsidDel="00406230">
            <w:rPr>
              <w:rFonts w:ascii="Arial" w:eastAsiaTheme="minorHAnsi" w:hAnsi="Arial" w:cs="Arial"/>
              <w:color w:val="333333"/>
              <w:sz w:val="21"/>
              <w:szCs w:val="21"/>
            </w:rPr>
            <w:delText>, and</w:delText>
          </w:r>
        </w:del>
        <w:r w:rsidRPr="00D559B2">
          <w:rPr>
            <w:rFonts w:ascii="Arial" w:eastAsiaTheme="minorHAnsi" w:hAnsi="Arial" w:cs="Arial"/>
            <w:color w:val="333333"/>
            <w:sz w:val="21"/>
            <w:szCs w:val="21"/>
          </w:rPr>
          <w:t xml:space="preserve"> require</w:t>
        </w:r>
        <w:del w:id="1792" w:author="Jeff Johnson" w:date="2017-07-12T18:02:00Z">
          <w:r w:rsidRPr="00D559B2" w:rsidDel="00406230">
            <w:rPr>
              <w:rFonts w:ascii="Arial" w:eastAsiaTheme="minorHAnsi" w:hAnsi="Arial" w:cs="Arial"/>
              <w:color w:val="333333"/>
              <w:sz w:val="21"/>
              <w:szCs w:val="21"/>
            </w:rPr>
            <w:delText>s</w:delText>
          </w:r>
        </w:del>
      </w:ins>
      <w:ins w:id="1793" w:author="Jeff Johnson" w:date="2017-07-13T12:51:00Z">
        <w:r w:rsidR="00BA2D17">
          <w:rPr>
            <w:rFonts w:ascii="Arial" w:eastAsiaTheme="minorHAnsi" w:hAnsi="Arial" w:cs="Arial"/>
            <w:color w:val="333333"/>
            <w:sz w:val="21"/>
            <w:szCs w:val="21"/>
          </w:rPr>
          <w:t xml:space="preserve"> </w:t>
        </w:r>
      </w:ins>
      <w:ins w:id="1794" w:author="Michael Trupkin" w:date="2017-07-12T15:40:00Z">
        <w:del w:id="1795" w:author="Jeff Johnson" w:date="2017-07-13T12:51:00Z">
          <w:r w:rsidRPr="00D559B2" w:rsidDel="00BA2D17">
            <w:rPr>
              <w:rFonts w:ascii="Arial" w:eastAsiaTheme="minorHAnsi" w:hAnsi="Arial" w:cs="Arial"/>
              <w:color w:val="333333"/>
              <w:sz w:val="21"/>
              <w:szCs w:val="21"/>
            </w:rPr>
            <w:delText xml:space="preserve"> a </w:delText>
          </w:r>
        </w:del>
        <w:r w:rsidRPr="00D559B2">
          <w:rPr>
            <w:rFonts w:ascii="Arial" w:eastAsiaTheme="minorHAnsi" w:hAnsi="Arial" w:cs="Arial"/>
            <w:color w:val="333333"/>
            <w:sz w:val="21"/>
            <w:szCs w:val="21"/>
          </w:rPr>
          <w:t>15-30 minute</w:t>
        </w:r>
      </w:ins>
      <w:ins w:id="1796" w:author="Jeff Johnson" w:date="2017-07-13T12:51:00Z">
        <w:r w:rsidR="00BA2D17">
          <w:rPr>
            <w:rFonts w:ascii="Arial" w:eastAsiaTheme="minorHAnsi" w:hAnsi="Arial" w:cs="Arial"/>
            <w:color w:val="333333"/>
            <w:sz w:val="21"/>
            <w:szCs w:val="21"/>
          </w:rPr>
          <w:t>s</w:t>
        </w:r>
      </w:ins>
      <w:ins w:id="1797" w:author="Michael Trupkin" w:date="2017-07-12T15:40:00Z">
        <w:r w:rsidRPr="00D559B2">
          <w:rPr>
            <w:rFonts w:ascii="Arial" w:eastAsiaTheme="minorHAnsi" w:hAnsi="Arial" w:cs="Arial"/>
            <w:color w:val="333333"/>
            <w:sz w:val="21"/>
            <w:szCs w:val="21"/>
          </w:rPr>
          <w:t xml:space="preserve"> </w:t>
        </w:r>
        <w:del w:id="1798" w:author="Jeff Johnson" w:date="2017-07-13T12:52:00Z">
          <w:r w:rsidRPr="00D559B2" w:rsidDel="00BA2D17">
            <w:rPr>
              <w:rFonts w:ascii="Arial" w:eastAsiaTheme="minorHAnsi" w:hAnsi="Arial" w:cs="Arial"/>
              <w:color w:val="333333"/>
              <w:sz w:val="21"/>
              <w:szCs w:val="21"/>
            </w:rPr>
            <w:delText>processing</w:delText>
          </w:r>
        </w:del>
      </w:ins>
      <w:ins w:id="1799" w:author="Jeff Johnson" w:date="2017-07-13T12:52:00Z">
        <w:r w:rsidR="00BA2D17">
          <w:rPr>
            <w:rFonts w:ascii="Arial" w:eastAsiaTheme="minorHAnsi" w:hAnsi="Arial" w:cs="Arial"/>
            <w:color w:val="333333"/>
            <w:sz w:val="21"/>
            <w:szCs w:val="21"/>
          </w:rPr>
          <w:t>to process</w:t>
        </w:r>
      </w:ins>
      <w:ins w:id="1800" w:author="Michael Trupkin" w:date="2017-07-12T15:40:00Z">
        <w:del w:id="1801" w:author="Jeff Johnson" w:date="2017-07-13T12:52:00Z">
          <w:r w:rsidRPr="00D559B2" w:rsidDel="00BA2D17">
            <w:rPr>
              <w:rFonts w:ascii="Arial" w:eastAsiaTheme="minorHAnsi" w:hAnsi="Arial" w:cs="Arial"/>
              <w:color w:val="333333"/>
              <w:sz w:val="21"/>
              <w:szCs w:val="21"/>
            </w:rPr>
            <w:delText xml:space="preserve"> time</w:delText>
          </w:r>
        </w:del>
        <w:r w:rsidRPr="00D559B2">
          <w:rPr>
            <w:rFonts w:ascii="Arial" w:eastAsiaTheme="minorHAnsi" w:hAnsi="Arial" w:cs="Arial"/>
            <w:color w:val="333333"/>
            <w:sz w:val="21"/>
            <w:szCs w:val="21"/>
          </w:rPr>
          <w:t xml:space="preserve">, depending on the data sizes being migrated. </w:t>
        </w:r>
        <w:del w:id="1802" w:author="Jeff Johnson" w:date="2017-07-12T18:02:00Z">
          <w:r w:rsidRPr="00D559B2" w:rsidDel="00406230">
            <w:rPr>
              <w:rFonts w:ascii="Arial" w:eastAsiaTheme="minorHAnsi" w:hAnsi="Arial" w:cs="Arial"/>
              <w:color w:val="333333"/>
              <w:sz w:val="21"/>
              <w:szCs w:val="21"/>
            </w:rPr>
            <w:delText>Again, t</w:delText>
          </w:r>
        </w:del>
      </w:ins>
      <w:ins w:id="1803" w:author="Jeff Johnson" w:date="2017-07-12T18:02:00Z">
        <w:r w:rsidR="00406230">
          <w:rPr>
            <w:rFonts w:ascii="Arial" w:eastAsiaTheme="minorHAnsi" w:hAnsi="Arial" w:cs="Arial"/>
            <w:color w:val="333333"/>
            <w:sz w:val="21"/>
            <w:szCs w:val="21"/>
          </w:rPr>
          <w:t>T</w:t>
        </w:r>
      </w:ins>
      <w:ins w:id="1804" w:author="Michael Trupkin" w:date="2017-07-12T15:40:00Z">
        <w:r w:rsidRPr="00D559B2">
          <w:rPr>
            <w:rFonts w:ascii="Arial" w:eastAsiaTheme="minorHAnsi" w:hAnsi="Arial" w:cs="Arial"/>
            <w:color w:val="333333"/>
            <w:sz w:val="21"/>
            <w:szCs w:val="21"/>
          </w:rPr>
          <w:t>he cluster remains live and responsive throughout the migration process.</w:t>
        </w:r>
      </w:ins>
    </w:p>
    <w:p w14:paraId="38046429" w14:textId="66978C81" w:rsidR="00D559B2" w:rsidRPr="00D559B2" w:rsidDel="003C02A2" w:rsidRDefault="00D559B2">
      <w:pPr>
        <w:shd w:val="clear" w:color="auto" w:fill="FFFFFF"/>
        <w:spacing w:before="150"/>
        <w:rPr>
          <w:ins w:id="1805" w:author="Michael Trupkin" w:date="2017-07-12T15:40:00Z"/>
          <w:del w:id="1806" w:author="Jeff Johnson" w:date="2017-07-12T18:22:00Z"/>
          <w:rFonts w:ascii="Arial" w:eastAsiaTheme="minorHAnsi" w:hAnsi="Arial" w:cs="Arial"/>
          <w:color w:val="333333"/>
          <w:sz w:val="21"/>
          <w:szCs w:val="21"/>
        </w:rPr>
      </w:pPr>
      <w:ins w:id="1807" w:author="Michael Trupkin" w:date="2017-07-12T15:40:00Z">
        <w:r w:rsidRPr="00D559B2">
          <w:rPr>
            <w:rFonts w:ascii="Arial" w:eastAsiaTheme="minorHAnsi" w:hAnsi="Arial" w:cs="Arial"/>
            <w:color w:val="333333"/>
            <w:sz w:val="21"/>
            <w:szCs w:val="21"/>
          </w:rPr>
          <w:t xml:space="preserve">Any time </w:t>
        </w:r>
        <w:del w:id="1808" w:author="Jeff Johnson" w:date="2017-07-12T18:03:00Z">
          <w:r w:rsidRPr="00D559B2" w:rsidDel="00406230">
            <w:rPr>
              <w:rFonts w:ascii="Arial" w:eastAsiaTheme="minorHAnsi" w:hAnsi="Arial" w:cs="Arial"/>
              <w:color w:val="333333"/>
              <w:sz w:val="21"/>
              <w:szCs w:val="21"/>
            </w:rPr>
            <w:delText xml:space="preserve">you change </w:delText>
          </w:r>
        </w:del>
        <w:r w:rsidRPr="00D559B2">
          <w:rPr>
            <w:rFonts w:ascii="Arial" w:eastAsiaTheme="minorHAnsi" w:hAnsi="Arial" w:cs="Arial"/>
            <w:color w:val="333333"/>
            <w:sz w:val="21"/>
            <w:szCs w:val="21"/>
          </w:rPr>
          <w:t>the cluster configuration</w:t>
        </w:r>
      </w:ins>
      <w:ins w:id="1809" w:author="Jeff Johnson" w:date="2017-07-12T18:03:00Z">
        <w:r w:rsidR="00406230">
          <w:rPr>
            <w:rFonts w:ascii="Arial" w:eastAsiaTheme="minorHAnsi" w:hAnsi="Arial" w:cs="Arial"/>
            <w:color w:val="333333"/>
            <w:sz w:val="21"/>
            <w:szCs w:val="21"/>
          </w:rPr>
          <w:t xml:space="preserve"> is changed</w:t>
        </w:r>
      </w:ins>
      <w:ins w:id="1810" w:author="Michael Trupkin" w:date="2017-07-12T15:40:00Z">
        <w:r w:rsidRPr="00D559B2">
          <w:rPr>
            <w:rFonts w:ascii="Arial" w:eastAsiaTheme="minorHAnsi" w:hAnsi="Arial" w:cs="Arial"/>
            <w:color w:val="333333"/>
            <w:sz w:val="21"/>
            <w:szCs w:val="21"/>
          </w:rPr>
          <w:t xml:space="preserve">, it will show a status of 'processing' until the new cluster is set up. Once complete </w:t>
        </w:r>
      </w:ins>
      <w:ins w:id="1811" w:author="Jeff Johnson" w:date="2017-07-12T18:03:00Z">
        <w:r w:rsidR="00406230">
          <w:rPr>
            <w:rFonts w:ascii="Arial" w:eastAsiaTheme="minorHAnsi" w:hAnsi="Arial" w:cs="Arial"/>
            <w:color w:val="333333"/>
            <w:sz w:val="21"/>
            <w:szCs w:val="21"/>
          </w:rPr>
          <w:t>the cluster</w:t>
        </w:r>
      </w:ins>
      <w:ins w:id="1812" w:author="Michael Trupkin" w:date="2017-07-12T15:40:00Z">
        <w:del w:id="1813" w:author="Jeff Johnson" w:date="2017-07-12T18:03:00Z">
          <w:r w:rsidRPr="00D559B2" w:rsidDel="00406230">
            <w:rPr>
              <w:rFonts w:ascii="Arial" w:eastAsiaTheme="minorHAnsi" w:hAnsi="Arial" w:cs="Arial"/>
              <w:color w:val="333333"/>
              <w:sz w:val="21"/>
              <w:szCs w:val="21"/>
            </w:rPr>
            <w:delText>it</w:delText>
          </w:r>
        </w:del>
        <w:r w:rsidRPr="00D559B2">
          <w:rPr>
            <w:rFonts w:ascii="Arial" w:eastAsiaTheme="minorHAnsi" w:hAnsi="Arial" w:cs="Arial"/>
            <w:color w:val="333333"/>
            <w:sz w:val="21"/>
            <w:szCs w:val="21"/>
          </w:rPr>
          <w:t xml:space="preserve"> will show 'active'.</w:t>
        </w:r>
      </w:ins>
      <w:ins w:id="1814" w:author="Michael Trupkin" w:date="2017-07-12T16:05:00Z">
        <w:r w:rsidR="0038048E">
          <w:rPr>
            <w:rFonts w:ascii="Arial" w:eastAsiaTheme="minorHAnsi" w:hAnsi="Arial" w:cs="Arial"/>
            <w:color w:val="333333"/>
            <w:sz w:val="21"/>
            <w:szCs w:val="21"/>
          </w:rPr>
          <w:t xml:space="preserve">  </w:t>
        </w:r>
      </w:ins>
      <w:ins w:id="1815" w:author="Michael Trupkin" w:date="2017-07-12T15:40:00Z">
        <w:r w:rsidRPr="00D559B2">
          <w:rPr>
            <w:rFonts w:ascii="Arial" w:eastAsiaTheme="minorHAnsi" w:hAnsi="Arial" w:cs="Arial"/>
            <w:color w:val="333333"/>
            <w:sz w:val="21"/>
            <w:szCs w:val="21"/>
          </w:rPr>
          <w:t xml:space="preserve">At this point you can access the endpoint and </w:t>
        </w:r>
      </w:ins>
      <w:proofErr w:type="spellStart"/>
      <w:ins w:id="1816" w:author="Jeff Johnson" w:date="2017-07-13T12:52:00Z">
        <w:r w:rsidR="0055559B">
          <w:rPr>
            <w:rFonts w:ascii="Arial" w:eastAsiaTheme="minorHAnsi" w:hAnsi="Arial" w:cs="Arial"/>
            <w:color w:val="333333"/>
            <w:sz w:val="21"/>
            <w:szCs w:val="21"/>
          </w:rPr>
          <w:t>K</w:t>
        </w:r>
      </w:ins>
      <w:ins w:id="1817" w:author="Michael Trupkin" w:date="2017-07-12T15:40:00Z">
        <w:del w:id="1818" w:author="Jeff Johnson" w:date="2017-07-13T12:52:00Z">
          <w:r w:rsidRPr="00D559B2" w:rsidDel="0055559B">
            <w:rPr>
              <w:rFonts w:ascii="Arial" w:eastAsiaTheme="minorHAnsi" w:hAnsi="Arial" w:cs="Arial"/>
              <w:color w:val="333333"/>
              <w:sz w:val="21"/>
              <w:szCs w:val="21"/>
            </w:rPr>
            <w:delText>k</w:delText>
          </w:r>
        </w:del>
        <w:r w:rsidRPr="00D559B2">
          <w:rPr>
            <w:rFonts w:ascii="Arial" w:eastAsiaTheme="minorHAnsi" w:hAnsi="Arial" w:cs="Arial"/>
            <w:color w:val="333333"/>
            <w:sz w:val="21"/>
            <w:szCs w:val="21"/>
          </w:rPr>
          <w:t>ibana</w:t>
        </w:r>
        <w:proofErr w:type="spellEnd"/>
        <w:r w:rsidRPr="00D559B2">
          <w:rPr>
            <w:rFonts w:ascii="Arial" w:eastAsiaTheme="minorHAnsi" w:hAnsi="Arial" w:cs="Arial"/>
            <w:color w:val="333333"/>
            <w:sz w:val="21"/>
            <w:szCs w:val="21"/>
          </w:rPr>
          <w:t xml:space="preserve"> URL's that are given on the </w:t>
        </w:r>
        <w:del w:id="1819" w:author="Jeff Johnson" w:date="2017-07-12T18:03:00Z">
          <w:r w:rsidRPr="00D559B2" w:rsidDel="00406230">
            <w:rPr>
              <w:rFonts w:ascii="Arial" w:eastAsiaTheme="minorHAnsi" w:hAnsi="Arial" w:cs="Arial"/>
              <w:color w:val="333333"/>
              <w:sz w:val="21"/>
              <w:szCs w:val="21"/>
            </w:rPr>
            <w:delText>c</w:delText>
          </w:r>
        </w:del>
      </w:ins>
      <w:ins w:id="1820" w:author="Jeff Johnson" w:date="2017-07-12T18:03:00Z">
        <w:r w:rsidR="00406230">
          <w:rPr>
            <w:rFonts w:ascii="Arial" w:eastAsiaTheme="minorHAnsi" w:hAnsi="Arial" w:cs="Arial"/>
            <w:color w:val="333333"/>
            <w:sz w:val="21"/>
            <w:szCs w:val="21"/>
          </w:rPr>
          <w:t>C</w:t>
        </w:r>
      </w:ins>
      <w:ins w:id="1821" w:author="Michael Trupkin" w:date="2017-07-12T15:40:00Z">
        <w:r w:rsidRPr="00D559B2">
          <w:rPr>
            <w:rFonts w:ascii="Arial" w:eastAsiaTheme="minorHAnsi" w:hAnsi="Arial" w:cs="Arial"/>
            <w:color w:val="333333"/>
            <w:sz w:val="21"/>
            <w:szCs w:val="21"/>
          </w:rPr>
          <w:t xml:space="preserve">luster </w:t>
        </w:r>
        <w:del w:id="1822" w:author="Jeff Johnson" w:date="2017-07-12T18:03:00Z">
          <w:r w:rsidRPr="00D559B2" w:rsidDel="00406230">
            <w:rPr>
              <w:rFonts w:ascii="Arial" w:eastAsiaTheme="minorHAnsi" w:hAnsi="Arial" w:cs="Arial"/>
              <w:color w:val="333333"/>
              <w:sz w:val="21"/>
              <w:szCs w:val="21"/>
            </w:rPr>
            <w:delText>d</w:delText>
          </w:r>
        </w:del>
      </w:ins>
      <w:ins w:id="1823" w:author="Jeff Johnson" w:date="2017-07-12T18:03:00Z">
        <w:r w:rsidR="00406230">
          <w:rPr>
            <w:rFonts w:ascii="Arial" w:eastAsiaTheme="minorHAnsi" w:hAnsi="Arial" w:cs="Arial"/>
            <w:color w:val="333333"/>
            <w:sz w:val="21"/>
            <w:szCs w:val="21"/>
          </w:rPr>
          <w:t>D</w:t>
        </w:r>
      </w:ins>
      <w:ins w:id="1824" w:author="Michael Trupkin" w:date="2017-07-12T15:40:00Z">
        <w:r w:rsidRPr="00D559B2">
          <w:rPr>
            <w:rFonts w:ascii="Arial" w:eastAsiaTheme="minorHAnsi" w:hAnsi="Arial" w:cs="Arial"/>
            <w:color w:val="333333"/>
            <w:sz w:val="21"/>
            <w:szCs w:val="21"/>
          </w:rPr>
          <w:t>etails page in the dashboard</w:t>
        </w:r>
        <w:del w:id="1825" w:author="Jeff Johnson" w:date="2017-07-12T18:22:00Z">
          <w:r w:rsidRPr="00D559B2" w:rsidDel="003C02A2">
            <w:rPr>
              <w:rFonts w:ascii="Arial" w:eastAsiaTheme="minorHAnsi" w:hAnsi="Arial" w:cs="Arial"/>
              <w:color w:val="333333"/>
              <w:sz w:val="21"/>
              <w:szCs w:val="21"/>
            </w:rPr>
            <w:delText>.</w:delText>
          </w:r>
        </w:del>
      </w:ins>
      <w:ins w:id="1826" w:author="Michael Trupkin" w:date="2017-07-12T16:06:00Z">
        <w:del w:id="1827" w:author="Jeff Johnson" w:date="2017-07-12T18:22:00Z">
          <w:r w:rsidR="0038048E" w:rsidDel="003C02A2">
            <w:rPr>
              <w:rFonts w:ascii="Arial" w:eastAsiaTheme="minorHAnsi" w:hAnsi="Arial" w:cs="Arial"/>
              <w:color w:val="333333"/>
              <w:sz w:val="21"/>
              <w:szCs w:val="21"/>
            </w:rPr>
            <w:delText xml:space="preserve">  </w:delText>
          </w:r>
        </w:del>
      </w:ins>
      <w:ins w:id="1828" w:author="Michael Trupkin" w:date="2017-07-12T15:40:00Z">
        <w:del w:id="1829" w:author="Jeff Johnson" w:date="2017-07-12T18:22:00Z">
          <w:r w:rsidRPr="00D559B2" w:rsidDel="003C02A2">
            <w:rPr>
              <w:rFonts w:ascii="Arial" w:eastAsiaTheme="minorHAnsi" w:hAnsi="Arial" w:cs="Arial"/>
              <w:color w:val="333333"/>
              <w:sz w:val="21"/>
              <w:szCs w:val="21"/>
            </w:rPr>
            <w:delText>To test the service from a lower level, you can log into whatever IP you gave ES access to above, and try:</w:delText>
          </w:r>
        </w:del>
      </w:ins>
    </w:p>
    <w:p w14:paraId="1B835AE7" w14:textId="1D6C7035" w:rsidR="00D559B2" w:rsidRPr="00D559B2" w:rsidDel="003C02A2" w:rsidRDefault="00D559B2">
      <w:pPr>
        <w:shd w:val="clear" w:color="auto" w:fill="FFFFFF"/>
        <w:spacing w:before="150"/>
        <w:rPr>
          <w:ins w:id="1830" w:author="Michael Trupkin" w:date="2017-07-12T15:40:00Z"/>
          <w:del w:id="1831" w:author="Jeff Johnson" w:date="2017-07-12T18:22:00Z"/>
          <w:rFonts w:ascii="Arial" w:eastAsiaTheme="minorHAnsi" w:hAnsi="Arial" w:cs="Arial"/>
          <w:color w:val="333333"/>
          <w:sz w:val="21"/>
          <w:szCs w:val="21"/>
        </w:rPr>
      </w:pPr>
      <w:ins w:id="1832" w:author="Michael Trupkin" w:date="2017-07-12T15:40:00Z">
        <w:del w:id="1833" w:author="Jeff Johnson" w:date="2017-07-12T18:22:00Z">
          <w:r w:rsidRPr="00D559B2" w:rsidDel="003C02A2">
            <w:rPr>
              <w:rFonts w:ascii="Arial" w:eastAsiaTheme="minorHAnsi" w:hAnsi="Arial" w:cs="Arial"/>
              <w:color w:val="333333"/>
              <w:sz w:val="21"/>
              <w:szCs w:val="21"/>
            </w:rPr>
            <w:delText>$ curl </w:delText>
          </w:r>
          <w:r w:rsidRPr="00D559B2" w:rsidDel="003C02A2">
            <w:rPr>
              <w:rFonts w:ascii="Arial" w:eastAsiaTheme="minorHAnsi" w:hAnsi="Arial" w:cs="Arial"/>
              <w:color w:val="333333"/>
              <w:sz w:val="21"/>
              <w:szCs w:val="21"/>
            </w:rPr>
            <w:fldChar w:fldCharType="begin"/>
          </w:r>
          <w:r w:rsidRPr="00D559B2" w:rsidDel="003C02A2">
            <w:rPr>
              <w:rFonts w:ascii="Arial" w:eastAsiaTheme="minorHAnsi" w:hAnsi="Arial" w:cs="Arial"/>
              <w:color w:val="333333"/>
              <w:sz w:val="21"/>
              <w:szCs w:val="21"/>
            </w:rPr>
            <w:delInstrText xml:space="preserve"> HYPERLINK "https://search-tds-dev-lrc7fjx6extulv62tfpgnwy5l4.us-west-2.es.amazonaws.com/" </w:delInstrText>
          </w:r>
          <w:r w:rsidRPr="00D559B2" w:rsidDel="003C02A2">
            <w:rPr>
              <w:rFonts w:ascii="Arial" w:eastAsiaTheme="minorHAnsi" w:hAnsi="Arial" w:cs="Arial"/>
              <w:color w:val="333333"/>
              <w:sz w:val="21"/>
              <w:szCs w:val="21"/>
            </w:rPr>
            <w:fldChar w:fldCharType="separate"/>
          </w:r>
          <w:r w:rsidRPr="00D559B2" w:rsidDel="003C02A2">
            <w:rPr>
              <w:rFonts w:ascii="Arial" w:eastAsiaTheme="minorHAnsi" w:hAnsi="Arial" w:cs="Arial"/>
              <w:color w:val="3B73AF"/>
              <w:sz w:val="21"/>
              <w:szCs w:val="21"/>
            </w:rPr>
            <w:delText>search-tds-dev-lrc7fjx6extulv62tfpgnwy5l4.us-west-2.es.amazonaws.com</w:delText>
          </w:r>
          <w:r w:rsidRPr="00D559B2" w:rsidDel="003C02A2">
            <w:rPr>
              <w:rFonts w:ascii="Arial" w:eastAsiaTheme="minorHAnsi" w:hAnsi="Arial" w:cs="Arial"/>
              <w:color w:val="333333"/>
              <w:sz w:val="21"/>
              <w:szCs w:val="21"/>
            </w:rPr>
            <w:fldChar w:fldCharType="end"/>
          </w:r>
        </w:del>
      </w:ins>
    </w:p>
    <w:p w14:paraId="194319E0" w14:textId="64196B5B" w:rsidR="00D559B2" w:rsidRPr="00D559B2" w:rsidDel="003C02A2" w:rsidRDefault="00D559B2">
      <w:pPr>
        <w:shd w:val="clear" w:color="auto" w:fill="FFFFFF"/>
        <w:spacing w:before="150"/>
        <w:rPr>
          <w:ins w:id="1834" w:author="Michael Trupkin" w:date="2017-07-12T15:40:00Z"/>
          <w:del w:id="1835" w:author="Jeff Johnson" w:date="2017-07-12T18:22:00Z"/>
          <w:rFonts w:ascii="Arial" w:eastAsiaTheme="minorHAnsi" w:hAnsi="Arial" w:cs="Arial"/>
          <w:color w:val="333333"/>
          <w:sz w:val="21"/>
          <w:szCs w:val="21"/>
        </w:rPr>
      </w:pPr>
      <w:ins w:id="1836" w:author="Michael Trupkin" w:date="2017-07-12T15:40:00Z">
        <w:del w:id="1837" w:author="Jeff Johnson" w:date="2017-07-12T18:22:00Z">
          <w:r w:rsidRPr="00D559B2" w:rsidDel="003C02A2">
            <w:rPr>
              <w:rFonts w:ascii="Arial" w:eastAsiaTheme="minorHAnsi" w:hAnsi="Arial" w:cs="Arial"/>
              <w:color w:val="333333"/>
              <w:sz w:val="21"/>
              <w:szCs w:val="21"/>
            </w:rPr>
            <w:delText>(use whatever your endpoint URL is - it listens on the standard HTTP port 80)</w:delText>
          </w:r>
        </w:del>
      </w:ins>
    </w:p>
    <w:p w14:paraId="3E446491" w14:textId="3E38748D" w:rsidR="00D559B2" w:rsidRPr="00D559B2" w:rsidDel="003C02A2" w:rsidRDefault="00D559B2">
      <w:pPr>
        <w:shd w:val="clear" w:color="auto" w:fill="FFFFFF"/>
        <w:spacing w:before="150"/>
        <w:rPr>
          <w:ins w:id="1838" w:author="Michael Trupkin" w:date="2017-07-12T15:40:00Z"/>
          <w:del w:id="1839" w:author="Jeff Johnson" w:date="2017-07-12T18:22:00Z"/>
          <w:rFonts w:ascii="Arial" w:eastAsiaTheme="minorHAnsi" w:hAnsi="Arial" w:cs="Arial"/>
          <w:color w:val="333333"/>
          <w:sz w:val="21"/>
          <w:szCs w:val="21"/>
        </w:rPr>
      </w:pPr>
      <w:ins w:id="1840" w:author="Michael Trupkin" w:date="2017-07-12T15:40:00Z">
        <w:del w:id="1841" w:author="Jeff Johnson" w:date="2017-07-12T18:22:00Z">
          <w:r w:rsidRPr="00D559B2" w:rsidDel="003C02A2">
            <w:rPr>
              <w:rFonts w:ascii="Arial" w:eastAsiaTheme="minorHAnsi" w:hAnsi="Arial" w:cs="Arial"/>
              <w:color w:val="333333"/>
              <w:sz w:val="21"/>
              <w:szCs w:val="21"/>
            </w:rPr>
            <w:delText>You should see some json like:</w:delText>
          </w:r>
        </w:del>
      </w:ins>
    </w:p>
    <w:p w14:paraId="60D2DF5F" w14:textId="31FCCF0F" w:rsidR="00D559B2" w:rsidRPr="00D559B2" w:rsidDel="003C02A2" w:rsidRDefault="00D559B2">
      <w:pPr>
        <w:shd w:val="clear" w:color="auto" w:fill="FFFFFF"/>
        <w:spacing w:before="150"/>
        <w:rPr>
          <w:ins w:id="1842" w:author="Michael Trupkin" w:date="2017-07-12T15:40:00Z"/>
          <w:del w:id="1843" w:author="Jeff Johnson" w:date="2017-07-12T18:22:00Z"/>
          <w:rFonts w:ascii="Courier New" w:eastAsiaTheme="minorHAnsi" w:hAnsi="Courier New" w:cs="Courier New"/>
          <w:color w:val="707070"/>
          <w:sz w:val="20"/>
          <w:szCs w:val="20"/>
        </w:rPr>
        <w:pPrChange w:id="1844" w:author="Jeff Johnson" w:date="2017-07-12T20:41: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ins w:id="1845" w:author="Michael Trupkin" w:date="2017-07-12T15:40:00Z">
        <w:del w:id="1846" w:author="Jeff Johnson" w:date="2017-07-12T18:22:00Z">
          <w:r w:rsidRPr="00D559B2" w:rsidDel="003C02A2">
            <w:rPr>
              <w:rFonts w:ascii="Courier New" w:eastAsiaTheme="minorHAnsi" w:hAnsi="Courier New" w:cs="Courier New"/>
              <w:color w:val="707070"/>
              <w:sz w:val="20"/>
              <w:szCs w:val="20"/>
            </w:rPr>
            <w:delText>{</w:delText>
          </w:r>
          <w:r w:rsidRPr="00D559B2" w:rsidDel="003C02A2">
            <w:rPr>
              <w:rFonts w:ascii="Courier New" w:eastAsiaTheme="minorHAnsi" w:hAnsi="Courier New" w:cs="Courier New"/>
              <w:color w:val="707070"/>
              <w:sz w:val="20"/>
              <w:szCs w:val="20"/>
            </w:rPr>
            <w:br/>
            <w:delText xml:space="preserve"> "name" : "G717gG6",</w:delText>
          </w:r>
          <w:r w:rsidRPr="00D559B2" w:rsidDel="003C02A2">
            <w:rPr>
              <w:rFonts w:ascii="Courier New" w:eastAsiaTheme="minorHAnsi" w:hAnsi="Courier New" w:cs="Courier New"/>
              <w:color w:val="707070"/>
              <w:sz w:val="20"/>
              <w:szCs w:val="20"/>
            </w:rPr>
            <w:br/>
            <w:delText xml:space="preserve"> "cluster_name" : "269146879732:tds-dev",</w:delText>
          </w:r>
          <w:r w:rsidRPr="00D559B2" w:rsidDel="003C02A2">
            <w:rPr>
              <w:rFonts w:ascii="Courier New" w:eastAsiaTheme="minorHAnsi" w:hAnsi="Courier New" w:cs="Courier New"/>
              <w:color w:val="707070"/>
              <w:sz w:val="20"/>
              <w:szCs w:val="20"/>
            </w:rPr>
            <w:br/>
            <w:delText xml:space="preserve"> "cluster_uuid" : "VTdArnu9Rr-Si0A2HNS4Eg",</w:delText>
          </w:r>
          <w:r w:rsidRPr="00D559B2" w:rsidDel="003C02A2">
            <w:rPr>
              <w:rFonts w:ascii="Courier New" w:eastAsiaTheme="minorHAnsi" w:hAnsi="Courier New" w:cs="Courier New"/>
              <w:color w:val="707070"/>
              <w:sz w:val="20"/>
              <w:szCs w:val="20"/>
            </w:rPr>
            <w:br/>
            <w:delText xml:space="preserve"> "version" : {</w:delText>
          </w:r>
          <w:r w:rsidRPr="00D559B2" w:rsidDel="003C02A2">
            <w:rPr>
              <w:rFonts w:ascii="Courier New" w:eastAsiaTheme="minorHAnsi" w:hAnsi="Courier New" w:cs="Courier New"/>
              <w:color w:val="707070"/>
              <w:sz w:val="20"/>
              <w:szCs w:val="20"/>
            </w:rPr>
            <w:br/>
            <w:delText xml:space="preserve"> </w:delText>
          </w:r>
        </w:del>
      </w:ins>
      <w:ins w:id="1847" w:author="Michael Trupkin" w:date="2017-07-12T15:43:00Z">
        <w:del w:id="1848" w:author="Jeff Johnson" w:date="2017-07-12T18:22:00Z">
          <w:r w:rsidR="00EB709A" w:rsidDel="003C02A2">
            <w:rPr>
              <w:rFonts w:ascii="Courier New" w:eastAsiaTheme="minorHAnsi" w:hAnsi="Courier New" w:cs="Courier New"/>
              <w:color w:val="707070"/>
              <w:sz w:val="20"/>
              <w:szCs w:val="20"/>
            </w:rPr>
            <w:delText xml:space="preserve">  </w:delText>
          </w:r>
        </w:del>
      </w:ins>
      <w:ins w:id="1849" w:author="Michael Trupkin" w:date="2017-07-12T15:40:00Z">
        <w:del w:id="1850" w:author="Jeff Johnson" w:date="2017-07-12T18:22:00Z">
          <w:r w:rsidRPr="00D559B2" w:rsidDel="003C02A2">
            <w:rPr>
              <w:rFonts w:ascii="Courier New" w:eastAsiaTheme="minorHAnsi" w:hAnsi="Courier New" w:cs="Courier New"/>
              <w:color w:val="707070"/>
              <w:sz w:val="20"/>
              <w:szCs w:val="20"/>
            </w:rPr>
            <w:delText>"number" : "5.1.1",</w:delText>
          </w:r>
          <w:r w:rsidRPr="00D559B2" w:rsidDel="003C02A2">
            <w:rPr>
              <w:rFonts w:ascii="Courier New" w:eastAsiaTheme="minorHAnsi" w:hAnsi="Courier New" w:cs="Courier New"/>
              <w:color w:val="707070"/>
              <w:sz w:val="20"/>
              <w:szCs w:val="20"/>
            </w:rPr>
            <w:br/>
            <w:delText xml:space="preserve"> </w:delText>
          </w:r>
        </w:del>
      </w:ins>
      <w:ins w:id="1851" w:author="Michael Trupkin" w:date="2017-07-12T15:43:00Z">
        <w:del w:id="1852" w:author="Jeff Johnson" w:date="2017-07-12T18:22:00Z">
          <w:r w:rsidR="00EB709A" w:rsidDel="003C02A2">
            <w:rPr>
              <w:rFonts w:ascii="Courier New" w:eastAsiaTheme="minorHAnsi" w:hAnsi="Courier New" w:cs="Courier New"/>
              <w:color w:val="707070"/>
              <w:sz w:val="20"/>
              <w:szCs w:val="20"/>
            </w:rPr>
            <w:delText xml:space="preserve">  </w:delText>
          </w:r>
        </w:del>
      </w:ins>
      <w:ins w:id="1853" w:author="Michael Trupkin" w:date="2017-07-12T15:40:00Z">
        <w:del w:id="1854" w:author="Jeff Johnson" w:date="2017-07-12T18:22:00Z">
          <w:r w:rsidRPr="00D559B2" w:rsidDel="003C02A2">
            <w:rPr>
              <w:rFonts w:ascii="Courier New" w:eastAsiaTheme="minorHAnsi" w:hAnsi="Courier New" w:cs="Courier New"/>
              <w:color w:val="707070"/>
              <w:sz w:val="20"/>
              <w:szCs w:val="20"/>
            </w:rPr>
            <w:delText>"build_hash" : "5395e21",</w:delText>
          </w:r>
          <w:r w:rsidRPr="00D559B2" w:rsidDel="003C02A2">
            <w:rPr>
              <w:rFonts w:ascii="Courier New" w:eastAsiaTheme="minorHAnsi" w:hAnsi="Courier New" w:cs="Courier New"/>
              <w:color w:val="707070"/>
              <w:sz w:val="20"/>
              <w:szCs w:val="20"/>
            </w:rPr>
            <w:br/>
            <w:delText xml:space="preserve"> </w:delText>
          </w:r>
        </w:del>
      </w:ins>
      <w:ins w:id="1855" w:author="Michael Trupkin" w:date="2017-07-12T15:43:00Z">
        <w:del w:id="1856" w:author="Jeff Johnson" w:date="2017-07-12T18:22:00Z">
          <w:r w:rsidR="00EB709A" w:rsidDel="003C02A2">
            <w:rPr>
              <w:rFonts w:ascii="Courier New" w:eastAsiaTheme="minorHAnsi" w:hAnsi="Courier New" w:cs="Courier New"/>
              <w:color w:val="707070"/>
              <w:sz w:val="20"/>
              <w:szCs w:val="20"/>
            </w:rPr>
            <w:delText xml:space="preserve">  </w:delText>
          </w:r>
        </w:del>
      </w:ins>
      <w:ins w:id="1857" w:author="Michael Trupkin" w:date="2017-07-12T15:40:00Z">
        <w:del w:id="1858" w:author="Jeff Johnson" w:date="2017-07-12T18:22:00Z">
          <w:r w:rsidRPr="00D559B2" w:rsidDel="003C02A2">
            <w:rPr>
              <w:rFonts w:ascii="Courier New" w:eastAsiaTheme="minorHAnsi" w:hAnsi="Courier New" w:cs="Courier New"/>
              <w:color w:val="707070"/>
              <w:sz w:val="20"/>
              <w:szCs w:val="20"/>
            </w:rPr>
            <w:delText>"build_date" : "2016-12-15T22:47:19.049Z",</w:delText>
          </w:r>
          <w:r w:rsidRPr="00D559B2" w:rsidDel="003C02A2">
            <w:rPr>
              <w:rFonts w:ascii="Courier New" w:eastAsiaTheme="minorHAnsi" w:hAnsi="Courier New" w:cs="Courier New"/>
              <w:color w:val="707070"/>
              <w:sz w:val="20"/>
              <w:szCs w:val="20"/>
            </w:rPr>
            <w:br/>
            <w:delText xml:space="preserve"> </w:delText>
          </w:r>
        </w:del>
      </w:ins>
      <w:ins w:id="1859" w:author="Michael Trupkin" w:date="2017-07-12T15:43:00Z">
        <w:del w:id="1860" w:author="Jeff Johnson" w:date="2017-07-12T18:22:00Z">
          <w:r w:rsidR="00EB709A" w:rsidDel="003C02A2">
            <w:rPr>
              <w:rFonts w:ascii="Courier New" w:eastAsiaTheme="minorHAnsi" w:hAnsi="Courier New" w:cs="Courier New"/>
              <w:color w:val="707070"/>
              <w:sz w:val="20"/>
              <w:szCs w:val="20"/>
            </w:rPr>
            <w:delText xml:space="preserve">  </w:delText>
          </w:r>
        </w:del>
      </w:ins>
      <w:ins w:id="1861" w:author="Michael Trupkin" w:date="2017-07-12T15:40:00Z">
        <w:del w:id="1862" w:author="Jeff Johnson" w:date="2017-07-12T18:22:00Z">
          <w:r w:rsidRPr="00D559B2" w:rsidDel="003C02A2">
            <w:rPr>
              <w:rFonts w:ascii="Courier New" w:eastAsiaTheme="minorHAnsi" w:hAnsi="Courier New" w:cs="Courier New"/>
              <w:color w:val="707070"/>
              <w:sz w:val="20"/>
              <w:szCs w:val="20"/>
            </w:rPr>
            <w:delText>"build_snapshot" : false,</w:delText>
          </w:r>
          <w:r w:rsidRPr="00D559B2" w:rsidDel="003C02A2">
            <w:rPr>
              <w:rFonts w:ascii="Courier New" w:eastAsiaTheme="minorHAnsi" w:hAnsi="Courier New" w:cs="Courier New"/>
              <w:color w:val="707070"/>
              <w:sz w:val="20"/>
              <w:szCs w:val="20"/>
            </w:rPr>
            <w:br/>
            <w:delText xml:space="preserve"> </w:delText>
          </w:r>
        </w:del>
      </w:ins>
      <w:ins w:id="1863" w:author="Michael Trupkin" w:date="2017-07-12T15:44:00Z">
        <w:del w:id="1864" w:author="Jeff Johnson" w:date="2017-07-12T18:22:00Z">
          <w:r w:rsidR="00EB709A" w:rsidDel="003C02A2">
            <w:rPr>
              <w:rFonts w:ascii="Courier New" w:eastAsiaTheme="minorHAnsi" w:hAnsi="Courier New" w:cs="Courier New"/>
              <w:color w:val="707070"/>
              <w:sz w:val="20"/>
              <w:szCs w:val="20"/>
            </w:rPr>
            <w:delText xml:space="preserve">  </w:delText>
          </w:r>
        </w:del>
      </w:ins>
      <w:ins w:id="1865" w:author="Michael Trupkin" w:date="2017-07-12T15:40:00Z">
        <w:del w:id="1866" w:author="Jeff Johnson" w:date="2017-07-12T18:22:00Z">
          <w:r w:rsidRPr="00D559B2" w:rsidDel="003C02A2">
            <w:rPr>
              <w:rFonts w:ascii="Courier New" w:eastAsiaTheme="minorHAnsi" w:hAnsi="Courier New" w:cs="Courier New"/>
              <w:color w:val="707070"/>
              <w:sz w:val="20"/>
              <w:szCs w:val="20"/>
            </w:rPr>
            <w:delText>"lucene_version" : "6.3.0"</w:delText>
          </w:r>
          <w:r w:rsidRPr="00D559B2" w:rsidDel="003C02A2">
            <w:rPr>
              <w:rFonts w:ascii="Courier New" w:eastAsiaTheme="minorHAnsi" w:hAnsi="Courier New" w:cs="Courier New"/>
              <w:color w:val="707070"/>
              <w:sz w:val="20"/>
              <w:szCs w:val="20"/>
            </w:rPr>
            <w:br/>
            <w:delText xml:space="preserve"> },</w:delText>
          </w:r>
          <w:r w:rsidRPr="00D559B2" w:rsidDel="003C02A2">
            <w:rPr>
              <w:rFonts w:ascii="Courier New" w:eastAsiaTheme="minorHAnsi" w:hAnsi="Courier New" w:cs="Courier New"/>
              <w:color w:val="707070"/>
              <w:sz w:val="20"/>
              <w:szCs w:val="20"/>
            </w:rPr>
            <w:br/>
            <w:delText xml:space="preserve"> "tagline" : "You Know, for Search"</w:delText>
          </w:r>
          <w:r w:rsidRPr="00D559B2" w:rsidDel="003C02A2">
            <w:rPr>
              <w:rFonts w:ascii="Courier New" w:eastAsiaTheme="minorHAnsi" w:hAnsi="Courier New" w:cs="Courier New"/>
              <w:color w:val="707070"/>
              <w:sz w:val="20"/>
              <w:szCs w:val="20"/>
            </w:rPr>
            <w:br/>
            <w:delText>}</w:delText>
          </w:r>
        </w:del>
      </w:ins>
    </w:p>
    <w:p w14:paraId="4B9291D6" w14:textId="77777777" w:rsidR="00D559B2" w:rsidRPr="003223ED" w:rsidRDefault="00D559B2">
      <w:pPr>
        <w:shd w:val="clear" w:color="auto" w:fill="FFFFFF"/>
        <w:spacing w:before="150"/>
        <w:rPr>
          <w:ins w:id="1867" w:author="Michael Trupkin" w:date="2017-07-12T15:34:00Z"/>
          <w:rFonts w:ascii="Times New Roman" w:eastAsia="Times New Roman" w:hAnsi="Times New Roman"/>
          <w:sz w:val="24"/>
          <w:szCs w:val="24"/>
        </w:rPr>
        <w:pPrChange w:id="1868" w:author="Jeff Johnson" w:date="2017-07-12T20:41:00Z">
          <w:pPr>
            <w:spacing w:before="0"/>
          </w:pPr>
        </w:pPrChange>
      </w:pPr>
    </w:p>
    <w:p w14:paraId="5D78EEE7" w14:textId="77777777" w:rsidR="00EB709A" w:rsidRDefault="00EB709A">
      <w:pPr>
        <w:pStyle w:val="Heading3"/>
        <w:rPr>
          <w:ins w:id="1869" w:author="Michael Trupkin" w:date="2017-07-12T15:42:00Z"/>
          <w:rFonts w:eastAsia="Times New Roman"/>
        </w:rPr>
        <w:pPrChange w:id="1870" w:author="Jeff Johnson" w:date="2017-07-12T18:22:00Z">
          <w:pPr>
            <w:pStyle w:val="Heading4"/>
            <w:shd w:val="clear" w:color="auto" w:fill="FFFFFF"/>
            <w:spacing w:before="300" w:line="300" w:lineRule="atLeast"/>
          </w:pPr>
        </w:pPrChange>
      </w:pPr>
      <w:bookmarkStart w:id="1871" w:name="_Toc487713882"/>
      <w:proofErr w:type="spellStart"/>
      <w:ins w:id="1872" w:author="Michael Trupkin" w:date="2017-07-12T15:42:00Z">
        <w:r>
          <w:rPr>
            <w:rFonts w:eastAsia="Times New Roman"/>
          </w:rPr>
          <w:t>Kibana</w:t>
        </w:r>
        <w:proofErr w:type="spellEnd"/>
        <w:r>
          <w:rPr>
            <w:rFonts w:eastAsia="Times New Roman"/>
          </w:rPr>
          <w:t xml:space="preserve"> setup with </w:t>
        </w:r>
        <w:proofErr w:type="spellStart"/>
        <w:r>
          <w:rPr>
            <w:rFonts w:eastAsia="Times New Roman"/>
          </w:rPr>
          <w:t>nginx</w:t>
        </w:r>
        <w:bookmarkEnd w:id="1871"/>
        <w:proofErr w:type="spellEnd"/>
      </w:ins>
    </w:p>
    <w:p w14:paraId="0371F99A" w14:textId="5000DF2E" w:rsidR="00EB709A" w:rsidDel="007E2ABA" w:rsidRDefault="00EB709A">
      <w:pPr>
        <w:pStyle w:val="NormalWeb"/>
        <w:shd w:val="clear" w:color="auto" w:fill="FFFFFF"/>
        <w:spacing w:before="150" w:beforeAutospacing="0" w:after="0" w:afterAutospacing="0"/>
        <w:rPr>
          <w:ins w:id="1873" w:author="Michael Trupkin" w:date="2017-07-12T15:42:00Z"/>
          <w:del w:id="1874" w:author="Jeff Johnson" w:date="2017-07-12T18:13:00Z"/>
          <w:rFonts w:ascii="Arial" w:eastAsiaTheme="minorHAnsi" w:hAnsi="Arial" w:cs="Arial"/>
          <w:color w:val="333333"/>
          <w:sz w:val="21"/>
          <w:szCs w:val="21"/>
        </w:rPr>
      </w:pPr>
      <w:ins w:id="1875" w:author="Michael Trupkin" w:date="2017-07-12T15:42:00Z">
        <w:r>
          <w:rPr>
            <w:rFonts w:ascii="Arial" w:hAnsi="Arial" w:cs="Arial"/>
            <w:color w:val="333333"/>
            <w:sz w:val="21"/>
            <w:szCs w:val="21"/>
          </w:rPr>
          <w:t xml:space="preserve">As the ES cluster will only listen to the provided IP, </w:t>
        </w:r>
        <w:del w:id="1876" w:author="Jeff Johnson" w:date="2017-07-12T18:11:00Z">
          <w:r w:rsidDel="007E2ABA">
            <w:rPr>
              <w:rFonts w:ascii="Arial" w:hAnsi="Arial" w:cs="Arial"/>
              <w:color w:val="333333"/>
              <w:sz w:val="21"/>
              <w:szCs w:val="21"/>
            </w:rPr>
            <w:delText>you'll need to use something like</w:delText>
          </w:r>
        </w:del>
      </w:ins>
      <w:ins w:id="1877" w:author="Jeff Johnson" w:date="2017-07-12T18:11:00Z">
        <w:r w:rsidR="007E2ABA">
          <w:rPr>
            <w:rFonts w:ascii="Arial" w:hAnsi="Arial" w:cs="Arial"/>
            <w:color w:val="333333"/>
            <w:sz w:val="21"/>
            <w:szCs w:val="21"/>
          </w:rPr>
          <w:t>a proxy server</w:t>
        </w:r>
      </w:ins>
      <w:ins w:id="1878" w:author="Michael Trupkin" w:date="2017-07-12T15:42:00Z">
        <w:r>
          <w:rPr>
            <w:rFonts w:ascii="Arial" w:hAnsi="Arial" w:cs="Arial"/>
            <w:color w:val="333333"/>
            <w:sz w:val="21"/>
            <w:szCs w:val="21"/>
          </w:rPr>
          <w:t xml:space="preserve"> </w:t>
        </w:r>
      </w:ins>
      <w:ins w:id="1879" w:author="Jeff Johnson" w:date="2017-07-12T18:11:00Z">
        <w:r w:rsidR="007E2ABA">
          <w:rPr>
            <w:rFonts w:ascii="Arial" w:hAnsi="Arial" w:cs="Arial"/>
            <w:color w:val="333333"/>
            <w:sz w:val="21"/>
            <w:szCs w:val="21"/>
          </w:rPr>
          <w:t xml:space="preserve">(e.g. </w:t>
        </w:r>
      </w:ins>
      <w:proofErr w:type="spellStart"/>
      <w:ins w:id="1880" w:author="Michael Trupkin" w:date="2017-07-12T15:42:00Z">
        <w:r>
          <w:rPr>
            <w:rFonts w:ascii="Arial" w:hAnsi="Arial" w:cs="Arial"/>
            <w:color w:val="333333"/>
            <w:sz w:val="21"/>
            <w:szCs w:val="21"/>
          </w:rPr>
          <w:t>nginx</w:t>
        </w:r>
      </w:ins>
      <w:proofErr w:type="spellEnd"/>
      <w:ins w:id="1881" w:author="Jeff Johnson" w:date="2017-07-12T18:11:00Z">
        <w:r w:rsidR="007E2ABA">
          <w:rPr>
            <w:rFonts w:ascii="Arial" w:hAnsi="Arial" w:cs="Arial"/>
            <w:color w:val="333333"/>
            <w:sz w:val="21"/>
            <w:szCs w:val="21"/>
          </w:rPr>
          <w:t>) should be set up</w:t>
        </w:r>
      </w:ins>
      <w:ins w:id="1882" w:author="Michael Trupkin" w:date="2017-07-12T15:42:00Z">
        <w:r>
          <w:rPr>
            <w:rFonts w:ascii="Arial" w:hAnsi="Arial" w:cs="Arial"/>
            <w:color w:val="333333"/>
            <w:sz w:val="21"/>
            <w:szCs w:val="21"/>
          </w:rPr>
          <w:t xml:space="preserve"> to </w:t>
        </w:r>
        <w:del w:id="1883" w:author="Jeff Johnson" w:date="2017-07-12T18:11:00Z">
          <w:r w:rsidDel="007E2ABA">
            <w:rPr>
              <w:rFonts w:ascii="Arial" w:hAnsi="Arial" w:cs="Arial"/>
              <w:color w:val="333333"/>
              <w:sz w:val="21"/>
              <w:szCs w:val="21"/>
            </w:rPr>
            <w:delText>bounce</w:delText>
          </w:r>
        </w:del>
      </w:ins>
      <w:ins w:id="1884" w:author="Jeff Johnson" w:date="2017-07-12T18:11:00Z">
        <w:r w:rsidR="007E2ABA">
          <w:rPr>
            <w:rFonts w:ascii="Arial" w:hAnsi="Arial" w:cs="Arial"/>
            <w:color w:val="333333"/>
            <w:sz w:val="21"/>
            <w:szCs w:val="21"/>
          </w:rPr>
          <w:t>route</w:t>
        </w:r>
      </w:ins>
      <w:ins w:id="1885" w:author="Michael Trupkin" w:date="2017-07-12T15:42:00Z">
        <w:r>
          <w:rPr>
            <w:rFonts w:ascii="Arial" w:hAnsi="Arial" w:cs="Arial"/>
            <w:color w:val="333333"/>
            <w:sz w:val="21"/>
            <w:szCs w:val="21"/>
          </w:rPr>
          <w:t xml:space="preserve"> </w:t>
        </w:r>
      </w:ins>
      <w:proofErr w:type="spellStart"/>
      <w:ins w:id="1886" w:author="Jeff Johnson" w:date="2017-07-12T18:11:00Z">
        <w:r w:rsidR="007E2ABA">
          <w:rPr>
            <w:rFonts w:ascii="Arial" w:hAnsi="Arial" w:cs="Arial"/>
            <w:color w:val="333333"/>
            <w:sz w:val="21"/>
            <w:szCs w:val="21"/>
          </w:rPr>
          <w:t>Logstash</w:t>
        </w:r>
        <w:proofErr w:type="spellEnd"/>
        <w:r w:rsidR="007E2ABA">
          <w:rPr>
            <w:rFonts w:ascii="Arial" w:hAnsi="Arial" w:cs="Arial"/>
            <w:color w:val="333333"/>
            <w:sz w:val="21"/>
            <w:szCs w:val="21"/>
          </w:rPr>
          <w:t xml:space="preserve"> </w:t>
        </w:r>
      </w:ins>
      <w:ins w:id="1887" w:author="Michael Trupkin" w:date="2017-07-12T15:42:00Z">
        <w:r>
          <w:rPr>
            <w:rFonts w:ascii="Arial" w:hAnsi="Arial" w:cs="Arial"/>
            <w:color w:val="333333"/>
            <w:sz w:val="21"/>
            <w:szCs w:val="21"/>
          </w:rPr>
          <w:t xml:space="preserve">requests to </w:t>
        </w:r>
        <w:del w:id="1888" w:author="Jeff Johnson" w:date="2017-07-12T18:12:00Z">
          <w:r w:rsidDel="007E2ABA">
            <w:rPr>
              <w:rFonts w:ascii="Arial" w:hAnsi="Arial" w:cs="Arial"/>
              <w:color w:val="333333"/>
              <w:sz w:val="21"/>
              <w:szCs w:val="21"/>
            </w:rPr>
            <w:delText xml:space="preserve">the logstash host over to </w:delText>
          </w:r>
        </w:del>
        <w:r>
          <w:rPr>
            <w:rFonts w:ascii="Arial" w:hAnsi="Arial" w:cs="Arial"/>
            <w:color w:val="333333"/>
            <w:sz w:val="21"/>
            <w:szCs w:val="21"/>
          </w:rPr>
          <w:t xml:space="preserve">the </w:t>
        </w:r>
        <w:proofErr w:type="spellStart"/>
        <w:r>
          <w:rPr>
            <w:rFonts w:ascii="Arial" w:hAnsi="Arial" w:cs="Arial"/>
            <w:color w:val="333333"/>
            <w:sz w:val="21"/>
            <w:szCs w:val="21"/>
          </w:rPr>
          <w:t>kibana</w:t>
        </w:r>
        <w:proofErr w:type="spellEnd"/>
        <w:r>
          <w:rPr>
            <w:rFonts w:ascii="Arial" w:hAnsi="Arial" w:cs="Arial"/>
            <w:color w:val="333333"/>
            <w:sz w:val="21"/>
            <w:szCs w:val="21"/>
          </w:rPr>
          <w:t xml:space="preserve"> plugin in the ES cluster. </w:t>
        </w:r>
      </w:ins>
      <w:ins w:id="1889" w:author="Jeff Johnson" w:date="2017-07-12T18:13:00Z">
        <w:r w:rsidR="007E2ABA">
          <w:rPr>
            <w:rFonts w:ascii="Arial" w:hAnsi="Arial" w:cs="Arial"/>
            <w:color w:val="333333"/>
            <w:sz w:val="21"/>
            <w:szCs w:val="21"/>
          </w:rPr>
          <w:t xml:space="preserve">The </w:t>
        </w:r>
        <w:proofErr w:type="spellStart"/>
        <w:r w:rsidR="007E2ABA">
          <w:rPr>
            <w:rFonts w:ascii="Arial" w:hAnsi="Arial" w:cs="Arial"/>
            <w:color w:val="333333"/>
            <w:sz w:val="21"/>
            <w:szCs w:val="21"/>
          </w:rPr>
          <w:t>nginx</w:t>
        </w:r>
        <w:proofErr w:type="spellEnd"/>
        <w:r w:rsidR="007E2ABA">
          <w:rPr>
            <w:rFonts w:ascii="Arial" w:hAnsi="Arial" w:cs="Arial"/>
            <w:color w:val="333333"/>
            <w:sz w:val="21"/>
            <w:szCs w:val="21"/>
          </w:rPr>
          <w:t xml:space="preserve"> server should be configured with security practices that comply with the organization’s standards.</w:t>
        </w:r>
      </w:ins>
      <w:ins w:id="1890" w:author="Michael Trupkin" w:date="2017-07-12T15:42:00Z">
        <w:del w:id="1891" w:author="Jeff Johnson" w:date="2017-07-12T18:13:00Z">
          <w:r w:rsidDel="007E2ABA">
            <w:rPr>
              <w:rFonts w:ascii="Arial" w:hAnsi="Arial" w:cs="Arial"/>
              <w:color w:val="333333"/>
              <w:sz w:val="21"/>
              <w:szCs w:val="21"/>
            </w:rPr>
            <w:delText>To do this:</w:delText>
          </w:r>
        </w:del>
      </w:ins>
    </w:p>
    <w:p w14:paraId="468128B7" w14:textId="62A4A3E6" w:rsidR="00EB709A" w:rsidDel="007E2ABA" w:rsidRDefault="00EB709A">
      <w:pPr>
        <w:pStyle w:val="NormalWeb"/>
        <w:shd w:val="clear" w:color="auto" w:fill="FFFFFF"/>
        <w:spacing w:before="150" w:beforeAutospacing="0" w:after="0" w:afterAutospacing="0"/>
        <w:rPr>
          <w:ins w:id="1892" w:author="Michael Trupkin" w:date="2017-07-12T15:42:00Z"/>
          <w:del w:id="1893" w:author="Jeff Johnson" w:date="2017-07-12T18:13:00Z"/>
          <w:color w:val="333333"/>
          <w:sz w:val="21"/>
          <w:szCs w:val="21"/>
        </w:rPr>
        <w:pPrChange w:id="1894" w:author="Jeff Johnson" w:date="2017-07-12T20:41:00Z">
          <w:pPr>
            <w:pStyle w:val="HTMLPreformatted"/>
            <w:shd w:val="clear" w:color="auto" w:fill="FFFFFF"/>
            <w:spacing w:before="150"/>
          </w:pPr>
        </w:pPrChange>
      </w:pPr>
      <w:ins w:id="1895" w:author="Michael Trupkin" w:date="2017-07-12T15:42:00Z">
        <w:del w:id="1896" w:author="Jeff Johnson" w:date="2017-07-12T18:13:00Z">
          <w:r w:rsidDel="007E2ABA">
            <w:rPr>
              <w:color w:val="333333"/>
              <w:sz w:val="21"/>
              <w:szCs w:val="21"/>
            </w:rPr>
            <w:delText>$ sudo apt install nginx</w:delText>
          </w:r>
          <w:r w:rsidDel="007E2ABA">
            <w:rPr>
              <w:color w:val="333333"/>
              <w:sz w:val="21"/>
              <w:szCs w:val="21"/>
            </w:rPr>
            <w:br/>
            <w:delText>$ sudo systemctl enable nginx.service</w:delText>
          </w:r>
        </w:del>
      </w:ins>
    </w:p>
    <w:p w14:paraId="6403CEEB" w14:textId="20855E7E" w:rsidR="00EB709A" w:rsidDel="007E2ABA" w:rsidRDefault="00EB709A">
      <w:pPr>
        <w:pStyle w:val="NormalWeb"/>
        <w:shd w:val="clear" w:color="auto" w:fill="FFFFFF"/>
        <w:spacing w:before="150" w:beforeAutospacing="0" w:after="0" w:afterAutospacing="0"/>
        <w:rPr>
          <w:ins w:id="1897" w:author="Michael Trupkin" w:date="2017-07-12T15:42:00Z"/>
          <w:del w:id="1898" w:author="Jeff Johnson" w:date="2017-07-12T18:13:00Z"/>
          <w:rFonts w:ascii="Arial" w:hAnsi="Arial" w:cs="Arial"/>
          <w:color w:val="333333"/>
          <w:sz w:val="21"/>
          <w:szCs w:val="21"/>
        </w:rPr>
      </w:pPr>
      <w:ins w:id="1899" w:author="Michael Trupkin" w:date="2017-07-12T15:42:00Z">
        <w:del w:id="1900" w:author="Jeff Johnson" w:date="2017-07-12T18:13:00Z">
          <w:r w:rsidDel="007E2ABA">
            <w:rPr>
              <w:rFonts w:ascii="Arial" w:hAnsi="Arial" w:cs="Arial"/>
              <w:color w:val="333333"/>
              <w:sz w:val="21"/>
              <w:szCs w:val="21"/>
            </w:rPr>
            <w:delText>Then edit /etc/nginx/sites-enabled/default and add the following at the top (use your ES endpoint URL):</w:delText>
          </w:r>
        </w:del>
      </w:ins>
    </w:p>
    <w:p w14:paraId="0125F06E" w14:textId="3786C1EB" w:rsidR="00EB709A" w:rsidDel="007E2ABA" w:rsidRDefault="00EB709A">
      <w:pPr>
        <w:pStyle w:val="NormalWeb"/>
        <w:shd w:val="clear" w:color="auto" w:fill="FFFFFF"/>
        <w:spacing w:before="150" w:beforeAutospacing="0" w:after="0" w:afterAutospacing="0"/>
        <w:rPr>
          <w:ins w:id="1901" w:author="Michael Trupkin" w:date="2017-07-12T15:42:00Z"/>
          <w:del w:id="1902" w:author="Jeff Johnson" w:date="2017-07-12T18:13:00Z"/>
          <w:color w:val="333333"/>
          <w:sz w:val="21"/>
          <w:szCs w:val="21"/>
        </w:rPr>
        <w:pPrChange w:id="1903" w:author="Jeff Johnson" w:date="2017-07-12T20:41:00Z">
          <w:pPr>
            <w:pStyle w:val="HTMLPreformatted"/>
            <w:shd w:val="clear" w:color="auto" w:fill="FFFFFF"/>
            <w:spacing w:before="150"/>
          </w:pPr>
        </w:pPrChange>
      </w:pPr>
      <w:ins w:id="1904" w:author="Michael Trupkin" w:date="2017-07-12T15:42:00Z">
        <w:del w:id="1905" w:author="Jeff Johnson" w:date="2017-07-12T18:13:00Z">
          <w:r w:rsidDel="007E2ABA">
            <w:rPr>
              <w:color w:val="333333"/>
              <w:sz w:val="21"/>
              <w:szCs w:val="21"/>
            </w:rPr>
            <w:delText xml:space="preserve">    upstream es {</w:delText>
          </w:r>
          <w:r w:rsidDel="007E2ABA">
            <w:rPr>
              <w:color w:val="333333"/>
              <w:sz w:val="21"/>
              <w:szCs w:val="21"/>
            </w:rPr>
            <w:br/>
            <w:delText xml:space="preserve">        ip_hash;</w:delText>
          </w:r>
          <w:r w:rsidDel="007E2ABA">
            <w:rPr>
              <w:color w:val="333333"/>
              <w:sz w:val="21"/>
              <w:szCs w:val="21"/>
            </w:rPr>
            <w:br/>
            <w:delText xml:space="preserve">        server search-sbtds-load2-yiozpjgoawn2denvnprhozceaq.us-west-2.es.amazonaws.com;</w:delText>
          </w:r>
          <w:r w:rsidDel="007E2ABA">
            <w:rPr>
              <w:color w:val="333333"/>
              <w:sz w:val="21"/>
              <w:szCs w:val="21"/>
            </w:rPr>
            <w:br/>
            <w:delText xml:space="preserve">        keepalive 128;</w:delText>
          </w:r>
          <w:r w:rsidDel="007E2ABA">
            <w:rPr>
              <w:color w:val="333333"/>
              <w:sz w:val="21"/>
              <w:szCs w:val="21"/>
            </w:rPr>
            <w:br/>
            <w:delText xml:space="preserve">    }</w:delText>
          </w:r>
        </w:del>
      </w:ins>
    </w:p>
    <w:p w14:paraId="27856462" w14:textId="3216A265" w:rsidR="00EB709A" w:rsidDel="007E2ABA" w:rsidRDefault="00EB709A">
      <w:pPr>
        <w:pStyle w:val="NormalWeb"/>
        <w:shd w:val="clear" w:color="auto" w:fill="FFFFFF"/>
        <w:spacing w:before="150" w:beforeAutospacing="0" w:after="0" w:afterAutospacing="0"/>
        <w:rPr>
          <w:ins w:id="1906" w:author="Michael Trupkin" w:date="2017-07-12T15:42:00Z"/>
          <w:del w:id="1907" w:author="Jeff Johnson" w:date="2017-07-12T18:13:00Z"/>
          <w:rFonts w:ascii="Arial" w:hAnsi="Arial" w:cs="Arial"/>
          <w:color w:val="333333"/>
          <w:sz w:val="21"/>
          <w:szCs w:val="21"/>
        </w:rPr>
      </w:pPr>
      <w:ins w:id="1908" w:author="Michael Trupkin" w:date="2017-07-12T15:42:00Z">
        <w:del w:id="1909" w:author="Jeff Johnson" w:date="2017-07-12T18:13:00Z">
          <w:r w:rsidDel="007E2ABA">
            <w:rPr>
              <w:rFonts w:ascii="Arial" w:hAnsi="Arial" w:cs="Arial"/>
              <w:color w:val="333333"/>
              <w:sz w:val="21"/>
              <w:szCs w:val="21"/>
            </w:rPr>
            <w:delText>And place this inside the server {} block:</w:delText>
          </w:r>
        </w:del>
      </w:ins>
    </w:p>
    <w:p w14:paraId="4368D4D3" w14:textId="2960C5E6" w:rsidR="00EB709A" w:rsidDel="007E2ABA" w:rsidRDefault="00EB709A">
      <w:pPr>
        <w:pStyle w:val="NormalWeb"/>
        <w:shd w:val="clear" w:color="auto" w:fill="FFFFFF"/>
        <w:spacing w:before="150" w:beforeAutospacing="0" w:after="0" w:afterAutospacing="0"/>
        <w:rPr>
          <w:ins w:id="1910" w:author="Michael Trupkin" w:date="2017-07-12T15:42:00Z"/>
          <w:del w:id="1911" w:author="Jeff Johnson" w:date="2017-07-12T18:13:00Z"/>
          <w:color w:val="333333"/>
          <w:sz w:val="21"/>
          <w:szCs w:val="21"/>
        </w:rPr>
        <w:pPrChange w:id="1912" w:author="Jeff Johnson" w:date="2017-07-12T20:41:00Z">
          <w:pPr>
            <w:pStyle w:val="HTMLPreformatted"/>
            <w:shd w:val="clear" w:color="auto" w:fill="FFFFFF"/>
            <w:spacing w:before="150"/>
          </w:pPr>
        </w:pPrChange>
      </w:pPr>
      <w:ins w:id="1913" w:author="Michael Trupkin" w:date="2017-07-12T15:42:00Z">
        <w:del w:id="1914" w:author="Jeff Johnson" w:date="2017-07-12T18:13:00Z">
          <w:r w:rsidDel="007E2ABA">
            <w:rPr>
              <w:color w:val="333333"/>
              <w:sz w:val="21"/>
              <w:szCs w:val="21"/>
            </w:rPr>
            <w:delText xml:space="preserve">    location /_plugin/kibana/ {</w:delText>
          </w:r>
          <w:r w:rsidDel="007E2ABA">
            <w:rPr>
              <w:color w:val="333333"/>
              <w:sz w:val="21"/>
              <w:szCs w:val="21"/>
            </w:rPr>
            <w:br/>
            <w:delText xml:space="preserve">        proxy_pass http://es/_plugin/kibana/;</w:delText>
          </w:r>
          <w:r w:rsidDel="007E2ABA">
            <w:rPr>
              <w:color w:val="333333"/>
              <w:sz w:val="21"/>
              <w:szCs w:val="21"/>
            </w:rPr>
            <w:br/>
            <w:delText xml:space="preserve">        auth_basic "closed site";</w:delText>
          </w:r>
          <w:r w:rsidDel="007E2ABA">
            <w:rPr>
              <w:color w:val="333333"/>
              <w:sz w:val="21"/>
              <w:szCs w:val="21"/>
            </w:rPr>
            <w:br/>
            <w:delText xml:space="preserve">        auth_basic_user_file kibana.htpasswd;</w:delText>
          </w:r>
          <w:r w:rsidDel="007E2ABA">
            <w:rPr>
              <w:color w:val="333333"/>
              <w:sz w:val="21"/>
              <w:szCs w:val="21"/>
            </w:rPr>
            <w:br/>
            <w:delText xml:space="preserve">        proxy_http_version 1.1;</w:delText>
          </w:r>
        </w:del>
      </w:ins>
    </w:p>
    <w:p w14:paraId="27B98419" w14:textId="67A791ED" w:rsidR="00EB709A" w:rsidDel="007E2ABA" w:rsidRDefault="00EB709A">
      <w:pPr>
        <w:pStyle w:val="NormalWeb"/>
        <w:shd w:val="clear" w:color="auto" w:fill="FFFFFF"/>
        <w:spacing w:before="150" w:beforeAutospacing="0" w:after="0" w:afterAutospacing="0"/>
        <w:rPr>
          <w:ins w:id="1915" w:author="Michael Trupkin" w:date="2017-07-12T15:42:00Z"/>
          <w:del w:id="1916" w:author="Jeff Johnson" w:date="2017-07-12T18:13:00Z"/>
          <w:color w:val="333333"/>
          <w:sz w:val="21"/>
          <w:szCs w:val="21"/>
        </w:rPr>
        <w:pPrChange w:id="1917" w:author="Jeff Johnson" w:date="2017-07-12T20:41:00Z">
          <w:pPr>
            <w:pStyle w:val="HTMLPreformatted"/>
            <w:shd w:val="clear" w:color="auto" w:fill="FFFFFF"/>
            <w:spacing w:before="150"/>
          </w:pPr>
        </w:pPrChange>
      </w:pPr>
      <w:ins w:id="1918" w:author="Michael Trupkin" w:date="2017-07-12T15:42:00Z">
        <w:del w:id="1919" w:author="Jeff Johnson" w:date="2017-07-12T18:13:00Z">
          <w:r w:rsidDel="007E2ABA">
            <w:rPr>
              <w:color w:val="333333"/>
              <w:sz w:val="21"/>
              <w:szCs w:val="21"/>
            </w:rPr>
            <w:delText xml:space="preserve">        proxy_set_header Authorization "";</w:delText>
          </w:r>
        </w:del>
      </w:ins>
    </w:p>
    <w:p w14:paraId="130D825C" w14:textId="22961F3F" w:rsidR="00EB709A" w:rsidDel="007E2ABA" w:rsidRDefault="00EB709A">
      <w:pPr>
        <w:pStyle w:val="NormalWeb"/>
        <w:shd w:val="clear" w:color="auto" w:fill="FFFFFF"/>
        <w:spacing w:before="150" w:beforeAutospacing="0" w:after="0" w:afterAutospacing="0"/>
        <w:rPr>
          <w:ins w:id="1920" w:author="Michael Trupkin" w:date="2017-07-12T15:42:00Z"/>
          <w:del w:id="1921" w:author="Jeff Johnson" w:date="2017-07-12T18:13:00Z"/>
          <w:color w:val="333333"/>
          <w:sz w:val="21"/>
          <w:szCs w:val="21"/>
        </w:rPr>
        <w:pPrChange w:id="1922" w:author="Jeff Johnson" w:date="2017-07-12T20:41:00Z">
          <w:pPr>
            <w:pStyle w:val="HTMLPreformatted"/>
            <w:shd w:val="clear" w:color="auto" w:fill="FFFFFF"/>
            <w:spacing w:before="150"/>
          </w:pPr>
        </w:pPrChange>
      </w:pPr>
      <w:ins w:id="1923" w:author="Michael Trupkin" w:date="2017-07-12T15:42:00Z">
        <w:del w:id="1924" w:author="Jeff Johnson" w:date="2017-07-12T18:13:00Z">
          <w:r w:rsidDel="007E2ABA">
            <w:rPr>
              <w:color w:val="333333"/>
              <w:sz w:val="21"/>
              <w:szCs w:val="21"/>
            </w:rPr>
            <w:delText xml:space="preserve">        proxy_set_header Connection "";</w:delText>
          </w:r>
          <w:r w:rsidDel="007E2ABA">
            <w:rPr>
              <w:color w:val="333333"/>
              <w:sz w:val="21"/>
              <w:szCs w:val="21"/>
            </w:rPr>
            <w:br/>
            <w:delText xml:space="preserve">    }</w:delText>
          </w:r>
        </w:del>
      </w:ins>
    </w:p>
    <w:p w14:paraId="084EBDA5" w14:textId="5B0837E5" w:rsidR="00EB709A" w:rsidRPr="0038048E" w:rsidDel="007E2ABA" w:rsidRDefault="00EB709A">
      <w:pPr>
        <w:pStyle w:val="NormalWeb"/>
        <w:shd w:val="clear" w:color="auto" w:fill="FFFFFF"/>
        <w:spacing w:before="150" w:beforeAutospacing="0" w:after="0" w:afterAutospacing="0"/>
        <w:rPr>
          <w:ins w:id="1925" w:author="Michael Trupkin" w:date="2017-07-12T15:42:00Z"/>
          <w:del w:id="1926" w:author="Jeff Johnson" w:date="2017-07-12T18:13:00Z"/>
          <w:rFonts w:ascii="Arial" w:hAnsi="Arial" w:cs="Arial"/>
          <w:color w:val="333333"/>
          <w:sz w:val="21"/>
          <w:szCs w:val="21"/>
        </w:rPr>
      </w:pPr>
      <w:ins w:id="1927" w:author="Michael Trupkin" w:date="2017-07-12T15:42:00Z">
        <w:del w:id="1928" w:author="Jeff Johnson" w:date="2017-07-12T18:13:00Z">
          <w:r w:rsidRPr="0038048E" w:rsidDel="007E2ABA">
            <w:rPr>
              <w:rFonts w:ascii="Arial" w:hAnsi="Arial" w:cs="Arial"/>
              <w:color w:val="333333"/>
              <w:sz w:val="21"/>
              <w:szCs w:val="21"/>
              <w:rPrChange w:id="1929" w:author="Michael Trupkin" w:date="2017-07-12T16:06:00Z">
                <w:rPr>
                  <w:rFonts w:ascii="Arial" w:hAnsi="Arial" w:cs="Arial"/>
                  <w:color w:val="333333"/>
                </w:rPr>
              </w:rPrChange>
            </w:rPr>
            <w:delText>Then, to password protect your kibana instance, add a file to /etc/nginx called kibana.htpasswd with the following contents (season to taste - this file creates a user kibana with password newpass):</w:delText>
          </w:r>
        </w:del>
      </w:ins>
    </w:p>
    <w:p w14:paraId="4FCE1B96" w14:textId="0E1C9888" w:rsidR="00EB709A" w:rsidDel="007E2ABA" w:rsidRDefault="00EB709A">
      <w:pPr>
        <w:pStyle w:val="NormalWeb"/>
        <w:shd w:val="clear" w:color="auto" w:fill="FFFFFF"/>
        <w:spacing w:before="150" w:beforeAutospacing="0" w:after="0" w:afterAutospacing="0"/>
        <w:rPr>
          <w:ins w:id="1930" w:author="Michael Trupkin" w:date="2017-07-12T15:42:00Z"/>
          <w:del w:id="1931" w:author="Jeff Johnson" w:date="2017-07-12T18:13:00Z"/>
          <w:color w:val="333333"/>
          <w:sz w:val="21"/>
          <w:szCs w:val="21"/>
        </w:rPr>
        <w:pPrChange w:id="1932" w:author="Jeff Johnson" w:date="2017-07-12T20:41:00Z">
          <w:pPr>
            <w:pStyle w:val="HTMLPreformatted"/>
            <w:shd w:val="clear" w:color="auto" w:fill="FFFFFF"/>
            <w:spacing w:before="150"/>
          </w:pPr>
        </w:pPrChange>
      </w:pPr>
      <w:ins w:id="1933" w:author="Michael Trupkin" w:date="2017-07-12T15:42:00Z">
        <w:del w:id="1934" w:author="Jeff Johnson" w:date="2017-07-12T18:13:00Z">
          <w:r w:rsidDel="007E2ABA">
            <w:rPr>
              <w:color w:val="333333"/>
              <w:sz w:val="21"/>
              <w:szCs w:val="21"/>
            </w:rPr>
            <w:delText xml:space="preserve">  # basic auth</w:delText>
          </w:r>
          <w:r w:rsidDel="007E2ABA">
            <w:rPr>
              <w:color w:val="333333"/>
              <w:sz w:val="21"/>
              <w:szCs w:val="21"/>
            </w:rPr>
            <w:br/>
            <w:delText xml:space="preserve">  kibana:{PLAIN}newpass</w:delText>
          </w:r>
        </w:del>
      </w:ins>
    </w:p>
    <w:p w14:paraId="2F00B058" w14:textId="21076BA7" w:rsidR="00EB709A" w:rsidDel="007E2ABA" w:rsidRDefault="00EB709A">
      <w:pPr>
        <w:pStyle w:val="NormalWeb"/>
        <w:shd w:val="clear" w:color="auto" w:fill="FFFFFF"/>
        <w:spacing w:before="150" w:beforeAutospacing="0" w:after="0" w:afterAutospacing="0"/>
        <w:rPr>
          <w:ins w:id="1935" w:author="Michael Trupkin" w:date="2017-07-12T15:42:00Z"/>
          <w:del w:id="1936" w:author="Jeff Johnson" w:date="2017-07-12T18:13:00Z"/>
          <w:rFonts w:ascii="Arial" w:hAnsi="Arial" w:cs="Arial"/>
          <w:color w:val="333333"/>
          <w:sz w:val="21"/>
          <w:szCs w:val="21"/>
        </w:rPr>
      </w:pPr>
      <w:ins w:id="1937" w:author="Michael Trupkin" w:date="2017-07-12T15:42:00Z">
        <w:del w:id="1938" w:author="Jeff Johnson" w:date="2017-07-12T18:13:00Z">
          <w:r w:rsidDel="007E2ABA">
            <w:rPr>
              <w:rFonts w:ascii="Arial" w:hAnsi="Arial" w:cs="Arial"/>
              <w:color w:val="333333"/>
              <w:sz w:val="21"/>
              <w:szCs w:val="21"/>
            </w:rPr>
            <w:delText>T</w:delText>
          </w:r>
        </w:del>
      </w:ins>
      <w:ins w:id="1939" w:author="Michael Trupkin" w:date="2017-07-12T16:06:00Z">
        <w:del w:id="1940" w:author="Jeff Johnson" w:date="2017-07-12T18:12:00Z">
          <w:r w:rsidR="0038048E" w:rsidDel="007E2ABA">
            <w:rPr>
              <w:rFonts w:ascii="Arial" w:hAnsi="Arial" w:cs="Arial"/>
              <w:color w:val="333333"/>
              <w:sz w:val="21"/>
              <w:szCs w:val="21"/>
            </w:rPr>
            <w:tab/>
          </w:r>
        </w:del>
      </w:ins>
      <w:ins w:id="1941" w:author="Michael Trupkin" w:date="2017-07-12T15:42:00Z">
        <w:del w:id="1942" w:author="Jeff Johnson" w:date="2017-07-12T18:13:00Z">
          <w:r w:rsidDel="007E2ABA">
            <w:rPr>
              <w:rFonts w:ascii="Arial" w:hAnsi="Arial" w:cs="Arial"/>
              <w:color w:val="333333"/>
              <w:sz w:val="21"/>
              <w:szCs w:val="21"/>
            </w:rPr>
            <w:delText>his sets up open, plain, cleartext password authentication over unencrypted http. For a production instance, it's recommended to use stronger security over SSL, perhaps with the users in an LDAP or other directory.</w:delText>
          </w:r>
        </w:del>
      </w:ins>
      <w:ins w:id="1943" w:author="Michael Trupkin" w:date="2017-07-12T16:06:00Z">
        <w:del w:id="1944" w:author="Jeff Johnson" w:date="2017-07-12T18:13:00Z">
          <w:r w:rsidR="0038048E" w:rsidDel="007E2ABA">
            <w:rPr>
              <w:rFonts w:ascii="Arial" w:hAnsi="Arial" w:cs="Arial"/>
              <w:color w:val="333333"/>
              <w:sz w:val="21"/>
              <w:szCs w:val="21"/>
            </w:rPr>
            <w:delText xml:space="preserve">  </w:delText>
          </w:r>
        </w:del>
      </w:ins>
      <w:ins w:id="1945" w:author="Michael Trupkin" w:date="2017-07-12T15:42:00Z">
        <w:del w:id="1946" w:author="Jeff Johnson" w:date="2017-07-12T18:13:00Z">
          <w:r w:rsidDel="007E2ABA">
            <w:rPr>
              <w:rFonts w:ascii="Arial" w:hAnsi="Arial" w:cs="Arial"/>
              <w:color w:val="333333"/>
              <w:sz w:val="21"/>
              <w:szCs w:val="21"/>
            </w:rPr>
            <w:delText>In our environment, we then added a DNS name (with AWS route 53) to point to our enabled IP address. After setting this up, you should be able to access Kibana at the following URL:</w:delText>
          </w:r>
        </w:del>
      </w:ins>
    </w:p>
    <w:p w14:paraId="4879E1AE" w14:textId="7E705256" w:rsidR="00EB709A" w:rsidDel="007E2ABA" w:rsidRDefault="00EB709A">
      <w:pPr>
        <w:pStyle w:val="NormalWeb"/>
        <w:shd w:val="clear" w:color="auto" w:fill="FFFFFF"/>
        <w:spacing w:before="150" w:beforeAutospacing="0" w:after="0" w:afterAutospacing="0"/>
        <w:rPr>
          <w:ins w:id="1947" w:author="Michael Trupkin" w:date="2017-07-12T15:42:00Z"/>
          <w:del w:id="1948" w:author="Jeff Johnson" w:date="2017-07-12T18:13:00Z"/>
          <w:rFonts w:ascii="Arial" w:hAnsi="Arial" w:cs="Arial"/>
          <w:color w:val="333333"/>
          <w:sz w:val="21"/>
          <w:szCs w:val="21"/>
        </w:rPr>
      </w:pPr>
      <w:ins w:id="1949" w:author="Michael Trupkin" w:date="2017-07-12T15:42:00Z">
        <w:del w:id="1950" w:author="Jeff Johnson" w:date="2017-07-12T18:13:00Z">
          <w:r w:rsidDel="007E2ABA">
            <w:rPr>
              <w:rFonts w:ascii="Arial" w:hAnsi="Arial" w:cs="Arial"/>
              <w:color w:val="333333"/>
              <w:sz w:val="21"/>
              <w:szCs w:val="21"/>
            </w:rPr>
            <w:fldChar w:fldCharType="begin"/>
          </w:r>
          <w:r w:rsidDel="007E2ABA">
            <w:rPr>
              <w:rFonts w:ascii="Arial" w:hAnsi="Arial" w:cs="Arial"/>
              <w:color w:val="333333"/>
              <w:sz w:val="21"/>
              <w:szCs w:val="21"/>
            </w:rPr>
            <w:delInstrText xml:space="preserve"> HYPERLINK "http://your-dns-name.your-domain.org/_plugin/kibana/" </w:delInstrText>
          </w:r>
          <w:r w:rsidDel="007E2ABA">
            <w:rPr>
              <w:rFonts w:ascii="Arial" w:hAnsi="Arial" w:cs="Arial"/>
              <w:color w:val="333333"/>
              <w:sz w:val="21"/>
              <w:szCs w:val="21"/>
            </w:rPr>
            <w:fldChar w:fldCharType="separate"/>
          </w:r>
          <w:r w:rsidDel="007E2ABA">
            <w:rPr>
              <w:rStyle w:val="Hyperlink"/>
              <w:rFonts w:ascii="Arial" w:hAnsi="Arial" w:cs="Arial"/>
              <w:color w:val="3B73AF"/>
              <w:sz w:val="21"/>
              <w:szCs w:val="21"/>
            </w:rPr>
            <w:delText>http://your-dns-name.your-domain.org/_plugin/kibana/</w:delText>
          </w:r>
          <w:r w:rsidDel="007E2ABA">
            <w:rPr>
              <w:rFonts w:ascii="Arial" w:hAnsi="Arial" w:cs="Arial"/>
              <w:color w:val="333333"/>
              <w:sz w:val="21"/>
              <w:szCs w:val="21"/>
            </w:rPr>
            <w:fldChar w:fldCharType="end"/>
          </w:r>
        </w:del>
      </w:ins>
    </w:p>
    <w:p w14:paraId="06D3B585" w14:textId="3613AC9F" w:rsidR="00EB709A" w:rsidDel="007E2ABA" w:rsidRDefault="00EB709A">
      <w:pPr>
        <w:pStyle w:val="NormalWeb"/>
        <w:shd w:val="clear" w:color="auto" w:fill="FFFFFF"/>
        <w:spacing w:before="150" w:beforeAutospacing="0" w:after="0" w:afterAutospacing="0"/>
        <w:rPr>
          <w:ins w:id="1951" w:author="Michael Trupkin" w:date="2017-07-12T15:42:00Z"/>
          <w:del w:id="1952" w:author="Jeff Johnson" w:date="2017-07-12T18:13:00Z"/>
          <w:rFonts w:ascii="Arial" w:eastAsia="Times New Roman" w:hAnsi="Arial" w:cs="Arial"/>
          <w:color w:val="333333"/>
          <w:sz w:val="21"/>
          <w:szCs w:val="21"/>
        </w:rPr>
        <w:pPrChange w:id="1953" w:author="Jeff Johnson" w:date="2017-07-12T20:41:00Z">
          <w:pPr>
            <w:pStyle w:val="Heading4"/>
            <w:shd w:val="clear" w:color="auto" w:fill="FFFFFF"/>
            <w:spacing w:before="300" w:line="300" w:lineRule="atLeast"/>
          </w:pPr>
        </w:pPrChange>
      </w:pPr>
      <w:ins w:id="1954" w:author="Michael Trupkin" w:date="2017-07-12T15:42:00Z">
        <w:del w:id="1955" w:author="Jeff Johnson" w:date="2017-07-12T18:13:00Z">
          <w:r w:rsidDel="007E2ABA">
            <w:rPr>
              <w:rFonts w:ascii="Arial" w:eastAsia="Times New Roman" w:hAnsi="Arial" w:cs="Arial"/>
              <w:color w:val="333333"/>
              <w:sz w:val="21"/>
              <w:szCs w:val="21"/>
            </w:rPr>
            <w:delText>Configuring logstash to talk to the AWS ES service</w:delText>
          </w:r>
        </w:del>
      </w:ins>
    </w:p>
    <w:p w14:paraId="02E7529D" w14:textId="6CBF3C98" w:rsidR="00EB709A" w:rsidDel="007E2ABA" w:rsidRDefault="00EB709A">
      <w:pPr>
        <w:pStyle w:val="NormalWeb"/>
        <w:shd w:val="clear" w:color="auto" w:fill="FFFFFF"/>
        <w:spacing w:before="150" w:beforeAutospacing="0" w:after="0" w:afterAutospacing="0"/>
        <w:rPr>
          <w:ins w:id="1956" w:author="Michael Trupkin" w:date="2017-07-12T15:42:00Z"/>
          <w:del w:id="1957" w:author="Jeff Johnson" w:date="2017-07-12T18:13:00Z"/>
          <w:rFonts w:ascii="Arial" w:eastAsiaTheme="minorHAnsi" w:hAnsi="Arial" w:cs="Arial"/>
          <w:color w:val="333333"/>
          <w:sz w:val="21"/>
          <w:szCs w:val="21"/>
        </w:rPr>
      </w:pPr>
      <w:ins w:id="1958" w:author="Michael Trupkin" w:date="2017-07-12T15:42:00Z">
        <w:del w:id="1959" w:author="Jeff Johnson" w:date="2017-07-12T18:13:00Z">
          <w:r w:rsidDel="007E2ABA">
            <w:rPr>
              <w:rFonts w:ascii="Arial" w:hAnsi="Arial" w:cs="Arial"/>
              <w:color w:val="333333"/>
              <w:sz w:val="21"/>
              <w:szCs w:val="21"/>
            </w:rPr>
            <w:delText>After setting up logstash as described below, you can edit your tds-pipeline.conf file to include the ES endpoint URL instead of the IP's used in our example. Our example has this elasticsearch {} stanza in the output section. You don't want a port number, as it runs on the default HTTPS port 443 (you do need to put the https:// on the front of the URL):</w:delText>
          </w:r>
        </w:del>
      </w:ins>
    </w:p>
    <w:p w14:paraId="7F58F359" w14:textId="5B803F3E" w:rsidR="00EB709A" w:rsidDel="000A1F1C" w:rsidRDefault="00EB709A">
      <w:pPr>
        <w:pStyle w:val="NormalWeb"/>
        <w:shd w:val="clear" w:color="auto" w:fill="FFFFFF"/>
        <w:spacing w:before="150" w:beforeAutospacing="0" w:after="0" w:afterAutospacing="0"/>
        <w:rPr>
          <w:ins w:id="1960" w:author="Michael Trupkin" w:date="2017-07-12T15:42:00Z"/>
          <w:del w:id="1961" w:author="Jeff Johnson" w:date="2017-07-12T20:48:00Z"/>
          <w:color w:val="333333"/>
          <w:sz w:val="21"/>
          <w:szCs w:val="21"/>
        </w:rPr>
        <w:pPrChange w:id="1962" w:author="Jeff Johnson" w:date="2017-07-12T20:41:00Z">
          <w:pPr>
            <w:pStyle w:val="HTMLPreformatted"/>
            <w:shd w:val="clear" w:color="auto" w:fill="FFFFFF"/>
            <w:spacing w:before="150"/>
          </w:pPr>
        </w:pPrChange>
      </w:pPr>
      <w:ins w:id="1963" w:author="Michael Trupkin" w:date="2017-07-12T15:42:00Z">
        <w:del w:id="1964" w:author="Jeff Johnson" w:date="2017-07-12T18:13:00Z">
          <w:r w:rsidDel="007E2ABA">
            <w:rPr>
              <w:color w:val="333333"/>
              <w:sz w:val="21"/>
              <w:szCs w:val="21"/>
            </w:rPr>
            <w:delText xml:space="preserve">  # AWS managed elasticsearch</w:delText>
          </w:r>
          <w:r w:rsidDel="007E2ABA">
            <w:rPr>
              <w:color w:val="333333"/>
              <w:sz w:val="21"/>
              <w:szCs w:val="21"/>
            </w:rPr>
            <w:br/>
            <w:delText xml:space="preserve">  elasticsearch {</w:delText>
          </w:r>
          <w:r w:rsidDel="007E2ABA">
            <w:rPr>
              <w:color w:val="333333"/>
              <w:sz w:val="21"/>
              <w:szCs w:val="21"/>
            </w:rPr>
            <w:br/>
            <w:delText xml:space="preserve">      hosts =&gt; [</w:delText>
          </w:r>
          <w:r w:rsidDel="007E2ABA">
            <w:rPr>
              <w:color w:val="333333"/>
              <w:sz w:val="21"/>
              <w:szCs w:val="21"/>
            </w:rPr>
            <w:br/>
            <w:delText xml:space="preserve">          "</w:delText>
          </w:r>
          <w:r w:rsidDel="007E2ABA">
            <w:rPr>
              <w:color w:val="333333"/>
              <w:sz w:val="21"/>
              <w:szCs w:val="21"/>
            </w:rPr>
            <w:fldChar w:fldCharType="begin"/>
          </w:r>
          <w:r w:rsidDel="007E2ABA">
            <w:rPr>
              <w:color w:val="333333"/>
              <w:sz w:val="21"/>
              <w:szCs w:val="21"/>
            </w:rPr>
            <w:delInstrText xml:space="preserve"> HYPERLINK "https://search-tds-dev-lrc7fjx6extulv62tfpgnwy5l4.us-west-2.es.amazonaws.com/" </w:delInstrText>
          </w:r>
          <w:r w:rsidDel="007E2ABA">
            <w:rPr>
              <w:color w:val="333333"/>
              <w:sz w:val="21"/>
              <w:szCs w:val="21"/>
            </w:rPr>
            <w:fldChar w:fldCharType="separate"/>
          </w:r>
          <w:r w:rsidDel="007E2ABA">
            <w:rPr>
              <w:rStyle w:val="Hyperlink"/>
              <w:color w:val="3B73AF"/>
              <w:sz w:val="21"/>
              <w:szCs w:val="21"/>
            </w:rPr>
            <w:delText>https://search-tds-dev-lrc7fjx6extulv62tfpgnwy5l4.us-west-2.es.amazonaws.com</w:delText>
          </w:r>
          <w:r w:rsidDel="007E2ABA">
            <w:rPr>
              <w:color w:val="333333"/>
              <w:sz w:val="21"/>
              <w:szCs w:val="21"/>
            </w:rPr>
            <w:fldChar w:fldCharType="end"/>
          </w:r>
          <w:r w:rsidDel="007E2ABA">
            <w:rPr>
              <w:color w:val="333333"/>
              <w:sz w:val="21"/>
              <w:szCs w:val="21"/>
            </w:rPr>
            <w:delText>"</w:delText>
          </w:r>
          <w:r w:rsidDel="007E2ABA">
            <w:rPr>
              <w:color w:val="333333"/>
              <w:sz w:val="21"/>
              <w:szCs w:val="21"/>
            </w:rPr>
            <w:br/>
            <w:delText xml:space="preserve">      ]</w:delText>
          </w:r>
          <w:r w:rsidDel="007E2ABA">
            <w:rPr>
              <w:color w:val="333333"/>
              <w:sz w:val="21"/>
              <w:szCs w:val="21"/>
            </w:rPr>
            <w:br/>
            <w:delText xml:space="preserve">  }</w:delText>
          </w:r>
        </w:del>
      </w:ins>
    </w:p>
    <w:p w14:paraId="2EBD8607" w14:textId="24927387" w:rsidR="003223ED" w:rsidRPr="003223ED" w:rsidRDefault="003223ED">
      <w:pPr>
        <w:pStyle w:val="NormalWeb"/>
        <w:shd w:val="clear" w:color="auto" w:fill="FFFFFF"/>
        <w:spacing w:before="150" w:beforeAutospacing="0" w:after="0" w:afterAutospacing="0"/>
        <w:rPr>
          <w:ins w:id="1965" w:author="Michael Trupkin" w:date="2017-07-12T15:33:00Z"/>
          <w:rFonts w:eastAsia="Times New Roman"/>
        </w:rPr>
        <w:pPrChange w:id="1966" w:author="Jeff Johnson" w:date="2017-07-12T20:48:00Z">
          <w:pPr>
            <w:spacing w:before="0"/>
          </w:pPr>
        </w:pPrChange>
      </w:pPr>
    </w:p>
    <w:p w14:paraId="7C95A992" w14:textId="77777777" w:rsidR="009533DA" w:rsidRPr="0038048E" w:rsidRDefault="009533DA">
      <w:pPr>
        <w:pStyle w:val="Heading3"/>
        <w:rPr>
          <w:ins w:id="1967" w:author="Michael Trupkin" w:date="2017-07-12T15:45:00Z"/>
          <w:rFonts w:eastAsia="Times New Roman"/>
          <w:rPrChange w:id="1968" w:author="Michael Trupkin" w:date="2017-07-12T16:03:00Z">
            <w:rPr>
              <w:ins w:id="1969" w:author="Michael Trupkin" w:date="2017-07-12T15:45:00Z"/>
              <w:rFonts w:ascii="Arial" w:eastAsia="Times New Roman" w:hAnsi="Arial" w:cs="Arial"/>
              <w:color w:val="333333"/>
              <w:sz w:val="21"/>
              <w:szCs w:val="21"/>
            </w:rPr>
          </w:rPrChange>
        </w:rPr>
        <w:pPrChange w:id="1970" w:author="Jeff Johnson" w:date="2017-07-12T20:03:00Z">
          <w:pPr>
            <w:pStyle w:val="Heading4"/>
            <w:shd w:val="clear" w:color="auto" w:fill="FFFFFF"/>
            <w:spacing w:before="300" w:line="300" w:lineRule="atLeast"/>
          </w:pPr>
        </w:pPrChange>
      </w:pPr>
      <w:bookmarkStart w:id="1971" w:name="_Toc487713883"/>
      <w:proofErr w:type="spellStart"/>
      <w:ins w:id="1972" w:author="Michael Trupkin" w:date="2017-07-12T15:45:00Z">
        <w:r w:rsidRPr="0038048E">
          <w:rPr>
            <w:rFonts w:eastAsia="Times New Roman"/>
            <w:rPrChange w:id="1973" w:author="Michael Trupkin" w:date="2017-07-12T16:03:00Z">
              <w:rPr>
                <w:rFonts w:ascii="Arial" w:eastAsia="Times New Roman" w:hAnsi="Arial" w:cs="Arial"/>
                <w:i w:val="0"/>
                <w:iCs w:val="0"/>
                <w:color w:val="333333"/>
                <w:sz w:val="21"/>
                <w:szCs w:val="21"/>
              </w:rPr>
            </w:rPrChange>
          </w:rPr>
          <w:t>Logstash</w:t>
        </w:r>
        <w:proofErr w:type="spellEnd"/>
        <w:r w:rsidRPr="0038048E">
          <w:rPr>
            <w:rFonts w:eastAsia="Times New Roman"/>
            <w:rPrChange w:id="1974" w:author="Michael Trupkin" w:date="2017-07-12T16:03:00Z">
              <w:rPr>
                <w:rFonts w:ascii="Arial" w:eastAsia="Times New Roman" w:hAnsi="Arial" w:cs="Arial"/>
                <w:i w:val="0"/>
                <w:iCs w:val="0"/>
                <w:color w:val="333333"/>
                <w:sz w:val="21"/>
                <w:szCs w:val="21"/>
              </w:rPr>
            </w:rPrChange>
          </w:rPr>
          <w:t xml:space="preserve"> installation and configuration</w:t>
        </w:r>
        <w:bookmarkEnd w:id="1971"/>
      </w:ins>
    </w:p>
    <w:p w14:paraId="1497401A" w14:textId="56B9601F" w:rsidR="009533DA" w:rsidDel="005A79F6" w:rsidRDefault="009533DA">
      <w:pPr>
        <w:rPr>
          <w:ins w:id="1975" w:author="Michael Trupkin" w:date="2017-07-12T15:45:00Z"/>
          <w:del w:id="1976" w:author="Jeff Johnson" w:date="2017-07-12T20:40:00Z"/>
          <w:rFonts w:eastAsiaTheme="minorHAnsi"/>
        </w:rPr>
        <w:pPrChange w:id="1977" w:author="Jeff Johnson" w:date="2017-07-12T20:42:00Z">
          <w:pPr>
            <w:pStyle w:val="NormalWeb"/>
            <w:spacing w:before="150" w:beforeAutospacing="0" w:after="0" w:afterAutospacing="0"/>
          </w:pPr>
        </w:pPrChange>
      </w:pPr>
      <w:ins w:id="1978" w:author="Michael Trupkin" w:date="2017-07-12T15:45:00Z">
        <w:del w:id="1979" w:author="Jeff Johnson" w:date="2017-07-12T20:40:00Z">
          <w:r w:rsidDel="005A79F6">
            <w:delText>Logstash can be installed using APT, as follows:</w:delText>
          </w:r>
        </w:del>
      </w:ins>
    </w:p>
    <w:p w14:paraId="0982D4E1" w14:textId="20A970F0" w:rsidR="009533DA" w:rsidDel="005A79F6" w:rsidRDefault="009533DA">
      <w:pPr>
        <w:rPr>
          <w:ins w:id="1980" w:author="Michael Trupkin" w:date="2017-07-12T15:45:00Z"/>
          <w:del w:id="1981" w:author="Jeff Johnson" w:date="2017-07-12T20:40:00Z"/>
        </w:rPr>
        <w:pPrChange w:id="1982" w:author="Jeff Johnson" w:date="2017-07-12T20:42:00Z">
          <w:pPr>
            <w:pStyle w:val="HTMLPreformatted"/>
            <w:shd w:val="clear" w:color="auto" w:fill="FFFFFF"/>
            <w:spacing w:before="150"/>
          </w:pPr>
        </w:pPrChange>
      </w:pPr>
      <w:ins w:id="1983" w:author="Michael Trupkin" w:date="2017-07-12T15:45:00Z">
        <w:del w:id="1984" w:author="Jeff Johnson" w:date="2017-07-12T20:40:00Z">
          <w:r w:rsidDel="005A79F6">
            <w:delText>$ sudo apt install logstash</w:delText>
          </w:r>
        </w:del>
      </w:ins>
    </w:p>
    <w:p w14:paraId="7B2D6E63" w14:textId="1F5E5B57" w:rsidR="009533DA" w:rsidRPr="0038048E" w:rsidDel="005A79F6" w:rsidRDefault="009533DA">
      <w:pPr>
        <w:rPr>
          <w:ins w:id="1985" w:author="Michael Trupkin" w:date="2017-07-12T15:45:00Z"/>
          <w:del w:id="1986" w:author="Jeff Johnson" w:date="2017-07-12T20:40:00Z"/>
          <w:rFonts w:eastAsia="Times New Roman"/>
          <w:b/>
          <w:color w:val="707070"/>
          <w:rPrChange w:id="1987" w:author="Michael Trupkin" w:date="2017-07-12T16:06:00Z">
            <w:rPr>
              <w:ins w:id="1988" w:author="Michael Trupkin" w:date="2017-07-12T15:45:00Z"/>
              <w:del w:id="1989" w:author="Jeff Johnson" w:date="2017-07-12T20:40:00Z"/>
              <w:rFonts w:ascii="Arial" w:eastAsia="Times New Roman" w:hAnsi="Arial" w:cs="Arial"/>
              <w:color w:val="707070"/>
              <w:sz w:val="21"/>
              <w:szCs w:val="21"/>
            </w:rPr>
          </w:rPrChange>
        </w:rPr>
        <w:pPrChange w:id="1990" w:author="Jeff Johnson" w:date="2017-07-12T20:42:00Z">
          <w:pPr>
            <w:pStyle w:val="Heading5"/>
            <w:shd w:val="clear" w:color="auto" w:fill="FFFFFF"/>
            <w:spacing w:before="300" w:line="300" w:lineRule="atLeast"/>
          </w:pPr>
        </w:pPrChange>
      </w:pPr>
      <w:ins w:id="1991" w:author="Michael Trupkin" w:date="2017-07-12T15:45:00Z">
        <w:del w:id="1992" w:author="Jeff Johnson" w:date="2017-07-12T20:40:00Z">
          <w:r w:rsidRPr="0038048E" w:rsidDel="005A79F6">
            <w:rPr>
              <w:rFonts w:eastAsia="Times New Roman"/>
              <w:b/>
              <w:color w:val="707070"/>
              <w:rPrChange w:id="1993" w:author="Michael Trupkin" w:date="2017-07-12T16:06:00Z">
                <w:rPr>
                  <w:rFonts w:ascii="Arial" w:eastAsia="Times New Roman" w:hAnsi="Arial" w:cs="Arial"/>
                  <w:color w:val="707070"/>
                  <w:sz w:val="21"/>
                  <w:szCs w:val="21"/>
                </w:rPr>
              </w:rPrChange>
            </w:rPr>
            <w:delText>Running as a service</w:delText>
          </w:r>
        </w:del>
      </w:ins>
    </w:p>
    <w:p w14:paraId="05A4C38E" w14:textId="7728F75D" w:rsidR="00E85E30" w:rsidDel="005A79F6" w:rsidRDefault="009533DA">
      <w:pPr>
        <w:rPr>
          <w:ins w:id="1994" w:author="Michael Trupkin" w:date="2017-07-12T16:08:00Z"/>
          <w:del w:id="1995" w:author="Jeff Johnson" w:date="2017-07-12T20:40:00Z"/>
        </w:rPr>
        <w:pPrChange w:id="1996" w:author="Jeff Johnson" w:date="2017-07-12T20:42:00Z">
          <w:pPr>
            <w:pStyle w:val="NormalWeb"/>
            <w:shd w:val="clear" w:color="auto" w:fill="FFFFFF"/>
            <w:spacing w:before="150" w:beforeAutospacing="0" w:after="0" w:afterAutospacing="0"/>
          </w:pPr>
        </w:pPrChange>
      </w:pPr>
      <w:ins w:id="1997" w:author="Michael Trupkin" w:date="2017-07-12T15:45:00Z">
        <w:del w:id="1998" w:author="Jeff Johnson" w:date="2017-07-12T20:40:00Z">
          <w:r w:rsidDel="005A79F6">
            <w:delText xml:space="preserve">You may want to configure systemctl to start up the service at boot time. </w:delText>
          </w:r>
        </w:del>
      </w:ins>
    </w:p>
    <w:p w14:paraId="679EED55" w14:textId="79A6A2BF" w:rsidR="009533DA" w:rsidDel="005A79F6" w:rsidRDefault="009533DA">
      <w:pPr>
        <w:rPr>
          <w:ins w:id="1999" w:author="Michael Trupkin" w:date="2017-07-12T15:45:00Z"/>
          <w:del w:id="2000" w:author="Jeff Johnson" w:date="2017-07-12T20:40:00Z"/>
        </w:rPr>
        <w:pPrChange w:id="2001" w:author="Jeff Johnson" w:date="2017-07-12T20:42:00Z">
          <w:pPr>
            <w:pStyle w:val="NormalWeb"/>
            <w:shd w:val="clear" w:color="auto" w:fill="FFFFFF"/>
            <w:spacing w:before="150" w:beforeAutospacing="0" w:after="0" w:afterAutospacing="0"/>
          </w:pPr>
        </w:pPrChange>
      </w:pPr>
      <w:ins w:id="2002" w:author="Michael Trupkin" w:date="2017-07-12T15:45:00Z">
        <w:del w:id="2003" w:author="Jeff Johnson" w:date="2017-07-12T20:40:00Z">
          <w:r w:rsidDel="005A79F6">
            <w:delText>To configure logstash to start automatically when the system boots up, run the following commands:</w:delText>
          </w:r>
        </w:del>
      </w:ins>
    </w:p>
    <w:p w14:paraId="5703CD50" w14:textId="5FD0CD9B" w:rsidR="009533DA" w:rsidDel="005A79F6" w:rsidRDefault="009533DA">
      <w:pPr>
        <w:rPr>
          <w:ins w:id="2004" w:author="Michael Trupkin" w:date="2017-07-12T15:45:00Z"/>
          <w:del w:id="2005" w:author="Jeff Johnson" w:date="2017-07-12T20:40:00Z"/>
        </w:rPr>
        <w:pPrChange w:id="2006" w:author="Jeff Johnson" w:date="2017-07-12T20:42:00Z">
          <w:pPr>
            <w:pStyle w:val="HTMLPreformatted"/>
            <w:shd w:val="clear" w:color="auto" w:fill="FFFFFF"/>
            <w:spacing w:before="150"/>
          </w:pPr>
        </w:pPrChange>
      </w:pPr>
      <w:ins w:id="2007" w:author="Michael Trupkin" w:date="2017-07-12T15:45:00Z">
        <w:del w:id="2008" w:author="Jeff Johnson" w:date="2017-07-12T20:40:00Z">
          <w:r w:rsidDel="005A79F6">
            <w:rPr>
              <w:rStyle w:val="pln"/>
              <w:color w:val="000000"/>
              <w:sz w:val="21"/>
              <w:szCs w:val="21"/>
            </w:rPr>
            <w:delText xml:space="preserve">$ sudo </w:delText>
          </w:r>
          <w:r w:rsidDel="005A79F6">
            <w:rPr>
              <w:rStyle w:val="pun"/>
              <w:color w:val="666600"/>
              <w:sz w:val="21"/>
              <w:szCs w:val="21"/>
            </w:rPr>
            <w:delText>/</w:delText>
          </w:r>
          <w:r w:rsidDel="005A79F6">
            <w:rPr>
              <w:rStyle w:val="pln"/>
              <w:color w:val="000000"/>
              <w:sz w:val="21"/>
              <w:szCs w:val="21"/>
            </w:rPr>
            <w:delText>bin</w:delText>
          </w:r>
          <w:r w:rsidDel="005A79F6">
            <w:rPr>
              <w:rStyle w:val="pun"/>
              <w:color w:val="666600"/>
              <w:sz w:val="21"/>
              <w:szCs w:val="21"/>
            </w:rPr>
            <w:delText>/</w:delText>
          </w:r>
          <w:r w:rsidDel="005A79F6">
            <w:delText>systemctl daemon-reload</w:delText>
          </w:r>
          <w:r w:rsidDel="005A79F6">
            <w:br/>
            <w:delText>$ sudo /bin/systemctl enable logstash.service</w:delText>
          </w:r>
        </w:del>
      </w:ins>
    </w:p>
    <w:p w14:paraId="47E8646F" w14:textId="686CABF1" w:rsidR="009533DA" w:rsidDel="005A79F6" w:rsidRDefault="009533DA">
      <w:pPr>
        <w:rPr>
          <w:ins w:id="2009" w:author="Michael Trupkin" w:date="2017-07-12T15:45:00Z"/>
          <w:del w:id="2010" w:author="Jeff Johnson" w:date="2017-07-12T20:40:00Z"/>
        </w:rPr>
        <w:pPrChange w:id="2011" w:author="Jeff Johnson" w:date="2017-07-12T20:42:00Z">
          <w:pPr>
            <w:pStyle w:val="NormalWeb"/>
            <w:shd w:val="clear" w:color="auto" w:fill="FFFFFF"/>
            <w:spacing w:before="150" w:beforeAutospacing="0" w:after="0" w:afterAutospacing="0"/>
          </w:pPr>
        </w:pPrChange>
      </w:pPr>
      <w:ins w:id="2012" w:author="Michael Trupkin" w:date="2017-07-12T15:45:00Z">
        <w:del w:id="2013" w:author="Jeff Johnson" w:date="2017-07-12T20:40:00Z">
          <w:r w:rsidDel="005A79F6">
            <w:delText>Logstash can be started and stopped as follows:</w:delText>
          </w:r>
        </w:del>
      </w:ins>
    </w:p>
    <w:p w14:paraId="3961BF28" w14:textId="6908F21E" w:rsidR="009533DA" w:rsidDel="005A79F6" w:rsidRDefault="009533DA">
      <w:pPr>
        <w:rPr>
          <w:ins w:id="2014" w:author="Michael Trupkin" w:date="2017-07-12T15:45:00Z"/>
          <w:del w:id="2015" w:author="Jeff Johnson" w:date="2017-07-12T20:40:00Z"/>
        </w:rPr>
        <w:pPrChange w:id="2016" w:author="Jeff Johnson" w:date="2017-07-12T20:42:00Z">
          <w:pPr>
            <w:pStyle w:val="HTMLPreformatted"/>
            <w:shd w:val="clear" w:color="auto" w:fill="FFFFFF"/>
          </w:pPr>
        </w:pPrChange>
      </w:pPr>
      <w:ins w:id="2017" w:author="Michael Trupkin" w:date="2017-07-12T15:45:00Z">
        <w:del w:id="2018" w:author="Jeff Johnson" w:date="2017-07-12T20:40:00Z">
          <w:r w:rsidDel="005A79F6">
            <w:rPr>
              <w:rStyle w:val="pln"/>
              <w:color w:val="000000"/>
            </w:rPr>
            <w:delText>$ sudo systemctl start logstash</w:delText>
          </w:r>
          <w:r w:rsidDel="005A79F6">
            <w:rPr>
              <w:rStyle w:val="pun"/>
              <w:color w:val="666600"/>
            </w:rPr>
            <w:delText>.</w:delText>
          </w:r>
          <w:r w:rsidDel="005A79F6">
            <w:rPr>
              <w:rStyle w:val="pln"/>
              <w:color w:val="000000"/>
            </w:rPr>
            <w:delText>service</w:delText>
          </w:r>
          <w:r w:rsidDel="005A79F6">
            <w:rPr>
              <w:color w:val="000000"/>
            </w:rPr>
            <w:br/>
          </w:r>
          <w:r w:rsidDel="005A79F6">
            <w:rPr>
              <w:rStyle w:val="pln"/>
              <w:color w:val="000000"/>
            </w:rPr>
            <w:delText>$ sudo systemctl stop logstash</w:delText>
          </w:r>
          <w:r w:rsidDel="005A79F6">
            <w:rPr>
              <w:rStyle w:val="pun"/>
              <w:color w:val="666600"/>
            </w:rPr>
            <w:delText>.</w:delText>
          </w:r>
          <w:r w:rsidDel="005A79F6">
            <w:rPr>
              <w:rStyle w:val="pln"/>
              <w:color w:val="000000"/>
            </w:rPr>
            <w:delText>service</w:delText>
          </w:r>
        </w:del>
      </w:ins>
    </w:p>
    <w:p w14:paraId="75EF2A49" w14:textId="29C4FE51" w:rsidR="009533DA" w:rsidRPr="0038048E" w:rsidDel="005A79F6" w:rsidRDefault="009533DA">
      <w:pPr>
        <w:rPr>
          <w:ins w:id="2019" w:author="Michael Trupkin" w:date="2017-07-12T15:45:00Z"/>
          <w:del w:id="2020" w:author="Jeff Johnson" w:date="2017-07-12T20:40:00Z"/>
          <w:b/>
          <w:rPrChange w:id="2021" w:author="Michael Trupkin" w:date="2017-07-12T16:02:00Z">
            <w:rPr>
              <w:ins w:id="2022" w:author="Michael Trupkin" w:date="2017-07-12T15:45:00Z"/>
              <w:del w:id="2023" w:author="Jeff Johnson" w:date="2017-07-12T20:40:00Z"/>
              <w:rFonts w:ascii="Arial" w:eastAsia="Times New Roman" w:hAnsi="Arial" w:cs="Arial"/>
              <w:color w:val="707070"/>
              <w:sz w:val="21"/>
              <w:szCs w:val="21"/>
            </w:rPr>
          </w:rPrChange>
        </w:rPr>
        <w:pPrChange w:id="2024" w:author="Jeff Johnson" w:date="2017-07-12T20:42:00Z">
          <w:pPr>
            <w:pStyle w:val="Heading5"/>
            <w:shd w:val="clear" w:color="auto" w:fill="FFFFFF"/>
            <w:spacing w:before="300" w:line="300" w:lineRule="atLeast"/>
          </w:pPr>
        </w:pPrChange>
      </w:pPr>
      <w:ins w:id="2025" w:author="Michael Trupkin" w:date="2017-07-12T15:45:00Z">
        <w:del w:id="2026" w:author="Jeff Johnson" w:date="2017-07-12T20:40:00Z">
          <w:r w:rsidRPr="0038048E" w:rsidDel="005A79F6">
            <w:rPr>
              <w:b/>
              <w:rPrChange w:id="2027" w:author="Michael Trupkin" w:date="2017-07-12T16:02:00Z">
                <w:rPr>
                  <w:rFonts w:ascii="Arial" w:eastAsia="Times New Roman" w:hAnsi="Arial" w:cs="Arial"/>
                  <w:color w:val="707070"/>
                  <w:sz w:val="21"/>
                  <w:szCs w:val="21"/>
                </w:rPr>
              </w:rPrChange>
            </w:rPr>
            <w:delText>Logstash configuration</w:delText>
          </w:r>
        </w:del>
      </w:ins>
    </w:p>
    <w:p w14:paraId="73361AAB" w14:textId="7E5245A6" w:rsidR="009533DA" w:rsidDel="005A79F6" w:rsidRDefault="009533DA">
      <w:pPr>
        <w:rPr>
          <w:ins w:id="2028" w:author="Michael Trupkin" w:date="2017-07-12T15:45:00Z"/>
          <w:del w:id="2029" w:author="Jeff Johnson" w:date="2017-07-12T20:40:00Z"/>
          <w:rFonts w:eastAsiaTheme="minorHAnsi"/>
        </w:rPr>
        <w:pPrChange w:id="2030" w:author="Jeff Johnson" w:date="2017-07-12T20:42:00Z">
          <w:pPr>
            <w:pStyle w:val="NormalWeb"/>
            <w:shd w:val="clear" w:color="auto" w:fill="FFFFFF"/>
            <w:spacing w:before="150" w:beforeAutospacing="0" w:after="0" w:afterAutospacing="0"/>
          </w:pPr>
        </w:pPrChange>
      </w:pPr>
      <w:ins w:id="2031" w:author="Michael Trupkin" w:date="2017-07-12T15:45:00Z">
        <w:del w:id="2032" w:author="Jeff Johnson" w:date="2017-07-12T20:40:00Z">
          <w:r w:rsidDel="005A79F6">
            <w:delText>The following values must be defined in /etc/logstash/logstash.yml:</w:delText>
          </w:r>
        </w:del>
      </w:ins>
    </w:p>
    <w:p w14:paraId="7DA9FE8A" w14:textId="3546E8AB" w:rsidR="009533DA" w:rsidDel="005A79F6" w:rsidRDefault="009533DA">
      <w:pPr>
        <w:rPr>
          <w:ins w:id="2033" w:author="Michael Trupkin" w:date="2017-07-12T15:45:00Z"/>
          <w:del w:id="2034" w:author="Jeff Johnson" w:date="2017-07-12T20:40:00Z"/>
        </w:rPr>
        <w:pPrChange w:id="2035" w:author="Jeff Johnson" w:date="2017-07-12T20:42:00Z">
          <w:pPr>
            <w:pStyle w:val="HTMLPreformatted"/>
            <w:shd w:val="clear" w:color="auto" w:fill="FFFFFF"/>
            <w:spacing w:before="150"/>
          </w:pPr>
        </w:pPrChange>
      </w:pPr>
      <w:ins w:id="2036" w:author="Michael Trupkin" w:date="2017-07-12T15:45:00Z">
        <w:del w:id="2037" w:author="Jeff Johnson" w:date="2017-07-12T20:40:00Z">
          <w:r w:rsidDel="005A79F6">
            <w:delText>http.host: 172.31.1.237</w:delText>
          </w:r>
          <w:r w:rsidDel="005A79F6">
            <w:br/>
            <w:delText>path.config: /etc/logstash/conf.d</w:delText>
          </w:r>
          <w:r w:rsidDel="005A79F6">
            <w:br/>
            <w:delText>path.data: /var/lib/logstash</w:delText>
          </w:r>
          <w:r w:rsidDel="005A79F6">
            <w:br/>
            <w:delText>path.logs: /var/log/logstash</w:delText>
          </w:r>
        </w:del>
      </w:ins>
    </w:p>
    <w:p w14:paraId="7D96EE0A" w14:textId="6E70450F" w:rsidR="009533DA" w:rsidDel="005A79F6" w:rsidRDefault="009533DA">
      <w:pPr>
        <w:rPr>
          <w:ins w:id="2038" w:author="Michael Trupkin" w:date="2017-07-12T15:45:00Z"/>
          <w:del w:id="2039" w:author="Jeff Johnson" w:date="2017-07-12T20:40:00Z"/>
        </w:rPr>
        <w:pPrChange w:id="2040" w:author="Jeff Johnson" w:date="2017-07-12T20:42:00Z">
          <w:pPr>
            <w:pStyle w:val="NormalWeb"/>
            <w:shd w:val="clear" w:color="auto" w:fill="FFFFFF"/>
            <w:spacing w:before="150" w:beforeAutospacing="0" w:after="0" w:afterAutospacing="0"/>
          </w:pPr>
        </w:pPrChange>
      </w:pPr>
      <w:ins w:id="2041" w:author="Michael Trupkin" w:date="2017-07-12T15:45:00Z">
        <w:del w:id="2042" w:author="Jeff Johnson" w:date="2017-07-12T20:40:00Z">
          <w:r w:rsidDel="005A79F6">
            <w:delText>The file /etc/logstash.conf.d/tds-pipeline.conf contains</w:delText>
          </w:r>
          <w:r w:rsidR="006B7E57" w:rsidDel="005A79F6">
            <w:delText xml:space="preserve"> specific rules for TDS. A sample </w:delText>
          </w:r>
          <w:r w:rsidDel="005A79F6">
            <w:fldChar w:fldCharType="begin"/>
          </w:r>
          <w:r w:rsidDel="005A79F6">
            <w:delInstrText xml:space="preserve"> HYPERLINK "https://confluence.fairwaytech.com/download/attachments/61964328/tds-pipeline.conf?version=1&amp;modificationDate=1493798599000&amp;api=v2" </w:delInstrText>
          </w:r>
          <w:r w:rsidDel="005A79F6">
            <w:fldChar w:fldCharType="separate"/>
          </w:r>
          <w:r w:rsidDel="005A79F6">
            <w:rPr>
              <w:rStyle w:val="Hyperlink"/>
              <w:rFonts w:ascii="Arial" w:hAnsi="Arial" w:cs="Arial"/>
              <w:color w:val="3B73AF"/>
              <w:sz w:val="21"/>
              <w:szCs w:val="21"/>
            </w:rPr>
            <w:delText>tds-pipeline.conf</w:delText>
          </w:r>
          <w:r w:rsidDel="005A79F6">
            <w:fldChar w:fldCharType="end"/>
          </w:r>
        </w:del>
      </w:ins>
      <w:ins w:id="2043" w:author="Michael Trupkin" w:date="2017-07-12T15:52:00Z">
        <w:del w:id="2044" w:author="Jeff Johnson" w:date="2017-07-12T20:40:00Z">
          <w:r w:rsidR="006B7E57" w:rsidDel="005A79F6">
            <w:delText xml:space="preserve"> is included below.</w:delText>
          </w:r>
        </w:del>
      </w:ins>
    </w:p>
    <w:p w14:paraId="44B9D28F" w14:textId="46605101" w:rsidR="00E84562" w:rsidDel="005A79F6" w:rsidRDefault="009533DA">
      <w:pPr>
        <w:rPr>
          <w:ins w:id="2045" w:author="Michael Trupkin" w:date="2017-07-12T15:47:00Z"/>
          <w:del w:id="2046" w:author="Jeff Johnson" w:date="2017-07-12T20:40:00Z"/>
        </w:rPr>
        <w:pPrChange w:id="2047" w:author="Jeff Johnson" w:date="2017-07-12T20:42:00Z">
          <w:pPr>
            <w:numPr>
              <w:numId w:val="49"/>
            </w:numPr>
            <w:shd w:val="clear" w:color="auto" w:fill="FFFFFF"/>
            <w:tabs>
              <w:tab w:val="num" w:pos="720"/>
            </w:tabs>
            <w:spacing w:before="100" w:beforeAutospacing="1" w:after="100" w:afterAutospacing="1"/>
            <w:ind w:left="720" w:hanging="360"/>
          </w:pPr>
        </w:pPrChange>
      </w:pPr>
      <w:ins w:id="2048" w:author="Michael Trupkin" w:date="2017-07-12T15:45:00Z">
        <w:del w:id="2049" w:author="Jeff Johnson" w:date="2017-07-12T20:40:00Z">
          <w:r w:rsidDel="005A79F6">
            <w:delText>These TDS rules specify the following:</w:delText>
          </w:r>
        </w:del>
      </w:ins>
    </w:p>
    <w:p w14:paraId="5750BA4C" w14:textId="2546FA64" w:rsidR="00E84562" w:rsidDel="005A79F6" w:rsidRDefault="009533DA">
      <w:pPr>
        <w:rPr>
          <w:ins w:id="2050" w:author="Michael Trupkin" w:date="2017-07-12T15:48:00Z"/>
          <w:del w:id="2051" w:author="Jeff Johnson" w:date="2017-07-12T20:40:00Z"/>
          <w:rFonts w:eastAsia="Times New Roman"/>
        </w:rPr>
        <w:pPrChange w:id="2052" w:author="Jeff Johnson" w:date="2017-07-12T20:42:00Z">
          <w:pPr>
            <w:numPr>
              <w:numId w:val="49"/>
            </w:numPr>
            <w:shd w:val="clear" w:color="auto" w:fill="FFFFFF"/>
            <w:tabs>
              <w:tab w:val="num" w:pos="720"/>
            </w:tabs>
            <w:spacing w:before="100" w:beforeAutospacing="1" w:after="100" w:afterAutospacing="1"/>
            <w:ind w:left="720" w:hanging="360"/>
          </w:pPr>
        </w:pPrChange>
      </w:pPr>
      <w:ins w:id="2053" w:author="Michael Trupkin" w:date="2017-07-12T15:45:00Z">
        <w:del w:id="2054" w:author="Jeff Johnson" w:date="2017-07-12T20:40:00Z">
          <w:r w:rsidDel="005A79F6">
            <w:rPr>
              <w:rFonts w:eastAsia="Times New Roman"/>
            </w:rPr>
            <w:delText>Log entries are received from logbeats on TCP port 5043.</w:delText>
          </w:r>
        </w:del>
      </w:ins>
    </w:p>
    <w:p w14:paraId="6FC5AB43" w14:textId="4623B819" w:rsidR="00E84562" w:rsidDel="005A79F6" w:rsidRDefault="009533DA">
      <w:pPr>
        <w:rPr>
          <w:ins w:id="2055" w:author="Michael Trupkin" w:date="2017-07-12T15:48:00Z"/>
          <w:del w:id="2056" w:author="Jeff Johnson" w:date="2017-07-12T20:40:00Z"/>
          <w:rFonts w:eastAsia="Times New Roman"/>
        </w:rPr>
        <w:pPrChange w:id="2057" w:author="Jeff Johnson" w:date="2017-07-12T20:42:00Z">
          <w:pPr>
            <w:numPr>
              <w:numId w:val="49"/>
            </w:numPr>
            <w:shd w:val="clear" w:color="auto" w:fill="FFFFFF"/>
            <w:tabs>
              <w:tab w:val="num" w:pos="720"/>
            </w:tabs>
            <w:spacing w:before="100" w:beforeAutospacing="1" w:after="100" w:afterAutospacing="1"/>
            <w:ind w:left="720" w:hanging="360"/>
          </w:pPr>
        </w:pPrChange>
      </w:pPr>
      <w:ins w:id="2058" w:author="Michael Trupkin" w:date="2017-07-12T15:45:00Z">
        <w:del w:id="2059" w:author="Jeff Johnson" w:date="2017-07-12T20:40:00Z">
          <w:r w:rsidDel="005A79F6">
            <w:rPr>
              <w:rFonts w:eastAsia="Times New Roman"/>
            </w:rPr>
            <w:delText>Log entries are received in json format on TCP port 4560.</w:delText>
          </w:r>
        </w:del>
      </w:ins>
    </w:p>
    <w:p w14:paraId="2AF4DD2E" w14:textId="1D80185E" w:rsidR="00E84562" w:rsidDel="005A79F6" w:rsidRDefault="009533DA">
      <w:pPr>
        <w:rPr>
          <w:ins w:id="2060" w:author="Michael Trupkin" w:date="2017-07-12T15:48:00Z"/>
          <w:del w:id="2061" w:author="Jeff Johnson" w:date="2017-07-12T20:40:00Z"/>
          <w:rFonts w:eastAsia="Times New Roman"/>
        </w:rPr>
        <w:pPrChange w:id="2062" w:author="Jeff Johnson" w:date="2017-07-12T20:42:00Z">
          <w:pPr>
            <w:numPr>
              <w:numId w:val="49"/>
            </w:numPr>
            <w:shd w:val="clear" w:color="auto" w:fill="FFFFFF"/>
            <w:tabs>
              <w:tab w:val="num" w:pos="720"/>
            </w:tabs>
            <w:spacing w:before="100" w:beforeAutospacing="1" w:after="100" w:afterAutospacing="1"/>
            <w:ind w:left="720" w:hanging="360"/>
          </w:pPr>
        </w:pPrChange>
      </w:pPr>
      <w:ins w:id="2063" w:author="Michael Trupkin" w:date="2017-07-12T15:45:00Z">
        <w:del w:id="2064" w:author="Jeff Johnson" w:date="2017-07-12T20:40:00Z">
          <w:r w:rsidDel="005A79F6">
            <w:rPr>
              <w:rFonts w:eastAsia="Times New Roman"/>
            </w:rPr>
            <w:delText>A log message matching the format "EVENT:&lt;event_name&gt; JSON:(&lt;json_data&gt;)" is an 'event' and will go to elastic search.</w:delText>
          </w:r>
        </w:del>
      </w:ins>
    </w:p>
    <w:p w14:paraId="3797D71C" w14:textId="54D71527" w:rsidR="00E84562" w:rsidDel="005A79F6" w:rsidRDefault="009533DA">
      <w:pPr>
        <w:rPr>
          <w:ins w:id="2065" w:author="Michael Trupkin" w:date="2017-07-12T15:48:00Z"/>
          <w:del w:id="2066" w:author="Jeff Johnson" w:date="2017-07-12T20:40:00Z"/>
          <w:rFonts w:eastAsia="Times New Roman"/>
        </w:rPr>
        <w:pPrChange w:id="2067" w:author="Jeff Johnson" w:date="2017-07-12T20:42:00Z">
          <w:pPr>
            <w:numPr>
              <w:numId w:val="49"/>
            </w:numPr>
            <w:shd w:val="clear" w:color="auto" w:fill="FFFFFF"/>
            <w:tabs>
              <w:tab w:val="num" w:pos="720"/>
            </w:tabs>
            <w:spacing w:before="100" w:beforeAutospacing="1" w:after="100" w:afterAutospacing="1"/>
            <w:ind w:left="720" w:hanging="360"/>
          </w:pPr>
        </w:pPrChange>
      </w:pPr>
      <w:ins w:id="2068" w:author="Michael Trupkin" w:date="2017-07-12T15:45:00Z">
        <w:del w:id="2069" w:author="Jeff Johnson" w:date="2017-07-12T20:40:00Z">
          <w:r w:rsidDel="005A79F6">
            <w:rPr>
              <w:rFonts w:eastAsia="Times New Roman"/>
            </w:rPr>
            <w:delText>All log messages of level WARN or ERROR will go to elastic search.</w:delText>
          </w:r>
        </w:del>
      </w:ins>
    </w:p>
    <w:p w14:paraId="7AFFB1E3" w14:textId="4B5EF17B" w:rsidR="009533DA" w:rsidDel="005A79F6" w:rsidRDefault="009533DA">
      <w:pPr>
        <w:rPr>
          <w:ins w:id="2070" w:author="Michael Trupkin" w:date="2017-07-12T15:53:00Z"/>
          <w:del w:id="2071" w:author="Jeff Johnson" w:date="2017-07-12T20:40:00Z"/>
          <w:rFonts w:eastAsia="Times New Roman"/>
        </w:rPr>
        <w:pPrChange w:id="2072" w:author="Jeff Johnson" w:date="2017-07-12T20:42:00Z">
          <w:pPr>
            <w:numPr>
              <w:numId w:val="49"/>
            </w:numPr>
            <w:shd w:val="clear" w:color="auto" w:fill="FFFFFF"/>
            <w:tabs>
              <w:tab w:val="num" w:pos="720"/>
            </w:tabs>
            <w:spacing w:before="100" w:beforeAutospacing="1" w:after="100" w:afterAutospacing="1"/>
            <w:ind w:left="720" w:hanging="360"/>
          </w:pPr>
        </w:pPrChange>
      </w:pPr>
      <w:ins w:id="2073" w:author="Michael Trupkin" w:date="2017-07-12T15:45:00Z">
        <w:del w:id="2074" w:author="Jeff Johnson" w:date="2017-07-12T20:40:00Z">
          <w:r w:rsidDel="005A79F6">
            <w:rPr>
              <w:rFonts w:eastAsia="Times New Roman"/>
            </w:rPr>
            <w:delText>All logs (including those that don't match the above) are collected, gzip compressed, and uploaded to S3 every 15 minutes, into the S3 bucket 'tds-logstash-dev'.</w:delText>
          </w:r>
        </w:del>
      </w:ins>
    </w:p>
    <w:p w14:paraId="21D06077" w14:textId="1462E69C" w:rsidR="006B7E57" w:rsidDel="005A79F6" w:rsidRDefault="006B7E57">
      <w:pPr>
        <w:rPr>
          <w:ins w:id="2075" w:author="Michael Trupkin" w:date="2017-07-12T15:53:00Z"/>
          <w:del w:id="2076" w:author="Jeff Johnson" w:date="2017-07-12T20:40:00Z"/>
          <w:rFonts w:eastAsia="Times New Roman"/>
        </w:rPr>
        <w:pPrChange w:id="2077" w:author="Jeff Johnson" w:date="2017-07-12T20:42:00Z">
          <w:pPr>
            <w:numPr>
              <w:numId w:val="49"/>
            </w:numPr>
            <w:shd w:val="clear" w:color="auto" w:fill="FFFFFF"/>
            <w:tabs>
              <w:tab w:val="num" w:pos="720"/>
            </w:tabs>
            <w:spacing w:before="100" w:beforeAutospacing="1" w:after="100" w:afterAutospacing="1"/>
            <w:ind w:left="720" w:hanging="360"/>
          </w:pPr>
        </w:pPrChange>
      </w:pPr>
    </w:p>
    <w:p w14:paraId="1C5BEE86" w14:textId="3135A9DE" w:rsidR="006B7E57" w:rsidRPr="006B7E57" w:rsidDel="005A79F6" w:rsidRDefault="006B7E57">
      <w:pPr>
        <w:rPr>
          <w:ins w:id="2078" w:author="Michael Trupkin" w:date="2017-07-12T15:53:00Z"/>
          <w:del w:id="2079" w:author="Jeff Johnson" w:date="2017-07-12T20:40:00Z"/>
          <w:rFonts w:ascii="Courier New" w:eastAsia="Times New Roman" w:hAnsi="Courier New" w:cs="Courier New"/>
          <w:rPrChange w:id="2080" w:author="Michael Trupkin" w:date="2017-07-12T15:55:00Z">
            <w:rPr>
              <w:ins w:id="2081" w:author="Michael Trupkin" w:date="2017-07-12T15:53:00Z"/>
              <w:del w:id="2082" w:author="Jeff Johnson" w:date="2017-07-12T20:40:00Z"/>
              <w:rFonts w:ascii="Arial" w:eastAsia="Times New Roman" w:hAnsi="Arial" w:cs="Arial"/>
              <w:color w:val="333333"/>
              <w:sz w:val="21"/>
              <w:szCs w:val="21"/>
            </w:rPr>
          </w:rPrChange>
        </w:rPr>
        <w:pPrChange w:id="2083" w:author="Jeff Johnson" w:date="2017-07-12T20:42:00Z">
          <w:pPr>
            <w:pStyle w:val="NormalWeb"/>
            <w:shd w:val="clear" w:color="auto" w:fill="FFFFFF"/>
            <w:spacing w:before="150"/>
          </w:pPr>
        </w:pPrChange>
      </w:pPr>
      <w:ins w:id="2084" w:author="Michael Trupkin" w:date="2017-07-12T15:53:00Z">
        <w:del w:id="2085" w:author="Jeff Johnson" w:date="2017-07-12T20:40:00Z">
          <w:r w:rsidRPr="006B7E57" w:rsidDel="005A79F6">
            <w:rPr>
              <w:rFonts w:ascii="Courier New" w:eastAsia="Times New Roman" w:hAnsi="Courier New" w:cs="Courier New"/>
              <w:rPrChange w:id="2086" w:author="Michael Trupkin" w:date="2017-07-12T15:55:00Z">
                <w:rPr>
                  <w:rFonts w:ascii="Arial" w:eastAsia="Times New Roman" w:hAnsi="Arial" w:cs="Arial"/>
                  <w:color w:val="333333"/>
                  <w:sz w:val="21"/>
                  <w:szCs w:val="21"/>
                </w:rPr>
              </w:rPrChange>
            </w:rPr>
            <w:delText>input {</w:delText>
          </w:r>
        </w:del>
      </w:ins>
    </w:p>
    <w:p w14:paraId="0DDA54A3" w14:textId="72C27027" w:rsidR="006B7E57" w:rsidRPr="006B7E57" w:rsidDel="005A79F6" w:rsidRDefault="006B7E57">
      <w:pPr>
        <w:rPr>
          <w:ins w:id="2087" w:author="Michael Trupkin" w:date="2017-07-12T15:53:00Z"/>
          <w:del w:id="2088" w:author="Jeff Johnson" w:date="2017-07-12T20:40:00Z"/>
          <w:rFonts w:ascii="Courier New" w:eastAsia="Times New Roman" w:hAnsi="Courier New" w:cs="Courier New"/>
          <w:rPrChange w:id="2089" w:author="Michael Trupkin" w:date="2017-07-12T15:55:00Z">
            <w:rPr>
              <w:ins w:id="2090" w:author="Michael Trupkin" w:date="2017-07-12T15:53:00Z"/>
              <w:del w:id="2091" w:author="Jeff Johnson" w:date="2017-07-12T20:40:00Z"/>
              <w:rFonts w:ascii="Arial" w:eastAsia="Times New Roman" w:hAnsi="Arial" w:cs="Arial"/>
              <w:color w:val="333333"/>
              <w:sz w:val="21"/>
              <w:szCs w:val="21"/>
            </w:rPr>
          </w:rPrChange>
        </w:rPr>
        <w:pPrChange w:id="2092" w:author="Jeff Johnson" w:date="2017-07-12T20:42:00Z">
          <w:pPr>
            <w:pStyle w:val="NormalWeb"/>
            <w:shd w:val="clear" w:color="auto" w:fill="FFFFFF"/>
            <w:spacing w:before="150"/>
          </w:pPr>
        </w:pPrChange>
      </w:pPr>
      <w:ins w:id="2093" w:author="Michael Trupkin" w:date="2017-07-12T15:53:00Z">
        <w:del w:id="2094" w:author="Jeff Johnson" w:date="2017-07-12T20:40:00Z">
          <w:r w:rsidRPr="006B7E57" w:rsidDel="005A79F6">
            <w:rPr>
              <w:rFonts w:ascii="Courier New" w:eastAsia="Times New Roman" w:hAnsi="Courier New" w:cs="Courier New"/>
              <w:rPrChange w:id="2095" w:author="Michael Trupkin" w:date="2017-07-12T15:55:00Z">
                <w:rPr>
                  <w:rFonts w:ascii="Arial" w:eastAsia="Times New Roman" w:hAnsi="Arial" w:cs="Arial"/>
                  <w:color w:val="333333"/>
                  <w:sz w:val="21"/>
                  <w:szCs w:val="21"/>
                </w:rPr>
              </w:rPrChange>
            </w:rPr>
            <w:delText xml:space="preserve">    beats {</w:delText>
          </w:r>
        </w:del>
      </w:ins>
    </w:p>
    <w:p w14:paraId="0BEDAF69" w14:textId="28558573" w:rsidR="006B7E57" w:rsidRPr="006B7E57" w:rsidDel="005A79F6" w:rsidRDefault="006B7E57">
      <w:pPr>
        <w:rPr>
          <w:ins w:id="2096" w:author="Michael Trupkin" w:date="2017-07-12T15:53:00Z"/>
          <w:del w:id="2097" w:author="Jeff Johnson" w:date="2017-07-12T20:40:00Z"/>
          <w:rFonts w:ascii="Courier New" w:eastAsia="Times New Roman" w:hAnsi="Courier New" w:cs="Courier New"/>
          <w:rPrChange w:id="2098" w:author="Michael Trupkin" w:date="2017-07-12T15:55:00Z">
            <w:rPr>
              <w:ins w:id="2099" w:author="Michael Trupkin" w:date="2017-07-12T15:53:00Z"/>
              <w:del w:id="2100" w:author="Jeff Johnson" w:date="2017-07-12T20:40:00Z"/>
              <w:rFonts w:ascii="Arial" w:eastAsia="Times New Roman" w:hAnsi="Arial" w:cs="Arial"/>
              <w:color w:val="333333"/>
              <w:sz w:val="21"/>
              <w:szCs w:val="21"/>
            </w:rPr>
          </w:rPrChange>
        </w:rPr>
        <w:pPrChange w:id="2101" w:author="Jeff Johnson" w:date="2017-07-12T20:42:00Z">
          <w:pPr>
            <w:pStyle w:val="NormalWeb"/>
            <w:shd w:val="clear" w:color="auto" w:fill="FFFFFF"/>
            <w:spacing w:before="150"/>
          </w:pPr>
        </w:pPrChange>
      </w:pPr>
      <w:ins w:id="2102" w:author="Michael Trupkin" w:date="2017-07-12T15:53:00Z">
        <w:del w:id="2103" w:author="Jeff Johnson" w:date="2017-07-12T20:40:00Z">
          <w:r w:rsidRPr="006B7E57" w:rsidDel="005A79F6">
            <w:rPr>
              <w:rFonts w:ascii="Courier New" w:eastAsia="Times New Roman" w:hAnsi="Courier New" w:cs="Courier New"/>
              <w:rPrChange w:id="2104" w:author="Michael Trupkin" w:date="2017-07-12T15:55:00Z">
                <w:rPr>
                  <w:rFonts w:ascii="Arial" w:eastAsia="Times New Roman" w:hAnsi="Arial" w:cs="Arial"/>
                  <w:color w:val="333333"/>
                  <w:sz w:val="21"/>
                  <w:szCs w:val="21"/>
                </w:rPr>
              </w:rPrChange>
            </w:rPr>
            <w:delText xml:space="preserve">        port =&gt; 5043</w:delText>
          </w:r>
        </w:del>
      </w:ins>
    </w:p>
    <w:p w14:paraId="386EF97B" w14:textId="73ED5B39" w:rsidR="006B7E57" w:rsidRPr="006B7E57" w:rsidDel="005A79F6" w:rsidRDefault="006B7E57">
      <w:pPr>
        <w:rPr>
          <w:ins w:id="2105" w:author="Michael Trupkin" w:date="2017-07-12T15:53:00Z"/>
          <w:del w:id="2106" w:author="Jeff Johnson" w:date="2017-07-12T20:40:00Z"/>
          <w:rFonts w:ascii="Courier New" w:eastAsia="Times New Roman" w:hAnsi="Courier New" w:cs="Courier New"/>
          <w:rPrChange w:id="2107" w:author="Michael Trupkin" w:date="2017-07-12T15:55:00Z">
            <w:rPr>
              <w:ins w:id="2108" w:author="Michael Trupkin" w:date="2017-07-12T15:53:00Z"/>
              <w:del w:id="2109" w:author="Jeff Johnson" w:date="2017-07-12T20:40:00Z"/>
              <w:rFonts w:ascii="Arial" w:eastAsia="Times New Roman" w:hAnsi="Arial" w:cs="Arial"/>
              <w:color w:val="333333"/>
              <w:sz w:val="21"/>
              <w:szCs w:val="21"/>
            </w:rPr>
          </w:rPrChange>
        </w:rPr>
        <w:pPrChange w:id="2110" w:author="Jeff Johnson" w:date="2017-07-12T20:42:00Z">
          <w:pPr>
            <w:pStyle w:val="NormalWeb"/>
            <w:shd w:val="clear" w:color="auto" w:fill="FFFFFF"/>
            <w:spacing w:before="150"/>
          </w:pPr>
        </w:pPrChange>
      </w:pPr>
      <w:ins w:id="2111" w:author="Michael Trupkin" w:date="2017-07-12T15:53:00Z">
        <w:del w:id="2112" w:author="Jeff Johnson" w:date="2017-07-12T20:40:00Z">
          <w:r w:rsidRPr="006B7E57" w:rsidDel="005A79F6">
            <w:rPr>
              <w:rFonts w:ascii="Courier New" w:eastAsia="Times New Roman" w:hAnsi="Courier New" w:cs="Courier New"/>
              <w:rPrChange w:id="2113" w:author="Michael Trupkin" w:date="2017-07-12T15:55:00Z">
                <w:rPr>
                  <w:rFonts w:ascii="Arial" w:eastAsia="Times New Roman" w:hAnsi="Arial" w:cs="Arial"/>
                  <w:color w:val="333333"/>
                  <w:sz w:val="21"/>
                  <w:szCs w:val="21"/>
                </w:rPr>
              </w:rPrChange>
            </w:rPr>
            <w:delText xml:space="preserve">    }</w:delText>
          </w:r>
        </w:del>
      </w:ins>
    </w:p>
    <w:p w14:paraId="1465AF37" w14:textId="73D1A0BA" w:rsidR="006B7E57" w:rsidRPr="006B7E57" w:rsidDel="005A79F6" w:rsidRDefault="006B7E57">
      <w:pPr>
        <w:rPr>
          <w:ins w:id="2114" w:author="Michael Trupkin" w:date="2017-07-12T15:53:00Z"/>
          <w:del w:id="2115" w:author="Jeff Johnson" w:date="2017-07-12T20:40:00Z"/>
          <w:rFonts w:ascii="Courier New" w:eastAsia="Times New Roman" w:hAnsi="Courier New" w:cs="Courier New"/>
          <w:rPrChange w:id="2116" w:author="Michael Trupkin" w:date="2017-07-12T15:55:00Z">
            <w:rPr>
              <w:ins w:id="2117" w:author="Michael Trupkin" w:date="2017-07-12T15:53:00Z"/>
              <w:del w:id="2118" w:author="Jeff Johnson" w:date="2017-07-12T20:40:00Z"/>
              <w:rFonts w:ascii="Arial" w:eastAsia="Times New Roman" w:hAnsi="Arial" w:cs="Arial"/>
              <w:color w:val="333333"/>
              <w:sz w:val="21"/>
              <w:szCs w:val="21"/>
            </w:rPr>
          </w:rPrChange>
        </w:rPr>
        <w:pPrChange w:id="2119" w:author="Jeff Johnson" w:date="2017-07-12T20:42:00Z">
          <w:pPr>
            <w:pStyle w:val="NormalWeb"/>
            <w:shd w:val="clear" w:color="auto" w:fill="FFFFFF"/>
            <w:spacing w:before="150"/>
          </w:pPr>
        </w:pPrChange>
      </w:pPr>
      <w:ins w:id="2120" w:author="Michael Trupkin" w:date="2017-07-12T15:53:00Z">
        <w:del w:id="2121" w:author="Jeff Johnson" w:date="2017-07-12T20:40:00Z">
          <w:r w:rsidRPr="006B7E57" w:rsidDel="005A79F6">
            <w:rPr>
              <w:rFonts w:ascii="Courier New" w:eastAsia="Times New Roman" w:hAnsi="Courier New" w:cs="Courier New"/>
              <w:rPrChange w:id="2122" w:author="Michael Trupkin" w:date="2017-07-12T15:55:00Z">
                <w:rPr>
                  <w:rFonts w:ascii="Arial" w:eastAsia="Times New Roman" w:hAnsi="Arial" w:cs="Arial"/>
                  <w:color w:val="333333"/>
                  <w:sz w:val="21"/>
                  <w:szCs w:val="21"/>
                </w:rPr>
              </w:rPrChange>
            </w:rPr>
            <w:delText xml:space="preserve">    tcp {</w:delText>
          </w:r>
        </w:del>
      </w:ins>
    </w:p>
    <w:p w14:paraId="1BFF880E" w14:textId="4C0FE5B2" w:rsidR="006B7E57" w:rsidRPr="006B7E57" w:rsidDel="005A79F6" w:rsidRDefault="006B7E57">
      <w:pPr>
        <w:rPr>
          <w:ins w:id="2123" w:author="Michael Trupkin" w:date="2017-07-12T15:53:00Z"/>
          <w:del w:id="2124" w:author="Jeff Johnson" w:date="2017-07-12T20:40:00Z"/>
          <w:rFonts w:ascii="Courier New" w:eastAsia="Times New Roman" w:hAnsi="Courier New" w:cs="Courier New"/>
          <w:rPrChange w:id="2125" w:author="Michael Trupkin" w:date="2017-07-12T15:55:00Z">
            <w:rPr>
              <w:ins w:id="2126" w:author="Michael Trupkin" w:date="2017-07-12T15:53:00Z"/>
              <w:del w:id="2127" w:author="Jeff Johnson" w:date="2017-07-12T20:40:00Z"/>
              <w:rFonts w:ascii="Arial" w:eastAsia="Times New Roman" w:hAnsi="Arial" w:cs="Arial"/>
              <w:color w:val="333333"/>
              <w:sz w:val="21"/>
              <w:szCs w:val="21"/>
            </w:rPr>
          </w:rPrChange>
        </w:rPr>
        <w:pPrChange w:id="2128" w:author="Jeff Johnson" w:date="2017-07-12T20:42:00Z">
          <w:pPr>
            <w:pStyle w:val="NormalWeb"/>
            <w:shd w:val="clear" w:color="auto" w:fill="FFFFFF"/>
            <w:spacing w:before="150"/>
          </w:pPr>
        </w:pPrChange>
      </w:pPr>
      <w:ins w:id="2129" w:author="Michael Trupkin" w:date="2017-07-12T15:53:00Z">
        <w:del w:id="2130" w:author="Jeff Johnson" w:date="2017-07-12T20:40:00Z">
          <w:r w:rsidRPr="006B7E57" w:rsidDel="005A79F6">
            <w:rPr>
              <w:rFonts w:ascii="Courier New" w:eastAsia="Times New Roman" w:hAnsi="Courier New" w:cs="Courier New"/>
              <w:rPrChange w:id="2131" w:author="Michael Trupkin" w:date="2017-07-12T15:55:00Z">
                <w:rPr>
                  <w:rFonts w:ascii="Arial" w:eastAsia="Times New Roman" w:hAnsi="Arial" w:cs="Arial"/>
                  <w:color w:val="333333"/>
                  <w:sz w:val="21"/>
                  <w:szCs w:val="21"/>
                </w:rPr>
              </w:rPrChange>
            </w:rPr>
            <w:delText xml:space="preserve">        port =&gt; 4560</w:delText>
          </w:r>
        </w:del>
      </w:ins>
    </w:p>
    <w:p w14:paraId="351347F8" w14:textId="293E7B42" w:rsidR="006B7E57" w:rsidRPr="006B7E57" w:rsidDel="005A79F6" w:rsidRDefault="006B7E57">
      <w:pPr>
        <w:rPr>
          <w:ins w:id="2132" w:author="Michael Trupkin" w:date="2017-07-12T15:53:00Z"/>
          <w:del w:id="2133" w:author="Jeff Johnson" w:date="2017-07-12T20:40:00Z"/>
          <w:rFonts w:ascii="Courier New" w:eastAsia="Times New Roman" w:hAnsi="Courier New" w:cs="Courier New"/>
          <w:rPrChange w:id="2134" w:author="Michael Trupkin" w:date="2017-07-12T15:55:00Z">
            <w:rPr>
              <w:ins w:id="2135" w:author="Michael Trupkin" w:date="2017-07-12T15:53:00Z"/>
              <w:del w:id="2136" w:author="Jeff Johnson" w:date="2017-07-12T20:40:00Z"/>
              <w:rFonts w:ascii="Arial" w:eastAsia="Times New Roman" w:hAnsi="Arial" w:cs="Arial"/>
              <w:color w:val="333333"/>
              <w:sz w:val="21"/>
              <w:szCs w:val="21"/>
            </w:rPr>
          </w:rPrChange>
        </w:rPr>
        <w:pPrChange w:id="2137" w:author="Jeff Johnson" w:date="2017-07-12T20:42:00Z">
          <w:pPr>
            <w:pStyle w:val="NormalWeb"/>
            <w:shd w:val="clear" w:color="auto" w:fill="FFFFFF"/>
            <w:spacing w:before="150"/>
          </w:pPr>
        </w:pPrChange>
      </w:pPr>
      <w:ins w:id="2138" w:author="Michael Trupkin" w:date="2017-07-12T15:53:00Z">
        <w:del w:id="2139" w:author="Jeff Johnson" w:date="2017-07-12T20:40:00Z">
          <w:r w:rsidRPr="006B7E57" w:rsidDel="005A79F6">
            <w:rPr>
              <w:rFonts w:ascii="Courier New" w:eastAsia="Times New Roman" w:hAnsi="Courier New" w:cs="Courier New"/>
              <w:rPrChange w:id="2140" w:author="Michael Trupkin" w:date="2017-07-12T15:55:00Z">
                <w:rPr>
                  <w:rFonts w:ascii="Arial" w:eastAsia="Times New Roman" w:hAnsi="Arial" w:cs="Arial"/>
                  <w:color w:val="333333"/>
                  <w:sz w:val="21"/>
                  <w:szCs w:val="21"/>
                </w:rPr>
              </w:rPrChange>
            </w:rPr>
            <w:delText xml:space="preserve">        codec =&gt; json_lines</w:delText>
          </w:r>
        </w:del>
      </w:ins>
    </w:p>
    <w:p w14:paraId="3FBCC87D" w14:textId="5D0B4DCB" w:rsidR="006B7E57" w:rsidRPr="006B7E57" w:rsidDel="005A79F6" w:rsidRDefault="006B7E57">
      <w:pPr>
        <w:rPr>
          <w:ins w:id="2141" w:author="Michael Trupkin" w:date="2017-07-12T15:53:00Z"/>
          <w:del w:id="2142" w:author="Jeff Johnson" w:date="2017-07-12T20:40:00Z"/>
          <w:rFonts w:ascii="Courier New" w:eastAsia="Times New Roman" w:hAnsi="Courier New" w:cs="Courier New"/>
          <w:rPrChange w:id="2143" w:author="Michael Trupkin" w:date="2017-07-12T15:55:00Z">
            <w:rPr>
              <w:ins w:id="2144" w:author="Michael Trupkin" w:date="2017-07-12T15:53:00Z"/>
              <w:del w:id="2145" w:author="Jeff Johnson" w:date="2017-07-12T20:40:00Z"/>
              <w:rFonts w:ascii="Arial" w:eastAsia="Times New Roman" w:hAnsi="Arial" w:cs="Arial"/>
              <w:color w:val="333333"/>
              <w:sz w:val="21"/>
              <w:szCs w:val="21"/>
            </w:rPr>
          </w:rPrChange>
        </w:rPr>
        <w:pPrChange w:id="2146" w:author="Jeff Johnson" w:date="2017-07-12T20:42:00Z">
          <w:pPr>
            <w:pStyle w:val="NormalWeb"/>
            <w:shd w:val="clear" w:color="auto" w:fill="FFFFFF"/>
            <w:spacing w:before="150"/>
          </w:pPr>
        </w:pPrChange>
      </w:pPr>
      <w:ins w:id="2147" w:author="Michael Trupkin" w:date="2017-07-12T15:53:00Z">
        <w:del w:id="2148" w:author="Jeff Johnson" w:date="2017-07-12T20:40:00Z">
          <w:r w:rsidRPr="006B7E57" w:rsidDel="005A79F6">
            <w:rPr>
              <w:rFonts w:ascii="Courier New" w:eastAsia="Times New Roman" w:hAnsi="Courier New" w:cs="Courier New"/>
              <w:rPrChange w:id="2149" w:author="Michael Trupkin" w:date="2017-07-12T15:55:00Z">
                <w:rPr>
                  <w:rFonts w:ascii="Arial" w:eastAsia="Times New Roman" w:hAnsi="Arial" w:cs="Arial"/>
                  <w:color w:val="333333"/>
                  <w:sz w:val="21"/>
                  <w:szCs w:val="21"/>
                </w:rPr>
              </w:rPrChange>
            </w:rPr>
            <w:delText xml:space="preserve">    }</w:delText>
          </w:r>
        </w:del>
      </w:ins>
    </w:p>
    <w:p w14:paraId="4864439E" w14:textId="15B45524" w:rsidR="006B7E57" w:rsidRPr="006B7E57" w:rsidDel="005A79F6" w:rsidRDefault="006B7E57">
      <w:pPr>
        <w:rPr>
          <w:ins w:id="2150" w:author="Michael Trupkin" w:date="2017-07-12T15:53:00Z"/>
          <w:del w:id="2151" w:author="Jeff Johnson" w:date="2017-07-12T20:40:00Z"/>
          <w:rFonts w:ascii="Courier New" w:eastAsia="Times New Roman" w:hAnsi="Courier New" w:cs="Courier New"/>
          <w:rPrChange w:id="2152" w:author="Michael Trupkin" w:date="2017-07-12T15:55:00Z">
            <w:rPr>
              <w:ins w:id="2153" w:author="Michael Trupkin" w:date="2017-07-12T15:53:00Z"/>
              <w:del w:id="2154" w:author="Jeff Johnson" w:date="2017-07-12T20:40:00Z"/>
              <w:rFonts w:ascii="Arial" w:eastAsia="Times New Roman" w:hAnsi="Arial" w:cs="Arial"/>
              <w:color w:val="333333"/>
              <w:sz w:val="21"/>
              <w:szCs w:val="21"/>
            </w:rPr>
          </w:rPrChange>
        </w:rPr>
        <w:pPrChange w:id="2155" w:author="Jeff Johnson" w:date="2017-07-12T20:42:00Z">
          <w:pPr>
            <w:pStyle w:val="NormalWeb"/>
            <w:shd w:val="clear" w:color="auto" w:fill="FFFFFF"/>
            <w:spacing w:before="150"/>
          </w:pPr>
        </w:pPrChange>
      </w:pPr>
      <w:ins w:id="2156" w:author="Michael Trupkin" w:date="2017-07-12T15:53:00Z">
        <w:del w:id="2157" w:author="Jeff Johnson" w:date="2017-07-12T20:40:00Z">
          <w:r w:rsidRPr="006B7E57" w:rsidDel="005A79F6">
            <w:rPr>
              <w:rFonts w:ascii="Courier New" w:eastAsia="Times New Roman" w:hAnsi="Courier New" w:cs="Courier New"/>
              <w:rPrChange w:id="2158" w:author="Michael Trupkin" w:date="2017-07-12T15:55:00Z">
                <w:rPr>
                  <w:rFonts w:ascii="Arial" w:eastAsia="Times New Roman" w:hAnsi="Arial" w:cs="Arial"/>
                  <w:color w:val="333333"/>
                  <w:sz w:val="21"/>
                  <w:szCs w:val="21"/>
                </w:rPr>
              </w:rPrChange>
            </w:rPr>
            <w:delText>}</w:delText>
          </w:r>
        </w:del>
      </w:ins>
    </w:p>
    <w:p w14:paraId="4982E6EE" w14:textId="42330B3D" w:rsidR="006B7E57" w:rsidRPr="006B7E57" w:rsidDel="005A79F6" w:rsidRDefault="006B7E57">
      <w:pPr>
        <w:rPr>
          <w:ins w:id="2159" w:author="Michael Trupkin" w:date="2017-07-12T15:53:00Z"/>
          <w:del w:id="2160" w:author="Jeff Johnson" w:date="2017-07-12T20:40:00Z"/>
          <w:rFonts w:ascii="Courier New" w:eastAsia="Times New Roman" w:hAnsi="Courier New" w:cs="Courier New"/>
          <w:rPrChange w:id="2161" w:author="Michael Trupkin" w:date="2017-07-12T15:55:00Z">
            <w:rPr>
              <w:ins w:id="2162" w:author="Michael Trupkin" w:date="2017-07-12T15:53:00Z"/>
              <w:del w:id="2163" w:author="Jeff Johnson" w:date="2017-07-12T20:40:00Z"/>
              <w:rFonts w:ascii="Arial" w:eastAsia="Times New Roman" w:hAnsi="Arial" w:cs="Arial"/>
              <w:color w:val="333333"/>
              <w:sz w:val="21"/>
              <w:szCs w:val="21"/>
            </w:rPr>
          </w:rPrChange>
        </w:rPr>
        <w:pPrChange w:id="2164" w:author="Jeff Johnson" w:date="2017-07-12T20:42:00Z">
          <w:pPr>
            <w:pStyle w:val="NormalWeb"/>
            <w:shd w:val="clear" w:color="auto" w:fill="FFFFFF"/>
            <w:spacing w:before="150"/>
          </w:pPr>
        </w:pPrChange>
      </w:pPr>
      <w:ins w:id="2165" w:author="Michael Trupkin" w:date="2017-07-12T15:53:00Z">
        <w:del w:id="2166" w:author="Jeff Johnson" w:date="2017-07-12T20:40:00Z">
          <w:r w:rsidRPr="006B7E57" w:rsidDel="005A79F6">
            <w:rPr>
              <w:rFonts w:ascii="Courier New" w:eastAsia="Times New Roman" w:hAnsi="Courier New" w:cs="Courier New"/>
              <w:rPrChange w:id="2167" w:author="Michael Trupkin" w:date="2017-07-12T15:55:00Z">
                <w:rPr>
                  <w:rFonts w:ascii="Arial" w:eastAsia="Times New Roman" w:hAnsi="Arial" w:cs="Arial"/>
                  <w:color w:val="333333"/>
                  <w:sz w:val="21"/>
                  <w:szCs w:val="21"/>
                </w:rPr>
              </w:rPrChange>
            </w:rPr>
            <w:delText>filter {</w:delText>
          </w:r>
        </w:del>
      </w:ins>
    </w:p>
    <w:p w14:paraId="3DE20CD5" w14:textId="3B42EFBD" w:rsidR="006B7E57" w:rsidRPr="006B7E57" w:rsidDel="005A79F6" w:rsidRDefault="006B7E57">
      <w:pPr>
        <w:rPr>
          <w:ins w:id="2168" w:author="Michael Trupkin" w:date="2017-07-12T15:53:00Z"/>
          <w:del w:id="2169" w:author="Jeff Johnson" w:date="2017-07-12T20:40:00Z"/>
          <w:rFonts w:ascii="Courier New" w:eastAsia="Times New Roman" w:hAnsi="Courier New" w:cs="Courier New"/>
          <w:rPrChange w:id="2170" w:author="Michael Trupkin" w:date="2017-07-12T15:55:00Z">
            <w:rPr>
              <w:ins w:id="2171" w:author="Michael Trupkin" w:date="2017-07-12T15:53:00Z"/>
              <w:del w:id="2172" w:author="Jeff Johnson" w:date="2017-07-12T20:40:00Z"/>
              <w:rFonts w:ascii="Arial" w:eastAsia="Times New Roman" w:hAnsi="Arial" w:cs="Arial"/>
              <w:color w:val="333333"/>
              <w:sz w:val="21"/>
              <w:szCs w:val="21"/>
            </w:rPr>
          </w:rPrChange>
        </w:rPr>
        <w:pPrChange w:id="2173" w:author="Jeff Johnson" w:date="2017-07-12T20:42:00Z">
          <w:pPr>
            <w:pStyle w:val="NormalWeb"/>
            <w:shd w:val="clear" w:color="auto" w:fill="FFFFFF"/>
            <w:spacing w:before="150"/>
          </w:pPr>
        </w:pPrChange>
      </w:pPr>
      <w:ins w:id="2174" w:author="Michael Trupkin" w:date="2017-07-12T15:53:00Z">
        <w:del w:id="2175" w:author="Jeff Johnson" w:date="2017-07-12T20:40:00Z">
          <w:r w:rsidRPr="006B7E57" w:rsidDel="005A79F6">
            <w:rPr>
              <w:rFonts w:ascii="Courier New" w:eastAsia="Times New Roman" w:hAnsi="Courier New" w:cs="Courier New"/>
              <w:rPrChange w:id="2176" w:author="Michael Trupkin" w:date="2017-07-12T15:55:00Z">
                <w:rPr>
                  <w:rFonts w:ascii="Arial" w:eastAsia="Times New Roman" w:hAnsi="Arial" w:cs="Arial"/>
                  <w:color w:val="333333"/>
                  <w:sz w:val="21"/>
                  <w:szCs w:val="21"/>
                </w:rPr>
              </w:rPrChange>
            </w:rPr>
            <w:delText xml:space="preserve">    grok {</w:delText>
          </w:r>
        </w:del>
      </w:ins>
    </w:p>
    <w:p w14:paraId="24130F16" w14:textId="11F3F191" w:rsidR="006B7E57" w:rsidRPr="006B7E57" w:rsidDel="005A79F6" w:rsidRDefault="006B7E57">
      <w:pPr>
        <w:rPr>
          <w:ins w:id="2177" w:author="Michael Trupkin" w:date="2017-07-12T15:53:00Z"/>
          <w:del w:id="2178" w:author="Jeff Johnson" w:date="2017-07-12T20:40:00Z"/>
          <w:rFonts w:ascii="Courier New" w:eastAsia="Times New Roman" w:hAnsi="Courier New" w:cs="Courier New"/>
          <w:rPrChange w:id="2179" w:author="Michael Trupkin" w:date="2017-07-12T15:55:00Z">
            <w:rPr>
              <w:ins w:id="2180" w:author="Michael Trupkin" w:date="2017-07-12T15:53:00Z"/>
              <w:del w:id="2181" w:author="Jeff Johnson" w:date="2017-07-12T20:40:00Z"/>
              <w:rFonts w:ascii="Arial" w:eastAsia="Times New Roman" w:hAnsi="Arial" w:cs="Arial"/>
              <w:color w:val="333333"/>
              <w:sz w:val="21"/>
              <w:szCs w:val="21"/>
            </w:rPr>
          </w:rPrChange>
        </w:rPr>
        <w:pPrChange w:id="2182" w:author="Jeff Johnson" w:date="2017-07-12T20:42:00Z">
          <w:pPr>
            <w:pStyle w:val="NormalWeb"/>
            <w:shd w:val="clear" w:color="auto" w:fill="FFFFFF"/>
            <w:spacing w:before="150"/>
          </w:pPr>
        </w:pPrChange>
      </w:pPr>
      <w:ins w:id="2183" w:author="Michael Trupkin" w:date="2017-07-12T15:53:00Z">
        <w:del w:id="2184" w:author="Jeff Johnson" w:date="2017-07-12T20:40:00Z">
          <w:r w:rsidRPr="006B7E57" w:rsidDel="005A79F6">
            <w:rPr>
              <w:rFonts w:ascii="Courier New" w:eastAsia="Times New Roman" w:hAnsi="Courier New" w:cs="Courier New"/>
              <w:rPrChange w:id="2185" w:author="Michael Trupkin" w:date="2017-07-12T15:55:00Z">
                <w:rPr>
                  <w:rFonts w:ascii="Arial" w:eastAsia="Times New Roman" w:hAnsi="Arial" w:cs="Arial"/>
                  <w:color w:val="333333"/>
                  <w:sz w:val="21"/>
                  <w:szCs w:val="21"/>
                </w:rPr>
              </w:rPrChange>
            </w:rPr>
            <w:delText xml:space="preserve">        match =&gt; { message =&gt; "EVENT:%{GREEDYDATA:event} JSON:\((?&lt;JSONDATA&gt;.*)\)" }</w:delText>
          </w:r>
        </w:del>
      </w:ins>
    </w:p>
    <w:p w14:paraId="0A369251" w14:textId="5686FB3A" w:rsidR="006B7E57" w:rsidRPr="006B7E57" w:rsidDel="005A79F6" w:rsidRDefault="006B7E57">
      <w:pPr>
        <w:rPr>
          <w:ins w:id="2186" w:author="Michael Trupkin" w:date="2017-07-12T15:53:00Z"/>
          <w:del w:id="2187" w:author="Jeff Johnson" w:date="2017-07-12T20:40:00Z"/>
          <w:rFonts w:ascii="Courier New" w:eastAsia="Times New Roman" w:hAnsi="Courier New" w:cs="Courier New"/>
          <w:rPrChange w:id="2188" w:author="Michael Trupkin" w:date="2017-07-12T15:55:00Z">
            <w:rPr>
              <w:ins w:id="2189" w:author="Michael Trupkin" w:date="2017-07-12T15:53:00Z"/>
              <w:del w:id="2190" w:author="Jeff Johnson" w:date="2017-07-12T20:40:00Z"/>
              <w:rFonts w:ascii="Arial" w:eastAsia="Times New Roman" w:hAnsi="Arial" w:cs="Arial"/>
              <w:color w:val="333333"/>
              <w:sz w:val="21"/>
              <w:szCs w:val="21"/>
            </w:rPr>
          </w:rPrChange>
        </w:rPr>
        <w:pPrChange w:id="2191" w:author="Jeff Johnson" w:date="2017-07-12T20:42:00Z">
          <w:pPr>
            <w:pStyle w:val="NormalWeb"/>
            <w:shd w:val="clear" w:color="auto" w:fill="FFFFFF"/>
            <w:spacing w:before="150"/>
          </w:pPr>
        </w:pPrChange>
      </w:pPr>
      <w:ins w:id="2192" w:author="Michael Trupkin" w:date="2017-07-12T15:53:00Z">
        <w:del w:id="2193" w:author="Jeff Johnson" w:date="2017-07-12T20:40:00Z">
          <w:r w:rsidRPr="006B7E57" w:rsidDel="005A79F6">
            <w:rPr>
              <w:rFonts w:ascii="Courier New" w:eastAsia="Times New Roman" w:hAnsi="Courier New" w:cs="Courier New"/>
              <w:rPrChange w:id="2194" w:author="Michael Trupkin" w:date="2017-07-12T15:55:00Z">
                <w:rPr>
                  <w:rFonts w:ascii="Arial" w:eastAsia="Times New Roman" w:hAnsi="Arial" w:cs="Arial"/>
                  <w:color w:val="333333"/>
                  <w:sz w:val="21"/>
                  <w:szCs w:val="21"/>
                </w:rPr>
              </w:rPrChange>
            </w:rPr>
            <w:delText xml:space="preserve">    }</w:delText>
          </w:r>
        </w:del>
      </w:ins>
    </w:p>
    <w:p w14:paraId="6A97E04D" w14:textId="1360B8B7" w:rsidR="006B7E57" w:rsidRPr="006B7E57" w:rsidDel="005A79F6" w:rsidRDefault="006B7E57">
      <w:pPr>
        <w:rPr>
          <w:ins w:id="2195" w:author="Michael Trupkin" w:date="2017-07-12T15:53:00Z"/>
          <w:del w:id="2196" w:author="Jeff Johnson" w:date="2017-07-12T20:40:00Z"/>
          <w:rFonts w:ascii="Courier New" w:eastAsia="Times New Roman" w:hAnsi="Courier New" w:cs="Courier New"/>
          <w:rPrChange w:id="2197" w:author="Michael Trupkin" w:date="2017-07-12T15:55:00Z">
            <w:rPr>
              <w:ins w:id="2198" w:author="Michael Trupkin" w:date="2017-07-12T15:53:00Z"/>
              <w:del w:id="2199" w:author="Jeff Johnson" w:date="2017-07-12T20:40:00Z"/>
              <w:rFonts w:ascii="Arial" w:eastAsia="Times New Roman" w:hAnsi="Arial" w:cs="Arial"/>
              <w:color w:val="333333"/>
              <w:sz w:val="21"/>
              <w:szCs w:val="21"/>
            </w:rPr>
          </w:rPrChange>
        </w:rPr>
        <w:pPrChange w:id="2200" w:author="Jeff Johnson" w:date="2017-07-12T20:42:00Z">
          <w:pPr>
            <w:pStyle w:val="NormalWeb"/>
            <w:shd w:val="clear" w:color="auto" w:fill="FFFFFF"/>
            <w:spacing w:before="150"/>
          </w:pPr>
        </w:pPrChange>
      </w:pPr>
      <w:ins w:id="2201" w:author="Michael Trupkin" w:date="2017-07-12T15:53:00Z">
        <w:del w:id="2202" w:author="Jeff Johnson" w:date="2017-07-12T20:40:00Z">
          <w:r w:rsidRPr="006B7E57" w:rsidDel="005A79F6">
            <w:rPr>
              <w:rFonts w:ascii="Courier New" w:eastAsia="Times New Roman" w:hAnsi="Courier New" w:cs="Courier New"/>
              <w:rPrChange w:id="2203" w:author="Michael Trupkin" w:date="2017-07-12T15:55:00Z">
                <w:rPr>
                  <w:rFonts w:ascii="Arial" w:eastAsia="Times New Roman" w:hAnsi="Arial" w:cs="Arial"/>
                  <w:color w:val="333333"/>
                  <w:sz w:val="21"/>
                  <w:szCs w:val="21"/>
                </w:rPr>
              </w:rPrChange>
            </w:rPr>
            <w:delText xml:space="preserve">    json {</w:delText>
          </w:r>
        </w:del>
      </w:ins>
    </w:p>
    <w:p w14:paraId="5F84D09F" w14:textId="009AF364" w:rsidR="006B7E57" w:rsidRPr="006B7E57" w:rsidDel="005A79F6" w:rsidRDefault="006B7E57">
      <w:pPr>
        <w:rPr>
          <w:ins w:id="2204" w:author="Michael Trupkin" w:date="2017-07-12T15:53:00Z"/>
          <w:del w:id="2205" w:author="Jeff Johnson" w:date="2017-07-12T20:40:00Z"/>
          <w:rFonts w:ascii="Courier New" w:eastAsia="Times New Roman" w:hAnsi="Courier New" w:cs="Courier New"/>
          <w:rPrChange w:id="2206" w:author="Michael Trupkin" w:date="2017-07-12T15:55:00Z">
            <w:rPr>
              <w:ins w:id="2207" w:author="Michael Trupkin" w:date="2017-07-12T15:53:00Z"/>
              <w:del w:id="2208" w:author="Jeff Johnson" w:date="2017-07-12T20:40:00Z"/>
              <w:rFonts w:ascii="Arial" w:eastAsia="Times New Roman" w:hAnsi="Arial" w:cs="Arial"/>
              <w:color w:val="333333"/>
              <w:sz w:val="21"/>
              <w:szCs w:val="21"/>
            </w:rPr>
          </w:rPrChange>
        </w:rPr>
        <w:pPrChange w:id="2209" w:author="Jeff Johnson" w:date="2017-07-12T20:42:00Z">
          <w:pPr>
            <w:pStyle w:val="NormalWeb"/>
            <w:shd w:val="clear" w:color="auto" w:fill="FFFFFF"/>
            <w:spacing w:before="150"/>
          </w:pPr>
        </w:pPrChange>
      </w:pPr>
      <w:ins w:id="2210" w:author="Michael Trupkin" w:date="2017-07-12T15:53:00Z">
        <w:del w:id="2211" w:author="Jeff Johnson" w:date="2017-07-12T20:40:00Z">
          <w:r w:rsidRPr="006B7E57" w:rsidDel="005A79F6">
            <w:rPr>
              <w:rFonts w:ascii="Courier New" w:eastAsia="Times New Roman" w:hAnsi="Courier New" w:cs="Courier New"/>
              <w:rPrChange w:id="2212" w:author="Michael Trupkin" w:date="2017-07-12T15:55:00Z">
                <w:rPr>
                  <w:rFonts w:ascii="Arial" w:eastAsia="Times New Roman" w:hAnsi="Arial" w:cs="Arial"/>
                  <w:color w:val="333333"/>
                  <w:sz w:val="21"/>
                  <w:szCs w:val="21"/>
                </w:rPr>
              </w:rPrChange>
            </w:rPr>
            <w:delText xml:space="preserve">        source =&gt; "JSONDATA"</w:delText>
          </w:r>
        </w:del>
      </w:ins>
    </w:p>
    <w:p w14:paraId="05445E20" w14:textId="5377EB90" w:rsidR="006B7E57" w:rsidRPr="006B7E57" w:rsidDel="005A79F6" w:rsidRDefault="006B7E57">
      <w:pPr>
        <w:rPr>
          <w:ins w:id="2213" w:author="Michael Trupkin" w:date="2017-07-12T15:53:00Z"/>
          <w:del w:id="2214" w:author="Jeff Johnson" w:date="2017-07-12T20:40:00Z"/>
          <w:rFonts w:ascii="Courier New" w:eastAsia="Times New Roman" w:hAnsi="Courier New" w:cs="Courier New"/>
          <w:rPrChange w:id="2215" w:author="Michael Trupkin" w:date="2017-07-12T15:55:00Z">
            <w:rPr>
              <w:ins w:id="2216" w:author="Michael Trupkin" w:date="2017-07-12T15:53:00Z"/>
              <w:del w:id="2217" w:author="Jeff Johnson" w:date="2017-07-12T20:40:00Z"/>
              <w:rFonts w:ascii="Arial" w:eastAsia="Times New Roman" w:hAnsi="Arial" w:cs="Arial"/>
              <w:color w:val="333333"/>
              <w:sz w:val="21"/>
              <w:szCs w:val="21"/>
            </w:rPr>
          </w:rPrChange>
        </w:rPr>
        <w:pPrChange w:id="2218" w:author="Jeff Johnson" w:date="2017-07-12T20:42:00Z">
          <w:pPr>
            <w:pStyle w:val="NormalWeb"/>
            <w:shd w:val="clear" w:color="auto" w:fill="FFFFFF"/>
            <w:spacing w:before="150"/>
          </w:pPr>
        </w:pPrChange>
      </w:pPr>
      <w:ins w:id="2219" w:author="Michael Trupkin" w:date="2017-07-12T15:53:00Z">
        <w:del w:id="2220" w:author="Jeff Johnson" w:date="2017-07-12T20:40:00Z">
          <w:r w:rsidRPr="006B7E57" w:rsidDel="005A79F6">
            <w:rPr>
              <w:rFonts w:ascii="Courier New" w:eastAsia="Times New Roman" w:hAnsi="Courier New" w:cs="Courier New"/>
              <w:rPrChange w:id="2221" w:author="Michael Trupkin" w:date="2017-07-12T15:55:00Z">
                <w:rPr>
                  <w:rFonts w:ascii="Arial" w:eastAsia="Times New Roman" w:hAnsi="Arial" w:cs="Arial"/>
                  <w:color w:val="333333"/>
                  <w:sz w:val="21"/>
                  <w:szCs w:val="21"/>
                </w:rPr>
              </w:rPrChange>
            </w:rPr>
            <w:delText xml:space="preserve">    }</w:delText>
          </w:r>
        </w:del>
      </w:ins>
    </w:p>
    <w:p w14:paraId="2ADB967E" w14:textId="3A94E1E9" w:rsidR="006B7E57" w:rsidRPr="006B7E57" w:rsidDel="005A79F6" w:rsidRDefault="006B7E57">
      <w:pPr>
        <w:rPr>
          <w:ins w:id="2222" w:author="Michael Trupkin" w:date="2017-07-12T15:53:00Z"/>
          <w:del w:id="2223" w:author="Jeff Johnson" w:date="2017-07-12T20:40:00Z"/>
          <w:rFonts w:ascii="Courier New" w:eastAsia="Times New Roman" w:hAnsi="Courier New" w:cs="Courier New"/>
          <w:rPrChange w:id="2224" w:author="Michael Trupkin" w:date="2017-07-12T15:55:00Z">
            <w:rPr>
              <w:ins w:id="2225" w:author="Michael Trupkin" w:date="2017-07-12T15:53:00Z"/>
              <w:del w:id="2226" w:author="Jeff Johnson" w:date="2017-07-12T20:40:00Z"/>
              <w:rFonts w:ascii="Arial" w:eastAsia="Times New Roman" w:hAnsi="Arial" w:cs="Arial"/>
              <w:color w:val="333333"/>
              <w:sz w:val="21"/>
              <w:szCs w:val="21"/>
            </w:rPr>
          </w:rPrChange>
        </w:rPr>
        <w:pPrChange w:id="2227" w:author="Jeff Johnson" w:date="2017-07-12T20:42:00Z">
          <w:pPr>
            <w:pStyle w:val="NormalWeb"/>
            <w:shd w:val="clear" w:color="auto" w:fill="FFFFFF"/>
            <w:spacing w:before="150"/>
          </w:pPr>
        </w:pPrChange>
      </w:pPr>
      <w:ins w:id="2228" w:author="Michael Trupkin" w:date="2017-07-12T15:53:00Z">
        <w:del w:id="2229" w:author="Jeff Johnson" w:date="2017-07-12T20:40:00Z">
          <w:r w:rsidRPr="006B7E57" w:rsidDel="005A79F6">
            <w:rPr>
              <w:rFonts w:ascii="Courier New" w:eastAsia="Times New Roman" w:hAnsi="Courier New" w:cs="Courier New"/>
              <w:rPrChange w:id="2230" w:author="Michael Trupkin" w:date="2017-07-12T15:55:00Z">
                <w:rPr>
                  <w:rFonts w:ascii="Arial" w:eastAsia="Times New Roman" w:hAnsi="Arial" w:cs="Arial"/>
                  <w:color w:val="333333"/>
                  <w:sz w:val="21"/>
                  <w:szCs w:val="21"/>
                </w:rPr>
              </w:rPrChange>
            </w:rPr>
            <w:delText>}</w:delText>
          </w:r>
        </w:del>
      </w:ins>
    </w:p>
    <w:p w14:paraId="45292156" w14:textId="7CAB6A7A" w:rsidR="006B7E57" w:rsidRPr="006B7E57" w:rsidDel="005A79F6" w:rsidRDefault="006B7E57">
      <w:pPr>
        <w:rPr>
          <w:ins w:id="2231" w:author="Michael Trupkin" w:date="2017-07-12T15:53:00Z"/>
          <w:del w:id="2232" w:author="Jeff Johnson" w:date="2017-07-12T20:40:00Z"/>
          <w:rFonts w:ascii="Courier New" w:eastAsia="Times New Roman" w:hAnsi="Courier New" w:cs="Courier New"/>
          <w:rPrChange w:id="2233" w:author="Michael Trupkin" w:date="2017-07-12T15:55:00Z">
            <w:rPr>
              <w:ins w:id="2234" w:author="Michael Trupkin" w:date="2017-07-12T15:53:00Z"/>
              <w:del w:id="2235" w:author="Jeff Johnson" w:date="2017-07-12T20:40:00Z"/>
              <w:rFonts w:ascii="Arial" w:eastAsia="Times New Roman" w:hAnsi="Arial" w:cs="Arial"/>
              <w:color w:val="333333"/>
              <w:sz w:val="21"/>
              <w:szCs w:val="21"/>
            </w:rPr>
          </w:rPrChange>
        </w:rPr>
        <w:pPrChange w:id="2236" w:author="Jeff Johnson" w:date="2017-07-12T20:42:00Z">
          <w:pPr>
            <w:pStyle w:val="NormalWeb"/>
            <w:shd w:val="clear" w:color="auto" w:fill="FFFFFF"/>
            <w:spacing w:before="150"/>
          </w:pPr>
        </w:pPrChange>
      </w:pPr>
      <w:ins w:id="2237" w:author="Michael Trupkin" w:date="2017-07-12T15:53:00Z">
        <w:del w:id="2238" w:author="Jeff Johnson" w:date="2017-07-12T20:40:00Z">
          <w:r w:rsidRPr="006B7E57" w:rsidDel="005A79F6">
            <w:rPr>
              <w:rFonts w:ascii="Courier New" w:eastAsia="Times New Roman" w:hAnsi="Courier New" w:cs="Courier New"/>
              <w:rPrChange w:id="2239" w:author="Michael Trupkin" w:date="2017-07-12T15:55:00Z">
                <w:rPr>
                  <w:rFonts w:ascii="Arial" w:eastAsia="Times New Roman" w:hAnsi="Arial" w:cs="Arial"/>
                  <w:color w:val="333333"/>
                  <w:sz w:val="21"/>
                  <w:szCs w:val="21"/>
                </w:rPr>
              </w:rPrChange>
            </w:rPr>
            <w:delText>output {</w:delText>
          </w:r>
        </w:del>
      </w:ins>
    </w:p>
    <w:p w14:paraId="55F0B79C" w14:textId="2028C6E0" w:rsidR="006B7E57" w:rsidRPr="006B7E57" w:rsidDel="005A79F6" w:rsidRDefault="006B7E57">
      <w:pPr>
        <w:rPr>
          <w:ins w:id="2240" w:author="Michael Trupkin" w:date="2017-07-12T15:53:00Z"/>
          <w:del w:id="2241" w:author="Jeff Johnson" w:date="2017-07-12T20:40:00Z"/>
          <w:rFonts w:ascii="Courier New" w:eastAsia="Times New Roman" w:hAnsi="Courier New" w:cs="Courier New"/>
          <w:rPrChange w:id="2242" w:author="Michael Trupkin" w:date="2017-07-12T15:55:00Z">
            <w:rPr>
              <w:ins w:id="2243" w:author="Michael Trupkin" w:date="2017-07-12T15:53:00Z"/>
              <w:del w:id="2244" w:author="Jeff Johnson" w:date="2017-07-12T20:40:00Z"/>
              <w:rFonts w:ascii="Arial" w:eastAsia="Times New Roman" w:hAnsi="Arial" w:cs="Arial"/>
              <w:color w:val="333333"/>
              <w:sz w:val="21"/>
              <w:szCs w:val="21"/>
            </w:rPr>
          </w:rPrChange>
        </w:rPr>
        <w:pPrChange w:id="2245" w:author="Jeff Johnson" w:date="2017-07-12T20:42:00Z">
          <w:pPr>
            <w:pStyle w:val="NormalWeb"/>
            <w:shd w:val="clear" w:color="auto" w:fill="FFFFFF"/>
            <w:spacing w:before="150"/>
          </w:pPr>
        </w:pPrChange>
      </w:pPr>
      <w:ins w:id="2246" w:author="Michael Trupkin" w:date="2017-07-12T15:53:00Z">
        <w:del w:id="2247" w:author="Jeff Johnson" w:date="2017-07-12T20:40:00Z">
          <w:r w:rsidRPr="006B7E57" w:rsidDel="005A79F6">
            <w:rPr>
              <w:rFonts w:ascii="Courier New" w:eastAsia="Times New Roman" w:hAnsi="Courier New" w:cs="Courier New"/>
              <w:rPrChange w:id="2248" w:author="Michael Trupkin" w:date="2017-07-12T15:55:00Z">
                <w:rPr>
                  <w:rFonts w:ascii="Arial" w:eastAsia="Times New Roman" w:hAnsi="Arial" w:cs="Arial"/>
                  <w:color w:val="333333"/>
                  <w:sz w:val="21"/>
                  <w:szCs w:val="21"/>
                </w:rPr>
              </w:rPrChange>
            </w:rPr>
            <w:delText xml:space="preserve">    if [level] == "ERROR" or [level] == "WARN" or "_grokparsefailure" not in [tags] {</w:delText>
          </w:r>
        </w:del>
      </w:ins>
    </w:p>
    <w:p w14:paraId="0EC0AD92" w14:textId="576254A4" w:rsidR="006B7E57" w:rsidRPr="006B7E57" w:rsidDel="005A79F6" w:rsidRDefault="006B7E57">
      <w:pPr>
        <w:rPr>
          <w:ins w:id="2249" w:author="Michael Trupkin" w:date="2017-07-12T15:53:00Z"/>
          <w:del w:id="2250" w:author="Jeff Johnson" w:date="2017-07-12T20:40:00Z"/>
          <w:rFonts w:ascii="Courier New" w:eastAsia="Times New Roman" w:hAnsi="Courier New" w:cs="Courier New"/>
          <w:rPrChange w:id="2251" w:author="Michael Trupkin" w:date="2017-07-12T15:55:00Z">
            <w:rPr>
              <w:ins w:id="2252" w:author="Michael Trupkin" w:date="2017-07-12T15:53:00Z"/>
              <w:del w:id="2253" w:author="Jeff Johnson" w:date="2017-07-12T20:40:00Z"/>
              <w:rFonts w:ascii="Arial" w:eastAsia="Times New Roman" w:hAnsi="Arial" w:cs="Arial"/>
              <w:color w:val="333333"/>
              <w:sz w:val="21"/>
              <w:szCs w:val="21"/>
            </w:rPr>
          </w:rPrChange>
        </w:rPr>
        <w:pPrChange w:id="2254" w:author="Jeff Johnson" w:date="2017-07-12T20:42:00Z">
          <w:pPr>
            <w:pStyle w:val="NormalWeb"/>
            <w:shd w:val="clear" w:color="auto" w:fill="FFFFFF"/>
            <w:spacing w:before="150"/>
          </w:pPr>
        </w:pPrChange>
      </w:pPr>
      <w:ins w:id="2255" w:author="Michael Trupkin" w:date="2017-07-12T15:53:00Z">
        <w:del w:id="2256" w:author="Jeff Johnson" w:date="2017-07-12T20:40:00Z">
          <w:r w:rsidRPr="006B7E57" w:rsidDel="005A79F6">
            <w:rPr>
              <w:rFonts w:ascii="Courier New" w:eastAsia="Times New Roman" w:hAnsi="Courier New" w:cs="Courier New"/>
              <w:rPrChange w:id="2257" w:author="Michael Trupkin" w:date="2017-07-12T15:55:00Z">
                <w:rPr>
                  <w:rFonts w:ascii="Arial" w:eastAsia="Times New Roman" w:hAnsi="Arial" w:cs="Arial"/>
                  <w:color w:val="333333"/>
                  <w:sz w:val="21"/>
                  <w:szCs w:val="21"/>
                </w:rPr>
              </w:rPrChange>
            </w:rPr>
            <w:delText xml:space="preserve">      elasticsearch { </w:delText>
          </w:r>
        </w:del>
      </w:ins>
    </w:p>
    <w:p w14:paraId="10CF81F9" w14:textId="72560C8A" w:rsidR="006B7E57" w:rsidRPr="006B7E57" w:rsidDel="005A79F6" w:rsidRDefault="006B7E57">
      <w:pPr>
        <w:rPr>
          <w:ins w:id="2258" w:author="Michael Trupkin" w:date="2017-07-12T15:53:00Z"/>
          <w:del w:id="2259" w:author="Jeff Johnson" w:date="2017-07-12T20:40:00Z"/>
          <w:rFonts w:ascii="Courier New" w:eastAsia="Times New Roman" w:hAnsi="Courier New" w:cs="Courier New"/>
          <w:rPrChange w:id="2260" w:author="Michael Trupkin" w:date="2017-07-12T15:55:00Z">
            <w:rPr>
              <w:ins w:id="2261" w:author="Michael Trupkin" w:date="2017-07-12T15:53:00Z"/>
              <w:del w:id="2262" w:author="Jeff Johnson" w:date="2017-07-12T20:40:00Z"/>
              <w:rFonts w:ascii="Arial" w:eastAsia="Times New Roman" w:hAnsi="Arial" w:cs="Arial"/>
              <w:color w:val="333333"/>
              <w:sz w:val="21"/>
              <w:szCs w:val="21"/>
            </w:rPr>
          </w:rPrChange>
        </w:rPr>
        <w:pPrChange w:id="2263" w:author="Jeff Johnson" w:date="2017-07-12T20:42:00Z">
          <w:pPr>
            <w:pStyle w:val="NormalWeb"/>
            <w:shd w:val="clear" w:color="auto" w:fill="FFFFFF"/>
            <w:spacing w:before="150"/>
          </w:pPr>
        </w:pPrChange>
      </w:pPr>
      <w:ins w:id="2264" w:author="Michael Trupkin" w:date="2017-07-12T15:53:00Z">
        <w:del w:id="2265" w:author="Jeff Johnson" w:date="2017-07-12T20:40:00Z">
          <w:r w:rsidRPr="006B7E57" w:rsidDel="005A79F6">
            <w:rPr>
              <w:rFonts w:ascii="Courier New" w:eastAsia="Times New Roman" w:hAnsi="Courier New" w:cs="Courier New"/>
              <w:rPrChange w:id="2266" w:author="Michael Trupkin" w:date="2017-07-12T15:55:00Z">
                <w:rPr>
                  <w:rFonts w:ascii="Arial" w:eastAsia="Times New Roman" w:hAnsi="Arial" w:cs="Arial"/>
                  <w:color w:val="333333"/>
                  <w:sz w:val="21"/>
                  <w:szCs w:val="21"/>
                </w:rPr>
              </w:rPrChange>
            </w:rPr>
            <w:delText xml:space="preserve">        hosts =&gt; [</w:delText>
          </w:r>
        </w:del>
      </w:ins>
    </w:p>
    <w:p w14:paraId="03B9EF53" w14:textId="6A2BF8BA" w:rsidR="006B7E57" w:rsidRPr="006B7E57" w:rsidDel="005A79F6" w:rsidRDefault="006B7E57">
      <w:pPr>
        <w:rPr>
          <w:ins w:id="2267" w:author="Michael Trupkin" w:date="2017-07-12T15:53:00Z"/>
          <w:del w:id="2268" w:author="Jeff Johnson" w:date="2017-07-12T20:40:00Z"/>
          <w:rFonts w:ascii="Courier New" w:eastAsia="Times New Roman" w:hAnsi="Courier New" w:cs="Courier New"/>
          <w:rPrChange w:id="2269" w:author="Michael Trupkin" w:date="2017-07-12T15:55:00Z">
            <w:rPr>
              <w:ins w:id="2270" w:author="Michael Trupkin" w:date="2017-07-12T15:53:00Z"/>
              <w:del w:id="2271" w:author="Jeff Johnson" w:date="2017-07-12T20:40:00Z"/>
              <w:rFonts w:ascii="Arial" w:eastAsia="Times New Roman" w:hAnsi="Arial" w:cs="Arial"/>
              <w:color w:val="333333"/>
              <w:sz w:val="21"/>
              <w:szCs w:val="21"/>
            </w:rPr>
          </w:rPrChange>
        </w:rPr>
        <w:pPrChange w:id="2272" w:author="Jeff Johnson" w:date="2017-07-12T20:42:00Z">
          <w:pPr>
            <w:pStyle w:val="NormalWeb"/>
            <w:shd w:val="clear" w:color="auto" w:fill="FFFFFF"/>
            <w:spacing w:before="150"/>
          </w:pPr>
        </w:pPrChange>
      </w:pPr>
      <w:ins w:id="2273" w:author="Michael Trupkin" w:date="2017-07-12T15:53:00Z">
        <w:del w:id="2274" w:author="Jeff Johnson" w:date="2017-07-12T20:40:00Z">
          <w:r w:rsidRPr="006B7E57" w:rsidDel="005A79F6">
            <w:rPr>
              <w:rFonts w:ascii="Courier New" w:eastAsia="Times New Roman" w:hAnsi="Courier New" w:cs="Courier New"/>
              <w:rPrChange w:id="2275" w:author="Michael Trupkin" w:date="2017-07-12T15:55:00Z">
                <w:rPr>
                  <w:rFonts w:ascii="Arial" w:eastAsia="Times New Roman" w:hAnsi="Arial" w:cs="Arial"/>
                  <w:color w:val="333333"/>
                  <w:sz w:val="21"/>
                  <w:szCs w:val="21"/>
                </w:rPr>
              </w:rPrChange>
            </w:rPr>
            <w:delText xml:space="preserve">            "172.31.15.103:9200",</w:delText>
          </w:r>
        </w:del>
      </w:ins>
    </w:p>
    <w:p w14:paraId="0F1EE9AB" w14:textId="33F1D54F" w:rsidR="006B7E57" w:rsidRPr="006B7E57" w:rsidDel="005A79F6" w:rsidRDefault="006B7E57">
      <w:pPr>
        <w:rPr>
          <w:ins w:id="2276" w:author="Michael Trupkin" w:date="2017-07-12T15:53:00Z"/>
          <w:del w:id="2277" w:author="Jeff Johnson" w:date="2017-07-12T20:40:00Z"/>
          <w:rFonts w:ascii="Courier New" w:eastAsia="Times New Roman" w:hAnsi="Courier New" w:cs="Courier New"/>
          <w:rPrChange w:id="2278" w:author="Michael Trupkin" w:date="2017-07-12T15:55:00Z">
            <w:rPr>
              <w:ins w:id="2279" w:author="Michael Trupkin" w:date="2017-07-12T15:53:00Z"/>
              <w:del w:id="2280" w:author="Jeff Johnson" w:date="2017-07-12T20:40:00Z"/>
              <w:rFonts w:ascii="Arial" w:eastAsia="Times New Roman" w:hAnsi="Arial" w:cs="Arial"/>
              <w:color w:val="333333"/>
              <w:sz w:val="21"/>
              <w:szCs w:val="21"/>
            </w:rPr>
          </w:rPrChange>
        </w:rPr>
        <w:pPrChange w:id="2281" w:author="Jeff Johnson" w:date="2017-07-12T20:42:00Z">
          <w:pPr>
            <w:pStyle w:val="NormalWeb"/>
            <w:shd w:val="clear" w:color="auto" w:fill="FFFFFF"/>
            <w:spacing w:before="150"/>
          </w:pPr>
        </w:pPrChange>
      </w:pPr>
      <w:ins w:id="2282" w:author="Michael Trupkin" w:date="2017-07-12T15:53:00Z">
        <w:del w:id="2283" w:author="Jeff Johnson" w:date="2017-07-12T20:40:00Z">
          <w:r w:rsidRPr="006B7E57" w:rsidDel="005A79F6">
            <w:rPr>
              <w:rFonts w:ascii="Courier New" w:eastAsia="Times New Roman" w:hAnsi="Courier New" w:cs="Courier New"/>
              <w:rPrChange w:id="2284" w:author="Michael Trupkin" w:date="2017-07-12T15:55:00Z">
                <w:rPr>
                  <w:rFonts w:ascii="Arial" w:eastAsia="Times New Roman" w:hAnsi="Arial" w:cs="Arial"/>
                  <w:color w:val="333333"/>
                  <w:sz w:val="21"/>
                  <w:szCs w:val="21"/>
                </w:rPr>
              </w:rPrChange>
            </w:rPr>
            <w:delText xml:space="preserve">            "172.31.0.214:9200",</w:delText>
          </w:r>
        </w:del>
      </w:ins>
    </w:p>
    <w:p w14:paraId="2FF70689" w14:textId="5F90F417" w:rsidR="006B7E57" w:rsidRPr="006B7E57" w:rsidDel="005A79F6" w:rsidRDefault="006B7E57">
      <w:pPr>
        <w:rPr>
          <w:ins w:id="2285" w:author="Michael Trupkin" w:date="2017-07-12T15:53:00Z"/>
          <w:del w:id="2286" w:author="Jeff Johnson" w:date="2017-07-12T20:40:00Z"/>
          <w:rFonts w:ascii="Courier New" w:eastAsia="Times New Roman" w:hAnsi="Courier New" w:cs="Courier New"/>
          <w:rPrChange w:id="2287" w:author="Michael Trupkin" w:date="2017-07-12T15:55:00Z">
            <w:rPr>
              <w:ins w:id="2288" w:author="Michael Trupkin" w:date="2017-07-12T15:53:00Z"/>
              <w:del w:id="2289" w:author="Jeff Johnson" w:date="2017-07-12T20:40:00Z"/>
              <w:rFonts w:ascii="Arial" w:eastAsia="Times New Roman" w:hAnsi="Arial" w:cs="Arial"/>
              <w:color w:val="333333"/>
              <w:sz w:val="21"/>
              <w:szCs w:val="21"/>
            </w:rPr>
          </w:rPrChange>
        </w:rPr>
        <w:pPrChange w:id="2290" w:author="Jeff Johnson" w:date="2017-07-12T20:42:00Z">
          <w:pPr>
            <w:pStyle w:val="NormalWeb"/>
            <w:shd w:val="clear" w:color="auto" w:fill="FFFFFF"/>
            <w:spacing w:before="150"/>
          </w:pPr>
        </w:pPrChange>
      </w:pPr>
      <w:ins w:id="2291" w:author="Michael Trupkin" w:date="2017-07-12T15:53:00Z">
        <w:del w:id="2292" w:author="Jeff Johnson" w:date="2017-07-12T20:40:00Z">
          <w:r w:rsidRPr="006B7E57" w:rsidDel="005A79F6">
            <w:rPr>
              <w:rFonts w:ascii="Courier New" w:eastAsia="Times New Roman" w:hAnsi="Courier New" w:cs="Courier New"/>
              <w:rPrChange w:id="2293" w:author="Michael Trupkin" w:date="2017-07-12T15:55:00Z">
                <w:rPr>
                  <w:rFonts w:ascii="Arial" w:eastAsia="Times New Roman" w:hAnsi="Arial" w:cs="Arial"/>
                  <w:color w:val="333333"/>
                  <w:sz w:val="21"/>
                  <w:szCs w:val="21"/>
                </w:rPr>
              </w:rPrChange>
            </w:rPr>
            <w:delText xml:space="preserve">            "172.31.43.9:9200",</w:delText>
          </w:r>
        </w:del>
      </w:ins>
    </w:p>
    <w:p w14:paraId="32C27F33" w14:textId="56F0FFA1" w:rsidR="006B7E57" w:rsidRPr="006B7E57" w:rsidDel="005A79F6" w:rsidRDefault="006B7E57">
      <w:pPr>
        <w:rPr>
          <w:ins w:id="2294" w:author="Michael Trupkin" w:date="2017-07-12T15:53:00Z"/>
          <w:del w:id="2295" w:author="Jeff Johnson" w:date="2017-07-12T20:40:00Z"/>
          <w:rFonts w:ascii="Courier New" w:eastAsia="Times New Roman" w:hAnsi="Courier New" w:cs="Courier New"/>
          <w:rPrChange w:id="2296" w:author="Michael Trupkin" w:date="2017-07-12T15:55:00Z">
            <w:rPr>
              <w:ins w:id="2297" w:author="Michael Trupkin" w:date="2017-07-12T15:53:00Z"/>
              <w:del w:id="2298" w:author="Jeff Johnson" w:date="2017-07-12T20:40:00Z"/>
              <w:rFonts w:ascii="Arial" w:eastAsia="Times New Roman" w:hAnsi="Arial" w:cs="Arial"/>
              <w:color w:val="333333"/>
              <w:sz w:val="21"/>
              <w:szCs w:val="21"/>
            </w:rPr>
          </w:rPrChange>
        </w:rPr>
        <w:pPrChange w:id="2299" w:author="Jeff Johnson" w:date="2017-07-12T20:42:00Z">
          <w:pPr>
            <w:pStyle w:val="NormalWeb"/>
            <w:shd w:val="clear" w:color="auto" w:fill="FFFFFF"/>
            <w:spacing w:before="150"/>
          </w:pPr>
        </w:pPrChange>
      </w:pPr>
      <w:ins w:id="2300" w:author="Michael Trupkin" w:date="2017-07-12T15:53:00Z">
        <w:del w:id="2301" w:author="Jeff Johnson" w:date="2017-07-12T20:40:00Z">
          <w:r w:rsidRPr="006B7E57" w:rsidDel="005A79F6">
            <w:rPr>
              <w:rFonts w:ascii="Courier New" w:eastAsia="Times New Roman" w:hAnsi="Courier New" w:cs="Courier New"/>
              <w:rPrChange w:id="2302" w:author="Michael Trupkin" w:date="2017-07-12T15:55:00Z">
                <w:rPr>
                  <w:rFonts w:ascii="Arial" w:eastAsia="Times New Roman" w:hAnsi="Arial" w:cs="Arial"/>
                  <w:color w:val="333333"/>
                  <w:sz w:val="21"/>
                  <w:szCs w:val="21"/>
                </w:rPr>
              </w:rPrChange>
            </w:rPr>
            <w:delText xml:space="preserve">            "172.31.30.99:9200"</w:delText>
          </w:r>
        </w:del>
      </w:ins>
    </w:p>
    <w:p w14:paraId="6A96A1AA" w14:textId="768BA531" w:rsidR="006B7E57" w:rsidRPr="006B7E57" w:rsidDel="005A79F6" w:rsidRDefault="006B7E57">
      <w:pPr>
        <w:rPr>
          <w:ins w:id="2303" w:author="Michael Trupkin" w:date="2017-07-12T15:53:00Z"/>
          <w:del w:id="2304" w:author="Jeff Johnson" w:date="2017-07-12T20:40:00Z"/>
          <w:rFonts w:ascii="Courier New" w:eastAsia="Times New Roman" w:hAnsi="Courier New" w:cs="Courier New"/>
          <w:rPrChange w:id="2305" w:author="Michael Trupkin" w:date="2017-07-12T15:55:00Z">
            <w:rPr>
              <w:ins w:id="2306" w:author="Michael Trupkin" w:date="2017-07-12T15:53:00Z"/>
              <w:del w:id="2307" w:author="Jeff Johnson" w:date="2017-07-12T20:40:00Z"/>
              <w:rFonts w:ascii="Arial" w:eastAsia="Times New Roman" w:hAnsi="Arial" w:cs="Arial"/>
              <w:color w:val="333333"/>
              <w:sz w:val="21"/>
              <w:szCs w:val="21"/>
            </w:rPr>
          </w:rPrChange>
        </w:rPr>
        <w:pPrChange w:id="2308" w:author="Jeff Johnson" w:date="2017-07-12T20:42:00Z">
          <w:pPr>
            <w:pStyle w:val="NormalWeb"/>
            <w:shd w:val="clear" w:color="auto" w:fill="FFFFFF"/>
            <w:spacing w:before="150"/>
          </w:pPr>
        </w:pPrChange>
      </w:pPr>
      <w:ins w:id="2309" w:author="Michael Trupkin" w:date="2017-07-12T15:53:00Z">
        <w:del w:id="2310" w:author="Jeff Johnson" w:date="2017-07-12T20:40:00Z">
          <w:r w:rsidRPr="006B7E57" w:rsidDel="005A79F6">
            <w:rPr>
              <w:rFonts w:ascii="Courier New" w:eastAsia="Times New Roman" w:hAnsi="Courier New" w:cs="Courier New"/>
              <w:rPrChange w:id="2311" w:author="Michael Trupkin" w:date="2017-07-12T15:55:00Z">
                <w:rPr>
                  <w:rFonts w:ascii="Arial" w:eastAsia="Times New Roman" w:hAnsi="Arial" w:cs="Arial"/>
                  <w:color w:val="333333"/>
                  <w:sz w:val="21"/>
                  <w:szCs w:val="21"/>
                </w:rPr>
              </w:rPrChange>
            </w:rPr>
            <w:delText xml:space="preserve">        ]</w:delText>
          </w:r>
        </w:del>
      </w:ins>
    </w:p>
    <w:p w14:paraId="2FC4E44E" w14:textId="664D439B" w:rsidR="006B7E57" w:rsidRPr="006B7E57" w:rsidDel="005A79F6" w:rsidRDefault="006B7E57">
      <w:pPr>
        <w:rPr>
          <w:ins w:id="2312" w:author="Michael Trupkin" w:date="2017-07-12T15:53:00Z"/>
          <w:del w:id="2313" w:author="Jeff Johnson" w:date="2017-07-12T20:40:00Z"/>
          <w:rFonts w:ascii="Courier New" w:eastAsia="Times New Roman" w:hAnsi="Courier New" w:cs="Courier New"/>
          <w:rPrChange w:id="2314" w:author="Michael Trupkin" w:date="2017-07-12T15:55:00Z">
            <w:rPr>
              <w:ins w:id="2315" w:author="Michael Trupkin" w:date="2017-07-12T15:53:00Z"/>
              <w:del w:id="2316" w:author="Jeff Johnson" w:date="2017-07-12T20:40:00Z"/>
              <w:rFonts w:ascii="Arial" w:eastAsia="Times New Roman" w:hAnsi="Arial" w:cs="Arial"/>
              <w:color w:val="333333"/>
              <w:sz w:val="21"/>
              <w:szCs w:val="21"/>
            </w:rPr>
          </w:rPrChange>
        </w:rPr>
        <w:pPrChange w:id="2317" w:author="Jeff Johnson" w:date="2017-07-12T20:42:00Z">
          <w:pPr>
            <w:pStyle w:val="NormalWeb"/>
            <w:shd w:val="clear" w:color="auto" w:fill="FFFFFF"/>
            <w:spacing w:before="150"/>
          </w:pPr>
        </w:pPrChange>
      </w:pPr>
      <w:ins w:id="2318" w:author="Michael Trupkin" w:date="2017-07-12T15:53:00Z">
        <w:del w:id="2319" w:author="Jeff Johnson" w:date="2017-07-12T20:40:00Z">
          <w:r w:rsidRPr="006B7E57" w:rsidDel="005A79F6">
            <w:rPr>
              <w:rFonts w:ascii="Courier New" w:eastAsia="Times New Roman" w:hAnsi="Courier New" w:cs="Courier New"/>
              <w:rPrChange w:id="2320" w:author="Michael Trupkin" w:date="2017-07-12T15:55:00Z">
                <w:rPr>
                  <w:rFonts w:ascii="Arial" w:eastAsia="Times New Roman" w:hAnsi="Arial" w:cs="Arial"/>
                  <w:color w:val="333333"/>
                  <w:sz w:val="21"/>
                  <w:szCs w:val="21"/>
                </w:rPr>
              </w:rPrChange>
            </w:rPr>
            <w:delText xml:space="preserve">      }</w:delText>
          </w:r>
        </w:del>
      </w:ins>
    </w:p>
    <w:p w14:paraId="2F774D3E" w14:textId="3D27866C" w:rsidR="006B7E57" w:rsidRPr="006B7E57" w:rsidDel="005A79F6" w:rsidRDefault="006B7E57">
      <w:pPr>
        <w:rPr>
          <w:ins w:id="2321" w:author="Michael Trupkin" w:date="2017-07-12T15:53:00Z"/>
          <w:del w:id="2322" w:author="Jeff Johnson" w:date="2017-07-12T20:40:00Z"/>
          <w:rFonts w:ascii="Courier New" w:eastAsia="Times New Roman" w:hAnsi="Courier New" w:cs="Courier New"/>
          <w:rPrChange w:id="2323" w:author="Michael Trupkin" w:date="2017-07-12T15:55:00Z">
            <w:rPr>
              <w:ins w:id="2324" w:author="Michael Trupkin" w:date="2017-07-12T15:53:00Z"/>
              <w:del w:id="2325" w:author="Jeff Johnson" w:date="2017-07-12T20:40:00Z"/>
              <w:rFonts w:ascii="Arial" w:eastAsia="Times New Roman" w:hAnsi="Arial" w:cs="Arial"/>
              <w:color w:val="333333"/>
              <w:sz w:val="21"/>
              <w:szCs w:val="21"/>
            </w:rPr>
          </w:rPrChange>
        </w:rPr>
        <w:pPrChange w:id="2326" w:author="Jeff Johnson" w:date="2017-07-12T20:42:00Z">
          <w:pPr>
            <w:pStyle w:val="NormalWeb"/>
            <w:shd w:val="clear" w:color="auto" w:fill="FFFFFF"/>
            <w:spacing w:before="150"/>
          </w:pPr>
        </w:pPrChange>
      </w:pPr>
      <w:ins w:id="2327" w:author="Michael Trupkin" w:date="2017-07-12T15:53:00Z">
        <w:del w:id="2328" w:author="Jeff Johnson" w:date="2017-07-12T20:40:00Z">
          <w:r w:rsidRPr="006B7E57" w:rsidDel="005A79F6">
            <w:rPr>
              <w:rFonts w:ascii="Courier New" w:eastAsia="Times New Roman" w:hAnsi="Courier New" w:cs="Courier New"/>
              <w:rPrChange w:id="2329" w:author="Michael Trupkin" w:date="2017-07-12T15:55:00Z">
                <w:rPr>
                  <w:rFonts w:ascii="Arial" w:eastAsia="Times New Roman" w:hAnsi="Arial" w:cs="Arial"/>
                  <w:color w:val="333333"/>
                  <w:sz w:val="21"/>
                  <w:szCs w:val="21"/>
                </w:rPr>
              </w:rPrChange>
            </w:rPr>
            <w:delText xml:space="preserve">    }</w:delText>
          </w:r>
        </w:del>
      </w:ins>
    </w:p>
    <w:p w14:paraId="0EDB1340" w14:textId="305CB367" w:rsidR="006B7E57" w:rsidRPr="006B7E57" w:rsidDel="005A79F6" w:rsidRDefault="006B7E57">
      <w:pPr>
        <w:rPr>
          <w:ins w:id="2330" w:author="Michael Trupkin" w:date="2017-07-12T15:53:00Z"/>
          <w:del w:id="2331" w:author="Jeff Johnson" w:date="2017-07-12T20:40:00Z"/>
          <w:rFonts w:ascii="Courier New" w:eastAsia="Times New Roman" w:hAnsi="Courier New" w:cs="Courier New"/>
          <w:rPrChange w:id="2332" w:author="Michael Trupkin" w:date="2017-07-12T15:55:00Z">
            <w:rPr>
              <w:ins w:id="2333" w:author="Michael Trupkin" w:date="2017-07-12T15:53:00Z"/>
              <w:del w:id="2334" w:author="Jeff Johnson" w:date="2017-07-12T20:40:00Z"/>
              <w:rFonts w:ascii="Arial" w:eastAsia="Times New Roman" w:hAnsi="Arial" w:cs="Arial"/>
              <w:color w:val="333333"/>
              <w:sz w:val="21"/>
              <w:szCs w:val="21"/>
            </w:rPr>
          </w:rPrChange>
        </w:rPr>
        <w:pPrChange w:id="2335" w:author="Jeff Johnson" w:date="2017-07-12T20:42:00Z">
          <w:pPr>
            <w:pStyle w:val="NormalWeb"/>
            <w:shd w:val="clear" w:color="auto" w:fill="FFFFFF"/>
            <w:spacing w:before="150"/>
          </w:pPr>
        </w:pPrChange>
      </w:pPr>
      <w:ins w:id="2336" w:author="Michael Trupkin" w:date="2017-07-12T15:53:00Z">
        <w:del w:id="2337" w:author="Jeff Johnson" w:date="2017-07-12T20:40:00Z">
          <w:r w:rsidRPr="006B7E57" w:rsidDel="005A79F6">
            <w:rPr>
              <w:rFonts w:ascii="Courier New" w:eastAsia="Times New Roman" w:hAnsi="Courier New" w:cs="Courier New"/>
              <w:rPrChange w:id="2338" w:author="Michael Trupkin" w:date="2017-07-12T15:55:00Z">
                <w:rPr>
                  <w:rFonts w:ascii="Arial" w:eastAsia="Times New Roman" w:hAnsi="Arial" w:cs="Arial"/>
                  <w:color w:val="333333"/>
                  <w:sz w:val="21"/>
                  <w:szCs w:val="21"/>
                </w:rPr>
              </w:rPrChange>
            </w:rPr>
            <w:delText xml:space="preserve">    s3 {</w:delText>
          </w:r>
        </w:del>
      </w:ins>
    </w:p>
    <w:p w14:paraId="057E3BEB" w14:textId="6F5B4BE9" w:rsidR="006B7E57" w:rsidRPr="006B7E57" w:rsidDel="005A79F6" w:rsidRDefault="006B7E57">
      <w:pPr>
        <w:rPr>
          <w:ins w:id="2339" w:author="Michael Trupkin" w:date="2017-07-12T15:53:00Z"/>
          <w:del w:id="2340" w:author="Jeff Johnson" w:date="2017-07-12T20:40:00Z"/>
          <w:rFonts w:ascii="Courier New" w:eastAsia="Times New Roman" w:hAnsi="Courier New" w:cs="Courier New"/>
          <w:rPrChange w:id="2341" w:author="Michael Trupkin" w:date="2017-07-12T15:55:00Z">
            <w:rPr>
              <w:ins w:id="2342" w:author="Michael Trupkin" w:date="2017-07-12T15:53:00Z"/>
              <w:del w:id="2343" w:author="Jeff Johnson" w:date="2017-07-12T20:40:00Z"/>
              <w:rFonts w:ascii="Arial" w:eastAsia="Times New Roman" w:hAnsi="Arial" w:cs="Arial"/>
              <w:color w:val="333333"/>
              <w:sz w:val="21"/>
              <w:szCs w:val="21"/>
            </w:rPr>
          </w:rPrChange>
        </w:rPr>
        <w:pPrChange w:id="2344" w:author="Jeff Johnson" w:date="2017-07-12T20:42:00Z">
          <w:pPr>
            <w:pStyle w:val="NormalWeb"/>
            <w:shd w:val="clear" w:color="auto" w:fill="FFFFFF"/>
            <w:spacing w:before="150"/>
          </w:pPr>
        </w:pPrChange>
      </w:pPr>
      <w:ins w:id="2345" w:author="Michael Trupkin" w:date="2017-07-12T15:53:00Z">
        <w:del w:id="2346" w:author="Jeff Johnson" w:date="2017-07-12T20:40:00Z">
          <w:r w:rsidRPr="006B7E57" w:rsidDel="005A79F6">
            <w:rPr>
              <w:rFonts w:ascii="Courier New" w:eastAsia="Times New Roman" w:hAnsi="Courier New" w:cs="Courier New"/>
              <w:rPrChange w:id="2347" w:author="Michael Trupkin" w:date="2017-07-12T15:55:00Z">
                <w:rPr>
                  <w:rFonts w:ascii="Arial" w:eastAsia="Times New Roman" w:hAnsi="Arial" w:cs="Arial"/>
                  <w:color w:val="333333"/>
                  <w:sz w:val="21"/>
                  <w:szCs w:val="21"/>
                </w:rPr>
              </w:rPrChange>
            </w:rPr>
            <w:tab/>
            <w:delText>id =&gt; "tds_everything"</w:delText>
          </w:r>
        </w:del>
      </w:ins>
    </w:p>
    <w:p w14:paraId="56CD6CA7" w14:textId="5E114D09" w:rsidR="006B7E57" w:rsidRPr="006B7E57" w:rsidDel="005A79F6" w:rsidRDefault="006B7E57">
      <w:pPr>
        <w:rPr>
          <w:ins w:id="2348" w:author="Michael Trupkin" w:date="2017-07-12T15:53:00Z"/>
          <w:del w:id="2349" w:author="Jeff Johnson" w:date="2017-07-12T20:40:00Z"/>
          <w:rFonts w:ascii="Courier New" w:eastAsia="Times New Roman" w:hAnsi="Courier New" w:cs="Courier New"/>
          <w:rPrChange w:id="2350" w:author="Michael Trupkin" w:date="2017-07-12T15:55:00Z">
            <w:rPr>
              <w:ins w:id="2351" w:author="Michael Trupkin" w:date="2017-07-12T15:53:00Z"/>
              <w:del w:id="2352" w:author="Jeff Johnson" w:date="2017-07-12T20:40:00Z"/>
              <w:rFonts w:ascii="Arial" w:eastAsia="Times New Roman" w:hAnsi="Arial" w:cs="Arial"/>
              <w:color w:val="333333"/>
              <w:sz w:val="21"/>
              <w:szCs w:val="21"/>
            </w:rPr>
          </w:rPrChange>
        </w:rPr>
        <w:pPrChange w:id="2353" w:author="Jeff Johnson" w:date="2017-07-12T20:42:00Z">
          <w:pPr>
            <w:pStyle w:val="NormalWeb"/>
            <w:shd w:val="clear" w:color="auto" w:fill="FFFFFF"/>
            <w:spacing w:before="150"/>
          </w:pPr>
        </w:pPrChange>
      </w:pPr>
      <w:ins w:id="2354" w:author="Michael Trupkin" w:date="2017-07-12T15:53:00Z">
        <w:del w:id="2355" w:author="Jeff Johnson" w:date="2017-07-12T20:40:00Z">
          <w:r w:rsidRPr="006B7E57" w:rsidDel="005A79F6">
            <w:rPr>
              <w:rFonts w:ascii="Courier New" w:eastAsia="Times New Roman" w:hAnsi="Courier New" w:cs="Courier New"/>
              <w:rPrChange w:id="2356" w:author="Michael Trupkin" w:date="2017-07-12T15:55:00Z">
                <w:rPr>
                  <w:rFonts w:ascii="Arial" w:eastAsia="Times New Roman" w:hAnsi="Arial" w:cs="Arial"/>
                  <w:color w:val="333333"/>
                  <w:sz w:val="21"/>
                  <w:szCs w:val="21"/>
                </w:rPr>
              </w:rPrChange>
            </w:rPr>
            <w:delText xml:space="preserve">        bucket =&gt; "tds-logstash-dev"</w:delText>
          </w:r>
        </w:del>
      </w:ins>
    </w:p>
    <w:p w14:paraId="21CE2B0C" w14:textId="58C53121" w:rsidR="006B7E57" w:rsidRPr="006B7E57" w:rsidDel="005A79F6" w:rsidRDefault="006B7E57">
      <w:pPr>
        <w:rPr>
          <w:ins w:id="2357" w:author="Michael Trupkin" w:date="2017-07-12T15:53:00Z"/>
          <w:del w:id="2358" w:author="Jeff Johnson" w:date="2017-07-12T20:40:00Z"/>
          <w:rFonts w:ascii="Courier New" w:eastAsia="Times New Roman" w:hAnsi="Courier New" w:cs="Courier New"/>
          <w:rPrChange w:id="2359" w:author="Michael Trupkin" w:date="2017-07-12T15:55:00Z">
            <w:rPr>
              <w:ins w:id="2360" w:author="Michael Trupkin" w:date="2017-07-12T15:53:00Z"/>
              <w:del w:id="2361" w:author="Jeff Johnson" w:date="2017-07-12T20:40:00Z"/>
              <w:rFonts w:ascii="Arial" w:eastAsia="Times New Roman" w:hAnsi="Arial" w:cs="Arial"/>
              <w:color w:val="333333"/>
              <w:sz w:val="21"/>
              <w:szCs w:val="21"/>
            </w:rPr>
          </w:rPrChange>
        </w:rPr>
        <w:pPrChange w:id="2362" w:author="Jeff Johnson" w:date="2017-07-12T20:42:00Z">
          <w:pPr>
            <w:pStyle w:val="NormalWeb"/>
            <w:shd w:val="clear" w:color="auto" w:fill="FFFFFF"/>
            <w:spacing w:before="150"/>
          </w:pPr>
        </w:pPrChange>
      </w:pPr>
      <w:ins w:id="2363" w:author="Michael Trupkin" w:date="2017-07-12T15:53:00Z">
        <w:del w:id="2364" w:author="Jeff Johnson" w:date="2017-07-12T20:40:00Z">
          <w:r w:rsidRPr="006B7E57" w:rsidDel="005A79F6">
            <w:rPr>
              <w:rFonts w:ascii="Courier New" w:eastAsia="Times New Roman" w:hAnsi="Courier New" w:cs="Courier New"/>
              <w:rPrChange w:id="2365" w:author="Michael Trupkin" w:date="2017-07-12T15:55:00Z">
                <w:rPr>
                  <w:rFonts w:ascii="Arial" w:eastAsia="Times New Roman" w:hAnsi="Arial" w:cs="Arial"/>
                  <w:color w:val="333333"/>
                  <w:sz w:val="21"/>
                  <w:szCs w:val="21"/>
                </w:rPr>
              </w:rPrChange>
            </w:rPr>
            <w:delText xml:space="preserve">        region =&gt; "us-west-2"</w:delText>
          </w:r>
        </w:del>
      </w:ins>
    </w:p>
    <w:p w14:paraId="7D561FCE" w14:textId="1FFA972E" w:rsidR="006B7E57" w:rsidRPr="006B7E57" w:rsidDel="005A79F6" w:rsidRDefault="006B7E57">
      <w:pPr>
        <w:rPr>
          <w:ins w:id="2366" w:author="Michael Trupkin" w:date="2017-07-12T15:53:00Z"/>
          <w:del w:id="2367" w:author="Jeff Johnson" w:date="2017-07-12T20:40:00Z"/>
          <w:rFonts w:ascii="Courier New" w:eastAsia="Times New Roman" w:hAnsi="Courier New" w:cs="Courier New"/>
          <w:rPrChange w:id="2368" w:author="Michael Trupkin" w:date="2017-07-12T15:55:00Z">
            <w:rPr>
              <w:ins w:id="2369" w:author="Michael Trupkin" w:date="2017-07-12T15:53:00Z"/>
              <w:del w:id="2370" w:author="Jeff Johnson" w:date="2017-07-12T20:40:00Z"/>
              <w:rFonts w:ascii="Arial" w:eastAsia="Times New Roman" w:hAnsi="Arial" w:cs="Arial"/>
              <w:color w:val="333333"/>
              <w:sz w:val="21"/>
              <w:szCs w:val="21"/>
            </w:rPr>
          </w:rPrChange>
        </w:rPr>
        <w:pPrChange w:id="2371" w:author="Jeff Johnson" w:date="2017-07-12T20:42:00Z">
          <w:pPr>
            <w:pStyle w:val="NormalWeb"/>
            <w:shd w:val="clear" w:color="auto" w:fill="FFFFFF"/>
            <w:spacing w:before="150"/>
          </w:pPr>
        </w:pPrChange>
      </w:pPr>
      <w:ins w:id="2372" w:author="Michael Trupkin" w:date="2017-07-12T15:53:00Z">
        <w:del w:id="2373" w:author="Jeff Johnson" w:date="2017-07-12T20:40:00Z">
          <w:r w:rsidRPr="006B7E57" w:rsidDel="005A79F6">
            <w:rPr>
              <w:rFonts w:ascii="Courier New" w:eastAsia="Times New Roman" w:hAnsi="Courier New" w:cs="Courier New"/>
              <w:rPrChange w:id="2374" w:author="Michael Trupkin" w:date="2017-07-12T15:55:00Z">
                <w:rPr>
                  <w:rFonts w:ascii="Arial" w:eastAsia="Times New Roman" w:hAnsi="Arial" w:cs="Arial"/>
                  <w:color w:val="333333"/>
                  <w:sz w:val="21"/>
                  <w:szCs w:val="21"/>
                </w:rPr>
              </w:rPrChange>
            </w:rPr>
            <w:delText xml:space="preserve">        aws_credentials_file =&gt; "/etc/logstash/aws_credentials_file"</w:delText>
          </w:r>
        </w:del>
      </w:ins>
    </w:p>
    <w:p w14:paraId="6C0F27BB" w14:textId="6B869188" w:rsidR="006B7E57" w:rsidRPr="006B7E57" w:rsidDel="005A79F6" w:rsidRDefault="006B7E57">
      <w:pPr>
        <w:rPr>
          <w:ins w:id="2375" w:author="Michael Trupkin" w:date="2017-07-12T15:53:00Z"/>
          <w:del w:id="2376" w:author="Jeff Johnson" w:date="2017-07-12T20:40:00Z"/>
          <w:rFonts w:ascii="Courier New" w:eastAsia="Times New Roman" w:hAnsi="Courier New" w:cs="Courier New"/>
          <w:rPrChange w:id="2377" w:author="Michael Trupkin" w:date="2017-07-12T15:55:00Z">
            <w:rPr>
              <w:ins w:id="2378" w:author="Michael Trupkin" w:date="2017-07-12T15:53:00Z"/>
              <w:del w:id="2379" w:author="Jeff Johnson" w:date="2017-07-12T20:40:00Z"/>
              <w:rFonts w:ascii="Arial" w:eastAsia="Times New Roman" w:hAnsi="Arial" w:cs="Arial"/>
              <w:color w:val="333333"/>
              <w:sz w:val="21"/>
              <w:szCs w:val="21"/>
            </w:rPr>
          </w:rPrChange>
        </w:rPr>
        <w:pPrChange w:id="2380" w:author="Jeff Johnson" w:date="2017-07-12T20:42:00Z">
          <w:pPr>
            <w:pStyle w:val="NormalWeb"/>
            <w:shd w:val="clear" w:color="auto" w:fill="FFFFFF"/>
            <w:spacing w:before="150"/>
          </w:pPr>
        </w:pPrChange>
      </w:pPr>
      <w:ins w:id="2381" w:author="Michael Trupkin" w:date="2017-07-12T15:53:00Z">
        <w:del w:id="2382" w:author="Jeff Johnson" w:date="2017-07-12T20:40:00Z">
          <w:r w:rsidRPr="006B7E57" w:rsidDel="005A79F6">
            <w:rPr>
              <w:rFonts w:ascii="Courier New" w:eastAsia="Times New Roman" w:hAnsi="Courier New" w:cs="Courier New"/>
              <w:rPrChange w:id="2383" w:author="Michael Trupkin" w:date="2017-07-12T15:55:00Z">
                <w:rPr>
                  <w:rFonts w:ascii="Arial" w:eastAsia="Times New Roman" w:hAnsi="Arial" w:cs="Arial"/>
                  <w:color w:val="333333"/>
                  <w:sz w:val="21"/>
                  <w:szCs w:val="21"/>
                </w:rPr>
              </w:rPrChange>
            </w:rPr>
            <w:delText xml:space="preserve">        size_file =&gt; 5242880</w:delText>
          </w:r>
        </w:del>
      </w:ins>
    </w:p>
    <w:p w14:paraId="1C74218E" w14:textId="2489F5BC" w:rsidR="006B7E57" w:rsidRPr="006B7E57" w:rsidDel="005A79F6" w:rsidRDefault="006B7E57">
      <w:pPr>
        <w:rPr>
          <w:ins w:id="2384" w:author="Michael Trupkin" w:date="2017-07-12T15:53:00Z"/>
          <w:del w:id="2385" w:author="Jeff Johnson" w:date="2017-07-12T20:40:00Z"/>
          <w:rFonts w:ascii="Courier New" w:eastAsia="Times New Roman" w:hAnsi="Courier New" w:cs="Courier New"/>
          <w:rPrChange w:id="2386" w:author="Michael Trupkin" w:date="2017-07-12T15:55:00Z">
            <w:rPr>
              <w:ins w:id="2387" w:author="Michael Trupkin" w:date="2017-07-12T15:53:00Z"/>
              <w:del w:id="2388" w:author="Jeff Johnson" w:date="2017-07-12T20:40:00Z"/>
              <w:rFonts w:ascii="Arial" w:eastAsia="Times New Roman" w:hAnsi="Arial" w:cs="Arial"/>
              <w:color w:val="333333"/>
              <w:sz w:val="21"/>
              <w:szCs w:val="21"/>
            </w:rPr>
          </w:rPrChange>
        </w:rPr>
        <w:pPrChange w:id="2389" w:author="Jeff Johnson" w:date="2017-07-12T20:42:00Z">
          <w:pPr>
            <w:pStyle w:val="NormalWeb"/>
            <w:shd w:val="clear" w:color="auto" w:fill="FFFFFF"/>
            <w:spacing w:before="150"/>
          </w:pPr>
        </w:pPrChange>
      </w:pPr>
      <w:ins w:id="2390" w:author="Michael Trupkin" w:date="2017-07-12T15:53:00Z">
        <w:del w:id="2391" w:author="Jeff Johnson" w:date="2017-07-12T20:40:00Z">
          <w:r w:rsidRPr="006B7E57" w:rsidDel="005A79F6">
            <w:rPr>
              <w:rFonts w:ascii="Courier New" w:eastAsia="Times New Roman" w:hAnsi="Courier New" w:cs="Courier New"/>
              <w:rPrChange w:id="2392" w:author="Michael Trupkin" w:date="2017-07-12T15:55:00Z">
                <w:rPr>
                  <w:rFonts w:ascii="Arial" w:eastAsia="Times New Roman" w:hAnsi="Arial" w:cs="Arial"/>
                  <w:color w:val="333333"/>
                  <w:sz w:val="21"/>
                  <w:szCs w:val="21"/>
                </w:rPr>
              </w:rPrChange>
            </w:rPr>
            <w:delText xml:space="preserve">        time_file =&gt; 15</w:delText>
          </w:r>
        </w:del>
      </w:ins>
    </w:p>
    <w:p w14:paraId="2E37F85D" w14:textId="5BA4F35A" w:rsidR="006B7E57" w:rsidRPr="006B7E57" w:rsidDel="005A79F6" w:rsidRDefault="006B7E57">
      <w:pPr>
        <w:rPr>
          <w:ins w:id="2393" w:author="Michael Trupkin" w:date="2017-07-12T15:53:00Z"/>
          <w:del w:id="2394" w:author="Jeff Johnson" w:date="2017-07-12T20:40:00Z"/>
          <w:rFonts w:ascii="Courier New" w:eastAsia="Times New Roman" w:hAnsi="Courier New" w:cs="Courier New"/>
          <w:rPrChange w:id="2395" w:author="Michael Trupkin" w:date="2017-07-12T15:55:00Z">
            <w:rPr>
              <w:ins w:id="2396" w:author="Michael Trupkin" w:date="2017-07-12T15:53:00Z"/>
              <w:del w:id="2397" w:author="Jeff Johnson" w:date="2017-07-12T20:40:00Z"/>
              <w:rFonts w:ascii="Arial" w:eastAsia="Times New Roman" w:hAnsi="Arial" w:cs="Arial"/>
              <w:color w:val="333333"/>
              <w:sz w:val="21"/>
              <w:szCs w:val="21"/>
            </w:rPr>
          </w:rPrChange>
        </w:rPr>
        <w:pPrChange w:id="2398" w:author="Jeff Johnson" w:date="2017-07-12T20:42:00Z">
          <w:pPr>
            <w:pStyle w:val="NormalWeb"/>
            <w:shd w:val="clear" w:color="auto" w:fill="FFFFFF"/>
            <w:spacing w:before="150"/>
          </w:pPr>
        </w:pPrChange>
      </w:pPr>
      <w:ins w:id="2399" w:author="Michael Trupkin" w:date="2017-07-12T15:53:00Z">
        <w:del w:id="2400" w:author="Jeff Johnson" w:date="2017-07-12T20:40:00Z">
          <w:r w:rsidRPr="006B7E57" w:rsidDel="005A79F6">
            <w:rPr>
              <w:rFonts w:ascii="Courier New" w:eastAsia="Times New Roman" w:hAnsi="Courier New" w:cs="Courier New"/>
              <w:rPrChange w:id="2401" w:author="Michael Trupkin" w:date="2017-07-12T15:55:00Z">
                <w:rPr>
                  <w:rFonts w:ascii="Arial" w:eastAsia="Times New Roman" w:hAnsi="Arial" w:cs="Arial"/>
                  <w:color w:val="333333"/>
                  <w:sz w:val="21"/>
                  <w:szCs w:val="21"/>
                </w:rPr>
              </w:rPrChange>
            </w:rPr>
            <w:delText xml:space="preserve">        canned_acl =&gt; "private"</w:delText>
          </w:r>
        </w:del>
      </w:ins>
    </w:p>
    <w:p w14:paraId="343FCEF8" w14:textId="6A2BCB38" w:rsidR="006B7E57" w:rsidRPr="006B7E57" w:rsidDel="005A79F6" w:rsidRDefault="006B7E57">
      <w:pPr>
        <w:rPr>
          <w:ins w:id="2402" w:author="Michael Trupkin" w:date="2017-07-12T15:53:00Z"/>
          <w:del w:id="2403" w:author="Jeff Johnson" w:date="2017-07-12T20:40:00Z"/>
          <w:rFonts w:ascii="Courier New" w:eastAsia="Times New Roman" w:hAnsi="Courier New" w:cs="Courier New"/>
          <w:rPrChange w:id="2404" w:author="Michael Trupkin" w:date="2017-07-12T15:55:00Z">
            <w:rPr>
              <w:ins w:id="2405" w:author="Michael Trupkin" w:date="2017-07-12T15:53:00Z"/>
              <w:del w:id="2406" w:author="Jeff Johnson" w:date="2017-07-12T20:40:00Z"/>
              <w:rFonts w:ascii="Arial" w:eastAsia="Times New Roman" w:hAnsi="Arial" w:cs="Arial"/>
              <w:color w:val="333333"/>
              <w:sz w:val="21"/>
              <w:szCs w:val="21"/>
            </w:rPr>
          </w:rPrChange>
        </w:rPr>
        <w:pPrChange w:id="2407" w:author="Jeff Johnson" w:date="2017-07-12T20:42:00Z">
          <w:pPr>
            <w:pStyle w:val="NormalWeb"/>
            <w:shd w:val="clear" w:color="auto" w:fill="FFFFFF"/>
            <w:spacing w:before="150"/>
          </w:pPr>
        </w:pPrChange>
      </w:pPr>
      <w:ins w:id="2408" w:author="Michael Trupkin" w:date="2017-07-12T15:53:00Z">
        <w:del w:id="2409" w:author="Jeff Johnson" w:date="2017-07-12T20:40:00Z">
          <w:r w:rsidRPr="006B7E57" w:rsidDel="005A79F6">
            <w:rPr>
              <w:rFonts w:ascii="Courier New" w:eastAsia="Times New Roman" w:hAnsi="Courier New" w:cs="Courier New"/>
              <w:rPrChange w:id="2410" w:author="Michael Trupkin" w:date="2017-07-12T15:55:00Z">
                <w:rPr>
                  <w:rFonts w:ascii="Arial" w:eastAsia="Times New Roman" w:hAnsi="Arial" w:cs="Arial"/>
                  <w:color w:val="333333"/>
                  <w:sz w:val="21"/>
                  <w:szCs w:val="21"/>
                </w:rPr>
              </w:rPrChange>
            </w:rPr>
            <w:delText xml:space="preserve">        tags =&gt; ["tds", "all", "logstash-dev-2"]</w:delText>
          </w:r>
        </w:del>
      </w:ins>
    </w:p>
    <w:p w14:paraId="0EF3C901" w14:textId="2D2001C1" w:rsidR="006B7E57" w:rsidRPr="006B7E57" w:rsidDel="005A79F6" w:rsidRDefault="006B7E57">
      <w:pPr>
        <w:rPr>
          <w:ins w:id="2411" w:author="Michael Trupkin" w:date="2017-07-12T15:53:00Z"/>
          <w:del w:id="2412" w:author="Jeff Johnson" w:date="2017-07-12T20:40:00Z"/>
          <w:rFonts w:ascii="Courier New" w:eastAsia="Times New Roman" w:hAnsi="Courier New" w:cs="Courier New"/>
          <w:rPrChange w:id="2413" w:author="Michael Trupkin" w:date="2017-07-12T15:55:00Z">
            <w:rPr>
              <w:ins w:id="2414" w:author="Michael Trupkin" w:date="2017-07-12T15:53:00Z"/>
              <w:del w:id="2415" w:author="Jeff Johnson" w:date="2017-07-12T20:40:00Z"/>
              <w:rFonts w:ascii="Arial" w:eastAsia="Times New Roman" w:hAnsi="Arial" w:cs="Arial"/>
              <w:color w:val="333333"/>
              <w:sz w:val="21"/>
              <w:szCs w:val="21"/>
            </w:rPr>
          </w:rPrChange>
        </w:rPr>
        <w:pPrChange w:id="2416" w:author="Jeff Johnson" w:date="2017-07-12T20:42:00Z">
          <w:pPr>
            <w:pStyle w:val="NormalWeb"/>
            <w:shd w:val="clear" w:color="auto" w:fill="FFFFFF"/>
            <w:spacing w:before="150"/>
          </w:pPr>
        </w:pPrChange>
      </w:pPr>
      <w:ins w:id="2417" w:author="Michael Trupkin" w:date="2017-07-12T15:53:00Z">
        <w:del w:id="2418" w:author="Jeff Johnson" w:date="2017-07-12T20:40:00Z">
          <w:r w:rsidRPr="006B7E57" w:rsidDel="005A79F6">
            <w:rPr>
              <w:rFonts w:ascii="Courier New" w:eastAsia="Times New Roman" w:hAnsi="Courier New" w:cs="Courier New"/>
              <w:rPrChange w:id="2419" w:author="Michael Trupkin" w:date="2017-07-12T15:55:00Z">
                <w:rPr>
                  <w:rFonts w:ascii="Arial" w:eastAsia="Times New Roman" w:hAnsi="Arial" w:cs="Arial"/>
                  <w:color w:val="333333"/>
                  <w:sz w:val="21"/>
                  <w:szCs w:val="21"/>
                </w:rPr>
              </w:rPrChange>
            </w:rPr>
            <w:delText xml:space="preserve">        storage_class =&gt; "STANDARD" # might want "STANDARD_IA" to save</w:delText>
          </w:r>
        </w:del>
      </w:ins>
    </w:p>
    <w:p w14:paraId="3972D4B9" w14:textId="3FF01DDC" w:rsidR="006B7E57" w:rsidRPr="006B7E57" w:rsidDel="005A79F6" w:rsidRDefault="006B7E57">
      <w:pPr>
        <w:rPr>
          <w:ins w:id="2420" w:author="Michael Trupkin" w:date="2017-07-12T15:53:00Z"/>
          <w:del w:id="2421" w:author="Jeff Johnson" w:date="2017-07-12T20:40:00Z"/>
          <w:rFonts w:ascii="Courier New" w:eastAsia="Times New Roman" w:hAnsi="Courier New" w:cs="Courier New"/>
          <w:rPrChange w:id="2422" w:author="Michael Trupkin" w:date="2017-07-12T15:55:00Z">
            <w:rPr>
              <w:ins w:id="2423" w:author="Michael Trupkin" w:date="2017-07-12T15:53:00Z"/>
              <w:del w:id="2424" w:author="Jeff Johnson" w:date="2017-07-12T20:40:00Z"/>
              <w:rFonts w:ascii="Arial" w:eastAsia="Times New Roman" w:hAnsi="Arial" w:cs="Arial"/>
              <w:color w:val="333333"/>
              <w:sz w:val="21"/>
              <w:szCs w:val="21"/>
            </w:rPr>
          </w:rPrChange>
        </w:rPr>
        <w:pPrChange w:id="2425" w:author="Jeff Johnson" w:date="2017-07-12T20:42:00Z">
          <w:pPr>
            <w:pStyle w:val="NormalWeb"/>
            <w:shd w:val="clear" w:color="auto" w:fill="FFFFFF"/>
            <w:spacing w:before="150"/>
          </w:pPr>
        </w:pPrChange>
      </w:pPr>
      <w:ins w:id="2426" w:author="Michael Trupkin" w:date="2017-07-12T15:53:00Z">
        <w:del w:id="2427" w:author="Jeff Johnson" w:date="2017-07-12T20:40:00Z">
          <w:r w:rsidRPr="006B7E57" w:rsidDel="005A79F6">
            <w:rPr>
              <w:rFonts w:ascii="Courier New" w:eastAsia="Times New Roman" w:hAnsi="Courier New" w:cs="Courier New"/>
              <w:rPrChange w:id="2428" w:author="Michael Trupkin" w:date="2017-07-12T15:55:00Z">
                <w:rPr>
                  <w:rFonts w:ascii="Arial" w:eastAsia="Times New Roman" w:hAnsi="Arial" w:cs="Arial"/>
                  <w:color w:val="333333"/>
                  <w:sz w:val="21"/>
                  <w:szCs w:val="21"/>
                </w:rPr>
              </w:rPrChange>
            </w:rPr>
            <w:delText xml:space="preserve">        encoding =&gt; "gzip"</w:delText>
          </w:r>
        </w:del>
      </w:ins>
    </w:p>
    <w:p w14:paraId="0557A13D" w14:textId="79B6451A" w:rsidR="006B7E57" w:rsidRPr="006B7E57" w:rsidDel="005A79F6" w:rsidRDefault="006B7E57">
      <w:pPr>
        <w:rPr>
          <w:ins w:id="2429" w:author="Michael Trupkin" w:date="2017-07-12T15:53:00Z"/>
          <w:del w:id="2430" w:author="Jeff Johnson" w:date="2017-07-12T20:40:00Z"/>
          <w:rFonts w:ascii="Courier New" w:eastAsia="Times New Roman" w:hAnsi="Courier New" w:cs="Courier New"/>
          <w:rPrChange w:id="2431" w:author="Michael Trupkin" w:date="2017-07-12T15:55:00Z">
            <w:rPr>
              <w:ins w:id="2432" w:author="Michael Trupkin" w:date="2017-07-12T15:53:00Z"/>
              <w:del w:id="2433" w:author="Jeff Johnson" w:date="2017-07-12T20:40:00Z"/>
              <w:rFonts w:ascii="Arial" w:eastAsia="Times New Roman" w:hAnsi="Arial" w:cs="Arial"/>
              <w:color w:val="333333"/>
              <w:sz w:val="21"/>
              <w:szCs w:val="21"/>
            </w:rPr>
          </w:rPrChange>
        </w:rPr>
        <w:pPrChange w:id="2434" w:author="Jeff Johnson" w:date="2017-07-12T20:42:00Z">
          <w:pPr>
            <w:pStyle w:val="NormalWeb"/>
            <w:shd w:val="clear" w:color="auto" w:fill="FFFFFF"/>
            <w:spacing w:before="150"/>
          </w:pPr>
        </w:pPrChange>
      </w:pPr>
      <w:ins w:id="2435" w:author="Michael Trupkin" w:date="2017-07-12T15:53:00Z">
        <w:del w:id="2436" w:author="Jeff Johnson" w:date="2017-07-12T20:40:00Z">
          <w:r w:rsidRPr="006B7E57" w:rsidDel="005A79F6">
            <w:rPr>
              <w:rFonts w:ascii="Courier New" w:eastAsia="Times New Roman" w:hAnsi="Courier New" w:cs="Courier New"/>
              <w:rPrChange w:id="2437" w:author="Michael Trupkin" w:date="2017-07-12T15:55:00Z">
                <w:rPr>
                  <w:rFonts w:ascii="Arial" w:eastAsia="Times New Roman" w:hAnsi="Arial" w:cs="Arial"/>
                  <w:color w:val="333333"/>
                  <w:sz w:val="21"/>
                  <w:szCs w:val="21"/>
                </w:rPr>
              </w:rPrChange>
            </w:rPr>
            <w:tab/>
            <w:delText>codec =&gt; "json"</w:delText>
          </w:r>
        </w:del>
      </w:ins>
    </w:p>
    <w:p w14:paraId="0DD16772" w14:textId="608601E3" w:rsidR="006B7E57" w:rsidRPr="006B7E57" w:rsidDel="005A79F6" w:rsidRDefault="006B7E57">
      <w:pPr>
        <w:rPr>
          <w:ins w:id="2438" w:author="Michael Trupkin" w:date="2017-07-12T15:53:00Z"/>
          <w:del w:id="2439" w:author="Jeff Johnson" w:date="2017-07-12T20:40:00Z"/>
          <w:rFonts w:ascii="Courier New" w:eastAsia="Times New Roman" w:hAnsi="Courier New" w:cs="Courier New"/>
          <w:rPrChange w:id="2440" w:author="Michael Trupkin" w:date="2017-07-12T15:55:00Z">
            <w:rPr>
              <w:ins w:id="2441" w:author="Michael Trupkin" w:date="2017-07-12T15:53:00Z"/>
              <w:del w:id="2442" w:author="Jeff Johnson" w:date="2017-07-12T20:40:00Z"/>
              <w:rFonts w:ascii="Arial" w:eastAsia="Times New Roman" w:hAnsi="Arial" w:cs="Arial"/>
              <w:color w:val="333333"/>
              <w:sz w:val="21"/>
              <w:szCs w:val="21"/>
            </w:rPr>
          </w:rPrChange>
        </w:rPr>
        <w:pPrChange w:id="2443" w:author="Jeff Johnson" w:date="2017-07-12T20:42:00Z">
          <w:pPr>
            <w:pStyle w:val="NormalWeb"/>
            <w:shd w:val="clear" w:color="auto" w:fill="FFFFFF"/>
            <w:spacing w:before="150"/>
          </w:pPr>
        </w:pPrChange>
      </w:pPr>
      <w:ins w:id="2444" w:author="Michael Trupkin" w:date="2017-07-12T15:53:00Z">
        <w:del w:id="2445" w:author="Jeff Johnson" w:date="2017-07-12T20:40:00Z">
          <w:r w:rsidRPr="006B7E57" w:rsidDel="005A79F6">
            <w:rPr>
              <w:rFonts w:ascii="Courier New" w:eastAsia="Times New Roman" w:hAnsi="Courier New" w:cs="Courier New"/>
              <w:rPrChange w:id="2446" w:author="Michael Trupkin" w:date="2017-07-12T15:55:00Z">
                <w:rPr>
                  <w:rFonts w:ascii="Arial" w:eastAsia="Times New Roman" w:hAnsi="Arial" w:cs="Arial"/>
                  <w:color w:val="333333"/>
                  <w:sz w:val="21"/>
                  <w:szCs w:val="21"/>
                </w:rPr>
              </w:rPrChange>
            </w:rPr>
            <w:delText xml:space="preserve">    }</w:delText>
          </w:r>
        </w:del>
      </w:ins>
    </w:p>
    <w:p w14:paraId="1A18F77A" w14:textId="673AAEAE" w:rsidR="006B7E57" w:rsidRPr="006B7E57" w:rsidDel="005A79F6" w:rsidRDefault="006B7E57">
      <w:pPr>
        <w:rPr>
          <w:ins w:id="2447" w:author="Michael Trupkin" w:date="2017-07-12T15:54:00Z"/>
          <w:del w:id="2448" w:author="Jeff Johnson" w:date="2017-07-12T20:40:00Z"/>
          <w:rFonts w:ascii="Courier New" w:eastAsia="Times New Roman" w:hAnsi="Courier New" w:cs="Courier New"/>
          <w:rPrChange w:id="2449" w:author="Michael Trupkin" w:date="2017-07-12T15:55:00Z">
            <w:rPr>
              <w:ins w:id="2450" w:author="Michael Trupkin" w:date="2017-07-12T15:54:00Z"/>
              <w:del w:id="2451" w:author="Jeff Johnson" w:date="2017-07-12T20:40:00Z"/>
              <w:rFonts w:ascii="Arial" w:eastAsia="Times New Roman" w:hAnsi="Arial" w:cs="Arial"/>
              <w:color w:val="333333"/>
              <w:sz w:val="21"/>
              <w:szCs w:val="21"/>
            </w:rPr>
          </w:rPrChange>
        </w:rPr>
        <w:pPrChange w:id="2452" w:author="Jeff Johnson" w:date="2017-07-12T20:42:00Z">
          <w:pPr>
            <w:pStyle w:val="NormalWeb"/>
            <w:shd w:val="clear" w:color="auto" w:fill="FFFFFF"/>
            <w:spacing w:before="150"/>
          </w:pPr>
        </w:pPrChange>
      </w:pPr>
      <w:ins w:id="2453" w:author="Michael Trupkin" w:date="2017-07-12T15:53:00Z">
        <w:del w:id="2454" w:author="Jeff Johnson" w:date="2017-07-12T20:40:00Z">
          <w:r w:rsidRPr="006B7E57" w:rsidDel="005A79F6">
            <w:rPr>
              <w:rFonts w:ascii="Courier New" w:eastAsia="Times New Roman" w:hAnsi="Courier New" w:cs="Courier New"/>
              <w:rPrChange w:id="2455" w:author="Michael Trupkin" w:date="2017-07-12T15:55:00Z">
                <w:rPr>
                  <w:rFonts w:ascii="Arial" w:eastAsia="Times New Roman" w:hAnsi="Arial" w:cs="Arial"/>
                  <w:color w:val="333333"/>
                  <w:sz w:val="21"/>
                  <w:szCs w:val="21"/>
                </w:rPr>
              </w:rPrChange>
            </w:rPr>
            <w:delText xml:space="preserve">    # stdout { codec =&gt; rubydebug }</w:delText>
          </w:r>
        </w:del>
      </w:ins>
    </w:p>
    <w:p w14:paraId="2E532A6A" w14:textId="514C2526" w:rsidR="006B7E57" w:rsidRPr="006B7E57" w:rsidDel="005A79F6" w:rsidRDefault="006B7E57">
      <w:pPr>
        <w:rPr>
          <w:ins w:id="2456" w:author="Michael Trupkin" w:date="2017-07-12T15:53:00Z"/>
          <w:del w:id="2457" w:author="Jeff Johnson" w:date="2017-07-12T20:40:00Z"/>
          <w:rFonts w:ascii="Courier New" w:eastAsia="Times New Roman" w:hAnsi="Courier New" w:cs="Courier New"/>
          <w:rPrChange w:id="2458" w:author="Michael Trupkin" w:date="2017-07-12T15:55:00Z">
            <w:rPr>
              <w:ins w:id="2459" w:author="Michael Trupkin" w:date="2017-07-12T15:53:00Z"/>
              <w:del w:id="2460" w:author="Jeff Johnson" w:date="2017-07-12T20:40:00Z"/>
              <w:rFonts w:ascii="Arial" w:eastAsia="Times New Roman" w:hAnsi="Arial" w:cs="Arial"/>
              <w:color w:val="333333"/>
              <w:sz w:val="21"/>
              <w:szCs w:val="21"/>
            </w:rPr>
          </w:rPrChange>
        </w:rPr>
        <w:pPrChange w:id="2461" w:author="Jeff Johnson" w:date="2017-07-12T20:42:00Z">
          <w:pPr>
            <w:pStyle w:val="NormalWeb"/>
            <w:shd w:val="clear" w:color="auto" w:fill="FFFFFF"/>
            <w:spacing w:before="150"/>
          </w:pPr>
        </w:pPrChange>
      </w:pPr>
      <w:ins w:id="2462" w:author="Michael Trupkin" w:date="2017-07-12T15:53:00Z">
        <w:del w:id="2463" w:author="Jeff Johnson" w:date="2017-07-12T20:40:00Z">
          <w:r w:rsidRPr="006B7E57" w:rsidDel="005A79F6">
            <w:rPr>
              <w:rFonts w:ascii="Courier New" w:eastAsia="Times New Roman" w:hAnsi="Courier New" w:cs="Courier New"/>
              <w:rPrChange w:id="2464" w:author="Michael Trupkin" w:date="2017-07-12T15:55:00Z">
                <w:rPr>
                  <w:rFonts w:ascii="Arial" w:eastAsia="Times New Roman" w:hAnsi="Arial" w:cs="Arial"/>
                  <w:color w:val="333333"/>
                  <w:sz w:val="21"/>
                  <w:szCs w:val="21"/>
                </w:rPr>
              </w:rPrChange>
            </w:rPr>
            <w:delText>}</w:delText>
          </w:r>
        </w:del>
      </w:ins>
    </w:p>
    <w:p w14:paraId="66E2368B" w14:textId="7139F7C5" w:rsidR="006B7E57" w:rsidDel="005A79F6" w:rsidRDefault="006B7E57">
      <w:pPr>
        <w:rPr>
          <w:ins w:id="2465" w:author="Michael Trupkin" w:date="2017-07-12T15:45:00Z"/>
          <w:del w:id="2466" w:author="Jeff Johnson" w:date="2017-07-12T20:40:00Z"/>
          <w:rFonts w:eastAsia="Times New Roman"/>
        </w:rPr>
        <w:pPrChange w:id="2467" w:author="Jeff Johnson" w:date="2017-07-12T20:42:00Z">
          <w:pPr>
            <w:numPr>
              <w:numId w:val="49"/>
            </w:numPr>
            <w:shd w:val="clear" w:color="auto" w:fill="FFFFFF"/>
            <w:tabs>
              <w:tab w:val="num" w:pos="720"/>
            </w:tabs>
            <w:spacing w:before="100" w:beforeAutospacing="1" w:after="100" w:afterAutospacing="1"/>
            <w:ind w:left="720" w:hanging="360"/>
          </w:pPr>
        </w:pPrChange>
      </w:pPr>
    </w:p>
    <w:p w14:paraId="3E5851BE" w14:textId="03E1AF51" w:rsidR="009533DA" w:rsidDel="005A79F6" w:rsidRDefault="009533DA">
      <w:pPr>
        <w:rPr>
          <w:ins w:id="2468" w:author="Michael Trupkin" w:date="2017-07-12T15:45:00Z"/>
          <w:del w:id="2469" w:author="Jeff Johnson" w:date="2017-07-12T20:40:00Z"/>
          <w:rFonts w:eastAsiaTheme="minorHAnsi"/>
        </w:rPr>
        <w:pPrChange w:id="2470" w:author="Jeff Johnson" w:date="2017-07-12T20:42:00Z">
          <w:pPr>
            <w:pStyle w:val="NormalWeb"/>
            <w:shd w:val="clear" w:color="auto" w:fill="FFFFFF"/>
            <w:spacing w:before="150" w:beforeAutospacing="0" w:after="0" w:afterAutospacing="0"/>
          </w:pPr>
        </w:pPrChange>
      </w:pPr>
      <w:ins w:id="2471" w:author="Michael Trupkin" w:date="2017-07-12T15:45:00Z">
        <w:del w:id="2472" w:author="Jeff Johnson" w:date="2017-07-12T20:40:00Z">
          <w:r w:rsidDel="005A79F6">
            <w:delText>The TDS rule file refers to another file: /etc/logstash/aws_credentials_file, which shall contain AWS credentials in this format:</w:delText>
          </w:r>
          <w:r w:rsidDel="005A79F6">
            <w:rPr>
              <w:color w:val="444444"/>
            </w:rPr>
            <w:delText> </w:delText>
          </w:r>
        </w:del>
      </w:ins>
    </w:p>
    <w:p w14:paraId="5D44BEAA" w14:textId="0D5D1F26" w:rsidR="009533DA" w:rsidDel="000A1F1C" w:rsidRDefault="009533DA">
      <w:pPr>
        <w:rPr>
          <w:ins w:id="2473" w:author="Michael Trupkin" w:date="2017-07-12T15:45:00Z"/>
          <w:del w:id="2474" w:author="Jeff Johnson" w:date="2017-07-12T20:48:00Z"/>
        </w:rPr>
        <w:pPrChange w:id="2475" w:author="Jeff Johnson" w:date="2017-07-12T20:42:00Z">
          <w:pPr>
            <w:pStyle w:val="HTMLPreformatted"/>
            <w:shd w:val="clear" w:color="auto" w:fill="FFFFFF"/>
            <w:spacing w:before="150"/>
          </w:pPr>
        </w:pPrChange>
      </w:pPr>
      <w:ins w:id="2476" w:author="Michael Trupkin" w:date="2017-07-12T15:45:00Z">
        <w:del w:id="2477" w:author="Jeff Johnson" w:date="2017-07-12T20:40:00Z">
          <w:r w:rsidDel="005A79F6">
            <w:delText>:access_key_id: "YOUR_ACCESS_KEY"</w:delText>
          </w:r>
          <w:r w:rsidDel="005A79F6">
            <w:br/>
            <w:delText>:secret_access_key: "YOUR_SECRET_ACCESS_KEY" </w:delText>
          </w:r>
        </w:del>
      </w:ins>
      <w:proofErr w:type="spellStart"/>
      <w:ins w:id="2478" w:author="Jeff Johnson" w:date="2017-07-12T20:40:00Z">
        <w:r w:rsidR="005A79F6">
          <w:t>LogStash</w:t>
        </w:r>
        <w:proofErr w:type="spellEnd"/>
        <w:r w:rsidR="005A79F6">
          <w:t xml:space="preserve"> can be installed via the operating system</w:t>
        </w:r>
      </w:ins>
      <w:ins w:id="2479" w:author="Jeff Johnson" w:date="2017-07-12T20:41:00Z">
        <w:r w:rsidR="005A79F6">
          <w:t>’s package management software (e.g. apt for Ubuntu or yum for RHEL/CentOS)</w:t>
        </w:r>
      </w:ins>
      <w:ins w:id="2480" w:author="Jeff Johnson" w:date="2017-07-12T20:42:00Z">
        <w:r w:rsidR="005A79F6">
          <w:t>.</w:t>
        </w:r>
      </w:ins>
      <w:ins w:id="2481" w:author="Jeff Johnson" w:date="2017-07-12T20:43:00Z">
        <w:r w:rsidR="000A1F1C">
          <w:t xml:space="preserve">  When configuring </w:t>
        </w:r>
        <w:proofErr w:type="spellStart"/>
        <w:r w:rsidR="000A1F1C">
          <w:t>LogStash</w:t>
        </w:r>
        <w:proofErr w:type="spellEnd"/>
        <w:r w:rsidR="000A1F1C">
          <w:t xml:space="preserve"> for the Test Delivery Unit deployment, ensure the </w:t>
        </w:r>
        <w:proofErr w:type="spellStart"/>
        <w:r w:rsidR="000A1F1C">
          <w:t>LogStash</w:t>
        </w:r>
        <w:proofErr w:type="spellEnd"/>
        <w:r w:rsidR="000A1F1C">
          <w:t xml:space="preserve"> configuration does not directly interact with the </w:t>
        </w:r>
        <w:proofErr w:type="spellStart"/>
        <w:r w:rsidR="000A1F1C">
          <w:t>Elasticsearch</w:t>
        </w:r>
        <w:proofErr w:type="spellEnd"/>
        <w:r w:rsidR="000A1F1C">
          <w:t xml:space="preserve"> master nodes.  The </w:t>
        </w:r>
      </w:ins>
      <w:proofErr w:type="spellStart"/>
      <w:ins w:id="2482" w:author="Jeff Johnson" w:date="2017-07-12T20:44:00Z">
        <w:r w:rsidR="000A1F1C">
          <w:t>LogStash</w:t>
        </w:r>
        <w:proofErr w:type="spellEnd"/>
        <w:r w:rsidR="000A1F1C">
          <w:t xml:space="preserve"> nodes </w:t>
        </w:r>
      </w:ins>
      <w:ins w:id="2483" w:author="Jeff Johnson" w:date="2017-07-12T20:45:00Z">
        <w:r w:rsidR="000A1F1C">
          <w:t>should</w:t>
        </w:r>
      </w:ins>
      <w:ins w:id="2484" w:author="Jeff Johnson" w:date="2017-07-12T20:44:00Z">
        <w:r w:rsidR="000A1F1C">
          <w:t xml:space="preserve"> </w:t>
        </w:r>
      </w:ins>
      <w:ins w:id="2485" w:author="Jeff Johnson" w:date="2017-07-12T20:45:00Z">
        <w:r w:rsidR="000A1F1C">
          <w:t xml:space="preserve">be configured to </w:t>
        </w:r>
        <w:proofErr w:type="spellStart"/>
        <w:r w:rsidR="000A1F1C">
          <w:t>commuinicate</w:t>
        </w:r>
        <w:proofErr w:type="spellEnd"/>
        <w:r w:rsidR="000A1F1C">
          <w:t xml:space="preserve"> with the </w:t>
        </w:r>
        <w:proofErr w:type="spellStart"/>
        <w:r w:rsidR="000A1F1C">
          <w:t>Elasticsearch</w:t>
        </w:r>
        <w:proofErr w:type="spellEnd"/>
        <w:r w:rsidR="000A1F1C">
          <w:t xml:space="preserve"> data nodes.  Refer to the documentation in </w:t>
        </w:r>
        <w:r w:rsidR="000A1F1C">
          <w:fldChar w:fldCharType="begin"/>
        </w:r>
        <w:r w:rsidR="000A1F1C">
          <w:instrText xml:space="preserve"> HYPERLINK "https://www.elastic.co/guide/en/logstash/5.0/deploying-and-scaling.html" </w:instrText>
        </w:r>
        <w:r w:rsidR="000A1F1C">
          <w:fldChar w:fldCharType="separate"/>
        </w:r>
        <w:r w:rsidR="000A1F1C" w:rsidRPr="000A1F1C">
          <w:rPr>
            <w:rStyle w:val="Hyperlink"/>
          </w:rPr>
          <w:t>this link</w:t>
        </w:r>
        <w:r w:rsidR="000A1F1C">
          <w:fldChar w:fldCharType="end"/>
        </w:r>
      </w:ins>
      <w:ins w:id="2486" w:author="Jeff Johnson" w:date="2017-07-12T20:46:00Z">
        <w:r w:rsidR="000A1F1C">
          <w:rPr>
            <w:rStyle w:val="FootnoteReference"/>
          </w:rPr>
          <w:footnoteReference w:id="18"/>
        </w:r>
      </w:ins>
      <w:ins w:id="2488" w:author="Jeff Johnson" w:date="2017-07-12T20:45:00Z">
        <w:r w:rsidR="000A1F1C">
          <w:t xml:space="preserve"> for more details.</w:t>
        </w:r>
      </w:ins>
    </w:p>
    <w:p w14:paraId="31535507" w14:textId="50E27A06" w:rsidR="009533DA" w:rsidDel="0049726F" w:rsidRDefault="009533DA">
      <w:pPr>
        <w:pStyle w:val="NormalWeb"/>
        <w:shd w:val="clear" w:color="auto" w:fill="FFFFFF"/>
        <w:spacing w:before="150" w:beforeAutospacing="0" w:after="0" w:afterAutospacing="0"/>
        <w:rPr>
          <w:ins w:id="2489" w:author="Michael Trupkin" w:date="2017-07-12T15:47:00Z"/>
          <w:del w:id="2490" w:author="Jeff Johnson" w:date="2017-07-12T20:06:00Z"/>
          <w:rFonts w:ascii="Arial" w:hAnsi="Arial" w:cs="Arial"/>
          <w:color w:val="444444"/>
          <w:sz w:val="21"/>
          <w:szCs w:val="21"/>
        </w:rPr>
      </w:pPr>
      <w:ins w:id="2491" w:author="Michael Trupkin" w:date="2017-07-12T15:45:00Z">
        <w:del w:id="2492" w:author="Jeff Johnson" w:date="2017-07-12T20:48:00Z">
          <w:r w:rsidDel="000A1F1C">
            <w:rPr>
              <w:rFonts w:ascii="Arial" w:hAnsi="Arial" w:cs="Arial"/>
              <w:color w:val="444444"/>
              <w:sz w:val="21"/>
              <w:szCs w:val="21"/>
            </w:rPr>
            <w:delText>Scaling Note from </w:delText>
          </w:r>
          <w:r w:rsidDel="000A1F1C">
            <w:rPr>
              <w:rFonts w:ascii="Arial" w:hAnsi="Arial" w:cs="Arial"/>
              <w:color w:val="444444"/>
              <w:sz w:val="21"/>
              <w:szCs w:val="21"/>
            </w:rPr>
            <w:fldChar w:fldCharType="begin"/>
          </w:r>
          <w:r w:rsidDel="000A1F1C">
            <w:rPr>
              <w:rFonts w:ascii="Arial" w:hAnsi="Arial" w:cs="Arial"/>
              <w:color w:val="444444"/>
              <w:sz w:val="21"/>
              <w:szCs w:val="21"/>
            </w:rPr>
            <w:delInstrText xml:space="preserve"> HYPERLINK "https://www.elastic.co/guide/en/logstash/5.0/deploying-and-scaling.html" </w:delInstrText>
          </w:r>
          <w:r w:rsidDel="000A1F1C">
            <w:rPr>
              <w:rFonts w:ascii="Arial" w:hAnsi="Arial" w:cs="Arial"/>
              <w:color w:val="444444"/>
              <w:sz w:val="21"/>
              <w:szCs w:val="21"/>
            </w:rPr>
            <w:fldChar w:fldCharType="separate"/>
          </w:r>
          <w:r w:rsidDel="000A1F1C">
            <w:rPr>
              <w:rStyle w:val="Hyperlink"/>
              <w:rFonts w:ascii="Arial" w:hAnsi="Arial" w:cs="Arial"/>
              <w:color w:val="3B73AF"/>
              <w:sz w:val="21"/>
              <w:szCs w:val="21"/>
            </w:rPr>
            <w:delText>https://www.elastic.co/guide/en/logstash/5.0/deploying-and-scaling.html</w:delText>
          </w:r>
          <w:r w:rsidDel="000A1F1C">
            <w:rPr>
              <w:rFonts w:ascii="Arial" w:hAnsi="Arial" w:cs="Arial"/>
              <w:color w:val="444444"/>
              <w:sz w:val="21"/>
              <w:szCs w:val="21"/>
            </w:rPr>
            <w:fldChar w:fldCharType="end"/>
          </w:r>
          <w:r w:rsidDel="000A1F1C">
            <w:rPr>
              <w:rFonts w:ascii="Arial" w:hAnsi="Arial" w:cs="Arial"/>
              <w:color w:val="444444"/>
              <w:sz w:val="21"/>
              <w:szCs w:val="21"/>
            </w:rPr>
            <w:delText>: Make sure that your Logstash configuration does not connect directly to Elasticsearch dedicated </w:delText>
          </w:r>
          <w:r w:rsidDel="000A1F1C">
            <w:rPr>
              <w:rFonts w:ascii="Arial" w:hAnsi="Arial" w:cs="Arial"/>
              <w:color w:val="333333"/>
              <w:sz w:val="21"/>
              <w:szCs w:val="21"/>
            </w:rPr>
            <w:fldChar w:fldCharType="begin"/>
          </w:r>
          <w:r w:rsidDel="000A1F1C">
            <w:rPr>
              <w:rFonts w:ascii="Arial" w:hAnsi="Arial" w:cs="Arial"/>
              <w:color w:val="333333"/>
              <w:sz w:val="21"/>
              <w:szCs w:val="21"/>
            </w:rPr>
            <w:delInstrText xml:space="preserve"> HYPERLINK "https://www.elastic.co/guide/en/elasticsearch/reference/5.0/modules-node.html" </w:delInstrText>
          </w:r>
          <w:r w:rsidDel="000A1F1C">
            <w:rPr>
              <w:rFonts w:ascii="Arial" w:hAnsi="Arial" w:cs="Arial"/>
              <w:color w:val="333333"/>
              <w:sz w:val="21"/>
              <w:szCs w:val="21"/>
            </w:rPr>
            <w:fldChar w:fldCharType="separate"/>
          </w:r>
          <w:r w:rsidDel="000A1F1C">
            <w:rPr>
              <w:rStyle w:val="Hyperlink"/>
              <w:rFonts w:ascii="Arial" w:hAnsi="Arial" w:cs="Arial"/>
              <w:color w:val="3B73AF"/>
              <w:sz w:val="21"/>
              <w:szCs w:val="21"/>
            </w:rPr>
            <w:delText>master nodes</w:delText>
          </w:r>
          <w:r w:rsidDel="000A1F1C">
            <w:rPr>
              <w:rFonts w:ascii="Arial" w:hAnsi="Arial" w:cs="Arial"/>
              <w:color w:val="333333"/>
              <w:sz w:val="21"/>
              <w:szCs w:val="21"/>
            </w:rPr>
            <w:fldChar w:fldCharType="end"/>
          </w:r>
          <w:r w:rsidDel="000A1F1C">
            <w:rPr>
              <w:rFonts w:ascii="Arial" w:hAnsi="Arial" w:cs="Arial"/>
              <w:color w:val="444444"/>
              <w:sz w:val="21"/>
              <w:szCs w:val="21"/>
            </w:rPr>
            <w:delText xml:space="preserve">, which perform dedicated cluster management. Connect Logstash to client or data nodes to protect the stability of </w:delText>
          </w:r>
        </w:del>
        <w:del w:id="2493" w:author="Jeff Johnson" w:date="2017-07-12T20:18:00Z">
          <w:r w:rsidDel="00517F0B">
            <w:rPr>
              <w:rFonts w:ascii="Arial" w:hAnsi="Arial" w:cs="Arial"/>
              <w:color w:val="444444"/>
              <w:sz w:val="21"/>
              <w:szCs w:val="21"/>
            </w:rPr>
            <w:delText>your</w:delText>
          </w:r>
        </w:del>
        <w:del w:id="2494" w:author="Jeff Johnson" w:date="2017-07-12T20:48:00Z">
          <w:r w:rsidDel="000A1F1C">
            <w:rPr>
              <w:rFonts w:ascii="Arial" w:hAnsi="Arial" w:cs="Arial"/>
              <w:color w:val="444444"/>
              <w:sz w:val="21"/>
              <w:szCs w:val="21"/>
            </w:rPr>
            <w:delText xml:space="preserve"> Elasticsearch cluster.</w:delText>
          </w:r>
        </w:del>
      </w:ins>
    </w:p>
    <w:p w14:paraId="7A2CEC8F" w14:textId="77777777" w:rsidR="00E84562" w:rsidRDefault="00E84562">
      <w:pPr>
        <w:rPr>
          <w:ins w:id="2495" w:author="Michael Trupkin" w:date="2017-07-12T15:47:00Z"/>
        </w:rPr>
        <w:pPrChange w:id="2496" w:author="Jeff Johnson" w:date="2017-07-12T20:48:00Z">
          <w:pPr>
            <w:pStyle w:val="NormalWeb"/>
            <w:shd w:val="clear" w:color="auto" w:fill="FFFFFF"/>
            <w:spacing w:before="150" w:beforeAutospacing="0" w:after="0" w:afterAutospacing="0"/>
          </w:pPr>
        </w:pPrChange>
      </w:pPr>
    </w:p>
    <w:p w14:paraId="228E1CE2" w14:textId="3E3B1ED7" w:rsidR="00E84562" w:rsidRDefault="00E84562">
      <w:pPr>
        <w:pStyle w:val="Heading3"/>
        <w:rPr>
          <w:ins w:id="2497" w:author="Michael Trupkin" w:date="2017-07-12T15:47:00Z"/>
          <w:rFonts w:eastAsia="Times New Roman"/>
        </w:rPr>
        <w:pPrChange w:id="2498" w:author="Jeff Johnson" w:date="2017-07-12T20:06:00Z">
          <w:pPr>
            <w:pStyle w:val="Heading3"/>
            <w:shd w:val="clear" w:color="auto" w:fill="FFFFFF"/>
            <w:spacing w:before="150" w:after="0"/>
          </w:pPr>
        </w:pPrChange>
      </w:pPr>
      <w:bookmarkStart w:id="2499" w:name="_Toc487713884"/>
      <w:ins w:id="2500" w:author="Michael Trupkin" w:date="2017-07-12T15:47:00Z">
        <w:r>
          <w:rPr>
            <w:rFonts w:eastAsia="Times New Roman"/>
          </w:rPr>
          <w:t>Long term Elastic Search data maintenance</w:t>
        </w:r>
        <w:bookmarkEnd w:id="2499"/>
      </w:ins>
    </w:p>
    <w:p w14:paraId="2CB1CBB5" w14:textId="5EF62D2B" w:rsidR="00E84562" w:rsidDel="005C2A7E" w:rsidRDefault="005C2A7E">
      <w:pPr>
        <w:pStyle w:val="NormalWeb"/>
        <w:shd w:val="clear" w:color="auto" w:fill="FFFFFF"/>
        <w:spacing w:before="150" w:beforeAutospacing="0" w:after="0" w:afterAutospacing="0"/>
        <w:ind w:firstLine="720"/>
        <w:rPr>
          <w:ins w:id="2501" w:author="Michael Trupkin" w:date="2017-07-12T15:47:00Z"/>
          <w:del w:id="2502" w:author="Jeff Johnson" w:date="2017-07-12T20:14:00Z"/>
          <w:rFonts w:ascii="Arial" w:hAnsi="Arial" w:cs="Arial"/>
          <w:color w:val="333333"/>
          <w:sz w:val="21"/>
          <w:szCs w:val="21"/>
        </w:rPr>
        <w:pPrChange w:id="2503" w:author="Michael Trupkin" w:date="2017-07-12T16:14:00Z">
          <w:pPr>
            <w:pStyle w:val="NormalWeb"/>
            <w:shd w:val="clear" w:color="auto" w:fill="FFFFFF"/>
            <w:spacing w:before="150" w:beforeAutospacing="0" w:after="0" w:afterAutospacing="0"/>
          </w:pPr>
        </w:pPrChange>
      </w:pPr>
      <w:ins w:id="2504" w:author="Jeff Johnson" w:date="2017-07-12T20:11:00Z">
        <w:r>
          <w:rPr>
            <w:rFonts w:ascii="Arial" w:hAnsi="Arial" w:cs="Arial"/>
            <w:color w:val="333333"/>
            <w:sz w:val="21"/>
            <w:szCs w:val="21"/>
          </w:rPr>
          <w:t xml:space="preserve">To prevent the </w:t>
        </w:r>
        <w:proofErr w:type="spellStart"/>
        <w:r>
          <w:rPr>
            <w:rFonts w:ascii="Arial" w:hAnsi="Arial" w:cs="Arial"/>
            <w:color w:val="333333"/>
            <w:sz w:val="21"/>
            <w:szCs w:val="21"/>
          </w:rPr>
          <w:t>Elasticsearch</w:t>
        </w:r>
        <w:proofErr w:type="spellEnd"/>
        <w:r>
          <w:rPr>
            <w:rFonts w:ascii="Arial" w:hAnsi="Arial" w:cs="Arial"/>
            <w:color w:val="333333"/>
            <w:sz w:val="21"/>
            <w:szCs w:val="21"/>
          </w:rPr>
          <w:t xml:space="preserve"> cluster from reaching capacity, old data must be removed.</w:t>
        </w:r>
      </w:ins>
      <w:ins w:id="2505" w:author="Jeff Johnson" w:date="2017-07-12T20:12:00Z">
        <w:r>
          <w:rPr>
            <w:rFonts w:ascii="Arial" w:hAnsi="Arial" w:cs="Arial"/>
            <w:color w:val="333333"/>
            <w:sz w:val="21"/>
            <w:szCs w:val="21"/>
          </w:rPr>
          <w:t xml:space="preserve"> </w:t>
        </w:r>
      </w:ins>
      <w:ins w:id="2506" w:author="Michael Trupkin" w:date="2017-07-12T15:47:00Z">
        <w:del w:id="2507" w:author="Jeff Johnson" w:date="2017-07-12T20:12:00Z">
          <w:r w:rsidR="00E84562" w:rsidDel="005C2A7E">
            <w:rPr>
              <w:rFonts w:ascii="Arial" w:hAnsi="Arial" w:cs="Arial"/>
              <w:color w:val="333333"/>
              <w:sz w:val="21"/>
              <w:szCs w:val="21"/>
            </w:rPr>
            <w:delText>It's important to periodically remove old information from elastic search so the cluster doesn't grow too large.</w:delText>
          </w:r>
        </w:del>
      </w:ins>
      <w:ins w:id="2508" w:author="Michael Trupkin" w:date="2017-07-12T16:14:00Z">
        <w:del w:id="2509" w:author="Jeff Johnson" w:date="2017-07-12T20:12:00Z">
          <w:r w:rsidR="005569DC" w:rsidDel="005C2A7E">
            <w:rPr>
              <w:rFonts w:ascii="Arial" w:hAnsi="Arial" w:cs="Arial"/>
              <w:color w:val="333333"/>
              <w:sz w:val="21"/>
              <w:szCs w:val="21"/>
            </w:rPr>
            <w:delText xml:space="preserve"> </w:delText>
          </w:r>
        </w:del>
        <w:r w:rsidR="005569DC">
          <w:rPr>
            <w:rFonts w:ascii="Arial" w:hAnsi="Arial" w:cs="Arial"/>
            <w:color w:val="333333"/>
            <w:sz w:val="21"/>
            <w:szCs w:val="21"/>
          </w:rPr>
          <w:t xml:space="preserve"> </w:t>
        </w:r>
      </w:ins>
      <w:ins w:id="2510" w:author="Michael Trupkin" w:date="2017-07-12T15:47:00Z">
        <w:r w:rsidR="00E84562">
          <w:rPr>
            <w:rFonts w:ascii="Arial" w:hAnsi="Arial" w:cs="Arial"/>
            <w:color w:val="333333"/>
            <w:sz w:val="21"/>
            <w:szCs w:val="21"/>
          </w:rPr>
          <w:t xml:space="preserve">One tool that makes this easy is called 'curator', </w:t>
        </w:r>
        <w:del w:id="2511" w:author="Jeff Johnson" w:date="2017-07-12T20:13:00Z">
          <w:r w:rsidR="00E84562" w:rsidDel="005C2A7E">
            <w:rPr>
              <w:rFonts w:ascii="Arial" w:hAnsi="Arial" w:cs="Arial"/>
              <w:color w:val="333333"/>
              <w:sz w:val="21"/>
              <w:szCs w:val="21"/>
            </w:rPr>
            <w:delText>and it</w:delText>
          </w:r>
        </w:del>
      </w:ins>
      <w:ins w:id="2512" w:author="Jeff Johnson" w:date="2017-07-12T20:13:00Z">
        <w:r>
          <w:rPr>
            <w:rFonts w:ascii="Arial" w:hAnsi="Arial" w:cs="Arial"/>
            <w:color w:val="333333"/>
            <w:sz w:val="21"/>
            <w:szCs w:val="21"/>
          </w:rPr>
          <w:t xml:space="preserve">a </w:t>
        </w:r>
      </w:ins>
      <w:ins w:id="2513" w:author="Jeff Johnson" w:date="2017-07-12T20:33:00Z">
        <w:r w:rsidR="005A79F6">
          <w:rPr>
            <w:rFonts w:ascii="Arial" w:hAnsi="Arial" w:cs="Arial"/>
            <w:color w:val="333333"/>
            <w:sz w:val="21"/>
            <w:szCs w:val="21"/>
          </w:rPr>
          <w:t xml:space="preserve">Python </w:t>
        </w:r>
      </w:ins>
      <w:ins w:id="2514" w:author="Jeff Johnson" w:date="2017-07-12T20:13:00Z">
        <w:r>
          <w:rPr>
            <w:rFonts w:ascii="Arial" w:hAnsi="Arial" w:cs="Arial"/>
            <w:color w:val="333333"/>
            <w:sz w:val="21"/>
            <w:szCs w:val="21"/>
          </w:rPr>
          <w:t>tool</w:t>
        </w:r>
      </w:ins>
      <w:ins w:id="2515" w:author="Michael Trupkin" w:date="2017-07-12T15:47:00Z">
        <w:r w:rsidR="00E84562">
          <w:rPr>
            <w:rFonts w:ascii="Arial" w:hAnsi="Arial" w:cs="Arial"/>
            <w:color w:val="333333"/>
            <w:sz w:val="21"/>
            <w:szCs w:val="21"/>
          </w:rPr>
          <w:t xml:space="preserve"> supported by </w:t>
        </w:r>
        <w:proofErr w:type="spellStart"/>
        <w:r w:rsidR="00E84562">
          <w:rPr>
            <w:rFonts w:ascii="Arial" w:hAnsi="Arial" w:cs="Arial"/>
            <w:color w:val="333333"/>
            <w:sz w:val="21"/>
            <w:szCs w:val="21"/>
          </w:rPr>
          <w:t>Elastic</w:t>
        </w:r>
      </w:ins>
      <w:ins w:id="2516" w:author="Jeff Johnson" w:date="2017-07-12T20:13:00Z">
        <w:r>
          <w:rPr>
            <w:rFonts w:ascii="Arial" w:hAnsi="Arial" w:cs="Arial"/>
            <w:color w:val="333333"/>
            <w:sz w:val="21"/>
            <w:szCs w:val="21"/>
          </w:rPr>
          <w:t>search</w:t>
        </w:r>
      </w:ins>
      <w:proofErr w:type="spellEnd"/>
      <w:ins w:id="2517" w:author="Michael Trupkin" w:date="2017-07-12T15:47:00Z">
        <w:r w:rsidR="00E84562">
          <w:rPr>
            <w:rFonts w:ascii="Arial" w:hAnsi="Arial" w:cs="Arial"/>
            <w:color w:val="333333"/>
            <w:sz w:val="21"/>
            <w:szCs w:val="21"/>
          </w:rPr>
          <w:t xml:space="preserve">. </w:t>
        </w:r>
      </w:ins>
      <w:ins w:id="2518" w:author="Jeff Johnson" w:date="2017-07-12T20:13:00Z">
        <w:r>
          <w:rPr>
            <w:rFonts w:ascii="Arial" w:hAnsi="Arial" w:cs="Arial"/>
            <w:color w:val="333333"/>
            <w:sz w:val="21"/>
            <w:szCs w:val="21"/>
          </w:rPr>
          <w:t xml:space="preserve">Shown </w:t>
        </w:r>
      </w:ins>
      <w:ins w:id="2519" w:author="Michael Trupkin" w:date="2017-07-12T15:47:00Z">
        <w:del w:id="2520" w:author="Jeff Johnson" w:date="2017-07-12T20:13:00Z">
          <w:r w:rsidR="00E84562" w:rsidDel="005C2A7E">
            <w:rPr>
              <w:rFonts w:ascii="Arial" w:hAnsi="Arial" w:cs="Arial"/>
              <w:color w:val="333333"/>
              <w:sz w:val="21"/>
              <w:szCs w:val="21"/>
            </w:rPr>
            <w:delText>We have</w:delText>
          </w:r>
        </w:del>
      </w:ins>
      <w:ins w:id="2521" w:author="Jeff Johnson" w:date="2017-07-12T20:13:00Z">
        <w:r>
          <w:rPr>
            <w:rFonts w:ascii="Arial" w:hAnsi="Arial" w:cs="Arial"/>
            <w:color w:val="333333"/>
            <w:sz w:val="21"/>
            <w:szCs w:val="21"/>
          </w:rPr>
          <w:t>below are</w:t>
        </w:r>
      </w:ins>
      <w:ins w:id="2522" w:author="Michael Trupkin" w:date="2017-07-12T15:47:00Z">
        <w:r w:rsidR="00E84562">
          <w:rPr>
            <w:rFonts w:ascii="Arial" w:hAnsi="Arial" w:cs="Arial"/>
            <w:color w:val="333333"/>
            <w:sz w:val="21"/>
            <w:szCs w:val="21"/>
          </w:rPr>
          <w:t xml:space="preserve"> </w:t>
        </w:r>
        <w:del w:id="2523" w:author="Jeff Johnson" w:date="2017-07-12T20:13:00Z">
          <w:r w:rsidR="00E84562" w:rsidDel="005C2A7E">
            <w:rPr>
              <w:rFonts w:ascii="Arial" w:hAnsi="Arial" w:cs="Arial"/>
              <w:color w:val="333333"/>
              <w:sz w:val="21"/>
              <w:szCs w:val="21"/>
            </w:rPr>
            <w:delText xml:space="preserve">provided some </w:delText>
          </w:r>
        </w:del>
        <w:r w:rsidR="00E84562">
          <w:rPr>
            <w:rFonts w:ascii="Arial" w:hAnsi="Arial" w:cs="Arial"/>
            <w:color w:val="333333"/>
            <w:sz w:val="21"/>
            <w:szCs w:val="21"/>
          </w:rPr>
          <w:t xml:space="preserve">simple curator actions that can help </w:t>
        </w:r>
        <w:del w:id="2524" w:author="Jeff Johnson" w:date="2017-07-12T20:13:00Z">
          <w:r w:rsidR="00E84562" w:rsidDel="005C2A7E">
            <w:rPr>
              <w:rFonts w:ascii="Arial" w:hAnsi="Arial" w:cs="Arial"/>
              <w:color w:val="333333"/>
              <w:sz w:val="21"/>
              <w:szCs w:val="21"/>
            </w:rPr>
            <w:delText>with this process</w:delText>
          </w:r>
        </w:del>
      </w:ins>
      <w:ins w:id="2525" w:author="Jeff Johnson" w:date="2017-07-12T20:13:00Z">
        <w:r>
          <w:rPr>
            <w:rFonts w:ascii="Arial" w:hAnsi="Arial" w:cs="Arial"/>
            <w:color w:val="333333"/>
            <w:sz w:val="21"/>
            <w:szCs w:val="21"/>
          </w:rPr>
          <w:t>wi</w:t>
        </w:r>
      </w:ins>
      <w:ins w:id="2526" w:author="Jeff Johnson" w:date="2017-07-13T12:52:00Z">
        <w:r w:rsidR="0055559B">
          <w:rPr>
            <w:rFonts w:ascii="Arial" w:hAnsi="Arial" w:cs="Arial"/>
            <w:color w:val="333333"/>
            <w:sz w:val="21"/>
            <w:szCs w:val="21"/>
          </w:rPr>
          <w:t>t</w:t>
        </w:r>
      </w:ins>
      <w:ins w:id="2527" w:author="Jeff Johnson" w:date="2017-07-12T20:13:00Z">
        <w:r>
          <w:rPr>
            <w:rFonts w:ascii="Arial" w:hAnsi="Arial" w:cs="Arial"/>
            <w:color w:val="333333"/>
            <w:sz w:val="21"/>
            <w:szCs w:val="21"/>
          </w:rPr>
          <w:t xml:space="preserve">h </w:t>
        </w:r>
        <w:proofErr w:type="spellStart"/>
        <w:r>
          <w:rPr>
            <w:rFonts w:ascii="Arial" w:hAnsi="Arial" w:cs="Arial"/>
            <w:color w:val="333333"/>
            <w:sz w:val="21"/>
            <w:szCs w:val="21"/>
          </w:rPr>
          <w:t>Elasticsearch</w:t>
        </w:r>
        <w:proofErr w:type="spellEnd"/>
        <w:r>
          <w:rPr>
            <w:rFonts w:ascii="Arial" w:hAnsi="Arial" w:cs="Arial"/>
            <w:color w:val="333333"/>
            <w:sz w:val="21"/>
            <w:szCs w:val="21"/>
          </w:rPr>
          <w:t xml:space="preserve"> cluster maintenance</w:t>
        </w:r>
      </w:ins>
      <w:ins w:id="2528" w:author="Michael Trupkin" w:date="2017-07-12T15:47:00Z">
        <w:r w:rsidR="00E84562">
          <w:rPr>
            <w:rFonts w:ascii="Arial" w:hAnsi="Arial" w:cs="Arial"/>
            <w:color w:val="333333"/>
            <w:sz w:val="21"/>
            <w:szCs w:val="21"/>
          </w:rPr>
          <w:t>.</w:t>
        </w:r>
      </w:ins>
      <w:ins w:id="2529" w:author="Jeff Johnson" w:date="2017-07-12T20:14:00Z">
        <w:r>
          <w:rPr>
            <w:rFonts w:ascii="Arial" w:hAnsi="Arial" w:cs="Arial"/>
            <w:color w:val="333333"/>
            <w:sz w:val="21"/>
            <w:szCs w:val="21"/>
          </w:rPr>
          <w:t xml:space="preserve">  </w:t>
        </w:r>
      </w:ins>
    </w:p>
    <w:p w14:paraId="1BCBB940" w14:textId="77777777" w:rsidR="005A79F6" w:rsidRDefault="00E84562" w:rsidP="005A79F6">
      <w:pPr>
        <w:pStyle w:val="NormalWeb"/>
        <w:shd w:val="clear" w:color="auto" w:fill="FFFFFF"/>
        <w:spacing w:before="150" w:beforeAutospacing="0" w:after="0" w:afterAutospacing="0"/>
        <w:rPr>
          <w:ins w:id="2530" w:author="Jeff Johnson" w:date="2017-07-12T20:34:00Z"/>
          <w:rFonts w:ascii="Arial" w:hAnsi="Arial" w:cs="Arial"/>
          <w:color w:val="333333"/>
          <w:sz w:val="21"/>
          <w:szCs w:val="21"/>
        </w:rPr>
      </w:pPr>
      <w:ins w:id="2531" w:author="Michael Trupkin" w:date="2017-07-12T15:47:00Z">
        <w:del w:id="2532" w:author="Jeff Johnson" w:date="2017-07-12T20:14:00Z">
          <w:r w:rsidDel="005C2A7E">
            <w:rPr>
              <w:rFonts w:ascii="Arial" w:hAnsi="Arial" w:cs="Arial"/>
              <w:color w:val="333333"/>
              <w:sz w:val="21"/>
              <w:szCs w:val="21"/>
            </w:rPr>
            <w:delText>Curator is documented</w:delText>
          </w:r>
          <w:r w:rsidR="005569DC" w:rsidDel="005C2A7E">
            <w:rPr>
              <w:rFonts w:ascii="Arial" w:hAnsi="Arial" w:cs="Arial"/>
              <w:color w:val="333333"/>
              <w:sz w:val="21"/>
              <w:szCs w:val="21"/>
            </w:rPr>
            <w:delText xml:space="preserve"> </w:delText>
          </w:r>
        </w:del>
      </w:ins>
      <w:ins w:id="2533" w:author="Michael Trupkin" w:date="2017-07-12T16:14:00Z">
        <w:del w:id="2534" w:author="Jeff Johnson" w:date="2017-07-12T20:14:00Z">
          <w:r w:rsidR="005569DC" w:rsidDel="005C2A7E">
            <w:rPr>
              <w:rFonts w:ascii="Arial" w:hAnsi="Arial" w:cs="Arial"/>
              <w:color w:val="333333"/>
              <w:sz w:val="21"/>
              <w:szCs w:val="21"/>
            </w:rPr>
            <w:delText>a</w:delText>
          </w:r>
        </w:del>
      </w:ins>
      <w:ins w:id="2535" w:author="Michael Trupkin" w:date="2017-07-12T15:47:00Z">
        <w:del w:id="2536" w:author="Jeff Johnson" w:date="2017-07-12T20:14:00Z">
          <w:r w:rsidDel="005C2A7E">
            <w:rPr>
              <w:rFonts w:ascii="Arial" w:hAnsi="Arial" w:cs="Arial"/>
              <w:color w:val="333333"/>
              <w:sz w:val="21"/>
              <w:szCs w:val="21"/>
            </w:rPr>
            <w:delText>t</w:delText>
          </w:r>
        </w:del>
      </w:ins>
      <w:ins w:id="2537" w:author="Jeff Johnson" w:date="2017-07-12T20:14:00Z">
        <w:r w:rsidR="005C2A7E">
          <w:rPr>
            <w:rFonts w:ascii="Arial" w:hAnsi="Arial" w:cs="Arial"/>
            <w:color w:val="333333"/>
            <w:sz w:val="21"/>
            <w:szCs w:val="21"/>
          </w:rPr>
          <w:t xml:space="preserve">Documentation for the curator application can be found </w:t>
        </w:r>
        <w:r w:rsidR="005C2A7E">
          <w:rPr>
            <w:rFonts w:ascii="Arial" w:hAnsi="Arial" w:cs="Arial"/>
            <w:color w:val="333333"/>
            <w:sz w:val="21"/>
            <w:szCs w:val="21"/>
          </w:rPr>
          <w:fldChar w:fldCharType="begin"/>
        </w:r>
        <w:r w:rsidR="005C2A7E">
          <w:rPr>
            <w:rFonts w:ascii="Arial" w:hAnsi="Arial" w:cs="Arial"/>
            <w:color w:val="333333"/>
            <w:sz w:val="21"/>
            <w:szCs w:val="21"/>
          </w:rPr>
          <w:instrText xml:space="preserve"> HYPERLINK "https://www.elastic.co/guide/en/elasticsearch/client/curator/current/index.html" </w:instrText>
        </w:r>
        <w:r w:rsidR="005C2A7E">
          <w:rPr>
            <w:rFonts w:ascii="Arial" w:hAnsi="Arial" w:cs="Arial"/>
            <w:color w:val="333333"/>
            <w:sz w:val="21"/>
            <w:szCs w:val="21"/>
          </w:rPr>
          <w:fldChar w:fldCharType="separate"/>
        </w:r>
        <w:r w:rsidR="005C2A7E" w:rsidRPr="005C2A7E">
          <w:rPr>
            <w:rStyle w:val="Hyperlink"/>
            <w:rFonts w:ascii="Arial" w:hAnsi="Arial" w:cs="Arial"/>
            <w:sz w:val="21"/>
            <w:szCs w:val="21"/>
          </w:rPr>
          <w:t>here</w:t>
        </w:r>
        <w:r w:rsidR="005C2A7E">
          <w:rPr>
            <w:rFonts w:ascii="Arial" w:hAnsi="Arial" w:cs="Arial"/>
            <w:color w:val="333333"/>
            <w:sz w:val="21"/>
            <w:szCs w:val="21"/>
          </w:rPr>
          <w:fldChar w:fldCharType="end"/>
        </w:r>
        <w:r w:rsidR="005C2A7E">
          <w:rPr>
            <w:rStyle w:val="FootnoteReference"/>
            <w:rFonts w:ascii="Arial" w:hAnsi="Arial" w:cs="Arial"/>
            <w:color w:val="333333"/>
            <w:sz w:val="21"/>
            <w:szCs w:val="21"/>
          </w:rPr>
          <w:footnoteReference w:id="19"/>
        </w:r>
        <w:r w:rsidR="00101049">
          <w:rPr>
            <w:rFonts w:ascii="Arial" w:hAnsi="Arial" w:cs="Arial"/>
            <w:color w:val="333333"/>
            <w:sz w:val="21"/>
            <w:szCs w:val="21"/>
          </w:rPr>
          <w:t xml:space="preserve">, and documentation for configuring curator to suit environment needs can be found </w:t>
        </w:r>
      </w:ins>
      <w:ins w:id="2539" w:author="Jeff Johnson" w:date="2017-07-12T20:32:00Z">
        <w:r w:rsidR="008A57AE">
          <w:rPr>
            <w:rFonts w:ascii="Arial" w:hAnsi="Arial" w:cs="Arial"/>
            <w:color w:val="333333"/>
            <w:sz w:val="21"/>
            <w:szCs w:val="21"/>
          </w:rPr>
          <w:fldChar w:fldCharType="begin"/>
        </w:r>
        <w:r w:rsidR="008A57AE">
          <w:rPr>
            <w:rFonts w:ascii="Arial" w:hAnsi="Arial" w:cs="Arial"/>
            <w:color w:val="333333"/>
            <w:sz w:val="21"/>
            <w:szCs w:val="21"/>
          </w:rPr>
          <w:instrText xml:space="preserve"> HYPERLINK "https://www.elastic.co/guide/en/elasticsearch/client/curator/current/configfile.html" </w:instrText>
        </w:r>
        <w:r w:rsidR="008A57AE">
          <w:rPr>
            <w:rFonts w:ascii="Arial" w:hAnsi="Arial" w:cs="Arial"/>
            <w:color w:val="333333"/>
            <w:sz w:val="21"/>
            <w:szCs w:val="21"/>
          </w:rPr>
          <w:fldChar w:fldCharType="separate"/>
        </w:r>
        <w:r w:rsidR="00101049" w:rsidRPr="008A57AE">
          <w:rPr>
            <w:rStyle w:val="Hyperlink"/>
            <w:rFonts w:ascii="Arial" w:hAnsi="Arial" w:cs="Arial"/>
            <w:sz w:val="21"/>
            <w:szCs w:val="21"/>
          </w:rPr>
          <w:t>here</w:t>
        </w:r>
        <w:r w:rsidR="008A57AE">
          <w:rPr>
            <w:rFonts w:ascii="Arial" w:hAnsi="Arial" w:cs="Arial"/>
            <w:color w:val="333333"/>
            <w:sz w:val="21"/>
            <w:szCs w:val="21"/>
          </w:rPr>
          <w:fldChar w:fldCharType="end"/>
        </w:r>
      </w:ins>
      <w:ins w:id="2540" w:author="Jeff Johnson" w:date="2017-07-12T20:33:00Z">
        <w:r w:rsidR="008A57AE">
          <w:rPr>
            <w:rStyle w:val="FootnoteReference"/>
            <w:rFonts w:ascii="Arial" w:hAnsi="Arial" w:cs="Arial"/>
            <w:color w:val="333333"/>
            <w:sz w:val="21"/>
            <w:szCs w:val="21"/>
          </w:rPr>
          <w:footnoteReference w:id="20"/>
        </w:r>
      </w:ins>
      <w:ins w:id="2542" w:author="Jeff Johnson" w:date="2017-07-12T20:14:00Z">
        <w:r w:rsidR="00101049">
          <w:rPr>
            <w:rFonts w:ascii="Arial" w:hAnsi="Arial" w:cs="Arial"/>
            <w:color w:val="333333"/>
            <w:sz w:val="21"/>
            <w:szCs w:val="21"/>
          </w:rPr>
          <w:t>.</w:t>
        </w:r>
      </w:ins>
    </w:p>
    <w:p w14:paraId="3BE0A09E" w14:textId="718E7A07" w:rsidR="00E84562" w:rsidRPr="005A79F6" w:rsidDel="005A79F6" w:rsidRDefault="005569DC">
      <w:pPr>
        <w:pStyle w:val="Heading3"/>
        <w:ind w:left="0" w:firstLine="720"/>
        <w:rPr>
          <w:ins w:id="2543" w:author="Michael Trupkin" w:date="2017-07-12T15:47:00Z"/>
          <w:del w:id="2544" w:author="Jeff Johnson" w:date="2017-07-12T20:34:00Z"/>
          <w:rFonts w:ascii="Arial" w:hAnsi="Arial" w:cs="Arial"/>
          <w:color w:val="333333"/>
          <w:sz w:val="21"/>
          <w:szCs w:val="21"/>
          <w:rPrChange w:id="2545" w:author="Jeff Johnson" w:date="2017-07-12T20:34:00Z">
            <w:rPr>
              <w:ins w:id="2546" w:author="Michael Trupkin" w:date="2017-07-12T15:47:00Z"/>
              <w:del w:id="2547" w:author="Jeff Johnson" w:date="2017-07-12T20:34:00Z"/>
            </w:rPr>
          </w:rPrChange>
        </w:rPr>
        <w:pPrChange w:id="2548" w:author="Jeff Johnson" w:date="2017-07-12T20:34:00Z">
          <w:pPr>
            <w:pStyle w:val="NormalWeb"/>
            <w:shd w:val="clear" w:color="auto" w:fill="FFFFFF"/>
            <w:spacing w:before="150" w:beforeAutospacing="0" w:after="0" w:afterAutospacing="0"/>
          </w:pPr>
        </w:pPrChange>
      </w:pPr>
      <w:ins w:id="2549" w:author="Michael Trupkin" w:date="2017-07-12T15:47:00Z">
        <w:del w:id="2550" w:author="Jeff Johnson" w:date="2017-07-12T20:15:00Z">
          <w:r w:rsidDel="005C2A7E">
            <w:delText xml:space="preserve"> </w:delText>
          </w:r>
          <w:r w:rsidR="00E84562" w:rsidDel="005C2A7E">
            <w:rPr>
              <w:b w:val="0"/>
              <w:bCs w:val="0"/>
            </w:rPr>
            <w:fldChar w:fldCharType="begin"/>
          </w:r>
          <w:r w:rsidR="00E84562" w:rsidDel="005C2A7E">
            <w:delInstrText xml:space="preserve"> HYPERLINK "https://www.elastic.co/guide/en/elasticsearch/client/curator/current/index.html" </w:delInstrText>
          </w:r>
          <w:r w:rsidR="00E84562" w:rsidDel="005C2A7E">
            <w:rPr>
              <w:b w:val="0"/>
              <w:bCs w:val="0"/>
            </w:rPr>
            <w:fldChar w:fldCharType="separate"/>
          </w:r>
          <w:r w:rsidR="00E84562" w:rsidDel="005C2A7E">
            <w:rPr>
              <w:rStyle w:val="Hyperlink"/>
              <w:rFonts w:ascii="Arial" w:hAnsi="Arial" w:cs="Arial"/>
              <w:color w:val="3B73AF"/>
              <w:sz w:val="21"/>
              <w:szCs w:val="21"/>
            </w:rPr>
            <w:delText>https://www.elastic.co/guide/en/elasticsearch/client/curator/current/index.html</w:delText>
          </w:r>
          <w:r w:rsidR="00E84562" w:rsidDel="005C2A7E">
            <w:rPr>
              <w:b w:val="0"/>
              <w:bCs w:val="0"/>
            </w:rPr>
            <w:fldChar w:fldCharType="end"/>
          </w:r>
          <w:r w:rsidR="00E84562" w:rsidDel="005C2A7E">
            <w:delText>, and can be installed as follows:</w:delText>
          </w:r>
        </w:del>
      </w:ins>
    </w:p>
    <w:p w14:paraId="337E9A47" w14:textId="5B26B4A2" w:rsidR="00E84562" w:rsidDel="005A79F6" w:rsidRDefault="00E84562">
      <w:pPr>
        <w:pStyle w:val="HTMLPreformatted"/>
        <w:shd w:val="clear" w:color="auto" w:fill="FFFFFF"/>
        <w:spacing w:before="150"/>
        <w:rPr>
          <w:ins w:id="2551" w:author="Michael Trupkin" w:date="2017-07-12T15:47:00Z"/>
          <w:del w:id="2552" w:author="Jeff Johnson" w:date="2017-07-12T20:34:00Z"/>
          <w:color w:val="333333"/>
          <w:sz w:val="21"/>
          <w:szCs w:val="21"/>
        </w:rPr>
      </w:pPr>
      <w:ins w:id="2553" w:author="Michael Trupkin" w:date="2017-07-12T15:47:00Z">
        <w:del w:id="2554" w:author="Jeff Johnson" w:date="2017-07-12T20:34:00Z">
          <w:r w:rsidDel="005A79F6">
            <w:rPr>
              <w:color w:val="333333"/>
              <w:sz w:val="21"/>
              <w:szCs w:val="21"/>
            </w:rPr>
            <w:delText>$ sudo apt install python3-pip</w:delText>
          </w:r>
        </w:del>
      </w:ins>
    </w:p>
    <w:p w14:paraId="1AF15735" w14:textId="76ECA4C2" w:rsidR="00E84562" w:rsidDel="005A79F6" w:rsidRDefault="00E84562">
      <w:pPr>
        <w:pStyle w:val="HTMLPreformatted"/>
        <w:shd w:val="clear" w:color="auto" w:fill="FFFFFF"/>
        <w:spacing w:before="150"/>
        <w:rPr>
          <w:ins w:id="2555" w:author="Michael Trupkin" w:date="2017-07-12T15:47:00Z"/>
          <w:del w:id="2556" w:author="Jeff Johnson" w:date="2017-07-12T20:34:00Z"/>
          <w:color w:val="333333"/>
          <w:sz w:val="21"/>
          <w:szCs w:val="21"/>
        </w:rPr>
      </w:pPr>
      <w:ins w:id="2557" w:author="Michael Trupkin" w:date="2017-07-12T15:47:00Z">
        <w:del w:id="2558" w:author="Jeff Johnson" w:date="2017-07-12T20:34:00Z">
          <w:r w:rsidDel="005A79F6">
            <w:rPr>
              <w:color w:val="333333"/>
              <w:sz w:val="21"/>
              <w:szCs w:val="21"/>
            </w:rPr>
            <w:delText>$ sudo pip install elasticsearch-curator</w:delText>
          </w:r>
        </w:del>
      </w:ins>
    </w:p>
    <w:p w14:paraId="37AB55AF" w14:textId="546D2C94" w:rsidR="00E84562" w:rsidDel="005A79F6" w:rsidRDefault="00E84562">
      <w:pPr>
        <w:pStyle w:val="NormalWeb"/>
        <w:shd w:val="clear" w:color="auto" w:fill="FFFFFF"/>
        <w:spacing w:before="150" w:beforeAutospacing="0" w:after="0" w:afterAutospacing="0"/>
        <w:rPr>
          <w:ins w:id="2559" w:author="Michael Trupkin" w:date="2017-07-12T15:47:00Z"/>
          <w:del w:id="2560" w:author="Jeff Johnson" w:date="2017-07-12T20:34:00Z"/>
          <w:rFonts w:ascii="Arial" w:hAnsi="Arial" w:cs="Arial"/>
          <w:color w:val="333333"/>
          <w:sz w:val="21"/>
          <w:szCs w:val="21"/>
        </w:rPr>
      </w:pPr>
      <w:ins w:id="2561" w:author="Michael Trupkin" w:date="2017-07-12T15:47:00Z">
        <w:del w:id="2562" w:author="Jeff Johnson" w:date="2017-07-12T20:34:00Z">
          <w:r w:rsidRPr="005C2A7E" w:rsidDel="005A79F6">
            <w:rPr>
              <w:rFonts w:ascii="Arial" w:hAnsi="Arial" w:cs="Arial"/>
              <w:color w:val="333333"/>
              <w:sz w:val="21"/>
              <w:szCs w:val="21"/>
            </w:rPr>
            <w:delText>Configure curator by customizing the curator configuration file as described here: </w:delText>
          </w:r>
          <w:r w:rsidDel="005A79F6">
            <w:rPr>
              <w:rFonts w:ascii="Arial" w:hAnsi="Arial" w:cs="Arial"/>
              <w:color w:val="333333"/>
              <w:sz w:val="21"/>
              <w:szCs w:val="21"/>
            </w:rPr>
            <w:fldChar w:fldCharType="begin"/>
          </w:r>
          <w:r w:rsidDel="005A79F6">
            <w:rPr>
              <w:rFonts w:ascii="Arial" w:hAnsi="Arial" w:cs="Arial"/>
              <w:color w:val="333333"/>
              <w:sz w:val="21"/>
              <w:szCs w:val="21"/>
            </w:rPr>
            <w:delInstrText xml:space="preserve"> HYPERLINK "https://www.elastic.co/guide/en/elasticsearch/client/curator/current/configfile.html" </w:delInstrText>
          </w:r>
          <w:r w:rsidDel="005A79F6">
            <w:rPr>
              <w:rFonts w:ascii="Arial" w:hAnsi="Arial" w:cs="Arial"/>
              <w:color w:val="333333"/>
              <w:sz w:val="21"/>
              <w:szCs w:val="21"/>
            </w:rPr>
            <w:fldChar w:fldCharType="separate"/>
          </w:r>
          <w:r w:rsidDel="005A79F6">
            <w:rPr>
              <w:rStyle w:val="Hyperlink"/>
              <w:rFonts w:ascii="Arial" w:hAnsi="Arial" w:cs="Arial"/>
              <w:color w:val="3B73AF"/>
              <w:sz w:val="21"/>
              <w:szCs w:val="21"/>
            </w:rPr>
            <w:delText>https://www.elastic.co/guide/en/elasticsearch/client/curator/current/configfile.html</w:delText>
          </w:r>
          <w:r w:rsidDel="005A79F6">
            <w:rPr>
              <w:rFonts w:ascii="Arial" w:hAnsi="Arial" w:cs="Arial"/>
              <w:color w:val="333333"/>
              <w:sz w:val="21"/>
              <w:szCs w:val="21"/>
            </w:rPr>
            <w:fldChar w:fldCharType="end"/>
          </w:r>
        </w:del>
      </w:ins>
    </w:p>
    <w:p w14:paraId="4302F4B7" w14:textId="6330542D" w:rsidR="00E84562" w:rsidDel="005A79F6" w:rsidRDefault="00E84562">
      <w:pPr>
        <w:pStyle w:val="NormalWeb"/>
        <w:shd w:val="clear" w:color="auto" w:fill="FFFFFF"/>
        <w:spacing w:before="150" w:beforeAutospacing="0" w:after="0" w:afterAutospacing="0"/>
        <w:rPr>
          <w:ins w:id="2563" w:author="Michael Trupkin" w:date="2017-07-12T15:47:00Z"/>
          <w:del w:id="2564" w:author="Jeff Johnson" w:date="2017-07-12T20:34:00Z"/>
          <w:rFonts w:ascii="Arial" w:hAnsi="Arial" w:cs="Arial"/>
          <w:color w:val="333333"/>
          <w:sz w:val="21"/>
          <w:szCs w:val="21"/>
        </w:rPr>
      </w:pPr>
      <w:ins w:id="2565" w:author="Michael Trupkin" w:date="2017-07-12T15:47:00Z">
        <w:del w:id="2566" w:author="Jeff Johnson" w:date="2017-07-12T20:34:00Z">
          <w:r w:rsidDel="005A79F6">
            <w:rPr>
              <w:rFonts w:ascii="Arial" w:hAnsi="Arial" w:cs="Arial"/>
              <w:color w:val="333333"/>
              <w:sz w:val="21"/>
              <w:szCs w:val="21"/>
            </w:rPr>
            <w:delText>Next, place the attached </w:delText>
          </w:r>
          <w:r w:rsidDel="005A79F6">
            <w:rPr>
              <w:rFonts w:ascii="Arial" w:hAnsi="Arial" w:cs="Arial"/>
              <w:color w:val="333333"/>
              <w:sz w:val="21"/>
              <w:szCs w:val="21"/>
            </w:rPr>
            <w:fldChar w:fldCharType="begin"/>
          </w:r>
          <w:r w:rsidDel="005A79F6">
            <w:rPr>
              <w:rFonts w:ascii="Arial" w:hAnsi="Arial" w:cs="Arial"/>
              <w:color w:val="333333"/>
              <w:sz w:val="21"/>
              <w:szCs w:val="21"/>
            </w:rPr>
            <w:delInstrText xml:space="preserve"> HYPERLINK "https://confluence.fairwaytech.com/download/attachments/61964328/cleanup_action.yml?version=1&amp;modificationDate=1493277598000&amp;api=v2" </w:delInstrText>
          </w:r>
          <w:r w:rsidDel="005A79F6">
            <w:rPr>
              <w:rFonts w:ascii="Arial" w:hAnsi="Arial" w:cs="Arial"/>
              <w:color w:val="333333"/>
              <w:sz w:val="21"/>
              <w:szCs w:val="21"/>
            </w:rPr>
            <w:fldChar w:fldCharType="separate"/>
          </w:r>
          <w:r w:rsidDel="005A79F6">
            <w:rPr>
              <w:rStyle w:val="Hyperlink"/>
              <w:rFonts w:ascii="Arial" w:hAnsi="Arial" w:cs="Arial"/>
              <w:color w:val="3B73AF"/>
              <w:sz w:val="21"/>
              <w:szCs w:val="21"/>
            </w:rPr>
            <w:delText>cleanup_action.yml</w:delText>
          </w:r>
          <w:r w:rsidDel="005A79F6">
            <w:rPr>
              <w:rFonts w:ascii="Arial" w:hAnsi="Arial" w:cs="Arial"/>
              <w:color w:val="333333"/>
              <w:sz w:val="21"/>
              <w:szCs w:val="21"/>
            </w:rPr>
            <w:fldChar w:fldCharType="end"/>
          </w:r>
          <w:r w:rsidDel="005A79F6">
            <w:rPr>
              <w:rFonts w:ascii="Arial" w:hAnsi="Arial" w:cs="Arial"/>
              <w:color w:val="333333"/>
              <w:sz w:val="21"/>
              <w:szCs w:val="21"/>
            </w:rPr>
            <w:delText> in a convenient directory and execute the action as follows:</w:delText>
          </w:r>
        </w:del>
      </w:ins>
    </w:p>
    <w:p w14:paraId="6372D7A9" w14:textId="501A3463" w:rsidR="00E84562" w:rsidDel="005A79F6" w:rsidRDefault="00E84562">
      <w:pPr>
        <w:pStyle w:val="HTMLPreformatted"/>
        <w:shd w:val="clear" w:color="auto" w:fill="FFFFFF"/>
        <w:spacing w:before="150"/>
        <w:rPr>
          <w:ins w:id="2567" w:author="Michael Trupkin" w:date="2017-07-12T15:47:00Z"/>
          <w:del w:id="2568" w:author="Jeff Johnson" w:date="2017-07-12T20:34:00Z"/>
          <w:color w:val="333333"/>
          <w:sz w:val="21"/>
          <w:szCs w:val="21"/>
        </w:rPr>
      </w:pPr>
      <w:ins w:id="2569" w:author="Michael Trupkin" w:date="2017-07-12T15:47:00Z">
        <w:del w:id="2570" w:author="Jeff Johnson" w:date="2017-07-12T20:34:00Z">
          <w:r w:rsidDel="005A79F6">
            <w:rPr>
              <w:color w:val="333333"/>
              <w:sz w:val="21"/>
              <w:szCs w:val="21"/>
            </w:rPr>
            <w:delText>$ curator cleanup_action.yml</w:delText>
          </w:r>
        </w:del>
      </w:ins>
    </w:p>
    <w:p w14:paraId="47C85DAA" w14:textId="45099A74" w:rsidR="00E84562" w:rsidRDefault="00E84562" w:rsidP="005A79F6">
      <w:pPr>
        <w:pStyle w:val="NormalWeb"/>
        <w:shd w:val="clear" w:color="auto" w:fill="FFFFFF"/>
        <w:spacing w:before="150" w:beforeAutospacing="0" w:after="0" w:afterAutospacing="0"/>
        <w:rPr>
          <w:ins w:id="2571" w:author="Michael Trupkin" w:date="2017-07-12T15:47:00Z"/>
          <w:rFonts w:ascii="Arial" w:hAnsi="Arial" w:cs="Arial"/>
          <w:color w:val="333333"/>
          <w:sz w:val="21"/>
          <w:szCs w:val="21"/>
        </w:rPr>
      </w:pPr>
      <w:ins w:id="2572" w:author="Michael Trupkin" w:date="2017-07-12T15:47:00Z">
        <w:del w:id="2573" w:author="Jeff Johnson" w:date="2017-07-12T20:34:00Z">
          <w:r w:rsidDel="005A79F6">
            <w:rPr>
              <w:rFonts w:ascii="Arial" w:hAnsi="Arial" w:cs="Arial"/>
              <w:color w:val="333333"/>
              <w:sz w:val="21"/>
              <w:szCs w:val="21"/>
            </w:rPr>
            <w:delText>This command will</w:delText>
          </w:r>
        </w:del>
      </w:ins>
      <w:ins w:id="2574" w:author="Jeff Johnson" w:date="2017-07-12T20:34:00Z">
        <w:r w:rsidR="005A79F6">
          <w:rPr>
            <w:rFonts w:ascii="Arial" w:hAnsi="Arial" w:cs="Arial"/>
            <w:color w:val="333333"/>
            <w:sz w:val="21"/>
            <w:szCs w:val="21"/>
          </w:rPr>
          <w:t>For example, curator can be configured to</w:t>
        </w:r>
      </w:ins>
      <w:ins w:id="2575" w:author="Michael Trupkin" w:date="2017-07-12T15:47:00Z">
        <w:r>
          <w:rPr>
            <w:rFonts w:ascii="Arial" w:hAnsi="Arial" w:cs="Arial"/>
            <w:color w:val="333333"/>
            <w:sz w:val="21"/>
            <w:szCs w:val="21"/>
          </w:rPr>
          <w:t xml:space="preserve"> delete all indices over 90 days old, and close all indices over 45 days old. These values ca</w:t>
        </w:r>
      </w:ins>
      <w:ins w:id="2576" w:author="Jeff Johnson" w:date="2017-07-12T20:17:00Z">
        <w:r w:rsidR="005C2A7E">
          <w:rPr>
            <w:rFonts w:ascii="Arial" w:hAnsi="Arial" w:cs="Arial"/>
            <w:color w:val="333333"/>
            <w:sz w:val="21"/>
            <w:szCs w:val="21"/>
          </w:rPr>
          <w:t xml:space="preserve">n </w:t>
        </w:r>
      </w:ins>
      <w:ins w:id="2577" w:author="Michael Trupkin" w:date="2017-07-12T15:47:00Z">
        <w:del w:id="2578" w:author="Jeff Johnson" w:date="2017-07-12T20:17:00Z">
          <w:r w:rsidDel="005C2A7E">
            <w:rPr>
              <w:rFonts w:ascii="Arial" w:hAnsi="Arial" w:cs="Arial"/>
              <w:color w:val="333333"/>
              <w:sz w:val="21"/>
              <w:szCs w:val="21"/>
            </w:rPr>
            <w:delText xml:space="preserve">n, of course, </w:delText>
          </w:r>
        </w:del>
        <w:r>
          <w:rPr>
            <w:rFonts w:ascii="Arial" w:hAnsi="Arial" w:cs="Arial"/>
            <w:color w:val="333333"/>
            <w:sz w:val="21"/>
            <w:szCs w:val="21"/>
          </w:rPr>
          <w:t xml:space="preserve">be </w:t>
        </w:r>
        <w:del w:id="2579" w:author="Jeff Johnson" w:date="2017-07-12T20:17:00Z">
          <w:r w:rsidDel="005C2A7E">
            <w:rPr>
              <w:rFonts w:ascii="Arial" w:hAnsi="Arial" w:cs="Arial"/>
              <w:color w:val="333333"/>
              <w:sz w:val="21"/>
              <w:szCs w:val="21"/>
            </w:rPr>
            <w:delText>tweaked</w:delText>
          </w:r>
        </w:del>
      </w:ins>
      <w:ins w:id="2580" w:author="Jeff Johnson" w:date="2017-07-12T20:17:00Z">
        <w:r w:rsidR="005C2A7E">
          <w:rPr>
            <w:rFonts w:ascii="Arial" w:hAnsi="Arial" w:cs="Arial"/>
            <w:color w:val="333333"/>
            <w:sz w:val="21"/>
            <w:szCs w:val="21"/>
          </w:rPr>
          <w:t>configured</w:t>
        </w:r>
      </w:ins>
      <w:ins w:id="2581" w:author="Michael Trupkin" w:date="2017-07-12T15:47:00Z">
        <w:r>
          <w:rPr>
            <w:rFonts w:ascii="Arial" w:hAnsi="Arial" w:cs="Arial"/>
            <w:color w:val="333333"/>
            <w:sz w:val="21"/>
            <w:szCs w:val="21"/>
          </w:rPr>
          <w:t xml:space="preserve"> in the action file. Closed indices have virtually no runtime cost to </w:t>
        </w:r>
        <w:del w:id="2582" w:author="Jeff Johnson" w:date="2017-07-12T20:17:00Z">
          <w:r w:rsidDel="005C2A7E">
            <w:rPr>
              <w:rFonts w:ascii="Arial" w:hAnsi="Arial" w:cs="Arial"/>
              <w:color w:val="333333"/>
              <w:sz w:val="21"/>
              <w:szCs w:val="21"/>
            </w:rPr>
            <w:delText>e</w:delText>
          </w:r>
        </w:del>
      </w:ins>
      <w:proofErr w:type="spellStart"/>
      <w:ins w:id="2583" w:author="Jeff Johnson" w:date="2017-07-12T20:17:00Z">
        <w:r w:rsidR="005C2A7E">
          <w:rPr>
            <w:rFonts w:ascii="Arial" w:hAnsi="Arial" w:cs="Arial"/>
            <w:color w:val="333333"/>
            <w:sz w:val="21"/>
            <w:szCs w:val="21"/>
          </w:rPr>
          <w:t>E</w:t>
        </w:r>
      </w:ins>
      <w:ins w:id="2584" w:author="Michael Trupkin" w:date="2017-07-12T15:47:00Z">
        <w:r>
          <w:rPr>
            <w:rFonts w:ascii="Arial" w:hAnsi="Arial" w:cs="Arial"/>
            <w:color w:val="333333"/>
            <w:sz w:val="21"/>
            <w:szCs w:val="21"/>
          </w:rPr>
          <w:t>lastic</w:t>
        </w:r>
        <w:del w:id="2585" w:author="Jeff Johnson" w:date="2017-07-12T20:17:00Z">
          <w:r w:rsidDel="005C2A7E">
            <w:rPr>
              <w:rFonts w:ascii="Arial" w:hAnsi="Arial" w:cs="Arial"/>
              <w:color w:val="333333"/>
              <w:sz w:val="21"/>
              <w:szCs w:val="21"/>
            </w:rPr>
            <w:delText xml:space="preserve"> </w:delText>
          </w:r>
        </w:del>
        <w:r>
          <w:rPr>
            <w:rFonts w:ascii="Arial" w:hAnsi="Arial" w:cs="Arial"/>
            <w:color w:val="333333"/>
            <w:sz w:val="21"/>
            <w:szCs w:val="21"/>
          </w:rPr>
          <w:t>search</w:t>
        </w:r>
        <w:proofErr w:type="spellEnd"/>
        <w:r>
          <w:rPr>
            <w:rFonts w:ascii="Arial" w:hAnsi="Arial" w:cs="Arial"/>
            <w:color w:val="333333"/>
            <w:sz w:val="21"/>
            <w:szCs w:val="21"/>
          </w:rPr>
          <w:t xml:space="preserve">, but can easily be opened again </w:t>
        </w:r>
        <w:del w:id="2586" w:author="Jeff Johnson" w:date="2017-07-12T20:17:00Z">
          <w:r w:rsidDel="005C2A7E">
            <w:rPr>
              <w:rFonts w:ascii="Arial" w:hAnsi="Arial" w:cs="Arial"/>
              <w:color w:val="333333"/>
              <w:sz w:val="21"/>
              <w:szCs w:val="21"/>
            </w:rPr>
            <w:delText>should the need arise</w:delText>
          </w:r>
        </w:del>
      </w:ins>
      <w:ins w:id="2587" w:author="Jeff Johnson" w:date="2017-07-12T20:17:00Z">
        <w:r w:rsidR="005C2A7E">
          <w:rPr>
            <w:rFonts w:ascii="Arial" w:hAnsi="Arial" w:cs="Arial"/>
            <w:color w:val="333333"/>
            <w:sz w:val="21"/>
            <w:szCs w:val="21"/>
          </w:rPr>
          <w:t>if required</w:t>
        </w:r>
      </w:ins>
      <w:ins w:id="2588" w:author="Michael Trupkin" w:date="2017-07-12T15:47:00Z">
        <w:r>
          <w:rPr>
            <w:rFonts w:ascii="Arial" w:hAnsi="Arial" w:cs="Arial"/>
            <w:color w:val="333333"/>
            <w:sz w:val="21"/>
            <w:szCs w:val="21"/>
          </w:rPr>
          <w:t>. Deleted indices</w:t>
        </w:r>
      </w:ins>
      <w:ins w:id="2589" w:author="Jeff Johnson" w:date="2017-07-12T20:17:00Z">
        <w:r w:rsidR="005C2A7E">
          <w:rPr>
            <w:rFonts w:ascii="Arial" w:hAnsi="Arial" w:cs="Arial"/>
            <w:color w:val="333333"/>
            <w:sz w:val="21"/>
            <w:szCs w:val="21"/>
          </w:rPr>
          <w:t xml:space="preserve"> </w:t>
        </w:r>
      </w:ins>
      <w:ins w:id="2590" w:author="Michael Trupkin" w:date="2017-07-12T15:47:00Z">
        <w:del w:id="2591" w:author="Jeff Johnson" w:date="2017-07-12T20:17:00Z">
          <w:r w:rsidDel="005C2A7E">
            <w:rPr>
              <w:rFonts w:ascii="Arial" w:hAnsi="Arial" w:cs="Arial"/>
              <w:color w:val="333333"/>
              <w:sz w:val="21"/>
              <w:szCs w:val="21"/>
            </w:rPr>
            <w:delText xml:space="preserve">, however, </w:delText>
          </w:r>
        </w:del>
        <w:r>
          <w:rPr>
            <w:rFonts w:ascii="Arial" w:hAnsi="Arial" w:cs="Arial"/>
            <w:color w:val="333333"/>
            <w:sz w:val="21"/>
            <w:szCs w:val="21"/>
          </w:rPr>
          <w:t>are completely removed and not recoverable.</w:t>
        </w:r>
      </w:ins>
    </w:p>
    <w:p w14:paraId="6CBE127B" w14:textId="2FC4A3D6" w:rsidR="00E84562" w:rsidRDefault="00E84562" w:rsidP="005A79F6">
      <w:pPr>
        <w:pStyle w:val="NormalWeb"/>
        <w:shd w:val="clear" w:color="auto" w:fill="FFFFFF"/>
        <w:spacing w:before="150" w:beforeAutospacing="0" w:after="0" w:afterAutospacing="0"/>
        <w:rPr>
          <w:ins w:id="2592" w:author="Michael Trupkin" w:date="2017-07-12T15:47:00Z"/>
          <w:rFonts w:ascii="Arial" w:hAnsi="Arial" w:cs="Arial"/>
          <w:color w:val="333333"/>
          <w:sz w:val="21"/>
          <w:szCs w:val="21"/>
        </w:rPr>
      </w:pPr>
      <w:ins w:id="2593" w:author="Michael Trupkin" w:date="2017-07-12T15:47:00Z">
        <w:del w:id="2594" w:author="Jeff Johnson" w:date="2017-07-12T20:34:00Z">
          <w:r w:rsidDel="005A79F6">
            <w:rPr>
              <w:rFonts w:ascii="Arial" w:hAnsi="Arial" w:cs="Arial"/>
              <w:color w:val="333333"/>
              <w:sz w:val="21"/>
              <w:szCs w:val="21"/>
            </w:rPr>
            <w:delText>It is recommended that this command is configured</w:delText>
          </w:r>
        </w:del>
      </w:ins>
      <w:ins w:id="2595" w:author="Jeff Johnson" w:date="2017-07-12T20:34:00Z">
        <w:r w:rsidR="005A79F6">
          <w:rPr>
            <w:rFonts w:ascii="Arial" w:hAnsi="Arial" w:cs="Arial"/>
            <w:color w:val="333333"/>
            <w:sz w:val="21"/>
            <w:szCs w:val="21"/>
          </w:rPr>
          <w:t>After curator is configured, it should be set up</w:t>
        </w:r>
      </w:ins>
      <w:ins w:id="2596" w:author="Michael Trupkin" w:date="2017-07-12T15:47:00Z">
        <w:r>
          <w:rPr>
            <w:rFonts w:ascii="Arial" w:hAnsi="Arial" w:cs="Arial"/>
            <w:color w:val="333333"/>
            <w:sz w:val="21"/>
            <w:szCs w:val="21"/>
          </w:rPr>
          <w:t xml:space="preserve"> to run </w:t>
        </w:r>
      </w:ins>
      <w:ins w:id="2597" w:author="Jeff Johnson" w:date="2017-07-12T20:35:00Z">
        <w:r w:rsidR="005A79F6">
          <w:rPr>
            <w:rFonts w:ascii="Arial" w:hAnsi="Arial" w:cs="Arial"/>
            <w:color w:val="333333"/>
            <w:sz w:val="21"/>
            <w:szCs w:val="21"/>
          </w:rPr>
          <w:t xml:space="preserve">at a regular interval (e.g. </w:t>
        </w:r>
      </w:ins>
      <w:ins w:id="2598" w:author="Michael Trupkin" w:date="2017-07-12T15:47:00Z">
        <w:del w:id="2599" w:author="Jeff Johnson" w:date="2017-07-12T20:35:00Z">
          <w:r w:rsidDel="005A79F6">
            <w:rPr>
              <w:rFonts w:ascii="Arial" w:hAnsi="Arial" w:cs="Arial"/>
              <w:color w:val="333333"/>
              <w:sz w:val="21"/>
              <w:szCs w:val="21"/>
            </w:rPr>
            <w:delText xml:space="preserve">in </w:delText>
          </w:r>
        </w:del>
        <w:r>
          <w:rPr>
            <w:rFonts w:ascii="Arial" w:hAnsi="Arial" w:cs="Arial"/>
            <w:color w:val="333333"/>
            <w:sz w:val="21"/>
            <w:szCs w:val="21"/>
          </w:rPr>
          <w:t xml:space="preserve">a daily </w:t>
        </w:r>
        <w:proofErr w:type="spellStart"/>
        <w:r>
          <w:rPr>
            <w:rFonts w:ascii="Arial" w:hAnsi="Arial" w:cs="Arial"/>
            <w:color w:val="333333"/>
            <w:sz w:val="21"/>
            <w:szCs w:val="21"/>
          </w:rPr>
          <w:t>crontab</w:t>
        </w:r>
      </w:ins>
      <w:proofErr w:type="spellEnd"/>
      <w:ins w:id="2600" w:author="Jeff Johnson" w:date="2017-07-12T20:35:00Z">
        <w:r w:rsidR="005A79F6">
          <w:rPr>
            <w:rFonts w:ascii="Arial" w:hAnsi="Arial" w:cs="Arial"/>
            <w:color w:val="333333"/>
            <w:sz w:val="21"/>
            <w:szCs w:val="21"/>
          </w:rPr>
          <w:t>)</w:t>
        </w:r>
      </w:ins>
      <w:ins w:id="2601" w:author="Michael Trupkin" w:date="2017-07-12T15:47:00Z">
        <w:r>
          <w:rPr>
            <w:rFonts w:ascii="Arial" w:hAnsi="Arial" w:cs="Arial"/>
            <w:color w:val="333333"/>
            <w:sz w:val="21"/>
            <w:szCs w:val="21"/>
          </w:rPr>
          <w:t xml:space="preserve"> from an </w:t>
        </w:r>
        <w:del w:id="2602" w:author="Jeff Johnson" w:date="2017-07-12T20:35:00Z">
          <w:r w:rsidDel="005A79F6">
            <w:rPr>
              <w:rFonts w:ascii="Arial" w:hAnsi="Arial" w:cs="Arial"/>
              <w:color w:val="333333"/>
              <w:sz w:val="21"/>
              <w:szCs w:val="21"/>
            </w:rPr>
            <w:delText>e</w:delText>
          </w:r>
        </w:del>
      </w:ins>
      <w:proofErr w:type="spellStart"/>
      <w:ins w:id="2603" w:author="Jeff Johnson" w:date="2017-07-12T20:35:00Z">
        <w:r w:rsidR="005A79F6">
          <w:rPr>
            <w:rFonts w:ascii="Arial" w:hAnsi="Arial" w:cs="Arial"/>
            <w:color w:val="333333"/>
            <w:sz w:val="21"/>
            <w:szCs w:val="21"/>
          </w:rPr>
          <w:t>E</w:t>
        </w:r>
      </w:ins>
      <w:ins w:id="2604" w:author="Michael Trupkin" w:date="2017-07-12T15:47:00Z">
        <w:r>
          <w:rPr>
            <w:rFonts w:ascii="Arial" w:hAnsi="Arial" w:cs="Arial"/>
            <w:color w:val="333333"/>
            <w:sz w:val="21"/>
            <w:szCs w:val="21"/>
          </w:rPr>
          <w:t>lastic</w:t>
        </w:r>
        <w:del w:id="2605" w:author="Jeff Johnson" w:date="2017-07-12T20:35:00Z">
          <w:r w:rsidDel="005A79F6">
            <w:rPr>
              <w:rFonts w:ascii="Arial" w:hAnsi="Arial" w:cs="Arial"/>
              <w:color w:val="333333"/>
              <w:sz w:val="21"/>
              <w:szCs w:val="21"/>
            </w:rPr>
            <w:delText xml:space="preserve"> </w:delText>
          </w:r>
        </w:del>
        <w:r>
          <w:rPr>
            <w:rFonts w:ascii="Arial" w:hAnsi="Arial" w:cs="Arial"/>
            <w:color w:val="333333"/>
            <w:sz w:val="21"/>
            <w:szCs w:val="21"/>
          </w:rPr>
          <w:t>search</w:t>
        </w:r>
        <w:proofErr w:type="spellEnd"/>
        <w:r>
          <w:rPr>
            <w:rFonts w:ascii="Arial" w:hAnsi="Arial" w:cs="Arial"/>
            <w:color w:val="333333"/>
            <w:sz w:val="21"/>
            <w:szCs w:val="21"/>
          </w:rPr>
          <w:t xml:space="preserve"> master, </w:t>
        </w:r>
        <w:del w:id="2606" w:author="Jeff Johnson" w:date="2017-07-12T20:35:00Z">
          <w:r w:rsidDel="005A79F6">
            <w:rPr>
              <w:rFonts w:ascii="Arial" w:hAnsi="Arial" w:cs="Arial"/>
              <w:color w:val="333333"/>
              <w:sz w:val="21"/>
              <w:szCs w:val="21"/>
            </w:rPr>
            <w:delText>k</w:delText>
          </w:r>
        </w:del>
      </w:ins>
      <w:proofErr w:type="spellStart"/>
      <w:ins w:id="2607" w:author="Jeff Johnson" w:date="2017-07-12T20:35:00Z">
        <w:r w:rsidR="005A79F6">
          <w:rPr>
            <w:rFonts w:ascii="Arial" w:hAnsi="Arial" w:cs="Arial"/>
            <w:color w:val="333333"/>
            <w:sz w:val="21"/>
            <w:szCs w:val="21"/>
          </w:rPr>
          <w:t>K</w:t>
        </w:r>
      </w:ins>
      <w:ins w:id="2608" w:author="Michael Trupkin" w:date="2017-07-12T15:47:00Z">
        <w:r>
          <w:rPr>
            <w:rFonts w:ascii="Arial" w:hAnsi="Arial" w:cs="Arial"/>
            <w:color w:val="333333"/>
            <w:sz w:val="21"/>
            <w:szCs w:val="21"/>
          </w:rPr>
          <w:t>ibana</w:t>
        </w:r>
        <w:proofErr w:type="spellEnd"/>
        <w:r>
          <w:rPr>
            <w:rFonts w:ascii="Arial" w:hAnsi="Arial" w:cs="Arial"/>
            <w:color w:val="333333"/>
            <w:sz w:val="21"/>
            <w:szCs w:val="21"/>
          </w:rPr>
          <w:t xml:space="preserve"> server, or other host with </w:t>
        </w:r>
        <w:del w:id="2609" w:author="Jeff Johnson" w:date="2017-07-12T20:35:00Z">
          <w:r w:rsidDel="005A79F6">
            <w:rPr>
              <w:rFonts w:ascii="Arial" w:hAnsi="Arial" w:cs="Arial"/>
              <w:color w:val="333333"/>
              <w:sz w:val="21"/>
              <w:szCs w:val="21"/>
            </w:rPr>
            <w:delText xml:space="preserve">convenient </w:delText>
          </w:r>
        </w:del>
        <w:r>
          <w:rPr>
            <w:rFonts w:ascii="Arial" w:hAnsi="Arial" w:cs="Arial"/>
            <w:color w:val="333333"/>
            <w:sz w:val="21"/>
            <w:szCs w:val="21"/>
          </w:rPr>
          <w:t xml:space="preserve">access to your </w:t>
        </w:r>
        <w:del w:id="2610" w:author="Jeff Johnson" w:date="2017-07-12T20:35:00Z">
          <w:r w:rsidDel="005A79F6">
            <w:rPr>
              <w:rFonts w:ascii="Arial" w:hAnsi="Arial" w:cs="Arial"/>
              <w:color w:val="333333"/>
              <w:sz w:val="21"/>
              <w:szCs w:val="21"/>
            </w:rPr>
            <w:delText>e</w:delText>
          </w:r>
        </w:del>
      </w:ins>
      <w:proofErr w:type="spellStart"/>
      <w:ins w:id="2611" w:author="Jeff Johnson" w:date="2017-07-12T20:35:00Z">
        <w:r w:rsidR="005A79F6">
          <w:rPr>
            <w:rFonts w:ascii="Arial" w:hAnsi="Arial" w:cs="Arial"/>
            <w:color w:val="333333"/>
            <w:sz w:val="21"/>
            <w:szCs w:val="21"/>
          </w:rPr>
          <w:t>E</w:t>
        </w:r>
      </w:ins>
      <w:ins w:id="2612" w:author="Michael Trupkin" w:date="2017-07-12T15:47:00Z">
        <w:r>
          <w:rPr>
            <w:rFonts w:ascii="Arial" w:hAnsi="Arial" w:cs="Arial"/>
            <w:color w:val="333333"/>
            <w:sz w:val="21"/>
            <w:szCs w:val="21"/>
          </w:rPr>
          <w:t>lastic</w:t>
        </w:r>
        <w:del w:id="2613" w:author="Jeff Johnson" w:date="2017-07-12T20:35:00Z">
          <w:r w:rsidDel="005A79F6">
            <w:rPr>
              <w:rFonts w:ascii="Arial" w:hAnsi="Arial" w:cs="Arial"/>
              <w:color w:val="333333"/>
              <w:sz w:val="21"/>
              <w:szCs w:val="21"/>
            </w:rPr>
            <w:delText xml:space="preserve"> </w:delText>
          </w:r>
        </w:del>
        <w:r>
          <w:rPr>
            <w:rFonts w:ascii="Arial" w:hAnsi="Arial" w:cs="Arial"/>
            <w:color w:val="333333"/>
            <w:sz w:val="21"/>
            <w:szCs w:val="21"/>
          </w:rPr>
          <w:t>search</w:t>
        </w:r>
        <w:proofErr w:type="spellEnd"/>
        <w:r>
          <w:rPr>
            <w:rFonts w:ascii="Arial" w:hAnsi="Arial" w:cs="Arial"/>
            <w:color w:val="333333"/>
            <w:sz w:val="21"/>
            <w:szCs w:val="21"/>
          </w:rPr>
          <w:t xml:space="preserve"> cluster.</w:t>
        </w:r>
      </w:ins>
    </w:p>
    <w:p w14:paraId="52D7DCB6" w14:textId="5E48AA5D" w:rsidR="00E84562" w:rsidDel="0049726F" w:rsidRDefault="00E84562">
      <w:pPr>
        <w:pStyle w:val="NormalWeb"/>
        <w:shd w:val="clear" w:color="auto" w:fill="FFFFFF"/>
        <w:spacing w:before="150" w:beforeAutospacing="0" w:after="0" w:afterAutospacing="0"/>
        <w:rPr>
          <w:ins w:id="2614" w:author="Michael Trupkin" w:date="2017-07-12T15:47:00Z"/>
          <w:del w:id="2615" w:author="Jeff Johnson" w:date="2017-07-12T20:07:00Z"/>
          <w:rFonts w:ascii="Arial" w:hAnsi="Arial" w:cs="Arial"/>
          <w:color w:val="333333"/>
          <w:sz w:val="21"/>
          <w:szCs w:val="21"/>
        </w:rPr>
      </w:pPr>
      <w:ins w:id="2616" w:author="Michael Trupkin" w:date="2017-07-12T15:47:00Z">
        <w:del w:id="2617" w:author="Jeff Johnson" w:date="2017-07-12T20:35:00Z">
          <w:r w:rsidDel="005A79F6">
            <w:rPr>
              <w:rFonts w:ascii="Arial" w:hAnsi="Arial" w:cs="Arial"/>
              <w:color w:val="333333"/>
              <w:sz w:val="21"/>
              <w:szCs w:val="21"/>
            </w:rPr>
            <w:delText>Another way to expire data in elastic search</w:delText>
          </w:r>
        </w:del>
      </w:ins>
      <w:ins w:id="2618" w:author="Jeff Johnson" w:date="2017-07-12T20:35:00Z">
        <w:r w:rsidR="005A79F6">
          <w:rPr>
            <w:rFonts w:ascii="Arial" w:hAnsi="Arial" w:cs="Arial"/>
            <w:color w:val="333333"/>
            <w:sz w:val="21"/>
            <w:szCs w:val="21"/>
          </w:rPr>
          <w:t xml:space="preserve">Alternately, </w:t>
        </w:r>
        <w:proofErr w:type="spellStart"/>
        <w:r w:rsidR="005A79F6">
          <w:rPr>
            <w:rFonts w:ascii="Arial" w:hAnsi="Arial" w:cs="Arial"/>
            <w:color w:val="333333"/>
            <w:sz w:val="21"/>
            <w:szCs w:val="21"/>
          </w:rPr>
          <w:t>Elasticsearch</w:t>
        </w:r>
        <w:proofErr w:type="spellEnd"/>
        <w:r w:rsidR="005A79F6">
          <w:rPr>
            <w:rFonts w:ascii="Arial" w:hAnsi="Arial" w:cs="Arial"/>
            <w:color w:val="333333"/>
            <w:sz w:val="21"/>
            <w:szCs w:val="21"/>
          </w:rPr>
          <w:t xml:space="preserve"> can expire stale data</w:t>
        </w:r>
      </w:ins>
      <w:ins w:id="2619" w:author="Michael Trupkin" w:date="2017-07-12T15:47:00Z">
        <w:r>
          <w:rPr>
            <w:rFonts w:ascii="Arial" w:hAnsi="Arial" w:cs="Arial"/>
            <w:color w:val="333333"/>
            <w:sz w:val="21"/>
            <w:szCs w:val="21"/>
          </w:rPr>
          <w:t xml:space="preserve"> </w:t>
        </w:r>
        <w:del w:id="2620" w:author="Jeff Johnson" w:date="2017-07-12T20:36:00Z">
          <w:r w:rsidDel="005A79F6">
            <w:rPr>
              <w:rFonts w:ascii="Arial" w:hAnsi="Arial" w:cs="Arial"/>
              <w:color w:val="333333"/>
              <w:sz w:val="21"/>
              <w:szCs w:val="21"/>
            </w:rPr>
            <w:delText>is to set</w:delText>
          </w:r>
        </w:del>
      </w:ins>
      <w:ins w:id="2621" w:author="Jeff Johnson" w:date="2017-07-12T20:36:00Z">
        <w:r w:rsidR="005A79F6">
          <w:rPr>
            <w:rFonts w:ascii="Arial" w:hAnsi="Arial" w:cs="Arial"/>
            <w:color w:val="333333"/>
            <w:sz w:val="21"/>
            <w:szCs w:val="21"/>
          </w:rPr>
          <w:t>via</w:t>
        </w:r>
      </w:ins>
      <w:ins w:id="2622" w:author="Michael Trupkin" w:date="2017-07-12T15:47:00Z">
        <w:r>
          <w:rPr>
            <w:rFonts w:ascii="Arial" w:hAnsi="Arial" w:cs="Arial"/>
            <w:color w:val="333333"/>
            <w:sz w:val="21"/>
            <w:szCs w:val="21"/>
          </w:rPr>
          <w:t xml:space="preserve"> a </w:t>
        </w:r>
      </w:ins>
      <w:ins w:id="2623" w:author="Jeff Johnson" w:date="2017-07-12T20:36:00Z">
        <w:r w:rsidR="005A79F6">
          <w:rPr>
            <w:rFonts w:ascii="Arial" w:hAnsi="Arial" w:cs="Arial"/>
            <w:color w:val="333333"/>
            <w:sz w:val="21"/>
            <w:szCs w:val="21"/>
          </w:rPr>
          <w:t xml:space="preserve">time-to-live (TTL) value </w:t>
        </w:r>
      </w:ins>
      <w:ins w:id="2624" w:author="Michael Trupkin" w:date="2017-07-12T15:47:00Z">
        <w:del w:id="2625" w:author="Jeff Johnson" w:date="2017-07-12T20:36:00Z">
          <w:r w:rsidDel="005A79F6">
            <w:rPr>
              <w:rFonts w:ascii="Arial" w:hAnsi="Arial" w:cs="Arial"/>
              <w:color w:val="333333"/>
              <w:sz w:val="21"/>
              <w:szCs w:val="21"/>
            </w:rPr>
            <w:delText xml:space="preserve">TTL </w:delText>
          </w:r>
        </w:del>
        <w:r>
          <w:rPr>
            <w:rFonts w:ascii="Arial" w:hAnsi="Arial" w:cs="Arial"/>
            <w:color w:val="333333"/>
            <w:sz w:val="21"/>
            <w:szCs w:val="21"/>
          </w:rPr>
          <w:t>for each index.</w:t>
        </w:r>
      </w:ins>
      <w:ins w:id="2626" w:author="Jeff Johnson" w:date="2017-07-12T20:36:00Z">
        <w:r w:rsidR="005A79F6">
          <w:rPr>
            <w:rFonts w:ascii="Arial" w:hAnsi="Arial" w:cs="Arial"/>
            <w:color w:val="333333"/>
            <w:sz w:val="21"/>
            <w:szCs w:val="21"/>
          </w:rPr>
          <w:t xml:space="preserve">  </w:t>
        </w:r>
        <w:proofErr w:type="spellStart"/>
        <w:r w:rsidR="005A79F6">
          <w:rPr>
            <w:rFonts w:ascii="Arial" w:hAnsi="Arial" w:cs="Arial"/>
            <w:color w:val="333333"/>
            <w:sz w:val="21"/>
            <w:szCs w:val="21"/>
          </w:rPr>
          <w:t>Elasticsearch</w:t>
        </w:r>
        <w:proofErr w:type="spellEnd"/>
        <w:r w:rsidR="005A79F6">
          <w:rPr>
            <w:rFonts w:ascii="Arial" w:hAnsi="Arial" w:cs="Arial"/>
            <w:color w:val="333333"/>
            <w:sz w:val="21"/>
            <w:szCs w:val="21"/>
          </w:rPr>
          <w:t xml:space="preserve"> TTL setup/configuration</w:t>
        </w:r>
      </w:ins>
      <w:ins w:id="2627" w:author="Michael Trupkin" w:date="2017-07-12T15:47:00Z">
        <w:del w:id="2628" w:author="Jeff Johnson" w:date="2017-07-12T20:36:00Z">
          <w:r w:rsidDel="005A79F6">
            <w:rPr>
              <w:rFonts w:ascii="Arial" w:hAnsi="Arial" w:cs="Arial"/>
              <w:color w:val="333333"/>
              <w:sz w:val="21"/>
              <w:szCs w:val="21"/>
            </w:rPr>
            <w:delText xml:space="preserve"> This</w:delText>
          </w:r>
        </w:del>
        <w:r>
          <w:rPr>
            <w:rFonts w:ascii="Arial" w:hAnsi="Arial" w:cs="Arial"/>
            <w:color w:val="333333"/>
            <w:sz w:val="21"/>
            <w:szCs w:val="21"/>
          </w:rPr>
          <w:t xml:space="preserve"> is outside the scope of this document, but easily accomplished and is automatic once set. The curator method described here is preferred</w:t>
        </w:r>
        <w:del w:id="2629" w:author="Jeff Johnson" w:date="2017-07-12T20:37:00Z">
          <w:r w:rsidDel="005A79F6">
            <w:rPr>
              <w:rFonts w:ascii="Arial" w:hAnsi="Arial" w:cs="Arial"/>
              <w:color w:val="333333"/>
              <w:sz w:val="21"/>
              <w:szCs w:val="21"/>
            </w:rPr>
            <w:delText>, as</w:delText>
          </w:r>
        </w:del>
      </w:ins>
      <w:ins w:id="2630" w:author="Jeff Johnson" w:date="2017-07-12T20:37:00Z">
        <w:r w:rsidR="005A79F6">
          <w:rPr>
            <w:rFonts w:ascii="Arial" w:hAnsi="Arial" w:cs="Arial"/>
            <w:color w:val="333333"/>
            <w:sz w:val="21"/>
            <w:szCs w:val="21"/>
          </w:rPr>
          <w:t>;</w:t>
        </w:r>
      </w:ins>
      <w:ins w:id="2631" w:author="Michael Trupkin" w:date="2017-07-12T15:47:00Z">
        <w:r>
          <w:rPr>
            <w:rFonts w:ascii="Arial" w:hAnsi="Arial" w:cs="Arial"/>
            <w:color w:val="333333"/>
            <w:sz w:val="21"/>
            <w:szCs w:val="21"/>
          </w:rPr>
          <w:t xml:space="preserve"> it takes effect regardless of the individual metadata settings inside each elastic search index</w:t>
        </w:r>
      </w:ins>
      <w:ins w:id="2632" w:author="Jeff Johnson" w:date="2017-07-12T20:37:00Z">
        <w:r w:rsidR="005A79F6">
          <w:rPr>
            <w:rFonts w:ascii="Arial" w:hAnsi="Arial" w:cs="Arial"/>
            <w:color w:val="333333"/>
            <w:sz w:val="21"/>
            <w:szCs w:val="21"/>
          </w:rPr>
          <w:t>,</w:t>
        </w:r>
      </w:ins>
      <w:ins w:id="2633" w:author="Michael Trupkin" w:date="2017-07-12T15:47:00Z">
        <w:del w:id="2634" w:author="Jeff Johnson" w:date="2017-07-12T20:37:00Z">
          <w:r w:rsidDel="005A79F6">
            <w:rPr>
              <w:rFonts w:ascii="Arial" w:hAnsi="Arial" w:cs="Arial"/>
              <w:color w:val="333333"/>
              <w:sz w:val="21"/>
              <w:szCs w:val="21"/>
            </w:rPr>
            <w:delText>,</w:delText>
          </w:r>
        </w:del>
        <w:r>
          <w:rPr>
            <w:rFonts w:ascii="Arial" w:hAnsi="Arial" w:cs="Arial"/>
            <w:color w:val="333333"/>
            <w:sz w:val="21"/>
            <w:szCs w:val="21"/>
          </w:rPr>
          <w:t xml:space="preserve"> </w:t>
        </w:r>
        <w:del w:id="2635" w:author="Jeff Johnson" w:date="2017-07-12T20:37:00Z">
          <w:r w:rsidDel="005A79F6">
            <w:rPr>
              <w:rFonts w:ascii="Arial" w:hAnsi="Arial" w:cs="Arial"/>
              <w:color w:val="333333"/>
              <w:sz w:val="21"/>
              <w:szCs w:val="21"/>
            </w:rPr>
            <w:delText>and can therefore be viewed</w:delText>
          </w:r>
        </w:del>
      </w:ins>
      <w:ins w:id="2636" w:author="Jeff Johnson" w:date="2017-07-12T20:37:00Z">
        <w:r w:rsidR="005A79F6">
          <w:rPr>
            <w:rFonts w:ascii="Arial" w:hAnsi="Arial" w:cs="Arial"/>
            <w:color w:val="333333"/>
            <w:sz w:val="21"/>
            <w:szCs w:val="21"/>
          </w:rPr>
          <w:t>thus is considered</w:t>
        </w:r>
      </w:ins>
      <w:ins w:id="2637" w:author="Michael Trupkin" w:date="2017-07-12T15:47:00Z">
        <w:r>
          <w:rPr>
            <w:rFonts w:ascii="Arial" w:hAnsi="Arial" w:cs="Arial"/>
            <w:color w:val="333333"/>
            <w:sz w:val="21"/>
            <w:szCs w:val="21"/>
          </w:rPr>
          <w:t xml:space="preserve"> </w:t>
        </w:r>
        <w:del w:id="2638" w:author="Jeff Johnson" w:date="2017-07-12T20:37:00Z">
          <w:r w:rsidDel="005A79F6">
            <w:rPr>
              <w:rFonts w:ascii="Arial" w:hAnsi="Arial" w:cs="Arial"/>
              <w:color w:val="333333"/>
              <w:sz w:val="21"/>
              <w:szCs w:val="21"/>
            </w:rPr>
            <w:delText>as</w:delText>
          </w:r>
        </w:del>
      </w:ins>
      <w:ins w:id="2639" w:author="Jeff Johnson" w:date="2017-07-12T20:37:00Z">
        <w:r w:rsidR="005A79F6">
          <w:rPr>
            <w:rFonts w:ascii="Arial" w:hAnsi="Arial" w:cs="Arial"/>
            <w:color w:val="333333"/>
            <w:sz w:val="21"/>
            <w:szCs w:val="21"/>
          </w:rPr>
          <w:t>to be</w:t>
        </w:r>
      </w:ins>
      <w:ins w:id="2640" w:author="Michael Trupkin" w:date="2017-07-12T15:47:00Z">
        <w:r>
          <w:rPr>
            <w:rFonts w:ascii="Arial" w:hAnsi="Arial" w:cs="Arial"/>
            <w:color w:val="333333"/>
            <w:sz w:val="21"/>
            <w:szCs w:val="21"/>
          </w:rPr>
          <w:t xml:space="preserve"> more reliable in bulk. The values in the</w:t>
        </w:r>
      </w:ins>
      <w:ins w:id="2641" w:author="Jeff Johnson" w:date="2017-07-12T20:38:00Z">
        <w:r w:rsidR="005A79F6">
          <w:rPr>
            <w:rFonts w:ascii="Arial" w:hAnsi="Arial" w:cs="Arial"/>
            <w:color w:val="333333"/>
            <w:sz w:val="21"/>
            <w:szCs w:val="21"/>
          </w:rPr>
          <w:t xml:space="preserve"> curator</w:t>
        </w:r>
      </w:ins>
      <w:ins w:id="2642" w:author="Michael Trupkin" w:date="2017-07-12T15:47:00Z">
        <w:r>
          <w:rPr>
            <w:rFonts w:ascii="Arial" w:hAnsi="Arial" w:cs="Arial"/>
            <w:color w:val="333333"/>
            <w:sz w:val="21"/>
            <w:szCs w:val="21"/>
          </w:rPr>
          <w:t xml:space="preserve"> cleanup action file can also be changed at will and made effective immediately by executing the curator. </w:t>
        </w:r>
        <w:del w:id="2643" w:author="Jeff Johnson" w:date="2017-07-12T20:38:00Z">
          <w:r w:rsidDel="005A79F6">
            <w:rPr>
              <w:rFonts w:ascii="Arial" w:hAnsi="Arial" w:cs="Arial"/>
              <w:color w:val="333333"/>
              <w:sz w:val="21"/>
              <w:szCs w:val="21"/>
            </w:rPr>
            <w:delText>Once could set up t</w:delText>
          </w:r>
        </w:del>
      </w:ins>
      <w:ins w:id="2644" w:author="Jeff Johnson" w:date="2017-07-12T20:38:00Z">
        <w:r w:rsidR="005A79F6">
          <w:rPr>
            <w:rFonts w:ascii="Arial" w:hAnsi="Arial" w:cs="Arial"/>
            <w:color w:val="333333"/>
            <w:sz w:val="21"/>
            <w:szCs w:val="21"/>
          </w:rPr>
          <w:t>T</w:t>
        </w:r>
      </w:ins>
      <w:ins w:id="2645" w:author="Michael Trupkin" w:date="2017-07-12T15:47:00Z">
        <w:r>
          <w:rPr>
            <w:rFonts w:ascii="Arial" w:hAnsi="Arial" w:cs="Arial"/>
            <w:color w:val="333333"/>
            <w:sz w:val="21"/>
            <w:szCs w:val="21"/>
          </w:rPr>
          <w:t xml:space="preserve">he TTL </w:t>
        </w:r>
      </w:ins>
      <w:ins w:id="2646" w:author="Jeff Johnson" w:date="2017-07-12T20:38:00Z">
        <w:r w:rsidR="005A79F6">
          <w:rPr>
            <w:rFonts w:ascii="Arial" w:hAnsi="Arial" w:cs="Arial"/>
            <w:color w:val="333333"/>
            <w:sz w:val="21"/>
            <w:szCs w:val="21"/>
          </w:rPr>
          <w:t xml:space="preserve">can be configured </w:t>
        </w:r>
      </w:ins>
      <w:ins w:id="2647" w:author="Michael Trupkin" w:date="2017-07-12T15:47:00Z">
        <w:r>
          <w:rPr>
            <w:rFonts w:ascii="Arial" w:hAnsi="Arial" w:cs="Arial"/>
            <w:color w:val="333333"/>
            <w:sz w:val="21"/>
            <w:szCs w:val="21"/>
          </w:rPr>
          <w:t xml:space="preserve">to a long period as a failsafe against very old data </w:t>
        </w:r>
        <w:del w:id="2648" w:author="Jeff Johnson" w:date="2017-07-12T20:39:00Z">
          <w:r w:rsidDel="005A79F6">
            <w:rPr>
              <w:rFonts w:ascii="Arial" w:hAnsi="Arial" w:cs="Arial"/>
              <w:color w:val="333333"/>
              <w:sz w:val="21"/>
              <w:szCs w:val="21"/>
            </w:rPr>
            <w:delText>clogging up</w:delText>
          </w:r>
        </w:del>
      </w:ins>
      <w:ins w:id="2649" w:author="Jeff Johnson" w:date="2017-07-12T20:39:00Z">
        <w:r w:rsidR="005A79F6">
          <w:rPr>
            <w:rFonts w:ascii="Arial" w:hAnsi="Arial" w:cs="Arial"/>
            <w:color w:val="333333"/>
            <w:sz w:val="21"/>
            <w:szCs w:val="21"/>
          </w:rPr>
          <w:t>remaining in</w:t>
        </w:r>
      </w:ins>
      <w:ins w:id="2650" w:author="Michael Trupkin" w:date="2017-07-12T15:47:00Z">
        <w:r>
          <w:rPr>
            <w:rFonts w:ascii="Arial" w:hAnsi="Arial" w:cs="Arial"/>
            <w:color w:val="333333"/>
            <w:sz w:val="21"/>
            <w:szCs w:val="21"/>
          </w:rPr>
          <w:t xml:space="preserve"> the data store in case the curator </w:t>
        </w:r>
        <w:proofErr w:type="spellStart"/>
        <w:r>
          <w:rPr>
            <w:rFonts w:ascii="Arial" w:hAnsi="Arial" w:cs="Arial"/>
            <w:color w:val="333333"/>
            <w:sz w:val="21"/>
            <w:szCs w:val="21"/>
          </w:rPr>
          <w:t>crontab</w:t>
        </w:r>
        <w:proofErr w:type="spellEnd"/>
        <w:r>
          <w:rPr>
            <w:rFonts w:ascii="Arial" w:hAnsi="Arial" w:cs="Arial"/>
            <w:color w:val="333333"/>
            <w:sz w:val="21"/>
            <w:szCs w:val="21"/>
          </w:rPr>
          <w:t xml:space="preserve"> fails to run</w:t>
        </w:r>
      </w:ins>
      <w:ins w:id="2651" w:author="Jeff Johnson" w:date="2017-07-12T20:39:00Z">
        <w:r w:rsidR="005A79F6">
          <w:rPr>
            <w:rFonts w:ascii="Arial" w:hAnsi="Arial" w:cs="Arial"/>
            <w:color w:val="333333"/>
            <w:sz w:val="21"/>
            <w:szCs w:val="21"/>
          </w:rPr>
          <w:t>.</w:t>
        </w:r>
      </w:ins>
      <w:ins w:id="2652" w:author="Michael Trupkin" w:date="2017-07-12T15:47:00Z">
        <w:del w:id="2653" w:author="Jeff Johnson" w:date="2017-07-12T20:39:00Z">
          <w:r w:rsidDel="005A79F6">
            <w:rPr>
              <w:rFonts w:ascii="Arial" w:hAnsi="Arial" w:cs="Arial"/>
              <w:color w:val="333333"/>
              <w:sz w:val="21"/>
              <w:szCs w:val="21"/>
            </w:rPr>
            <w:delText>. Once data older than expected is noticed in elastic search, once could then investigate any potential curator issue.</w:delText>
          </w:r>
        </w:del>
      </w:ins>
    </w:p>
    <w:p w14:paraId="287C310C" w14:textId="77777777" w:rsidR="00E84562" w:rsidRDefault="00E84562" w:rsidP="005A79F6">
      <w:pPr>
        <w:pStyle w:val="NormalWeb"/>
        <w:shd w:val="clear" w:color="auto" w:fill="FFFFFF"/>
        <w:spacing w:before="150" w:beforeAutospacing="0" w:after="0" w:afterAutospacing="0"/>
        <w:rPr>
          <w:ins w:id="2654" w:author="Michael Trupkin" w:date="2017-07-12T15:46:00Z"/>
          <w:rFonts w:ascii="Arial" w:hAnsi="Arial" w:cs="Arial"/>
          <w:color w:val="444444"/>
          <w:sz w:val="21"/>
          <w:szCs w:val="21"/>
        </w:rPr>
      </w:pPr>
    </w:p>
    <w:p w14:paraId="2BDA35A7" w14:textId="77602BF4" w:rsidR="00181CE2" w:rsidRDefault="005A79F6">
      <w:pPr>
        <w:pStyle w:val="Heading3"/>
        <w:rPr>
          <w:ins w:id="2655" w:author="Michael Trupkin" w:date="2017-07-12T15:46:00Z"/>
          <w:rFonts w:eastAsia="Times New Roman"/>
        </w:rPr>
        <w:pPrChange w:id="2656" w:author="Jeff Johnson" w:date="2017-07-12T20:07:00Z">
          <w:pPr>
            <w:pStyle w:val="Heading4"/>
            <w:shd w:val="clear" w:color="auto" w:fill="FFFFFF"/>
            <w:spacing w:before="300" w:line="300" w:lineRule="atLeast"/>
          </w:pPr>
        </w:pPrChange>
      </w:pPr>
      <w:bookmarkStart w:id="2657" w:name="_Toc487713885"/>
      <w:ins w:id="2658" w:author="Jeff Johnson" w:date="2017-07-12T20:43:00Z">
        <w:r>
          <w:rPr>
            <w:rFonts w:eastAsia="Times New Roman"/>
          </w:rPr>
          <w:t>Log File Storage/Archival</w:t>
        </w:r>
      </w:ins>
      <w:ins w:id="2659" w:author="Jeff Johnson" w:date="2017-07-12T20:07:00Z">
        <w:r w:rsidR="0049726F">
          <w:rPr>
            <w:rFonts w:eastAsia="Times New Roman"/>
          </w:rPr>
          <w:t xml:space="preserve"> in </w:t>
        </w:r>
      </w:ins>
      <w:ins w:id="2660" w:author="Michael Trupkin" w:date="2017-07-12T15:46:00Z">
        <w:r w:rsidR="00181CE2">
          <w:rPr>
            <w:rFonts w:eastAsia="Times New Roman"/>
          </w:rPr>
          <w:t>S3</w:t>
        </w:r>
        <w:bookmarkEnd w:id="2657"/>
      </w:ins>
    </w:p>
    <w:p w14:paraId="6D490375" w14:textId="3B4F6BA3" w:rsidR="00181CE2" w:rsidDel="005A79F6" w:rsidRDefault="0049726F" w:rsidP="005A79F6">
      <w:pPr>
        <w:pStyle w:val="NormalWeb"/>
        <w:shd w:val="clear" w:color="auto" w:fill="FFFFFF"/>
        <w:spacing w:before="150" w:beforeAutospacing="0" w:after="0" w:afterAutospacing="0"/>
        <w:rPr>
          <w:ins w:id="2661" w:author="Michael Trupkin" w:date="2017-07-12T15:46:00Z"/>
          <w:del w:id="2662" w:author="Jeff Johnson" w:date="2017-07-12T20:40:00Z"/>
          <w:rFonts w:ascii="Arial" w:eastAsiaTheme="minorHAnsi" w:hAnsi="Arial" w:cs="Arial"/>
          <w:color w:val="333333"/>
          <w:sz w:val="21"/>
          <w:szCs w:val="21"/>
        </w:rPr>
      </w:pPr>
      <w:proofErr w:type="spellStart"/>
      <w:ins w:id="2663" w:author="Jeff Johnson" w:date="2017-07-12T20:10:00Z">
        <w:r>
          <w:rPr>
            <w:rFonts w:ascii="Arial" w:hAnsi="Arial" w:cs="Arial"/>
            <w:color w:val="333333"/>
            <w:sz w:val="21"/>
            <w:szCs w:val="21"/>
          </w:rPr>
          <w:t>LogStash</w:t>
        </w:r>
        <w:proofErr w:type="spellEnd"/>
        <w:r>
          <w:rPr>
            <w:rFonts w:ascii="Arial" w:hAnsi="Arial" w:cs="Arial"/>
            <w:color w:val="333333"/>
            <w:sz w:val="21"/>
            <w:szCs w:val="21"/>
          </w:rPr>
          <w:t xml:space="preserve"> </w:t>
        </w:r>
      </w:ins>
      <w:ins w:id="2664" w:author="Michael Trupkin" w:date="2017-07-12T15:46:00Z">
        <w:del w:id="2665" w:author="Jeff Johnson" w:date="2017-07-12T20:07:00Z">
          <w:r w:rsidR="00181CE2" w:rsidDel="0049726F">
            <w:rPr>
              <w:rFonts w:ascii="Arial" w:hAnsi="Arial" w:cs="Arial"/>
              <w:color w:val="333333"/>
              <w:sz w:val="21"/>
              <w:szCs w:val="21"/>
            </w:rPr>
            <w:delText>All logs</w:delText>
          </w:r>
        </w:del>
      </w:ins>
      <w:ins w:id="2666" w:author="Jeff Johnson" w:date="2017-07-12T20:07:00Z">
        <w:r>
          <w:rPr>
            <w:rFonts w:ascii="Arial" w:hAnsi="Arial" w:cs="Arial"/>
            <w:color w:val="333333"/>
            <w:sz w:val="21"/>
            <w:szCs w:val="21"/>
          </w:rPr>
          <w:t>Log entries</w:t>
        </w:r>
      </w:ins>
      <w:ins w:id="2667" w:author="Michael Trupkin" w:date="2017-07-12T15:46:00Z">
        <w:r w:rsidR="00181CE2">
          <w:rPr>
            <w:rFonts w:ascii="Arial" w:hAnsi="Arial" w:cs="Arial"/>
            <w:color w:val="333333"/>
            <w:sz w:val="21"/>
            <w:szCs w:val="21"/>
          </w:rPr>
          <w:t xml:space="preserve"> </w:t>
        </w:r>
        <w:del w:id="2668" w:author="Jeff Johnson" w:date="2017-07-12T20:10:00Z">
          <w:r w:rsidR="00181CE2" w:rsidDel="0049726F">
            <w:rPr>
              <w:rFonts w:ascii="Arial" w:hAnsi="Arial" w:cs="Arial"/>
              <w:color w:val="333333"/>
              <w:sz w:val="21"/>
              <w:szCs w:val="21"/>
            </w:rPr>
            <w:delText xml:space="preserve">that reach </w:delText>
          </w:r>
        </w:del>
        <w:del w:id="2669" w:author="Jeff Johnson" w:date="2017-07-12T20:07:00Z">
          <w:r w:rsidR="00181CE2" w:rsidDel="0049726F">
            <w:rPr>
              <w:rFonts w:ascii="Arial" w:hAnsi="Arial" w:cs="Arial"/>
              <w:color w:val="333333"/>
              <w:sz w:val="21"/>
              <w:szCs w:val="21"/>
            </w:rPr>
            <w:delText>l</w:delText>
          </w:r>
        </w:del>
        <w:del w:id="2670" w:author="Jeff Johnson" w:date="2017-07-12T20:10:00Z">
          <w:r w:rsidR="00181CE2" w:rsidDel="0049726F">
            <w:rPr>
              <w:rFonts w:ascii="Arial" w:hAnsi="Arial" w:cs="Arial"/>
              <w:color w:val="333333"/>
              <w:sz w:val="21"/>
              <w:szCs w:val="21"/>
            </w:rPr>
            <w:delText>og</w:delText>
          </w:r>
        </w:del>
        <w:del w:id="2671" w:author="Jeff Johnson" w:date="2017-07-12T20:08:00Z">
          <w:r w:rsidR="00181CE2" w:rsidDel="0049726F">
            <w:rPr>
              <w:rFonts w:ascii="Arial" w:hAnsi="Arial" w:cs="Arial"/>
              <w:color w:val="333333"/>
              <w:sz w:val="21"/>
              <w:szCs w:val="21"/>
            </w:rPr>
            <w:delText>s</w:delText>
          </w:r>
        </w:del>
        <w:del w:id="2672" w:author="Jeff Johnson" w:date="2017-07-12T20:10:00Z">
          <w:r w:rsidR="00181CE2" w:rsidDel="0049726F">
            <w:rPr>
              <w:rFonts w:ascii="Arial" w:hAnsi="Arial" w:cs="Arial"/>
              <w:color w:val="333333"/>
              <w:sz w:val="21"/>
              <w:szCs w:val="21"/>
            </w:rPr>
            <w:delText xml:space="preserve">tash </w:delText>
          </w:r>
        </w:del>
        <w:r w:rsidR="00181CE2">
          <w:rPr>
            <w:rFonts w:ascii="Arial" w:hAnsi="Arial" w:cs="Arial"/>
            <w:color w:val="333333"/>
            <w:sz w:val="21"/>
            <w:szCs w:val="21"/>
          </w:rPr>
          <w:t xml:space="preserve">are </w:t>
        </w:r>
        <w:del w:id="2673" w:author="Jeff Johnson" w:date="2017-07-12T20:08:00Z">
          <w:r w:rsidR="00181CE2" w:rsidDel="0049726F">
            <w:rPr>
              <w:rFonts w:ascii="Arial" w:hAnsi="Arial" w:cs="Arial"/>
              <w:color w:val="333333"/>
              <w:sz w:val="21"/>
              <w:szCs w:val="21"/>
            </w:rPr>
            <w:delText>shunted over to</w:delText>
          </w:r>
        </w:del>
      </w:ins>
      <w:ins w:id="2674" w:author="Jeff Johnson" w:date="2017-07-12T20:08:00Z">
        <w:r>
          <w:rPr>
            <w:rFonts w:ascii="Arial" w:hAnsi="Arial" w:cs="Arial"/>
            <w:color w:val="333333"/>
            <w:sz w:val="21"/>
            <w:szCs w:val="21"/>
          </w:rPr>
          <w:t>stored in</w:t>
        </w:r>
      </w:ins>
      <w:ins w:id="2675" w:author="Michael Trupkin" w:date="2017-07-12T15:46:00Z">
        <w:r w:rsidR="00181CE2">
          <w:rPr>
            <w:rFonts w:ascii="Arial" w:hAnsi="Arial" w:cs="Arial"/>
            <w:color w:val="333333"/>
            <w:sz w:val="21"/>
            <w:szCs w:val="21"/>
          </w:rPr>
          <w:t xml:space="preserve"> an S3 bucket for permanent archival, including all instrumented event data </w:t>
        </w:r>
        <w:del w:id="2676" w:author="Jeff Johnson" w:date="2017-07-12T20:08:00Z">
          <w:r w:rsidR="00181CE2" w:rsidDel="0049726F">
            <w:rPr>
              <w:rFonts w:ascii="Arial" w:hAnsi="Arial" w:cs="Arial"/>
              <w:color w:val="333333"/>
              <w:sz w:val="21"/>
              <w:szCs w:val="21"/>
            </w:rPr>
            <w:delText xml:space="preserve">mentioned above </w:delText>
          </w:r>
        </w:del>
        <w:r w:rsidR="00181CE2">
          <w:rPr>
            <w:rFonts w:ascii="Arial" w:hAnsi="Arial" w:cs="Arial"/>
            <w:color w:val="333333"/>
            <w:sz w:val="21"/>
            <w:szCs w:val="21"/>
          </w:rPr>
          <w:t xml:space="preserve">(see the </w:t>
        </w:r>
        <w:proofErr w:type="spellStart"/>
        <w:r w:rsidR="00181CE2">
          <w:rPr>
            <w:rFonts w:ascii="Arial" w:hAnsi="Arial" w:cs="Arial"/>
            <w:color w:val="333333"/>
            <w:sz w:val="21"/>
            <w:szCs w:val="21"/>
          </w:rPr>
          <w:t>logstash</w:t>
        </w:r>
        <w:proofErr w:type="spellEnd"/>
        <w:r w:rsidR="00181CE2">
          <w:rPr>
            <w:rFonts w:ascii="Arial" w:hAnsi="Arial" w:cs="Arial"/>
            <w:color w:val="333333"/>
            <w:sz w:val="21"/>
            <w:szCs w:val="21"/>
          </w:rPr>
          <w:t xml:space="preserve"> configuration section above). Although S3 can hold an unlimited </w:t>
        </w:r>
        <w:del w:id="2677" w:author="Jeff Johnson" w:date="2017-07-13T12:53:00Z">
          <w:r w:rsidR="00181CE2" w:rsidDel="00F92462">
            <w:rPr>
              <w:rFonts w:ascii="Arial" w:hAnsi="Arial" w:cs="Arial"/>
              <w:color w:val="333333"/>
              <w:sz w:val="21"/>
              <w:szCs w:val="21"/>
            </w:rPr>
            <w:delText>amount</w:delText>
          </w:r>
        </w:del>
      </w:ins>
      <w:ins w:id="2678" w:author="Jeff Johnson" w:date="2017-07-13T12:53:00Z">
        <w:r w:rsidR="00F92462">
          <w:rPr>
            <w:rFonts w:ascii="Arial" w:hAnsi="Arial" w:cs="Arial"/>
            <w:color w:val="333333"/>
            <w:sz w:val="21"/>
            <w:szCs w:val="21"/>
          </w:rPr>
          <w:t>number</w:t>
        </w:r>
      </w:ins>
      <w:ins w:id="2679" w:author="Michael Trupkin" w:date="2017-07-12T15:46:00Z">
        <w:r w:rsidR="00181CE2">
          <w:rPr>
            <w:rFonts w:ascii="Arial" w:hAnsi="Arial" w:cs="Arial"/>
            <w:color w:val="333333"/>
            <w:sz w:val="21"/>
            <w:szCs w:val="21"/>
          </w:rPr>
          <w:t xml:space="preserve"> of files, it may be desirable to change their storage class to STANDARD_IA as they age, or to move them to Glacier or another service. Changing the storage class and moving files to Glacier are described </w:t>
        </w:r>
      </w:ins>
      <w:ins w:id="2680" w:author="Jeff Johnson" w:date="2017-07-12T20:10:00Z">
        <w:r>
          <w:rPr>
            <w:rFonts w:ascii="Arial" w:hAnsi="Arial" w:cs="Arial"/>
            <w:color w:val="333333"/>
            <w:sz w:val="21"/>
            <w:szCs w:val="21"/>
          </w:rPr>
          <w:fldChar w:fldCharType="begin"/>
        </w:r>
        <w:r>
          <w:rPr>
            <w:rFonts w:ascii="Arial" w:hAnsi="Arial" w:cs="Arial"/>
            <w:color w:val="333333"/>
            <w:sz w:val="21"/>
            <w:szCs w:val="21"/>
          </w:rPr>
          <w:instrText xml:space="preserve"> HYPERLINK "http://docs.aws.amazon.com/AmazonS3/latest/dev/storage-class-intro.html" </w:instrText>
        </w:r>
        <w:r>
          <w:rPr>
            <w:rFonts w:ascii="Arial" w:hAnsi="Arial" w:cs="Arial"/>
            <w:color w:val="333333"/>
            <w:sz w:val="21"/>
            <w:szCs w:val="21"/>
          </w:rPr>
          <w:fldChar w:fldCharType="separate"/>
        </w:r>
        <w:r w:rsidR="00181CE2" w:rsidRPr="0049726F">
          <w:rPr>
            <w:rStyle w:val="Hyperlink"/>
            <w:rFonts w:ascii="Arial" w:hAnsi="Arial" w:cs="Arial"/>
            <w:sz w:val="21"/>
            <w:szCs w:val="21"/>
          </w:rPr>
          <w:t>here</w:t>
        </w:r>
        <w:r>
          <w:rPr>
            <w:rFonts w:ascii="Arial" w:hAnsi="Arial" w:cs="Arial"/>
            <w:color w:val="333333"/>
            <w:sz w:val="21"/>
            <w:szCs w:val="21"/>
          </w:rPr>
          <w:fldChar w:fldCharType="end"/>
        </w:r>
        <w:r>
          <w:rPr>
            <w:rStyle w:val="FootnoteReference"/>
            <w:rFonts w:ascii="Arial" w:hAnsi="Arial" w:cs="Arial"/>
            <w:color w:val="333333"/>
            <w:sz w:val="21"/>
            <w:szCs w:val="21"/>
          </w:rPr>
          <w:footnoteReference w:id="21"/>
        </w:r>
      </w:ins>
      <w:ins w:id="2682" w:author="Jeff Johnson" w:date="2017-07-13T12:54:00Z">
        <w:r w:rsidR="00F92462">
          <w:rPr>
            <w:rFonts w:ascii="Arial" w:hAnsi="Arial" w:cs="Arial"/>
            <w:color w:val="333333"/>
            <w:sz w:val="21"/>
            <w:szCs w:val="21"/>
          </w:rPr>
          <w:t xml:space="preserve">.  Such an operation is </w:t>
        </w:r>
      </w:ins>
      <w:ins w:id="2683" w:author="Michael Trupkin" w:date="2017-07-12T15:46:00Z">
        <w:del w:id="2684" w:author="Jeff Johnson" w:date="2017-07-13T12:54:00Z">
          <w:r w:rsidR="00181CE2" w:rsidDel="00F92462">
            <w:rPr>
              <w:rFonts w:ascii="Arial" w:hAnsi="Arial" w:cs="Arial"/>
              <w:color w:val="333333"/>
              <w:sz w:val="21"/>
              <w:szCs w:val="21"/>
            </w:rPr>
            <w:delText xml:space="preserve">, and are </w:delText>
          </w:r>
        </w:del>
        <w:r w:rsidR="00181CE2">
          <w:rPr>
            <w:rFonts w:ascii="Arial" w:hAnsi="Arial" w:cs="Arial"/>
            <w:color w:val="333333"/>
            <w:sz w:val="21"/>
            <w:szCs w:val="21"/>
          </w:rPr>
          <w:t>outside the scope of this document</w:t>
        </w:r>
      </w:ins>
      <w:ins w:id="2685" w:author="Jeff Johnson" w:date="2017-07-12T20:09:00Z">
        <w:r>
          <w:rPr>
            <w:rFonts w:ascii="Arial" w:hAnsi="Arial" w:cs="Arial"/>
            <w:color w:val="333333"/>
            <w:sz w:val="21"/>
            <w:szCs w:val="21"/>
          </w:rPr>
          <w:t>.</w:t>
        </w:r>
      </w:ins>
      <w:ins w:id="2686" w:author="Michael Trupkin" w:date="2017-07-12T15:46:00Z">
        <w:del w:id="2687" w:author="Jeff Johnson" w:date="2017-07-12T20:09:00Z">
          <w:r w:rsidR="00181CE2" w:rsidDel="0049726F">
            <w:rPr>
              <w:rFonts w:ascii="Arial" w:hAnsi="Arial" w:cs="Arial"/>
              <w:color w:val="333333"/>
              <w:sz w:val="21"/>
              <w:szCs w:val="21"/>
            </w:rPr>
            <w:delText>: </w:delText>
          </w:r>
          <w:r w:rsidR="00181CE2" w:rsidDel="0049726F">
            <w:rPr>
              <w:rFonts w:ascii="Arial" w:hAnsi="Arial" w:cs="Arial"/>
              <w:color w:val="333333"/>
              <w:sz w:val="21"/>
              <w:szCs w:val="21"/>
            </w:rPr>
            <w:fldChar w:fldCharType="begin"/>
          </w:r>
          <w:r w:rsidR="00181CE2" w:rsidDel="0049726F">
            <w:rPr>
              <w:rFonts w:ascii="Arial" w:hAnsi="Arial" w:cs="Arial"/>
              <w:color w:val="333333"/>
              <w:sz w:val="21"/>
              <w:szCs w:val="21"/>
            </w:rPr>
            <w:delInstrText xml:space="preserve"> HYPERLINK "http://docs.aws.amazon.com/AmazonS3/latest/dev/storage-class-intro.html" </w:delInstrText>
          </w:r>
          <w:r w:rsidR="00181CE2" w:rsidDel="0049726F">
            <w:rPr>
              <w:rFonts w:ascii="Arial" w:hAnsi="Arial" w:cs="Arial"/>
              <w:color w:val="333333"/>
              <w:sz w:val="21"/>
              <w:szCs w:val="21"/>
            </w:rPr>
            <w:fldChar w:fldCharType="separate"/>
          </w:r>
          <w:r w:rsidR="00181CE2" w:rsidDel="0049726F">
            <w:rPr>
              <w:rStyle w:val="Hyperlink"/>
              <w:rFonts w:ascii="Arial" w:hAnsi="Arial" w:cs="Arial"/>
              <w:color w:val="3B73AF"/>
              <w:sz w:val="21"/>
              <w:szCs w:val="21"/>
            </w:rPr>
            <w:delText>http://docs.aws.amazon.com/AmazonS3/latest/dev/storage-class-intro.html</w:delText>
          </w:r>
          <w:r w:rsidR="00181CE2" w:rsidDel="0049726F">
            <w:rPr>
              <w:rFonts w:ascii="Arial" w:hAnsi="Arial" w:cs="Arial"/>
              <w:color w:val="333333"/>
              <w:sz w:val="21"/>
              <w:szCs w:val="21"/>
            </w:rPr>
            <w:fldChar w:fldCharType="end"/>
          </w:r>
        </w:del>
      </w:ins>
    </w:p>
    <w:p w14:paraId="25169DC3" w14:textId="77777777" w:rsidR="00181CE2" w:rsidDel="005A79F6" w:rsidRDefault="00181CE2">
      <w:pPr>
        <w:pStyle w:val="NormalWeb"/>
        <w:shd w:val="clear" w:color="auto" w:fill="FFFFFF"/>
        <w:spacing w:before="150" w:beforeAutospacing="0" w:after="0" w:afterAutospacing="0"/>
        <w:ind w:firstLine="720"/>
        <w:rPr>
          <w:ins w:id="2688" w:author="Michael Trupkin" w:date="2017-07-12T15:46:00Z"/>
          <w:del w:id="2689" w:author="Jeff Johnson" w:date="2017-07-12T20:40:00Z"/>
          <w:rFonts w:eastAsia="Times New Roman"/>
        </w:rPr>
        <w:pPrChange w:id="2690" w:author="Jeff Johnson" w:date="2017-07-12T20:09:00Z">
          <w:pPr/>
        </w:pPrChange>
      </w:pPr>
    </w:p>
    <w:p w14:paraId="78DA33F8" w14:textId="77777777" w:rsidR="00181CE2" w:rsidDel="005A79F6" w:rsidRDefault="00181CE2" w:rsidP="009533DA">
      <w:pPr>
        <w:pStyle w:val="NormalWeb"/>
        <w:shd w:val="clear" w:color="auto" w:fill="FFFFFF"/>
        <w:spacing w:before="150" w:beforeAutospacing="0" w:after="0" w:afterAutospacing="0"/>
        <w:rPr>
          <w:ins w:id="2691" w:author="Michael Trupkin" w:date="2017-07-12T15:45:00Z"/>
          <w:del w:id="2692" w:author="Jeff Johnson" w:date="2017-07-12T20:40:00Z"/>
          <w:rFonts w:ascii="Arial" w:hAnsi="Arial" w:cs="Arial"/>
          <w:color w:val="333333"/>
          <w:sz w:val="21"/>
          <w:szCs w:val="21"/>
        </w:rPr>
      </w:pPr>
    </w:p>
    <w:p w14:paraId="7AC74898" w14:textId="77777777" w:rsidR="003223ED" w:rsidRPr="003223ED" w:rsidDel="005A79F6" w:rsidRDefault="003223ED">
      <w:pPr>
        <w:rPr>
          <w:ins w:id="2693" w:author="Michael Trupkin" w:date="2017-07-12T15:32:00Z"/>
          <w:del w:id="2694" w:author="Jeff Johnson" w:date="2017-07-12T20:40:00Z"/>
        </w:rPr>
        <w:pPrChange w:id="2695" w:author="Michael Trupkin" w:date="2017-07-12T15:32:00Z">
          <w:pPr>
            <w:pStyle w:val="Heading2"/>
          </w:pPr>
        </w:pPrChange>
      </w:pPr>
    </w:p>
    <w:p w14:paraId="66241955" w14:textId="77777777" w:rsidR="00677A3A" w:rsidRDefault="00677A3A">
      <w:pPr>
        <w:pStyle w:val="NormalWeb"/>
        <w:shd w:val="clear" w:color="auto" w:fill="FFFFFF"/>
        <w:spacing w:before="150" w:beforeAutospacing="0" w:after="0" w:afterAutospacing="0"/>
        <w:rPr>
          <w:ins w:id="2696" w:author="Michael Trupkin" w:date="2017-07-12T15:31:00Z"/>
        </w:rPr>
        <w:pPrChange w:id="2697" w:author="Jeff Johnson" w:date="2017-07-12T20:40:00Z">
          <w:pPr>
            <w:pStyle w:val="Heading2"/>
          </w:pPr>
        </w:pPrChange>
      </w:pPr>
    </w:p>
    <w:p w14:paraId="73201D6A" w14:textId="77777777" w:rsidR="000A1F1C" w:rsidRDefault="000A1F1C">
      <w:pPr>
        <w:spacing w:before="0" w:after="200" w:line="276" w:lineRule="auto"/>
        <w:rPr>
          <w:ins w:id="2698" w:author="Jeff Johnson" w:date="2017-07-12T20:48:00Z"/>
          <w:rFonts w:eastAsiaTheme="majorEastAsia" w:cstheme="majorBidi"/>
          <w:b/>
          <w:szCs w:val="26"/>
        </w:rPr>
      </w:pPr>
      <w:ins w:id="2699" w:author="Jeff Johnson" w:date="2017-07-12T20:48:00Z">
        <w:r>
          <w:br w:type="page"/>
        </w:r>
      </w:ins>
    </w:p>
    <w:p w14:paraId="75334B15" w14:textId="6FED0685" w:rsidR="00B1460F" w:rsidRDefault="00B1460F" w:rsidP="00C56047">
      <w:pPr>
        <w:pStyle w:val="Heading2"/>
      </w:pPr>
      <w:bookmarkStart w:id="2700" w:name="_Toc487713886"/>
      <w:r w:rsidRPr="00B1460F">
        <w:t>Test Integration and Scoring Deployment Unit</w:t>
      </w:r>
      <w:bookmarkEnd w:id="2700"/>
    </w:p>
    <w:p w14:paraId="4BD44D14" w14:textId="77777777" w:rsidR="007A5119" w:rsidRDefault="007A5119" w:rsidP="00567046">
      <w:r>
        <w:t>The Test Integration and Scoring deployment unit supports the Test Delivery deployment unit with test integration and scoring services. This unit receives the student assessment once the interactive real-time highly transactional part of the student assessment is complete. This unit receives results from hand scoring and other scoring engines and integrates these scores with the other assessment items scored in real time during the student assessment. Once a student assessment is completely integrated, the assessment is scored (including scale scores) according to the configured scoring rules.</w:t>
      </w:r>
    </w:p>
    <w:p w14:paraId="2A9DDA33" w14:textId="77777777" w:rsidR="008A6769" w:rsidRDefault="008A6769" w:rsidP="00567046">
      <w:r>
        <w:t>The following is a summary of the Test Integration and Scoring deployment unit selections.</w:t>
      </w:r>
    </w:p>
    <w:tbl>
      <w:tblPr>
        <w:tblStyle w:val="TableGrid"/>
        <w:tblW w:w="9811" w:type="dxa"/>
        <w:tblLook w:val="04A0" w:firstRow="1" w:lastRow="0" w:firstColumn="1" w:lastColumn="0" w:noHBand="0" w:noVBand="1"/>
      </w:tblPr>
      <w:tblGrid>
        <w:gridCol w:w="2683"/>
        <w:gridCol w:w="7128"/>
      </w:tblGrid>
      <w:tr w:rsidR="00CE2D45" w14:paraId="4BDA4407" w14:textId="77777777" w:rsidTr="008943EA">
        <w:trPr>
          <w:cantSplit/>
          <w:tblHeader/>
        </w:trPr>
        <w:tc>
          <w:tcPr>
            <w:tcW w:w="2683" w:type="dxa"/>
            <w:shd w:val="clear" w:color="auto" w:fill="43B02A"/>
            <w:vAlign w:val="center"/>
          </w:tcPr>
          <w:p w14:paraId="04C89984" w14:textId="77777777" w:rsidR="00CE2D45" w:rsidRPr="008943EA" w:rsidRDefault="005D0C87" w:rsidP="008943EA">
            <w:pPr>
              <w:pStyle w:val="TableHeading1"/>
              <w:spacing w:before="120"/>
              <w:jc w:val="left"/>
              <w:rPr>
                <w:szCs w:val="20"/>
              </w:rPr>
            </w:pPr>
            <w:r w:rsidRPr="008943EA">
              <w:rPr>
                <w:szCs w:val="20"/>
              </w:rPr>
              <w:t>Deployment Selection</w:t>
            </w:r>
          </w:p>
        </w:tc>
        <w:tc>
          <w:tcPr>
            <w:tcW w:w="7128" w:type="dxa"/>
            <w:shd w:val="clear" w:color="auto" w:fill="43B02A"/>
            <w:vAlign w:val="center"/>
          </w:tcPr>
          <w:p w14:paraId="1EB61F44" w14:textId="77777777" w:rsidR="00CE2D45" w:rsidRPr="008943EA" w:rsidRDefault="005D0C87" w:rsidP="008943EA">
            <w:pPr>
              <w:pStyle w:val="TableHeading1"/>
              <w:spacing w:before="120"/>
              <w:jc w:val="left"/>
              <w:rPr>
                <w:szCs w:val="20"/>
              </w:rPr>
            </w:pPr>
            <w:r w:rsidRPr="008943EA">
              <w:rPr>
                <w:szCs w:val="20"/>
              </w:rPr>
              <w:t>Description</w:t>
            </w:r>
          </w:p>
        </w:tc>
      </w:tr>
      <w:tr w:rsidR="00CE2D45" w14:paraId="28BA8D91" w14:textId="77777777" w:rsidTr="005D0C87">
        <w:trPr>
          <w:cantSplit/>
        </w:trPr>
        <w:tc>
          <w:tcPr>
            <w:tcW w:w="2683" w:type="dxa"/>
            <w:vAlign w:val="center"/>
          </w:tcPr>
          <w:p w14:paraId="0F708F98" w14:textId="77777777" w:rsidR="00CE2D45" w:rsidRPr="008943EA" w:rsidRDefault="005D0C87" w:rsidP="008943EA">
            <w:pPr>
              <w:spacing w:before="60" w:after="60"/>
              <w:rPr>
                <w:sz w:val="20"/>
                <w:szCs w:val="20"/>
              </w:rPr>
            </w:pPr>
            <w:r w:rsidRPr="008943EA">
              <w:rPr>
                <w:sz w:val="20"/>
                <w:szCs w:val="20"/>
              </w:rPr>
              <w:t>Elastic Load Balancer</w:t>
            </w:r>
          </w:p>
        </w:tc>
        <w:tc>
          <w:tcPr>
            <w:tcW w:w="7128" w:type="dxa"/>
            <w:vAlign w:val="center"/>
          </w:tcPr>
          <w:p w14:paraId="6C4185E5" w14:textId="77777777" w:rsidR="00CE2D45" w:rsidRPr="008943EA" w:rsidRDefault="00A10C96" w:rsidP="008943EA">
            <w:pPr>
              <w:spacing w:before="60" w:after="60"/>
              <w:rPr>
                <w:sz w:val="20"/>
                <w:szCs w:val="20"/>
              </w:rPr>
            </w:pPr>
            <w:r w:rsidRPr="008943EA">
              <w:rPr>
                <w:sz w:val="20"/>
                <w:szCs w:val="20"/>
              </w:rPr>
              <w:t>An Elastic Load Balancer is required for this deployment unit.</w:t>
            </w:r>
          </w:p>
        </w:tc>
      </w:tr>
      <w:tr w:rsidR="00CE2D45" w14:paraId="5F57A118" w14:textId="77777777" w:rsidTr="005D0C87">
        <w:trPr>
          <w:cantSplit/>
        </w:trPr>
        <w:tc>
          <w:tcPr>
            <w:tcW w:w="2683" w:type="dxa"/>
            <w:vAlign w:val="center"/>
          </w:tcPr>
          <w:p w14:paraId="17D5B265" w14:textId="77777777" w:rsidR="00CE2D45" w:rsidRPr="008943EA" w:rsidRDefault="005D0C87" w:rsidP="008943EA">
            <w:pPr>
              <w:spacing w:before="60" w:after="60"/>
              <w:rPr>
                <w:sz w:val="20"/>
                <w:szCs w:val="20"/>
              </w:rPr>
            </w:pPr>
            <w:r w:rsidRPr="008943EA">
              <w:rPr>
                <w:sz w:val="20"/>
                <w:szCs w:val="20"/>
              </w:rPr>
              <w:lastRenderedPageBreak/>
              <w:t>Web Server Instance Type</w:t>
            </w:r>
          </w:p>
        </w:tc>
        <w:tc>
          <w:tcPr>
            <w:tcW w:w="7128" w:type="dxa"/>
            <w:vAlign w:val="center"/>
          </w:tcPr>
          <w:p w14:paraId="7C298170" w14:textId="77777777" w:rsidR="00CE2D45" w:rsidRPr="008943EA" w:rsidRDefault="00A10C96" w:rsidP="008943EA">
            <w:pPr>
              <w:spacing w:before="60" w:after="60"/>
              <w:rPr>
                <w:sz w:val="20"/>
                <w:szCs w:val="20"/>
              </w:rPr>
            </w:pPr>
            <w:r w:rsidRPr="008943EA">
              <w:rPr>
                <w:sz w:val="20"/>
                <w:szCs w:val="20"/>
              </w:rPr>
              <w:t>An EC2 general purpose m</w:t>
            </w:r>
            <w:proofErr w:type="gramStart"/>
            <w:r w:rsidRPr="008943EA">
              <w:rPr>
                <w:sz w:val="20"/>
                <w:szCs w:val="20"/>
              </w:rPr>
              <w:t>1.xlarge</w:t>
            </w:r>
            <w:proofErr w:type="gramEnd"/>
            <w:r w:rsidR="008E23F6" w:rsidRPr="008943EA">
              <w:rPr>
                <w:sz w:val="20"/>
                <w:szCs w:val="20"/>
              </w:rPr>
              <w:t xml:space="preserve"> instance is selected (64 bit, 4 virtual CPUs, 15GB o</w:t>
            </w:r>
            <w:r w:rsidR="00603D77" w:rsidRPr="008943EA">
              <w:rPr>
                <w:sz w:val="20"/>
                <w:szCs w:val="20"/>
              </w:rPr>
              <w:t>f</w:t>
            </w:r>
            <w:r w:rsidR="008E23F6" w:rsidRPr="008943EA">
              <w:rPr>
                <w:sz w:val="20"/>
                <w:szCs w:val="20"/>
              </w:rPr>
              <w:t xml:space="preserve"> memory</w:t>
            </w:r>
            <w:r w:rsidR="00860361" w:rsidRPr="008943EA">
              <w:rPr>
                <w:sz w:val="20"/>
                <w:szCs w:val="20"/>
              </w:rPr>
              <w:t>,</w:t>
            </w:r>
            <w:r w:rsidR="008E23F6" w:rsidRPr="008943EA">
              <w:rPr>
                <w:sz w:val="20"/>
                <w:szCs w:val="20"/>
              </w:rPr>
              <w:t xml:space="preserve"> 4x420GB of ephemeral storage, available EBS storage, </w:t>
            </w:r>
            <w:r w:rsidR="009F0B46" w:rsidRPr="008943EA">
              <w:rPr>
                <w:sz w:val="20"/>
                <w:szCs w:val="20"/>
              </w:rPr>
              <w:t>and high</w:t>
            </w:r>
            <w:r w:rsidR="008E23F6" w:rsidRPr="008943EA">
              <w:rPr>
                <w:sz w:val="20"/>
                <w:szCs w:val="20"/>
              </w:rPr>
              <w:t xml:space="preserve"> network performance).</w:t>
            </w:r>
          </w:p>
        </w:tc>
      </w:tr>
      <w:tr w:rsidR="00CE2D45" w14:paraId="329BF5F8" w14:textId="77777777" w:rsidTr="005D0C87">
        <w:trPr>
          <w:cantSplit/>
        </w:trPr>
        <w:tc>
          <w:tcPr>
            <w:tcW w:w="2683" w:type="dxa"/>
            <w:vAlign w:val="center"/>
          </w:tcPr>
          <w:p w14:paraId="3FCBF5DA" w14:textId="77777777" w:rsidR="00CE2D45" w:rsidRPr="008943EA" w:rsidRDefault="005D0C87" w:rsidP="008943EA">
            <w:pPr>
              <w:spacing w:before="60" w:after="60"/>
              <w:rPr>
                <w:sz w:val="20"/>
                <w:szCs w:val="20"/>
              </w:rPr>
            </w:pPr>
            <w:r w:rsidRPr="008943EA">
              <w:rPr>
                <w:sz w:val="20"/>
                <w:szCs w:val="20"/>
              </w:rPr>
              <w:t>Number of Baseline Web Servers</w:t>
            </w:r>
          </w:p>
        </w:tc>
        <w:tc>
          <w:tcPr>
            <w:tcW w:w="7128" w:type="dxa"/>
            <w:vAlign w:val="center"/>
          </w:tcPr>
          <w:p w14:paraId="0EA387C3" w14:textId="77777777" w:rsidR="00CE2D45" w:rsidRPr="008943EA" w:rsidRDefault="001A796A" w:rsidP="008943EA">
            <w:pPr>
              <w:spacing w:before="60" w:after="60"/>
              <w:rPr>
                <w:sz w:val="20"/>
                <w:szCs w:val="20"/>
              </w:rPr>
            </w:pPr>
            <w:r w:rsidRPr="008943EA">
              <w:rPr>
                <w:sz w:val="20"/>
                <w:szCs w:val="20"/>
              </w:rPr>
              <w:t>Same scaling model as Test Delivery: t</w:t>
            </w:r>
            <w:r w:rsidR="00207286" w:rsidRPr="008943EA">
              <w:rPr>
                <w:sz w:val="20"/>
                <w:szCs w:val="20"/>
              </w:rPr>
              <w:t>wo baseline web servers are selected for high availability and performance.</w:t>
            </w:r>
          </w:p>
        </w:tc>
      </w:tr>
      <w:tr w:rsidR="00CE2D45" w14:paraId="14D5B489" w14:textId="77777777" w:rsidTr="005D0C87">
        <w:trPr>
          <w:cantSplit/>
        </w:trPr>
        <w:tc>
          <w:tcPr>
            <w:tcW w:w="2683" w:type="dxa"/>
            <w:vAlign w:val="center"/>
          </w:tcPr>
          <w:p w14:paraId="2437F26D" w14:textId="77777777" w:rsidR="00CE2D45" w:rsidRPr="008943EA" w:rsidRDefault="005D0C87" w:rsidP="008943EA">
            <w:pPr>
              <w:spacing w:before="60" w:after="60"/>
              <w:rPr>
                <w:sz w:val="20"/>
                <w:szCs w:val="20"/>
              </w:rPr>
            </w:pPr>
            <w:r w:rsidRPr="008943EA">
              <w:rPr>
                <w:sz w:val="20"/>
                <w:szCs w:val="20"/>
              </w:rPr>
              <w:t>Number of On-Demand Web Servers</w:t>
            </w:r>
          </w:p>
        </w:tc>
        <w:tc>
          <w:tcPr>
            <w:tcW w:w="7128" w:type="dxa"/>
            <w:vAlign w:val="center"/>
          </w:tcPr>
          <w:p w14:paraId="115C1671" w14:textId="77777777" w:rsidR="00CE2D45" w:rsidRPr="008943EA" w:rsidRDefault="001A796A" w:rsidP="008943EA">
            <w:pPr>
              <w:spacing w:before="60" w:after="60"/>
              <w:rPr>
                <w:sz w:val="20"/>
                <w:szCs w:val="20"/>
              </w:rPr>
            </w:pPr>
            <w:r w:rsidRPr="008943EA">
              <w:rPr>
                <w:sz w:val="20"/>
                <w:szCs w:val="20"/>
              </w:rPr>
              <w:t>Same scaling model as Test Delivery: one on-demand web server is selected for increased load.</w:t>
            </w:r>
          </w:p>
        </w:tc>
      </w:tr>
      <w:tr w:rsidR="00CE2D45" w14:paraId="7C734D6E" w14:textId="77777777" w:rsidTr="005D0C87">
        <w:trPr>
          <w:cantSplit/>
        </w:trPr>
        <w:tc>
          <w:tcPr>
            <w:tcW w:w="2683" w:type="dxa"/>
            <w:vAlign w:val="center"/>
          </w:tcPr>
          <w:p w14:paraId="657BAA2F" w14:textId="77777777" w:rsidR="00CE2D45" w:rsidRPr="008943EA" w:rsidRDefault="005D0C87" w:rsidP="008943EA">
            <w:pPr>
              <w:spacing w:before="60" w:after="60"/>
              <w:rPr>
                <w:sz w:val="20"/>
                <w:szCs w:val="20"/>
              </w:rPr>
            </w:pPr>
            <w:r w:rsidRPr="008943EA">
              <w:rPr>
                <w:sz w:val="20"/>
                <w:szCs w:val="20"/>
              </w:rPr>
              <w:t>Amount of Data Served</w:t>
            </w:r>
          </w:p>
        </w:tc>
        <w:tc>
          <w:tcPr>
            <w:tcW w:w="7128" w:type="dxa"/>
            <w:vAlign w:val="center"/>
          </w:tcPr>
          <w:p w14:paraId="543CB2AD" w14:textId="77777777" w:rsidR="00CC33E8" w:rsidRPr="008943EA" w:rsidRDefault="004D26F4" w:rsidP="008943EA">
            <w:pPr>
              <w:spacing w:before="60" w:after="60"/>
              <w:rPr>
                <w:sz w:val="20"/>
                <w:szCs w:val="20"/>
              </w:rPr>
            </w:pPr>
            <w:r w:rsidRPr="008943EA">
              <w:rPr>
                <w:sz w:val="20"/>
                <w:szCs w:val="20"/>
              </w:rPr>
              <w:t xml:space="preserve">Based on </w:t>
            </w:r>
            <w:r w:rsidR="00CC33E8" w:rsidRPr="008943EA">
              <w:rPr>
                <w:sz w:val="20"/>
                <w:szCs w:val="20"/>
              </w:rPr>
              <w:t xml:space="preserve">the </w:t>
            </w:r>
            <w:r w:rsidRPr="008943EA">
              <w:rPr>
                <w:sz w:val="20"/>
                <w:szCs w:val="20"/>
              </w:rPr>
              <w:t xml:space="preserve">number of </w:t>
            </w:r>
            <w:r w:rsidR="00CC33E8" w:rsidRPr="008943EA">
              <w:rPr>
                <w:sz w:val="20"/>
                <w:szCs w:val="20"/>
              </w:rPr>
              <w:t xml:space="preserve">concurrent students, the number of </w:t>
            </w:r>
            <w:r w:rsidRPr="008943EA">
              <w:rPr>
                <w:sz w:val="20"/>
                <w:szCs w:val="20"/>
              </w:rPr>
              <w:t xml:space="preserve">assessments </w:t>
            </w:r>
            <w:r w:rsidR="00CC33E8" w:rsidRPr="008943EA">
              <w:rPr>
                <w:sz w:val="20"/>
                <w:szCs w:val="20"/>
              </w:rPr>
              <w:t xml:space="preserve">completed </w:t>
            </w:r>
            <w:r w:rsidRPr="008943EA">
              <w:rPr>
                <w:sz w:val="20"/>
                <w:szCs w:val="20"/>
              </w:rPr>
              <w:t>per hour</w:t>
            </w:r>
            <w:r w:rsidR="00CC33E8" w:rsidRPr="008943EA">
              <w:rPr>
                <w:sz w:val="20"/>
                <w:szCs w:val="20"/>
              </w:rPr>
              <w:t xml:space="preserve">, the </w:t>
            </w:r>
            <w:r w:rsidRPr="008943EA">
              <w:rPr>
                <w:sz w:val="20"/>
                <w:szCs w:val="20"/>
              </w:rPr>
              <w:t>size of each assessment unit</w:t>
            </w:r>
            <w:r w:rsidR="00CC33E8" w:rsidRPr="008943EA">
              <w:rPr>
                <w:sz w:val="20"/>
                <w:szCs w:val="20"/>
              </w:rPr>
              <w:t xml:space="preserve"> and an overhead factor</w:t>
            </w:r>
            <w:r w:rsidRPr="008943EA">
              <w:rPr>
                <w:sz w:val="20"/>
                <w:szCs w:val="20"/>
              </w:rPr>
              <w:t xml:space="preserve">. For example, </w:t>
            </w:r>
            <w:r w:rsidR="00CC33E8" w:rsidRPr="008943EA">
              <w:rPr>
                <w:sz w:val="20"/>
                <w:szCs w:val="20"/>
              </w:rPr>
              <w:t xml:space="preserve">for 10,000 concurrent students, one </w:t>
            </w:r>
            <w:r w:rsidRPr="008943EA">
              <w:rPr>
                <w:sz w:val="20"/>
                <w:szCs w:val="20"/>
              </w:rPr>
              <w:t xml:space="preserve">student </w:t>
            </w:r>
            <w:r w:rsidR="00CC33E8" w:rsidRPr="008943EA">
              <w:rPr>
                <w:sz w:val="20"/>
                <w:szCs w:val="20"/>
              </w:rPr>
              <w:t xml:space="preserve">assessment per hour, an </w:t>
            </w:r>
            <w:r w:rsidRPr="008943EA">
              <w:rPr>
                <w:sz w:val="20"/>
                <w:szCs w:val="20"/>
              </w:rPr>
              <w:t xml:space="preserve">assessment </w:t>
            </w:r>
            <w:r w:rsidR="00CC33E8" w:rsidRPr="008943EA">
              <w:rPr>
                <w:sz w:val="20"/>
                <w:szCs w:val="20"/>
              </w:rPr>
              <w:t xml:space="preserve">size of </w:t>
            </w:r>
            <w:r w:rsidR="00D12DDA" w:rsidRPr="008943EA">
              <w:rPr>
                <w:sz w:val="20"/>
                <w:szCs w:val="20"/>
              </w:rPr>
              <w:t>2</w:t>
            </w:r>
            <w:r w:rsidRPr="008943EA">
              <w:rPr>
                <w:sz w:val="20"/>
                <w:szCs w:val="20"/>
              </w:rPr>
              <w:t xml:space="preserve">0KB and </w:t>
            </w:r>
            <w:r w:rsidR="00CC33E8" w:rsidRPr="008943EA">
              <w:rPr>
                <w:sz w:val="20"/>
                <w:szCs w:val="20"/>
              </w:rPr>
              <w:t xml:space="preserve">an overhead factor of </w:t>
            </w:r>
            <w:r w:rsidRPr="008943EA">
              <w:rPr>
                <w:sz w:val="20"/>
                <w:szCs w:val="20"/>
              </w:rPr>
              <w:t>25%</w:t>
            </w:r>
            <w:r w:rsidR="00CC33E8" w:rsidRPr="008943EA">
              <w:rPr>
                <w:sz w:val="20"/>
                <w:szCs w:val="20"/>
              </w:rPr>
              <w:t>, we have</w:t>
            </w:r>
          </w:p>
          <w:p w14:paraId="379F7C60" w14:textId="77777777" w:rsidR="00CE2D45" w:rsidRPr="008943EA" w:rsidRDefault="00CC33E8" w:rsidP="008943EA">
            <w:pPr>
              <w:spacing w:before="60" w:after="60"/>
              <w:rPr>
                <w:sz w:val="20"/>
                <w:szCs w:val="20"/>
              </w:rPr>
            </w:pPr>
            <w:r w:rsidRPr="008943EA">
              <w:rPr>
                <w:sz w:val="20"/>
                <w:szCs w:val="20"/>
              </w:rPr>
              <w:t xml:space="preserve">= 10,000 students X 50KB per student X 125% = </w:t>
            </w:r>
            <w:r w:rsidR="00D352CE" w:rsidRPr="008943EA">
              <w:rPr>
                <w:sz w:val="20"/>
                <w:szCs w:val="20"/>
              </w:rPr>
              <w:t>0.60GB/hour, or about 1 GB per hour</w:t>
            </w:r>
            <w:r w:rsidR="00A943FC" w:rsidRPr="008943EA">
              <w:rPr>
                <w:sz w:val="20"/>
                <w:szCs w:val="20"/>
              </w:rPr>
              <w:t>.</w:t>
            </w:r>
          </w:p>
        </w:tc>
      </w:tr>
      <w:tr w:rsidR="00CE2D45" w14:paraId="27DC3BE5" w14:textId="77777777" w:rsidTr="005D0C87">
        <w:trPr>
          <w:cantSplit/>
        </w:trPr>
        <w:tc>
          <w:tcPr>
            <w:tcW w:w="2683" w:type="dxa"/>
            <w:vAlign w:val="center"/>
          </w:tcPr>
          <w:p w14:paraId="6E6E7E01" w14:textId="77777777" w:rsidR="00CE2D45" w:rsidRPr="008943EA" w:rsidRDefault="005D0C87" w:rsidP="008943EA">
            <w:pPr>
              <w:spacing w:before="60" w:after="60"/>
              <w:rPr>
                <w:sz w:val="20"/>
                <w:szCs w:val="20"/>
              </w:rPr>
            </w:pPr>
            <w:r w:rsidRPr="008943EA">
              <w:rPr>
                <w:sz w:val="20"/>
                <w:szCs w:val="20"/>
              </w:rPr>
              <w:t>DB Server Instance Type</w:t>
            </w:r>
          </w:p>
        </w:tc>
        <w:tc>
          <w:tcPr>
            <w:tcW w:w="7128" w:type="dxa"/>
            <w:vAlign w:val="center"/>
          </w:tcPr>
          <w:p w14:paraId="1FE4CEBF" w14:textId="77777777" w:rsidR="00CE2D45" w:rsidRPr="008943EA" w:rsidRDefault="00CB2942" w:rsidP="008943EA">
            <w:pPr>
              <w:spacing w:before="60" w:after="60"/>
              <w:rPr>
                <w:sz w:val="20"/>
                <w:szCs w:val="20"/>
              </w:rPr>
            </w:pPr>
            <w:r w:rsidRPr="008943EA">
              <w:rPr>
                <w:sz w:val="20"/>
                <w:szCs w:val="20"/>
              </w:rPr>
              <w:t>A Multi-AZ Extra Large RDS database instance is selected. This server is not as large as the DB server selected for Test Delivery but reflects the lower activity expected for this server as compared to Test Delivery.</w:t>
            </w:r>
            <w:r w:rsidR="00BC412E" w:rsidRPr="008943EA">
              <w:rPr>
                <w:sz w:val="20"/>
                <w:szCs w:val="20"/>
              </w:rPr>
              <w:t xml:space="preserve"> It is optimized for Provisioned IOPS.</w:t>
            </w:r>
          </w:p>
        </w:tc>
      </w:tr>
      <w:tr w:rsidR="00CE2D45" w14:paraId="66F11CEE" w14:textId="77777777" w:rsidTr="005D0C87">
        <w:trPr>
          <w:cantSplit/>
        </w:trPr>
        <w:tc>
          <w:tcPr>
            <w:tcW w:w="2683" w:type="dxa"/>
            <w:vAlign w:val="center"/>
          </w:tcPr>
          <w:p w14:paraId="46F2971C" w14:textId="77777777" w:rsidR="00CE2D45" w:rsidRPr="008943EA" w:rsidRDefault="005D0C87" w:rsidP="008943EA">
            <w:pPr>
              <w:spacing w:before="60" w:after="60"/>
              <w:rPr>
                <w:sz w:val="20"/>
                <w:szCs w:val="20"/>
              </w:rPr>
            </w:pPr>
            <w:r w:rsidRPr="008943EA">
              <w:rPr>
                <w:sz w:val="20"/>
                <w:szCs w:val="20"/>
              </w:rPr>
              <w:t>DB Server Storage</w:t>
            </w:r>
          </w:p>
        </w:tc>
        <w:tc>
          <w:tcPr>
            <w:tcW w:w="7128" w:type="dxa"/>
            <w:vAlign w:val="center"/>
          </w:tcPr>
          <w:p w14:paraId="639BDB9F" w14:textId="77777777" w:rsidR="00033696" w:rsidRPr="008943EA" w:rsidRDefault="00033696" w:rsidP="008943EA">
            <w:pPr>
              <w:spacing w:before="60" w:after="60"/>
              <w:rPr>
                <w:sz w:val="20"/>
                <w:szCs w:val="20"/>
              </w:rPr>
            </w:pPr>
            <w:r w:rsidRPr="008943EA">
              <w:rPr>
                <w:sz w:val="20"/>
                <w:szCs w:val="20"/>
              </w:rPr>
              <w:t>This storage size is selected based on the total number of students, the size of each test opportunity, the number of test opportunities, and an overhead figure. For example,</w:t>
            </w:r>
          </w:p>
          <w:p w14:paraId="6D45436B" w14:textId="77777777" w:rsidR="00033696" w:rsidRPr="008943EA" w:rsidRDefault="00033696" w:rsidP="008943EA">
            <w:pPr>
              <w:spacing w:before="60" w:after="60"/>
              <w:rPr>
                <w:sz w:val="20"/>
                <w:szCs w:val="20"/>
              </w:rPr>
            </w:pPr>
            <w:r w:rsidRPr="008943EA">
              <w:rPr>
                <w:sz w:val="20"/>
                <w:szCs w:val="20"/>
              </w:rPr>
              <w:t>= 500,000 students X 50KB per test opportunity X 3 opportunities per student X 125% overhead</w:t>
            </w:r>
          </w:p>
          <w:p w14:paraId="153845DA" w14:textId="77777777" w:rsidR="00033696" w:rsidRPr="008943EA" w:rsidRDefault="00033696" w:rsidP="008943EA">
            <w:pPr>
              <w:spacing w:before="60" w:after="60"/>
              <w:rPr>
                <w:sz w:val="20"/>
                <w:szCs w:val="20"/>
              </w:rPr>
            </w:pPr>
            <w:r w:rsidRPr="008943EA">
              <w:rPr>
                <w:sz w:val="20"/>
                <w:szCs w:val="20"/>
              </w:rPr>
              <w:t>= 89.4GB</w:t>
            </w:r>
          </w:p>
          <w:p w14:paraId="2ADC77EA" w14:textId="77777777" w:rsidR="00033696" w:rsidRPr="008943EA" w:rsidRDefault="00033696" w:rsidP="008943EA">
            <w:pPr>
              <w:spacing w:before="60" w:after="60"/>
              <w:rPr>
                <w:sz w:val="20"/>
                <w:szCs w:val="20"/>
              </w:rPr>
            </w:pPr>
            <w:r w:rsidRPr="008943EA">
              <w:rPr>
                <w:sz w:val="20"/>
                <w:szCs w:val="20"/>
              </w:rPr>
              <w:t xml:space="preserve">Select a 200GB persistent store. Please note that this size will vary with the expected size of the deployment. A deployment with more students will require additional storage. </w:t>
            </w:r>
          </w:p>
        </w:tc>
      </w:tr>
      <w:tr w:rsidR="005D0C87" w14:paraId="13D638B6" w14:textId="77777777" w:rsidTr="005D0C87">
        <w:trPr>
          <w:cantSplit/>
        </w:trPr>
        <w:tc>
          <w:tcPr>
            <w:tcW w:w="2683" w:type="dxa"/>
            <w:vAlign w:val="center"/>
          </w:tcPr>
          <w:p w14:paraId="4AEFB6E5" w14:textId="77777777" w:rsidR="005D0C87" w:rsidRPr="008943EA" w:rsidRDefault="005D0C87" w:rsidP="008943EA">
            <w:pPr>
              <w:spacing w:before="60" w:after="60"/>
              <w:rPr>
                <w:sz w:val="20"/>
                <w:szCs w:val="20"/>
              </w:rPr>
            </w:pPr>
            <w:r w:rsidRPr="008943EA">
              <w:rPr>
                <w:sz w:val="20"/>
                <w:szCs w:val="20"/>
              </w:rPr>
              <w:t>DB Server Provisioned IOPS</w:t>
            </w:r>
          </w:p>
        </w:tc>
        <w:tc>
          <w:tcPr>
            <w:tcW w:w="7128" w:type="dxa"/>
            <w:vAlign w:val="center"/>
          </w:tcPr>
          <w:p w14:paraId="69484043" w14:textId="77777777" w:rsidR="005D0C87" w:rsidRPr="008943EA" w:rsidRDefault="000D3E7C" w:rsidP="008943EA">
            <w:pPr>
              <w:spacing w:before="60" w:after="60"/>
              <w:rPr>
                <w:sz w:val="20"/>
                <w:szCs w:val="20"/>
              </w:rPr>
            </w:pPr>
            <w:r w:rsidRPr="008943EA">
              <w:rPr>
                <w:sz w:val="20"/>
                <w:szCs w:val="20"/>
              </w:rPr>
              <w:t>A 3/1 ratio of provisioned IOPS is selected. 200GB X 3 = 600 Provisioned IOPS</w:t>
            </w:r>
          </w:p>
        </w:tc>
      </w:tr>
    </w:tbl>
    <w:p w14:paraId="1C4A66F3" w14:textId="56720D4F" w:rsidR="00645589" w:rsidRDefault="00645589" w:rsidP="006B25B2">
      <w:pPr>
        <w:pStyle w:val="Caption"/>
      </w:pPr>
      <w:bookmarkStart w:id="2701" w:name="_Toc487492076"/>
      <w:r>
        <w:t xml:space="preserve">Table </w:t>
      </w:r>
      <w:ins w:id="2702" w:author="Jeff Johnson" w:date="2017-07-12T21:16:00Z">
        <w:r w:rsidR="00B33BF6">
          <w:fldChar w:fldCharType="begin"/>
        </w:r>
        <w:r w:rsidR="00B33BF6">
          <w:instrText xml:space="preserve"> SEQ Table \* ARABIC </w:instrText>
        </w:r>
      </w:ins>
      <w:r w:rsidR="00B33BF6">
        <w:fldChar w:fldCharType="separate"/>
      </w:r>
      <w:ins w:id="2703" w:author="Jeff Johnson" w:date="2017-07-12T21:16:00Z">
        <w:r w:rsidR="00B33BF6">
          <w:rPr>
            <w:noProof/>
          </w:rPr>
          <w:t>7</w:t>
        </w:r>
        <w:r w:rsidR="00B33BF6">
          <w:fldChar w:fldCharType="end"/>
        </w:r>
      </w:ins>
      <w:del w:id="2704" w:author="Jeff Johnson" w:date="2017-07-12T21:16:00Z">
        <w:r w:rsidR="00A36C43" w:rsidDel="00B33BF6">
          <w:fldChar w:fldCharType="begin"/>
        </w:r>
        <w:r w:rsidR="00A36C43" w:rsidDel="00B33BF6">
          <w:delInstrText xml:space="preserve"> SEQ Table \* ARABIC </w:delInstrText>
        </w:r>
        <w:r w:rsidR="00A36C43" w:rsidDel="00B33BF6">
          <w:fldChar w:fldCharType="separate"/>
        </w:r>
        <w:r w:rsidR="00B33BF6" w:rsidDel="00B33BF6">
          <w:rPr>
            <w:noProof/>
          </w:rPr>
          <w:delText>7</w:delText>
        </w:r>
        <w:r w:rsidR="00A36C43" w:rsidDel="00B33BF6">
          <w:rPr>
            <w:noProof/>
          </w:rPr>
          <w:fldChar w:fldCharType="end"/>
        </w:r>
      </w:del>
      <w:r>
        <w:t xml:space="preserve">. </w:t>
      </w:r>
      <w:r w:rsidRPr="00645589">
        <w:t>Test Integration and Scoring Deployment Unit</w:t>
      </w:r>
      <w:r>
        <w:t xml:space="preserve"> Summary</w:t>
      </w:r>
      <w:bookmarkEnd w:id="2701"/>
    </w:p>
    <w:p w14:paraId="6D5C4108" w14:textId="77777777" w:rsidR="00B1460F" w:rsidRDefault="00B1460F" w:rsidP="00C56047">
      <w:pPr>
        <w:pStyle w:val="Heading2"/>
      </w:pPr>
      <w:bookmarkStart w:id="2705" w:name="_Toc487713887"/>
      <w:r>
        <w:t>Test Registration and Administration Deployment Unit</w:t>
      </w:r>
      <w:bookmarkEnd w:id="2705"/>
    </w:p>
    <w:p w14:paraId="0737B80F" w14:textId="77777777" w:rsidR="009E1A09" w:rsidRDefault="009E1A09" w:rsidP="00567046">
      <w:r>
        <w:t xml:space="preserve">The </w:t>
      </w:r>
      <w:r w:rsidRPr="009E1A09">
        <w:t>5.3</w:t>
      </w:r>
      <w:r w:rsidRPr="009E1A09">
        <w:tab/>
        <w:t xml:space="preserve">Test Registration and Administration </w:t>
      </w:r>
      <w:r>
        <w:t>d</w:t>
      </w:r>
      <w:r w:rsidRPr="009E1A09">
        <w:t xml:space="preserve">eployment </w:t>
      </w:r>
      <w:r>
        <w:t>u</w:t>
      </w:r>
      <w:r w:rsidRPr="009E1A09">
        <w:t>nit</w:t>
      </w:r>
      <w:r>
        <w:t xml:space="preserve"> provides services for upload of entity, user and student files and a user interface for ad hoc modification of user roles and student demographics and PNP information.</w:t>
      </w:r>
      <w:r w:rsidR="00346D17">
        <w:t xml:space="preserve"> </w:t>
      </w:r>
      <w:r w:rsidR="00FC0279">
        <w:t>The following selections are made for this deployment unit.</w:t>
      </w:r>
    </w:p>
    <w:tbl>
      <w:tblPr>
        <w:tblStyle w:val="TableGrid"/>
        <w:tblW w:w="9811" w:type="dxa"/>
        <w:tblLook w:val="04A0" w:firstRow="1" w:lastRow="0" w:firstColumn="1" w:lastColumn="0" w:noHBand="0" w:noVBand="1"/>
      </w:tblPr>
      <w:tblGrid>
        <w:gridCol w:w="2683"/>
        <w:gridCol w:w="7128"/>
      </w:tblGrid>
      <w:tr w:rsidR="00FD59CE" w:rsidRPr="005D0C87" w14:paraId="25CA6EFE" w14:textId="77777777" w:rsidTr="00E94E11">
        <w:trPr>
          <w:cantSplit/>
          <w:tblHeader/>
        </w:trPr>
        <w:tc>
          <w:tcPr>
            <w:tcW w:w="2683" w:type="dxa"/>
            <w:shd w:val="clear" w:color="auto" w:fill="43B02A"/>
            <w:vAlign w:val="center"/>
          </w:tcPr>
          <w:p w14:paraId="7F9CDD81" w14:textId="77777777" w:rsidR="00FD59CE" w:rsidRPr="00E94E11" w:rsidRDefault="00FD59CE" w:rsidP="00E94E11">
            <w:pPr>
              <w:pStyle w:val="TableHeading1"/>
              <w:spacing w:before="120"/>
              <w:jc w:val="left"/>
              <w:rPr>
                <w:szCs w:val="20"/>
              </w:rPr>
            </w:pPr>
            <w:r w:rsidRPr="00E94E11">
              <w:rPr>
                <w:szCs w:val="20"/>
              </w:rPr>
              <w:t>Deployment Selection</w:t>
            </w:r>
          </w:p>
        </w:tc>
        <w:tc>
          <w:tcPr>
            <w:tcW w:w="7128" w:type="dxa"/>
            <w:shd w:val="clear" w:color="auto" w:fill="43B02A"/>
            <w:vAlign w:val="center"/>
          </w:tcPr>
          <w:p w14:paraId="3FEA97B2" w14:textId="77777777" w:rsidR="00FD59CE" w:rsidRPr="00E94E11" w:rsidRDefault="00FD59CE" w:rsidP="00E94E11">
            <w:pPr>
              <w:pStyle w:val="TableHeading1"/>
              <w:spacing w:before="120"/>
              <w:jc w:val="left"/>
              <w:rPr>
                <w:szCs w:val="20"/>
              </w:rPr>
            </w:pPr>
            <w:r w:rsidRPr="00E94E11">
              <w:rPr>
                <w:szCs w:val="20"/>
              </w:rPr>
              <w:t>Description</w:t>
            </w:r>
          </w:p>
        </w:tc>
      </w:tr>
      <w:tr w:rsidR="00FD59CE" w:rsidRPr="005D0C87" w14:paraId="6A494F9E" w14:textId="77777777" w:rsidTr="006709C6">
        <w:trPr>
          <w:cantSplit/>
        </w:trPr>
        <w:tc>
          <w:tcPr>
            <w:tcW w:w="2683" w:type="dxa"/>
            <w:vAlign w:val="center"/>
          </w:tcPr>
          <w:p w14:paraId="6210CC41" w14:textId="77777777" w:rsidR="00FD59CE" w:rsidRPr="00E94E11" w:rsidRDefault="00FD59CE" w:rsidP="00E94E11">
            <w:pPr>
              <w:spacing w:before="60" w:after="60"/>
              <w:rPr>
                <w:sz w:val="20"/>
                <w:szCs w:val="20"/>
              </w:rPr>
            </w:pPr>
            <w:r w:rsidRPr="00E94E11">
              <w:rPr>
                <w:sz w:val="20"/>
                <w:szCs w:val="20"/>
              </w:rPr>
              <w:t>Elastic Load Balancer</w:t>
            </w:r>
          </w:p>
        </w:tc>
        <w:tc>
          <w:tcPr>
            <w:tcW w:w="7128" w:type="dxa"/>
            <w:vAlign w:val="center"/>
          </w:tcPr>
          <w:p w14:paraId="3978CC7B" w14:textId="77777777" w:rsidR="00FD59CE" w:rsidRPr="00E94E11" w:rsidRDefault="00FD59CE" w:rsidP="00E94E11">
            <w:pPr>
              <w:spacing w:before="60" w:after="60"/>
              <w:rPr>
                <w:sz w:val="20"/>
                <w:szCs w:val="20"/>
              </w:rPr>
            </w:pPr>
            <w:r w:rsidRPr="00E94E11">
              <w:rPr>
                <w:sz w:val="20"/>
                <w:szCs w:val="20"/>
              </w:rPr>
              <w:t>An Elastic Load Balancer is required for this deployment unit.</w:t>
            </w:r>
          </w:p>
        </w:tc>
      </w:tr>
      <w:tr w:rsidR="00FD59CE" w:rsidRPr="005D0C87" w14:paraId="4A6B79A5" w14:textId="77777777" w:rsidTr="006709C6">
        <w:trPr>
          <w:cantSplit/>
        </w:trPr>
        <w:tc>
          <w:tcPr>
            <w:tcW w:w="2683" w:type="dxa"/>
            <w:vAlign w:val="center"/>
          </w:tcPr>
          <w:p w14:paraId="19803E70" w14:textId="77777777" w:rsidR="00FD59CE" w:rsidRPr="00E94E11" w:rsidRDefault="00FD59CE" w:rsidP="00E94E11">
            <w:pPr>
              <w:spacing w:before="60" w:after="60"/>
              <w:rPr>
                <w:sz w:val="20"/>
                <w:szCs w:val="20"/>
              </w:rPr>
            </w:pPr>
            <w:r w:rsidRPr="00E94E11">
              <w:rPr>
                <w:sz w:val="20"/>
                <w:szCs w:val="20"/>
              </w:rPr>
              <w:t>Web Server Instance Type</w:t>
            </w:r>
          </w:p>
        </w:tc>
        <w:tc>
          <w:tcPr>
            <w:tcW w:w="7128" w:type="dxa"/>
            <w:vAlign w:val="center"/>
          </w:tcPr>
          <w:p w14:paraId="67E80096" w14:textId="77777777" w:rsidR="00FD59CE" w:rsidRPr="00E94E11" w:rsidRDefault="00FD59CE" w:rsidP="00E94E11">
            <w:pPr>
              <w:spacing w:before="60" w:after="60"/>
              <w:rPr>
                <w:sz w:val="20"/>
                <w:szCs w:val="20"/>
              </w:rPr>
            </w:pPr>
            <w:r w:rsidRPr="00E94E11">
              <w:rPr>
                <w:sz w:val="20"/>
                <w:szCs w:val="20"/>
              </w:rPr>
              <w:t>An EC2 general purpose m</w:t>
            </w:r>
            <w:proofErr w:type="gramStart"/>
            <w:r w:rsidRPr="00E94E11">
              <w:rPr>
                <w:sz w:val="20"/>
                <w:szCs w:val="20"/>
              </w:rPr>
              <w:t>1.xlarge</w:t>
            </w:r>
            <w:proofErr w:type="gramEnd"/>
            <w:r w:rsidRPr="00E94E11">
              <w:rPr>
                <w:sz w:val="20"/>
                <w:szCs w:val="20"/>
              </w:rPr>
              <w:t xml:space="preserve"> instance is selected (64 bit, 4 virtual CPUs, 15GB o</w:t>
            </w:r>
            <w:r w:rsidR="00603D77" w:rsidRPr="00E94E11">
              <w:rPr>
                <w:sz w:val="20"/>
                <w:szCs w:val="20"/>
              </w:rPr>
              <w:t>f</w:t>
            </w:r>
            <w:r w:rsidRPr="00E94E11">
              <w:rPr>
                <w:sz w:val="20"/>
                <w:szCs w:val="20"/>
              </w:rPr>
              <w:t xml:space="preserve"> memory</w:t>
            </w:r>
            <w:r w:rsidR="00603D77" w:rsidRPr="00E94E11">
              <w:rPr>
                <w:sz w:val="20"/>
                <w:szCs w:val="20"/>
              </w:rPr>
              <w:t>,</w:t>
            </w:r>
            <w:r w:rsidRPr="00E94E11">
              <w:rPr>
                <w:sz w:val="20"/>
                <w:szCs w:val="20"/>
              </w:rPr>
              <w:t xml:space="preserve"> 4x420GB of ephemeral storage, available EBS storage, and high network performance).</w:t>
            </w:r>
          </w:p>
        </w:tc>
      </w:tr>
      <w:tr w:rsidR="00FD59CE" w:rsidRPr="005D0C87" w14:paraId="0CAB4E3E" w14:textId="77777777" w:rsidTr="006709C6">
        <w:trPr>
          <w:cantSplit/>
        </w:trPr>
        <w:tc>
          <w:tcPr>
            <w:tcW w:w="2683" w:type="dxa"/>
            <w:vAlign w:val="center"/>
          </w:tcPr>
          <w:p w14:paraId="18269226" w14:textId="77777777" w:rsidR="00FD59CE" w:rsidRPr="00E94E11" w:rsidRDefault="00FD59CE" w:rsidP="00E94E11">
            <w:pPr>
              <w:spacing w:before="60" w:after="60"/>
              <w:rPr>
                <w:sz w:val="20"/>
                <w:szCs w:val="20"/>
              </w:rPr>
            </w:pPr>
            <w:r w:rsidRPr="00E94E11">
              <w:rPr>
                <w:sz w:val="20"/>
                <w:szCs w:val="20"/>
              </w:rPr>
              <w:t>Number of Baseline Web Servers</w:t>
            </w:r>
          </w:p>
        </w:tc>
        <w:tc>
          <w:tcPr>
            <w:tcW w:w="7128" w:type="dxa"/>
            <w:vAlign w:val="center"/>
          </w:tcPr>
          <w:p w14:paraId="1AC1822A" w14:textId="77777777" w:rsidR="00FD59CE" w:rsidRPr="00E94E11" w:rsidRDefault="00C3679E" w:rsidP="00E94E11">
            <w:pPr>
              <w:spacing w:before="60" w:after="60"/>
              <w:rPr>
                <w:sz w:val="20"/>
                <w:szCs w:val="20"/>
              </w:rPr>
            </w:pPr>
            <w:r w:rsidRPr="00E94E11">
              <w:rPr>
                <w:sz w:val="20"/>
                <w:szCs w:val="20"/>
              </w:rPr>
              <w:t>Two baseline web servers are selected for high availability and performance.</w:t>
            </w:r>
          </w:p>
        </w:tc>
      </w:tr>
      <w:tr w:rsidR="00FD59CE" w:rsidRPr="005D0C87" w14:paraId="1F5A2178" w14:textId="77777777" w:rsidTr="006709C6">
        <w:trPr>
          <w:cantSplit/>
        </w:trPr>
        <w:tc>
          <w:tcPr>
            <w:tcW w:w="2683" w:type="dxa"/>
            <w:vAlign w:val="center"/>
          </w:tcPr>
          <w:p w14:paraId="22E550DB" w14:textId="77777777" w:rsidR="00FD59CE" w:rsidRPr="00E94E11" w:rsidRDefault="00FD59CE" w:rsidP="00E94E11">
            <w:pPr>
              <w:spacing w:before="60" w:after="60"/>
              <w:rPr>
                <w:sz w:val="20"/>
                <w:szCs w:val="20"/>
              </w:rPr>
            </w:pPr>
            <w:r w:rsidRPr="00E94E11">
              <w:rPr>
                <w:sz w:val="20"/>
                <w:szCs w:val="20"/>
              </w:rPr>
              <w:t>Number of On-Demand Web Servers</w:t>
            </w:r>
          </w:p>
        </w:tc>
        <w:tc>
          <w:tcPr>
            <w:tcW w:w="7128" w:type="dxa"/>
            <w:vAlign w:val="center"/>
          </w:tcPr>
          <w:p w14:paraId="525B9B1A" w14:textId="77777777" w:rsidR="00FD59CE" w:rsidRPr="00E94E11" w:rsidRDefault="005121D7" w:rsidP="00E94E11">
            <w:pPr>
              <w:spacing w:before="60" w:after="60"/>
              <w:rPr>
                <w:sz w:val="20"/>
                <w:szCs w:val="20"/>
              </w:rPr>
            </w:pPr>
            <w:r w:rsidRPr="00E94E11">
              <w:rPr>
                <w:sz w:val="20"/>
                <w:szCs w:val="20"/>
              </w:rPr>
              <w:t>One on-demand web server is selected for periods of increased load</w:t>
            </w:r>
            <w:r w:rsidR="00174529" w:rsidRPr="00E94E11">
              <w:rPr>
                <w:sz w:val="20"/>
                <w:szCs w:val="20"/>
              </w:rPr>
              <w:t xml:space="preserve"> during student registration and testing time.</w:t>
            </w:r>
          </w:p>
        </w:tc>
      </w:tr>
      <w:tr w:rsidR="00FD59CE" w:rsidRPr="005D0C87" w14:paraId="5B10B5C2" w14:textId="77777777" w:rsidTr="006709C6">
        <w:trPr>
          <w:cantSplit/>
        </w:trPr>
        <w:tc>
          <w:tcPr>
            <w:tcW w:w="2683" w:type="dxa"/>
            <w:vAlign w:val="center"/>
          </w:tcPr>
          <w:p w14:paraId="5FC2B715" w14:textId="77777777" w:rsidR="00FD59CE" w:rsidRPr="00E94E11" w:rsidRDefault="00FD59CE" w:rsidP="00E94E11">
            <w:pPr>
              <w:spacing w:before="60" w:after="60"/>
              <w:rPr>
                <w:sz w:val="20"/>
                <w:szCs w:val="20"/>
              </w:rPr>
            </w:pPr>
            <w:r w:rsidRPr="00E94E11">
              <w:rPr>
                <w:sz w:val="20"/>
                <w:szCs w:val="20"/>
              </w:rPr>
              <w:lastRenderedPageBreak/>
              <w:t>Amount of Data Served</w:t>
            </w:r>
          </w:p>
        </w:tc>
        <w:tc>
          <w:tcPr>
            <w:tcW w:w="7128" w:type="dxa"/>
            <w:vAlign w:val="center"/>
          </w:tcPr>
          <w:p w14:paraId="4BF68D33" w14:textId="77777777" w:rsidR="00FD59CE" w:rsidRPr="00E94E11" w:rsidRDefault="003E0E60" w:rsidP="00E94E11">
            <w:pPr>
              <w:spacing w:before="60" w:after="60"/>
              <w:rPr>
                <w:sz w:val="20"/>
                <w:szCs w:val="20"/>
              </w:rPr>
            </w:pPr>
            <w:r w:rsidRPr="00E94E11">
              <w:rPr>
                <w:sz w:val="20"/>
                <w:szCs w:val="20"/>
              </w:rPr>
              <w:t>Test Registration and Administration functions consume a significant amount of data form various sources, but send</w:t>
            </w:r>
            <w:r w:rsidR="00E61EBA" w:rsidRPr="00E94E11">
              <w:rPr>
                <w:sz w:val="20"/>
                <w:szCs w:val="20"/>
              </w:rPr>
              <w:t>s</w:t>
            </w:r>
            <w:r w:rsidRPr="00E94E11">
              <w:rPr>
                <w:sz w:val="20"/>
                <w:szCs w:val="20"/>
              </w:rPr>
              <w:t xml:space="preserve"> a similar amount of data to SSO, Test Delivery and Data Warehouse.</w:t>
            </w:r>
            <w:r w:rsidR="009E60D2" w:rsidRPr="00E94E11">
              <w:rPr>
                <w:sz w:val="20"/>
                <w:szCs w:val="20"/>
              </w:rPr>
              <w:t xml:space="preserve"> For example,</w:t>
            </w:r>
          </w:p>
          <w:p w14:paraId="4C93BEEF" w14:textId="77777777" w:rsidR="009E60D2" w:rsidRPr="00E94E11" w:rsidRDefault="00E61EBA" w:rsidP="00E94E11">
            <w:pPr>
              <w:spacing w:before="60" w:after="60"/>
              <w:rPr>
                <w:sz w:val="20"/>
                <w:szCs w:val="20"/>
              </w:rPr>
            </w:pPr>
            <w:r w:rsidRPr="00E94E11">
              <w:rPr>
                <w:sz w:val="20"/>
                <w:szCs w:val="20"/>
              </w:rPr>
              <w:t>= 500,000 students X 50KB per student (leveled over 6 hours per day and 60 days per year) * 125% overhead for users and entities * 125% overhead</w:t>
            </w:r>
          </w:p>
        </w:tc>
      </w:tr>
      <w:tr w:rsidR="00FD59CE" w:rsidRPr="005D0C87" w14:paraId="1BE8CCB6" w14:textId="77777777" w:rsidTr="006709C6">
        <w:trPr>
          <w:cantSplit/>
        </w:trPr>
        <w:tc>
          <w:tcPr>
            <w:tcW w:w="2683" w:type="dxa"/>
            <w:vAlign w:val="center"/>
          </w:tcPr>
          <w:p w14:paraId="2B19B2A3" w14:textId="77777777" w:rsidR="00FD59CE" w:rsidRPr="00E94E11" w:rsidRDefault="00FD59CE" w:rsidP="00E94E11">
            <w:pPr>
              <w:spacing w:before="60" w:after="60"/>
              <w:rPr>
                <w:sz w:val="20"/>
                <w:szCs w:val="20"/>
              </w:rPr>
            </w:pPr>
            <w:r w:rsidRPr="00E94E11">
              <w:rPr>
                <w:sz w:val="20"/>
                <w:szCs w:val="20"/>
              </w:rPr>
              <w:t>DB Server Instance Type</w:t>
            </w:r>
          </w:p>
        </w:tc>
        <w:tc>
          <w:tcPr>
            <w:tcW w:w="7128" w:type="dxa"/>
            <w:vAlign w:val="center"/>
          </w:tcPr>
          <w:p w14:paraId="13E6E4EB" w14:textId="77777777" w:rsidR="00B427B0" w:rsidRPr="00E94E11" w:rsidRDefault="00A5754C" w:rsidP="00E94E11">
            <w:pPr>
              <w:spacing w:before="60" w:after="60"/>
              <w:rPr>
                <w:sz w:val="20"/>
                <w:szCs w:val="20"/>
              </w:rPr>
            </w:pPr>
            <w:r w:rsidRPr="00E94E11">
              <w:rPr>
                <w:sz w:val="20"/>
                <w:szCs w:val="20"/>
              </w:rPr>
              <w:t>A Multi-AZ Extra Large RDS database instance is selected</w:t>
            </w:r>
            <w:r w:rsidR="003D14B8" w:rsidRPr="00E94E11">
              <w:rPr>
                <w:sz w:val="20"/>
                <w:szCs w:val="20"/>
              </w:rPr>
              <w:t xml:space="preserve"> (IOPS optimized)</w:t>
            </w:r>
            <w:r w:rsidRPr="00E94E11">
              <w:rPr>
                <w:sz w:val="20"/>
                <w:szCs w:val="20"/>
              </w:rPr>
              <w:t xml:space="preserve">. </w:t>
            </w:r>
          </w:p>
        </w:tc>
      </w:tr>
      <w:tr w:rsidR="00FD59CE" w:rsidRPr="005D0C87" w14:paraId="42605997" w14:textId="77777777" w:rsidTr="006709C6">
        <w:trPr>
          <w:cantSplit/>
        </w:trPr>
        <w:tc>
          <w:tcPr>
            <w:tcW w:w="2683" w:type="dxa"/>
            <w:vAlign w:val="center"/>
          </w:tcPr>
          <w:p w14:paraId="4D022494" w14:textId="77777777" w:rsidR="00FD59CE" w:rsidRPr="00E94E11" w:rsidRDefault="00FD59CE" w:rsidP="00E94E11">
            <w:pPr>
              <w:spacing w:before="60" w:after="60"/>
              <w:rPr>
                <w:sz w:val="20"/>
                <w:szCs w:val="20"/>
              </w:rPr>
            </w:pPr>
            <w:r w:rsidRPr="00E94E11">
              <w:rPr>
                <w:sz w:val="20"/>
                <w:szCs w:val="20"/>
              </w:rPr>
              <w:t>DB Server Storage</w:t>
            </w:r>
          </w:p>
        </w:tc>
        <w:tc>
          <w:tcPr>
            <w:tcW w:w="7128" w:type="dxa"/>
            <w:vAlign w:val="center"/>
          </w:tcPr>
          <w:p w14:paraId="66422006" w14:textId="77777777" w:rsidR="00A5754C" w:rsidRPr="00E94E11" w:rsidRDefault="00A5754C" w:rsidP="00E94E11">
            <w:pPr>
              <w:spacing w:before="60" w:after="60"/>
              <w:rPr>
                <w:sz w:val="20"/>
                <w:szCs w:val="20"/>
              </w:rPr>
            </w:pPr>
            <w:r w:rsidRPr="00E94E11">
              <w:rPr>
                <w:sz w:val="20"/>
                <w:szCs w:val="20"/>
              </w:rPr>
              <w:t>The database server storage size is proportional to the total number of students, the size of an average student record, an overhead factor to account for users and entities as a proportion of students, and the database overhead of storing a student record. For example:</w:t>
            </w:r>
          </w:p>
          <w:p w14:paraId="11D3735A" w14:textId="77777777" w:rsidR="00A5754C" w:rsidRPr="00E94E11" w:rsidRDefault="00A5754C" w:rsidP="00E94E11">
            <w:pPr>
              <w:spacing w:before="60" w:after="60"/>
              <w:rPr>
                <w:sz w:val="20"/>
                <w:szCs w:val="20"/>
              </w:rPr>
            </w:pPr>
            <w:r w:rsidRPr="00E94E11">
              <w:rPr>
                <w:sz w:val="20"/>
                <w:szCs w:val="20"/>
              </w:rPr>
              <w:t>= 500,000 students X 50KB per student record X 125% user/entity factor X 125% database overhead factor</w:t>
            </w:r>
          </w:p>
          <w:p w14:paraId="77FD101E" w14:textId="77777777" w:rsidR="00FD59CE" w:rsidRPr="00E94E11" w:rsidRDefault="00A5754C" w:rsidP="00E94E11">
            <w:pPr>
              <w:spacing w:before="60" w:after="60"/>
              <w:rPr>
                <w:sz w:val="20"/>
                <w:szCs w:val="20"/>
              </w:rPr>
            </w:pPr>
            <w:r w:rsidRPr="00E94E11">
              <w:rPr>
                <w:sz w:val="20"/>
                <w:szCs w:val="20"/>
              </w:rPr>
              <w:t xml:space="preserve">= 37.25 GB, assume </w:t>
            </w:r>
            <w:r w:rsidR="006B5813" w:rsidRPr="00E94E11">
              <w:rPr>
                <w:sz w:val="20"/>
                <w:szCs w:val="20"/>
              </w:rPr>
              <w:t xml:space="preserve">a safe size of </w:t>
            </w:r>
            <w:r w:rsidRPr="00E94E11">
              <w:rPr>
                <w:sz w:val="20"/>
                <w:szCs w:val="20"/>
              </w:rPr>
              <w:t xml:space="preserve">database storage of </w:t>
            </w:r>
            <w:r w:rsidR="006B5813" w:rsidRPr="00E94E11">
              <w:rPr>
                <w:sz w:val="20"/>
                <w:szCs w:val="20"/>
              </w:rPr>
              <w:t>2</w:t>
            </w:r>
            <w:r w:rsidRPr="00E94E11">
              <w:rPr>
                <w:sz w:val="20"/>
                <w:szCs w:val="20"/>
              </w:rPr>
              <w:t>00GB</w:t>
            </w:r>
          </w:p>
        </w:tc>
      </w:tr>
      <w:tr w:rsidR="00FD59CE" w:rsidRPr="005D0C87" w14:paraId="064B5D64" w14:textId="77777777" w:rsidTr="006709C6">
        <w:trPr>
          <w:cantSplit/>
        </w:trPr>
        <w:tc>
          <w:tcPr>
            <w:tcW w:w="2683" w:type="dxa"/>
            <w:vAlign w:val="center"/>
          </w:tcPr>
          <w:p w14:paraId="0559D817" w14:textId="77777777" w:rsidR="00FD59CE" w:rsidRPr="00E94E11" w:rsidRDefault="00FD59CE" w:rsidP="00E94E11">
            <w:pPr>
              <w:spacing w:before="60" w:after="60"/>
              <w:rPr>
                <w:sz w:val="20"/>
                <w:szCs w:val="20"/>
              </w:rPr>
            </w:pPr>
            <w:r w:rsidRPr="00E94E11">
              <w:rPr>
                <w:sz w:val="20"/>
                <w:szCs w:val="20"/>
              </w:rPr>
              <w:t>DB Server Provisioned IOPS</w:t>
            </w:r>
          </w:p>
        </w:tc>
        <w:tc>
          <w:tcPr>
            <w:tcW w:w="7128" w:type="dxa"/>
            <w:vAlign w:val="center"/>
          </w:tcPr>
          <w:p w14:paraId="62C3A2D9" w14:textId="77777777" w:rsidR="00FD59CE" w:rsidRPr="00E94E11" w:rsidRDefault="006B5813" w:rsidP="00E94E11">
            <w:pPr>
              <w:spacing w:before="60" w:after="60"/>
              <w:rPr>
                <w:sz w:val="20"/>
                <w:szCs w:val="20"/>
              </w:rPr>
            </w:pPr>
            <w:r w:rsidRPr="00E94E11">
              <w:rPr>
                <w:sz w:val="20"/>
                <w:szCs w:val="20"/>
              </w:rPr>
              <w:t>600 Provisioned IOPS are required for a factor of 3 to 1 Provisioned IOPS to storage size.</w:t>
            </w:r>
          </w:p>
        </w:tc>
      </w:tr>
    </w:tbl>
    <w:p w14:paraId="144A70CA" w14:textId="7A35DE96" w:rsidR="001D10FA" w:rsidRDefault="001D10FA" w:rsidP="006B25B2">
      <w:pPr>
        <w:pStyle w:val="Caption"/>
      </w:pPr>
      <w:bookmarkStart w:id="2706" w:name="_Toc487492077"/>
      <w:r>
        <w:t xml:space="preserve">Table </w:t>
      </w:r>
      <w:ins w:id="2707" w:author="Jeff Johnson" w:date="2017-07-12T21:16:00Z">
        <w:r w:rsidR="00B33BF6">
          <w:fldChar w:fldCharType="begin"/>
        </w:r>
        <w:r w:rsidR="00B33BF6">
          <w:instrText xml:space="preserve"> SEQ Table \* ARABIC </w:instrText>
        </w:r>
      </w:ins>
      <w:r w:rsidR="00B33BF6">
        <w:fldChar w:fldCharType="separate"/>
      </w:r>
      <w:ins w:id="2708" w:author="Jeff Johnson" w:date="2017-07-12T21:16:00Z">
        <w:r w:rsidR="00B33BF6">
          <w:rPr>
            <w:noProof/>
          </w:rPr>
          <w:t>8</w:t>
        </w:r>
        <w:r w:rsidR="00B33BF6">
          <w:fldChar w:fldCharType="end"/>
        </w:r>
      </w:ins>
      <w:del w:id="2709" w:author="Jeff Johnson" w:date="2017-07-12T21:16:00Z">
        <w:r w:rsidR="00A36C43" w:rsidDel="00B33BF6">
          <w:fldChar w:fldCharType="begin"/>
        </w:r>
        <w:r w:rsidR="00A36C43" w:rsidDel="00B33BF6">
          <w:delInstrText xml:space="preserve"> SEQ Table \* ARABIC </w:delInstrText>
        </w:r>
        <w:r w:rsidR="00A36C43" w:rsidDel="00B33BF6">
          <w:fldChar w:fldCharType="separate"/>
        </w:r>
        <w:r w:rsidR="00B33BF6" w:rsidDel="00B33BF6">
          <w:rPr>
            <w:noProof/>
          </w:rPr>
          <w:delText>8</w:delText>
        </w:r>
        <w:r w:rsidR="00A36C43" w:rsidDel="00B33BF6">
          <w:rPr>
            <w:noProof/>
          </w:rPr>
          <w:fldChar w:fldCharType="end"/>
        </w:r>
      </w:del>
      <w:r>
        <w:t xml:space="preserve">. </w:t>
      </w:r>
      <w:r w:rsidRPr="001D10FA">
        <w:t>Test Registration and Administration Deployment Unit</w:t>
      </w:r>
      <w:r>
        <w:t xml:space="preserve"> Summary</w:t>
      </w:r>
      <w:bookmarkEnd w:id="2706"/>
    </w:p>
    <w:p w14:paraId="06D5B659" w14:textId="77777777" w:rsidR="00B1460F" w:rsidRDefault="00B1460F" w:rsidP="00C56047">
      <w:pPr>
        <w:pStyle w:val="Heading2"/>
      </w:pPr>
      <w:bookmarkStart w:id="2710" w:name="_Toc487713888"/>
      <w:r>
        <w:t>Assessment Creation and Management Deployment Unit</w:t>
      </w:r>
      <w:bookmarkEnd w:id="2710"/>
    </w:p>
    <w:p w14:paraId="4FC13A50" w14:textId="77777777" w:rsidR="00B307BF" w:rsidRDefault="00B307BF" w:rsidP="00567046">
      <w:r>
        <w:t>This deployment unit is only required for entities that wish to have their own item authoring, test authoring and test packaging capabilities.</w:t>
      </w:r>
      <w:r w:rsidR="003A2214">
        <w:t xml:space="preserve"> The following selections are made for this deployment unit.</w:t>
      </w:r>
    </w:p>
    <w:tbl>
      <w:tblPr>
        <w:tblStyle w:val="TableGrid"/>
        <w:tblW w:w="9811" w:type="dxa"/>
        <w:tblLook w:val="04A0" w:firstRow="1" w:lastRow="0" w:firstColumn="1" w:lastColumn="0" w:noHBand="0" w:noVBand="1"/>
      </w:tblPr>
      <w:tblGrid>
        <w:gridCol w:w="2683"/>
        <w:gridCol w:w="7128"/>
      </w:tblGrid>
      <w:tr w:rsidR="003A2214" w:rsidRPr="005D0C87" w14:paraId="7E4B1CB9" w14:textId="77777777" w:rsidTr="00E94E11">
        <w:trPr>
          <w:cantSplit/>
          <w:tblHeader/>
        </w:trPr>
        <w:tc>
          <w:tcPr>
            <w:tcW w:w="2683" w:type="dxa"/>
            <w:shd w:val="clear" w:color="auto" w:fill="43B02A"/>
            <w:vAlign w:val="center"/>
          </w:tcPr>
          <w:p w14:paraId="42E701ED" w14:textId="77777777" w:rsidR="003A2214" w:rsidRPr="00E94E11" w:rsidRDefault="003A2214" w:rsidP="00E94E11">
            <w:pPr>
              <w:pStyle w:val="TableHeading1"/>
              <w:spacing w:before="120"/>
              <w:jc w:val="left"/>
              <w:rPr>
                <w:szCs w:val="20"/>
              </w:rPr>
            </w:pPr>
            <w:r w:rsidRPr="00E94E11">
              <w:rPr>
                <w:szCs w:val="20"/>
              </w:rPr>
              <w:t>Deployment Selection</w:t>
            </w:r>
          </w:p>
        </w:tc>
        <w:tc>
          <w:tcPr>
            <w:tcW w:w="7128" w:type="dxa"/>
            <w:shd w:val="clear" w:color="auto" w:fill="43B02A"/>
            <w:vAlign w:val="center"/>
          </w:tcPr>
          <w:p w14:paraId="3341CC65" w14:textId="77777777" w:rsidR="003A2214" w:rsidRPr="00E94E11" w:rsidRDefault="003A2214" w:rsidP="00E94E11">
            <w:pPr>
              <w:pStyle w:val="TableHeading1"/>
              <w:spacing w:before="120"/>
              <w:jc w:val="left"/>
              <w:rPr>
                <w:szCs w:val="20"/>
              </w:rPr>
            </w:pPr>
            <w:r w:rsidRPr="00E94E11">
              <w:rPr>
                <w:szCs w:val="20"/>
              </w:rPr>
              <w:t>Description</w:t>
            </w:r>
          </w:p>
        </w:tc>
      </w:tr>
      <w:tr w:rsidR="003A2214" w:rsidRPr="005D0C87" w14:paraId="499E415A" w14:textId="77777777" w:rsidTr="006709C6">
        <w:trPr>
          <w:cantSplit/>
        </w:trPr>
        <w:tc>
          <w:tcPr>
            <w:tcW w:w="2683" w:type="dxa"/>
            <w:vAlign w:val="center"/>
          </w:tcPr>
          <w:p w14:paraId="2299E3D7" w14:textId="77777777" w:rsidR="003A2214" w:rsidRPr="00E94E11" w:rsidRDefault="003A2214" w:rsidP="00E94E11">
            <w:pPr>
              <w:spacing w:before="60" w:after="60"/>
              <w:rPr>
                <w:sz w:val="20"/>
                <w:szCs w:val="20"/>
              </w:rPr>
            </w:pPr>
            <w:r w:rsidRPr="00E94E11">
              <w:rPr>
                <w:sz w:val="20"/>
                <w:szCs w:val="20"/>
              </w:rPr>
              <w:t>Elastic Load Balancer</w:t>
            </w:r>
          </w:p>
        </w:tc>
        <w:tc>
          <w:tcPr>
            <w:tcW w:w="7128" w:type="dxa"/>
            <w:vAlign w:val="center"/>
          </w:tcPr>
          <w:p w14:paraId="04C661B0" w14:textId="77777777" w:rsidR="003A2214" w:rsidRPr="00E94E11" w:rsidRDefault="003A2214" w:rsidP="00E94E11">
            <w:pPr>
              <w:spacing w:before="60" w:after="60"/>
              <w:rPr>
                <w:sz w:val="20"/>
                <w:szCs w:val="20"/>
              </w:rPr>
            </w:pPr>
            <w:r w:rsidRPr="00E94E11">
              <w:rPr>
                <w:sz w:val="20"/>
                <w:szCs w:val="20"/>
              </w:rPr>
              <w:t>An Elastic Load Balancer is required for this deployment unit.</w:t>
            </w:r>
          </w:p>
        </w:tc>
      </w:tr>
      <w:tr w:rsidR="003A2214" w:rsidRPr="005D0C87" w14:paraId="1D8AA4EB" w14:textId="77777777" w:rsidTr="006709C6">
        <w:trPr>
          <w:cantSplit/>
        </w:trPr>
        <w:tc>
          <w:tcPr>
            <w:tcW w:w="2683" w:type="dxa"/>
            <w:vAlign w:val="center"/>
          </w:tcPr>
          <w:p w14:paraId="573DFE2C" w14:textId="77777777" w:rsidR="003A2214" w:rsidRPr="00E94E11" w:rsidRDefault="003A2214" w:rsidP="00E94E11">
            <w:pPr>
              <w:spacing w:before="60" w:after="60"/>
              <w:rPr>
                <w:sz w:val="20"/>
                <w:szCs w:val="20"/>
              </w:rPr>
            </w:pPr>
            <w:r w:rsidRPr="00E94E11">
              <w:rPr>
                <w:sz w:val="20"/>
                <w:szCs w:val="20"/>
              </w:rPr>
              <w:t>Web Server Instance Type</w:t>
            </w:r>
          </w:p>
        </w:tc>
        <w:tc>
          <w:tcPr>
            <w:tcW w:w="7128" w:type="dxa"/>
            <w:vAlign w:val="center"/>
          </w:tcPr>
          <w:p w14:paraId="004CCE15" w14:textId="77777777" w:rsidR="003A2214" w:rsidRPr="00E94E11" w:rsidRDefault="003A2214" w:rsidP="00E94E11">
            <w:pPr>
              <w:spacing w:before="60" w:after="60"/>
              <w:rPr>
                <w:sz w:val="20"/>
                <w:szCs w:val="20"/>
              </w:rPr>
            </w:pPr>
            <w:r w:rsidRPr="00E94E11">
              <w:rPr>
                <w:sz w:val="20"/>
                <w:szCs w:val="20"/>
              </w:rPr>
              <w:t>An EC2 general purpose m</w:t>
            </w:r>
            <w:proofErr w:type="gramStart"/>
            <w:r w:rsidRPr="00E94E11">
              <w:rPr>
                <w:sz w:val="20"/>
                <w:szCs w:val="20"/>
              </w:rPr>
              <w:t>1.xlarge</w:t>
            </w:r>
            <w:proofErr w:type="gramEnd"/>
            <w:r w:rsidRPr="00E94E11">
              <w:rPr>
                <w:sz w:val="20"/>
                <w:szCs w:val="20"/>
              </w:rPr>
              <w:t xml:space="preserve"> instance is selected (64 bit, 4 virtual CPUs, 15GB o</w:t>
            </w:r>
            <w:r w:rsidR="00603D77" w:rsidRPr="00E94E11">
              <w:rPr>
                <w:sz w:val="20"/>
                <w:szCs w:val="20"/>
              </w:rPr>
              <w:t>f</w:t>
            </w:r>
            <w:r w:rsidRPr="00E94E11">
              <w:rPr>
                <w:sz w:val="20"/>
                <w:szCs w:val="20"/>
              </w:rPr>
              <w:t xml:space="preserve"> memory</w:t>
            </w:r>
            <w:r w:rsidR="00603D77" w:rsidRPr="00E94E11">
              <w:rPr>
                <w:sz w:val="20"/>
                <w:szCs w:val="20"/>
              </w:rPr>
              <w:t>,</w:t>
            </w:r>
            <w:r w:rsidRPr="00E94E11">
              <w:rPr>
                <w:sz w:val="20"/>
                <w:szCs w:val="20"/>
              </w:rPr>
              <w:t xml:space="preserve"> 4x420GB of ephemeral storage, available EBS storage, and high network performance).</w:t>
            </w:r>
          </w:p>
        </w:tc>
      </w:tr>
      <w:tr w:rsidR="003A2214" w:rsidRPr="005D0C87" w14:paraId="1B8E0ACC" w14:textId="77777777" w:rsidTr="006709C6">
        <w:trPr>
          <w:cantSplit/>
        </w:trPr>
        <w:tc>
          <w:tcPr>
            <w:tcW w:w="2683" w:type="dxa"/>
            <w:vAlign w:val="center"/>
          </w:tcPr>
          <w:p w14:paraId="6AE58211" w14:textId="77777777" w:rsidR="003A2214" w:rsidRPr="00E94E11" w:rsidRDefault="003A2214" w:rsidP="00E94E11">
            <w:pPr>
              <w:spacing w:before="60" w:after="60"/>
              <w:rPr>
                <w:sz w:val="20"/>
                <w:szCs w:val="20"/>
              </w:rPr>
            </w:pPr>
            <w:r w:rsidRPr="00E94E11">
              <w:rPr>
                <w:sz w:val="20"/>
                <w:szCs w:val="20"/>
              </w:rPr>
              <w:t>Number of Baseline Web Servers</w:t>
            </w:r>
          </w:p>
        </w:tc>
        <w:tc>
          <w:tcPr>
            <w:tcW w:w="7128" w:type="dxa"/>
            <w:vAlign w:val="center"/>
          </w:tcPr>
          <w:p w14:paraId="01BBC555" w14:textId="77777777" w:rsidR="003A2214" w:rsidRPr="00E94E11" w:rsidRDefault="003A2214" w:rsidP="00E94E11">
            <w:pPr>
              <w:spacing w:before="60" w:after="60"/>
              <w:rPr>
                <w:sz w:val="20"/>
                <w:szCs w:val="20"/>
              </w:rPr>
            </w:pPr>
            <w:r w:rsidRPr="00E94E11">
              <w:rPr>
                <w:sz w:val="20"/>
                <w:szCs w:val="20"/>
              </w:rPr>
              <w:t>Two baseline web servers are selected for high availability and performance.</w:t>
            </w:r>
          </w:p>
        </w:tc>
      </w:tr>
      <w:tr w:rsidR="003A2214" w:rsidRPr="005D0C87" w14:paraId="56054C39" w14:textId="77777777" w:rsidTr="006709C6">
        <w:trPr>
          <w:cantSplit/>
        </w:trPr>
        <w:tc>
          <w:tcPr>
            <w:tcW w:w="2683" w:type="dxa"/>
            <w:vAlign w:val="center"/>
          </w:tcPr>
          <w:p w14:paraId="33410170" w14:textId="77777777" w:rsidR="003A2214" w:rsidRPr="00E94E11" w:rsidRDefault="003A2214" w:rsidP="00E94E11">
            <w:pPr>
              <w:spacing w:before="60" w:after="60"/>
              <w:rPr>
                <w:sz w:val="20"/>
                <w:szCs w:val="20"/>
              </w:rPr>
            </w:pPr>
            <w:r w:rsidRPr="00E94E11">
              <w:rPr>
                <w:sz w:val="20"/>
                <w:szCs w:val="20"/>
              </w:rPr>
              <w:t>Number of On-Demand Web Servers</w:t>
            </w:r>
          </w:p>
        </w:tc>
        <w:tc>
          <w:tcPr>
            <w:tcW w:w="7128" w:type="dxa"/>
            <w:vAlign w:val="center"/>
          </w:tcPr>
          <w:p w14:paraId="5FE1018C" w14:textId="77777777" w:rsidR="003A2214" w:rsidRPr="00E94E11" w:rsidRDefault="003A2214" w:rsidP="00E94E11">
            <w:pPr>
              <w:spacing w:before="60" w:after="60"/>
              <w:rPr>
                <w:sz w:val="20"/>
                <w:szCs w:val="20"/>
              </w:rPr>
            </w:pPr>
            <w:r w:rsidRPr="00E94E11">
              <w:rPr>
                <w:sz w:val="20"/>
                <w:szCs w:val="20"/>
              </w:rPr>
              <w:t>One on-demand web server is selected for periods of increased load during student registration and testing time.</w:t>
            </w:r>
          </w:p>
        </w:tc>
      </w:tr>
      <w:tr w:rsidR="003A2214" w:rsidRPr="005D0C87" w14:paraId="7D2AF3DF" w14:textId="77777777" w:rsidTr="006709C6">
        <w:trPr>
          <w:cantSplit/>
        </w:trPr>
        <w:tc>
          <w:tcPr>
            <w:tcW w:w="2683" w:type="dxa"/>
            <w:vAlign w:val="center"/>
          </w:tcPr>
          <w:p w14:paraId="244A03EB" w14:textId="77777777" w:rsidR="003A2214" w:rsidRPr="00E94E11" w:rsidRDefault="003A2214" w:rsidP="00E94E11">
            <w:pPr>
              <w:spacing w:before="60" w:after="60"/>
              <w:rPr>
                <w:sz w:val="20"/>
                <w:szCs w:val="20"/>
              </w:rPr>
            </w:pPr>
            <w:r w:rsidRPr="00E94E11">
              <w:rPr>
                <w:sz w:val="20"/>
                <w:szCs w:val="20"/>
              </w:rPr>
              <w:t>Amount of Data Served</w:t>
            </w:r>
          </w:p>
        </w:tc>
        <w:tc>
          <w:tcPr>
            <w:tcW w:w="7128" w:type="dxa"/>
            <w:vAlign w:val="center"/>
          </w:tcPr>
          <w:p w14:paraId="468526B6" w14:textId="77777777" w:rsidR="003A2214" w:rsidRPr="00E94E11" w:rsidRDefault="003A2214" w:rsidP="00E94E11">
            <w:pPr>
              <w:spacing w:before="60" w:after="60"/>
              <w:rPr>
                <w:sz w:val="20"/>
                <w:szCs w:val="20"/>
              </w:rPr>
            </w:pPr>
            <w:r w:rsidRPr="00E94E11">
              <w:rPr>
                <w:sz w:val="20"/>
                <w:szCs w:val="20"/>
              </w:rPr>
              <w:t xml:space="preserve">Predicting the amount of data served by this deployment unit is TBD </w:t>
            </w:r>
            <w:proofErr w:type="gramStart"/>
            <w:r w:rsidRPr="00E94E11">
              <w:rPr>
                <w:sz w:val="20"/>
                <w:szCs w:val="20"/>
              </w:rPr>
              <w:t>at this time</w:t>
            </w:r>
            <w:proofErr w:type="gramEnd"/>
            <w:r w:rsidRPr="00E94E11">
              <w:rPr>
                <w:sz w:val="20"/>
                <w:szCs w:val="20"/>
              </w:rPr>
              <w:t>. Assume 5 GB/hour for the time being.</w:t>
            </w:r>
          </w:p>
        </w:tc>
      </w:tr>
      <w:tr w:rsidR="003A2214" w:rsidRPr="005D0C87" w14:paraId="7369E959" w14:textId="77777777" w:rsidTr="006709C6">
        <w:trPr>
          <w:cantSplit/>
        </w:trPr>
        <w:tc>
          <w:tcPr>
            <w:tcW w:w="2683" w:type="dxa"/>
            <w:vAlign w:val="center"/>
          </w:tcPr>
          <w:p w14:paraId="73DAB775" w14:textId="77777777" w:rsidR="003A2214" w:rsidRPr="00E94E11" w:rsidRDefault="003A2214" w:rsidP="00E94E11">
            <w:pPr>
              <w:spacing w:before="60" w:after="60"/>
              <w:rPr>
                <w:sz w:val="20"/>
                <w:szCs w:val="20"/>
              </w:rPr>
            </w:pPr>
            <w:r w:rsidRPr="00E94E11">
              <w:rPr>
                <w:sz w:val="20"/>
                <w:szCs w:val="20"/>
              </w:rPr>
              <w:t>DB Server Instance Type</w:t>
            </w:r>
          </w:p>
        </w:tc>
        <w:tc>
          <w:tcPr>
            <w:tcW w:w="7128" w:type="dxa"/>
            <w:vAlign w:val="center"/>
          </w:tcPr>
          <w:p w14:paraId="28BCF0AD" w14:textId="77777777" w:rsidR="003A2214" w:rsidRPr="00E94E11" w:rsidRDefault="00901B42" w:rsidP="00E94E11">
            <w:pPr>
              <w:spacing w:before="60" w:after="60"/>
              <w:rPr>
                <w:sz w:val="20"/>
                <w:szCs w:val="20"/>
              </w:rPr>
            </w:pPr>
            <w:r w:rsidRPr="00E94E11">
              <w:rPr>
                <w:sz w:val="20"/>
                <w:szCs w:val="20"/>
              </w:rPr>
              <w:t xml:space="preserve">A Multi-AZ </w:t>
            </w:r>
            <w:r w:rsidR="000B1CFD" w:rsidRPr="00E94E11">
              <w:rPr>
                <w:sz w:val="20"/>
                <w:szCs w:val="20"/>
              </w:rPr>
              <w:t xml:space="preserve">Extra </w:t>
            </w:r>
            <w:r w:rsidR="001C66BF" w:rsidRPr="00E94E11">
              <w:rPr>
                <w:sz w:val="20"/>
                <w:szCs w:val="20"/>
              </w:rPr>
              <w:t xml:space="preserve">Large </w:t>
            </w:r>
            <w:r w:rsidRPr="00E94E11">
              <w:rPr>
                <w:sz w:val="20"/>
                <w:szCs w:val="20"/>
              </w:rPr>
              <w:t>RDS database instance is selected</w:t>
            </w:r>
            <w:r w:rsidR="000B1CFD" w:rsidRPr="00E94E11">
              <w:rPr>
                <w:sz w:val="20"/>
                <w:szCs w:val="20"/>
              </w:rPr>
              <w:t xml:space="preserve"> (IOPS optimized)</w:t>
            </w:r>
            <w:r w:rsidRPr="00E94E11">
              <w:rPr>
                <w:sz w:val="20"/>
                <w:szCs w:val="20"/>
              </w:rPr>
              <w:t>.</w:t>
            </w:r>
          </w:p>
        </w:tc>
      </w:tr>
      <w:tr w:rsidR="003A2214" w:rsidRPr="005D0C87" w14:paraId="1BAD4FD7" w14:textId="77777777" w:rsidTr="006709C6">
        <w:trPr>
          <w:cantSplit/>
        </w:trPr>
        <w:tc>
          <w:tcPr>
            <w:tcW w:w="2683" w:type="dxa"/>
            <w:vAlign w:val="center"/>
          </w:tcPr>
          <w:p w14:paraId="4129E6A1" w14:textId="77777777" w:rsidR="003A2214" w:rsidRPr="00E94E11" w:rsidRDefault="003A2214" w:rsidP="00E94E11">
            <w:pPr>
              <w:spacing w:before="60" w:after="60"/>
              <w:rPr>
                <w:sz w:val="20"/>
                <w:szCs w:val="20"/>
              </w:rPr>
            </w:pPr>
            <w:r w:rsidRPr="00E94E11">
              <w:rPr>
                <w:sz w:val="20"/>
                <w:szCs w:val="20"/>
              </w:rPr>
              <w:lastRenderedPageBreak/>
              <w:t>DB Server Storage</w:t>
            </w:r>
          </w:p>
        </w:tc>
        <w:tc>
          <w:tcPr>
            <w:tcW w:w="7128" w:type="dxa"/>
            <w:vAlign w:val="center"/>
          </w:tcPr>
          <w:p w14:paraId="7F818C85" w14:textId="77777777" w:rsidR="00104907" w:rsidRPr="00E94E11" w:rsidRDefault="005D6A66" w:rsidP="00E94E11">
            <w:pPr>
              <w:spacing w:before="60" w:after="60"/>
              <w:rPr>
                <w:sz w:val="20"/>
                <w:szCs w:val="20"/>
              </w:rPr>
            </w:pPr>
            <w:r w:rsidRPr="00E94E11">
              <w:rPr>
                <w:sz w:val="20"/>
                <w:szCs w:val="20"/>
              </w:rPr>
              <w:t>DB server storage for this deployment unit varies</w:t>
            </w:r>
            <w:r w:rsidR="00104907" w:rsidRPr="00E94E11">
              <w:rPr>
                <w:sz w:val="20"/>
                <w:szCs w:val="20"/>
              </w:rPr>
              <w:t xml:space="preserve"> based on the number of items and the average size of each item. Various multipliers apply such as:</w:t>
            </w:r>
          </w:p>
          <w:p w14:paraId="27F8C8F2" w14:textId="77777777" w:rsidR="003A2214" w:rsidRPr="00E94E11" w:rsidRDefault="00104907" w:rsidP="00E94E11">
            <w:pPr>
              <w:pStyle w:val="ListParagraph"/>
              <w:numPr>
                <w:ilvl w:val="0"/>
                <w:numId w:val="41"/>
              </w:numPr>
              <w:spacing w:before="60" w:after="60"/>
              <w:rPr>
                <w:sz w:val="20"/>
                <w:szCs w:val="20"/>
              </w:rPr>
            </w:pPr>
            <w:r w:rsidRPr="00E94E11">
              <w:rPr>
                <w:sz w:val="20"/>
                <w:szCs w:val="20"/>
              </w:rPr>
              <w:t xml:space="preserve">A multiplier to account for various versions of an item </w:t>
            </w:r>
          </w:p>
          <w:p w14:paraId="0E41C4DB" w14:textId="77777777" w:rsidR="00104907" w:rsidRPr="00E94E11" w:rsidRDefault="00104907" w:rsidP="00E94E11">
            <w:pPr>
              <w:pStyle w:val="ListParagraph"/>
              <w:numPr>
                <w:ilvl w:val="0"/>
                <w:numId w:val="41"/>
              </w:numPr>
              <w:spacing w:before="60" w:after="60"/>
              <w:rPr>
                <w:sz w:val="20"/>
                <w:szCs w:val="20"/>
              </w:rPr>
            </w:pPr>
            <w:r w:rsidRPr="00E94E11">
              <w:rPr>
                <w:sz w:val="20"/>
                <w:szCs w:val="20"/>
              </w:rPr>
              <w:t>Number of test packages items are used in (items are replicated into each test package)</w:t>
            </w:r>
          </w:p>
          <w:p w14:paraId="0C29D057" w14:textId="77777777" w:rsidR="00104907" w:rsidRPr="00E94E11" w:rsidRDefault="00104907" w:rsidP="00E94E11">
            <w:pPr>
              <w:pStyle w:val="ListParagraph"/>
              <w:numPr>
                <w:ilvl w:val="0"/>
                <w:numId w:val="41"/>
              </w:numPr>
              <w:spacing w:before="60" w:after="60"/>
              <w:rPr>
                <w:sz w:val="20"/>
                <w:szCs w:val="20"/>
              </w:rPr>
            </w:pPr>
            <w:r w:rsidRPr="00E94E11">
              <w:rPr>
                <w:sz w:val="20"/>
                <w:szCs w:val="20"/>
              </w:rPr>
              <w:t>Database overhead</w:t>
            </w:r>
          </w:p>
          <w:p w14:paraId="3B2A57B9" w14:textId="77777777" w:rsidR="00104907" w:rsidRPr="00E94E11" w:rsidRDefault="00104907" w:rsidP="00E94E11">
            <w:pPr>
              <w:spacing w:before="60" w:after="60"/>
              <w:rPr>
                <w:sz w:val="20"/>
                <w:szCs w:val="20"/>
              </w:rPr>
            </w:pPr>
            <w:r w:rsidRPr="00E94E11">
              <w:rPr>
                <w:sz w:val="20"/>
                <w:szCs w:val="20"/>
              </w:rPr>
              <w:t>For example,</w:t>
            </w:r>
          </w:p>
          <w:p w14:paraId="62741DEF" w14:textId="77777777" w:rsidR="00104907" w:rsidRPr="00E94E11" w:rsidRDefault="00104907" w:rsidP="00E94E11">
            <w:pPr>
              <w:spacing w:before="60" w:after="60"/>
              <w:rPr>
                <w:sz w:val="20"/>
                <w:szCs w:val="20"/>
              </w:rPr>
            </w:pPr>
            <w:r w:rsidRPr="00E94E11">
              <w:rPr>
                <w:sz w:val="20"/>
                <w:szCs w:val="20"/>
              </w:rPr>
              <w:t xml:space="preserve">= 200,000 items X 50 KB per item X 5 item versions X 10 copies in Test Packages * 125% DB OH / 1024^2 KB per GB </w:t>
            </w:r>
            <w:r w:rsidRPr="00E94E11">
              <w:rPr>
                <w:sz w:val="20"/>
                <w:szCs w:val="20"/>
              </w:rPr>
              <w:sym w:font="Symbol" w:char="F0BB"/>
            </w:r>
            <w:r w:rsidRPr="00E94E11">
              <w:rPr>
                <w:sz w:val="20"/>
                <w:szCs w:val="20"/>
              </w:rPr>
              <w:t xml:space="preserve"> 597 KB. Assume 1,000 GB.</w:t>
            </w:r>
          </w:p>
        </w:tc>
      </w:tr>
      <w:tr w:rsidR="003A2214" w:rsidRPr="005D0C87" w14:paraId="161FDA2A" w14:textId="77777777" w:rsidTr="006709C6">
        <w:trPr>
          <w:cantSplit/>
        </w:trPr>
        <w:tc>
          <w:tcPr>
            <w:tcW w:w="2683" w:type="dxa"/>
            <w:vAlign w:val="center"/>
          </w:tcPr>
          <w:p w14:paraId="62DCA1CD" w14:textId="77777777" w:rsidR="003A2214" w:rsidRPr="00E94E11" w:rsidRDefault="003A2214" w:rsidP="00E94E11">
            <w:pPr>
              <w:spacing w:before="60" w:after="60"/>
              <w:rPr>
                <w:sz w:val="20"/>
                <w:szCs w:val="20"/>
              </w:rPr>
            </w:pPr>
            <w:r w:rsidRPr="00E94E11">
              <w:rPr>
                <w:sz w:val="20"/>
                <w:szCs w:val="20"/>
              </w:rPr>
              <w:t>DB Server Provisioned IOPS</w:t>
            </w:r>
          </w:p>
        </w:tc>
        <w:tc>
          <w:tcPr>
            <w:tcW w:w="7128" w:type="dxa"/>
            <w:vAlign w:val="center"/>
          </w:tcPr>
          <w:p w14:paraId="4538263D" w14:textId="77777777" w:rsidR="003A2214" w:rsidRPr="00E94E11" w:rsidRDefault="00136393" w:rsidP="00E94E11">
            <w:pPr>
              <w:spacing w:before="60" w:after="60"/>
              <w:rPr>
                <w:sz w:val="20"/>
                <w:szCs w:val="20"/>
              </w:rPr>
            </w:pPr>
            <w:r w:rsidRPr="00E94E11">
              <w:rPr>
                <w:sz w:val="20"/>
                <w:szCs w:val="20"/>
              </w:rPr>
              <w:t>3,000 IOPS for a ratio of 3 to 1 Provisioned IOPS to storage size.</w:t>
            </w:r>
          </w:p>
        </w:tc>
      </w:tr>
    </w:tbl>
    <w:p w14:paraId="5F01353A" w14:textId="2B23C8BD" w:rsidR="0015420A" w:rsidRDefault="0015420A" w:rsidP="006B25B2">
      <w:pPr>
        <w:pStyle w:val="Caption"/>
      </w:pPr>
      <w:bookmarkStart w:id="2711" w:name="_Toc487492078"/>
      <w:r>
        <w:t xml:space="preserve">Table </w:t>
      </w:r>
      <w:ins w:id="2712" w:author="Jeff Johnson" w:date="2017-07-12T21:16:00Z">
        <w:r w:rsidR="00B33BF6">
          <w:fldChar w:fldCharType="begin"/>
        </w:r>
        <w:r w:rsidR="00B33BF6">
          <w:instrText xml:space="preserve"> SEQ Table \* ARABIC </w:instrText>
        </w:r>
      </w:ins>
      <w:r w:rsidR="00B33BF6">
        <w:fldChar w:fldCharType="separate"/>
      </w:r>
      <w:ins w:id="2713" w:author="Jeff Johnson" w:date="2017-07-12T21:16:00Z">
        <w:r w:rsidR="00B33BF6">
          <w:rPr>
            <w:noProof/>
          </w:rPr>
          <w:t>9</w:t>
        </w:r>
        <w:r w:rsidR="00B33BF6">
          <w:fldChar w:fldCharType="end"/>
        </w:r>
      </w:ins>
      <w:del w:id="2714" w:author="Jeff Johnson" w:date="2017-07-12T21:16:00Z">
        <w:r w:rsidR="00A36C43" w:rsidDel="00B33BF6">
          <w:fldChar w:fldCharType="begin"/>
        </w:r>
        <w:r w:rsidR="00A36C43" w:rsidDel="00B33BF6">
          <w:delInstrText xml:space="preserve"> SEQ Table \* ARABIC </w:delInstrText>
        </w:r>
        <w:r w:rsidR="00A36C43" w:rsidDel="00B33BF6">
          <w:fldChar w:fldCharType="separate"/>
        </w:r>
        <w:r w:rsidR="00B33BF6" w:rsidDel="00B33BF6">
          <w:rPr>
            <w:noProof/>
          </w:rPr>
          <w:delText>9</w:delText>
        </w:r>
        <w:r w:rsidR="00A36C43" w:rsidDel="00B33BF6">
          <w:rPr>
            <w:noProof/>
          </w:rPr>
          <w:fldChar w:fldCharType="end"/>
        </w:r>
      </w:del>
      <w:r>
        <w:t xml:space="preserve">. </w:t>
      </w:r>
      <w:r w:rsidRPr="0015420A">
        <w:t>Assessment Creation and Management Deployment Unit</w:t>
      </w:r>
      <w:r>
        <w:t xml:space="preserve"> Summary</w:t>
      </w:r>
      <w:bookmarkEnd w:id="2711"/>
    </w:p>
    <w:p w14:paraId="6718B121" w14:textId="77777777" w:rsidR="000A1F1C" w:rsidRDefault="000A1F1C">
      <w:pPr>
        <w:spacing w:before="0" w:after="200" w:line="276" w:lineRule="auto"/>
        <w:rPr>
          <w:ins w:id="2715" w:author="Jeff Johnson" w:date="2017-07-12T20:48:00Z"/>
          <w:rFonts w:eastAsiaTheme="majorEastAsia" w:cstheme="majorBidi"/>
          <w:b/>
          <w:szCs w:val="26"/>
        </w:rPr>
      </w:pPr>
      <w:ins w:id="2716" w:author="Jeff Johnson" w:date="2017-07-12T20:48:00Z">
        <w:r>
          <w:br w:type="page"/>
        </w:r>
      </w:ins>
    </w:p>
    <w:p w14:paraId="4C63E635" w14:textId="467DE721" w:rsidR="00B1460F" w:rsidRDefault="00B1460F" w:rsidP="00C56047">
      <w:pPr>
        <w:pStyle w:val="Heading2"/>
      </w:pPr>
      <w:bookmarkStart w:id="2717" w:name="_Toc487713889"/>
      <w:r>
        <w:t>SSO Deployment Unit</w:t>
      </w:r>
      <w:bookmarkEnd w:id="2717"/>
    </w:p>
    <w:p w14:paraId="2F836DED" w14:textId="77777777" w:rsidR="000538D1" w:rsidRDefault="000538D1" w:rsidP="00567046">
      <w:r>
        <w:t xml:space="preserve">The SSO deployment unit is different than other deployment units in that it utilizes an open source identity management system, </w:t>
      </w:r>
      <w:proofErr w:type="spellStart"/>
      <w:r>
        <w:t>OpenAM</w:t>
      </w:r>
      <w:proofErr w:type="spellEnd"/>
      <w:r>
        <w:t xml:space="preserve">. </w:t>
      </w:r>
      <w:r w:rsidR="003C725B">
        <w:t xml:space="preserve">Each instance of </w:t>
      </w:r>
      <w:proofErr w:type="spellStart"/>
      <w:r>
        <w:t>OpenAM</w:t>
      </w:r>
      <w:proofErr w:type="spellEnd"/>
      <w:r>
        <w:t xml:space="preserve"> includes the </w:t>
      </w:r>
      <w:proofErr w:type="spellStart"/>
      <w:r>
        <w:t>OpenDJ</w:t>
      </w:r>
      <w:proofErr w:type="spellEnd"/>
      <w:r>
        <w:t xml:space="preserve"> LDAP directory server.</w:t>
      </w:r>
      <w:r w:rsidR="003C725B">
        <w:t xml:space="preserve"> Therefore, no separate DB server instance is required. However, each web server instance requires persistent storage. This is different from web servers in other deployment groups.</w:t>
      </w:r>
    </w:p>
    <w:p w14:paraId="51D37EDF" w14:textId="2D9C4C43" w:rsidR="00C40B29" w:rsidRDefault="00C40B29" w:rsidP="00567046">
      <w:r>
        <w:t xml:space="preserve">The following diagram illustrates an SSO deployment unit in a high-availability configuration using three </w:t>
      </w:r>
      <w:proofErr w:type="spellStart"/>
      <w:r>
        <w:t>OpenAM</w:t>
      </w:r>
      <w:proofErr w:type="spellEnd"/>
      <w:r>
        <w:t xml:space="preserve"> and three </w:t>
      </w:r>
      <w:proofErr w:type="spellStart"/>
      <w:r>
        <w:t>OpenDJ</w:t>
      </w:r>
      <w:proofErr w:type="spellEnd"/>
      <w:r>
        <w:t xml:space="preserve"> servers. AIR recommends two servers each for most installations, and three servers each for a very high demand installation. The Field Test configuration uses three servers each for maximum performance.</w:t>
      </w:r>
    </w:p>
    <w:p w14:paraId="7CFDBF2E" w14:textId="3CB0E722" w:rsidR="00C40B29" w:rsidRDefault="00532253" w:rsidP="00532253">
      <w:pPr>
        <w:jc w:val="center"/>
      </w:pPr>
      <w:r w:rsidRPr="00532253">
        <w:rPr>
          <w:noProof/>
        </w:rPr>
        <w:lastRenderedPageBreak/>
        <w:drawing>
          <wp:inline distT="0" distB="0" distL="0" distR="0" wp14:anchorId="19F85966" wp14:editId="678A605D">
            <wp:extent cx="3577590" cy="4549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77590" cy="4549140"/>
                    </a:xfrm>
                    <a:prstGeom prst="rect">
                      <a:avLst/>
                    </a:prstGeom>
                    <a:noFill/>
                    <a:ln>
                      <a:noFill/>
                    </a:ln>
                  </pic:spPr>
                </pic:pic>
              </a:graphicData>
            </a:graphic>
          </wp:inline>
        </w:drawing>
      </w:r>
    </w:p>
    <w:p w14:paraId="429FC679" w14:textId="23435990" w:rsidR="00532253" w:rsidRPr="000538D1" w:rsidRDefault="00532253" w:rsidP="00532253">
      <w:pPr>
        <w:pStyle w:val="Caption"/>
      </w:pPr>
      <w:bookmarkStart w:id="2718" w:name="_Toc487492069"/>
      <w:r>
        <w:t xml:space="preserve">Figure </w:t>
      </w:r>
      <w:del w:id="2719" w:author="Jeff Johnson" w:date="2017-07-10T22:47:00Z">
        <w:r w:rsidR="00EE3309" w:rsidDel="00BD7E53">
          <w:fldChar w:fldCharType="begin"/>
        </w:r>
        <w:r w:rsidR="00EE3309" w:rsidDel="00BD7E53">
          <w:delInstrText xml:space="preserve"> SEQ Figure \* ARABIC </w:delInstrText>
        </w:r>
        <w:r w:rsidR="00EE3309" w:rsidDel="00BD7E53">
          <w:fldChar w:fldCharType="separate"/>
        </w:r>
        <w:r w:rsidR="00FF2E3D" w:rsidDel="00BD7E53">
          <w:rPr>
            <w:noProof/>
          </w:rPr>
          <w:delText>3</w:delText>
        </w:r>
        <w:r w:rsidR="00EE3309" w:rsidDel="00BD7E53">
          <w:rPr>
            <w:noProof/>
          </w:rPr>
          <w:fldChar w:fldCharType="end"/>
        </w:r>
      </w:del>
      <w:ins w:id="2720" w:author="Jeff Johnson" w:date="2017-07-10T22:47:00Z">
        <w:r w:rsidR="00BD7E53">
          <w:t>4</w:t>
        </w:r>
      </w:ins>
      <w:r>
        <w:t>. SSO Configuration</w:t>
      </w:r>
      <w:bookmarkEnd w:id="2718"/>
    </w:p>
    <w:tbl>
      <w:tblPr>
        <w:tblStyle w:val="TableGrid"/>
        <w:tblW w:w="9811" w:type="dxa"/>
        <w:tblLook w:val="04A0" w:firstRow="1" w:lastRow="0" w:firstColumn="1" w:lastColumn="0" w:noHBand="0" w:noVBand="1"/>
      </w:tblPr>
      <w:tblGrid>
        <w:gridCol w:w="2683"/>
        <w:gridCol w:w="7128"/>
      </w:tblGrid>
      <w:tr w:rsidR="000538D1" w:rsidRPr="005D0C87" w14:paraId="04FFD171" w14:textId="77777777" w:rsidTr="00E94E11">
        <w:trPr>
          <w:cantSplit/>
          <w:tblHeader/>
        </w:trPr>
        <w:tc>
          <w:tcPr>
            <w:tcW w:w="2683" w:type="dxa"/>
            <w:shd w:val="clear" w:color="auto" w:fill="43B02A"/>
            <w:vAlign w:val="center"/>
          </w:tcPr>
          <w:p w14:paraId="601CDB70" w14:textId="77777777" w:rsidR="000538D1" w:rsidRPr="00E94E11" w:rsidRDefault="000538D1" w:rsidP="00E94E11">
            <w:pPr>
              <w:pStyle w:val="TableHeading1"/>
              <w:spacing w:before="120"/>
              <w:jc w:val="left"/>
              <w:rPr>
                <w:szCs w:val="20"/>
              </w:rPr>
            </w:pPr>
            <w:r w:rsidRPr="00E94E11">
              <w:rPr>
                <w:szCs w:val="20"/>
              </w:rPr>
              <w:t>Deployment Selection</w:t>
            </w:r>
          </w:p>
        </w:tc>
        <w:tc>
          <w:tcPr>
            <w:tcW w:w="7128" w:type="dxa"/>
            <w:shd w:val="clear" w:color="auto" w:fill="43B02A"/>
            <w:vAlign w:val="center"/>
          </w:tcPr>
          <w:p w14:paraId="4E1B3652" w14:textId="77777777" w:rsidR="000538D1" w:rsidRPr="00E94E11" w:rsidRDefault="000538D1" w:rsidP="00E94E11">
            <w:pPr>
              <w:pStyle w:val="TableHeading1"/>
              <w:spacing w:before="120"/>
              <w:jc w:val="left"/>
              <w:rPr>
                <w:szCs w:val="20"/>
              </w:rPr>
            </w:pPr>
            <w:r w:rsidRPr="00E94E11">
              <w:rPr>
                <w:szCs w:val="20"/>
              </w:rPr>
              <w:t>Description</w:t>
            </w:r>
          </w:p>
        </w:tc>
      </w:tr>
      <w:tr w:rsidR="000538D1" w:rsidRPr="005D0C87" w14:paraId="1A0AE688" w14:textId="77777777" w:rsidTr="006709C6">
        <w:trPr>
          <w:cantSplit/>
        </w:trPr>
        <w:tc>
          <w:tcPr>
            <w:tcW w:w="2683" w:type="dxa"/>
            <w:vAlign w:val="center"/>
          </w:tcPr>
          <w:p w14:paraId="651293DF" w14:textId="77777777" w:rsidR="000538D1" w:rsidRPr="00E94E11" w:rsidRDefault="000538D1" w:rsidP="00E94E11">
            <w:pPr>
              <w:spacing w:before="60" w:after="60"/>
              <w:rPr>
                <w:sz w:val="20"/>
                <w:szCs w:val="20"/>
              </w:rPr>
            </w:pPr>
            <w:r w:rsidRPr="00E94E11">
              <w:rPr>
                <w:sz w:val="20"/>
                <w:szCs w:val="20"/>
              </w:rPr>
              <w:t>Elastic Load Balancer</w:t>
            </w:r>
          </w:p>
        </w:tc>
        <w:tc>
          <w:tcPr>
            <w:tcW w:w="7128" w:type="dxa"/>
            <w:vAlign w:val="center"/>
          </w:tcPr>
          <w:p w14:paraId="14BFB838" w14:textId="67DF21FC" w:rsidR="000538D1" w:rsidRPr="00E94E11" w:rsidRDefault="006109CA" w:rsidP="006109CA">
            <w:pPr>
              <w:spacing w:before="60" w:after="60"/>
              <w:rPr>
                <w:sz w:val="20"/>
                <w:szCs w:val="20"/>
              </w:rPr>
            </w:pPr>
            <w:r>
              <w:rPr>
                <w:sz w:val="20"/>
                <w:szCs w:val="20"/>
              </w:rPr>
              <w:t xml:space="preserve">Two </w:t>
            </w:r>
            <w:r w:rsidR="000538D1" w:rsidRPr="00E94E11">
              <w:rPr>
                <w:sz w:val="20"/>
                <w:szCs w:val="20"/>
              </w:rPr>
              <w:t>Elastic Load Balancer</w:t>
            </w:r>
            <w:r>
              <w:rPr>
                <w:sz w:val="20"/>
                <w:szCs w:val="20"/>
              </w:rPr>
              <w:t>s</w:t>
            </w:r>
            <w:r w:rsidR="000538D1" w:rsidRPr="00E94E11">
              <w:rPr>
                <w:sz w:val="20"/>
                <w:szCs w:val="20"/>
              </w:rPr>
              <w:t xml:space="preserve"> </w:t>
            </w:r>
            <w:r>
              <w:rPr>
                <w:sz w:val="20"/>
                <w:szCs w:val="20"/>
              </w:rPr>
              <w:t xml:space="preserve">are </w:t>
            </w:r>
            <w:r w:rsidR="000538D1" w:rsidRPr="00E94E11">
              <w:rPr>
                <w:sz w:val="20"/>
                <w:szCs w:val="20"/>
              </w:rPr>
              <w:t>required for this deployment unit.</w:t>
            </w:r>
            <w:r>
              <w:rPr>
                <w:sz w:val="20"/>
                <w:szCs w:val="20"/>
              </w:rPr>
              <w:t xml:space="preserve"> SSL terminates at the load balancer exposed to the internet, and the second load balancer balances traffic for the </w:t>
            </w:r>
            <w:proofErr w:type="spellStart"/>
            <w:r>
              <w:rPr>
                <w:sz w:val="20"/>
                <w:szCs w:val="20"/>
              </w:rPr>
              <w:t>OpenDJ</w:t>
            </w:r>
            <w:proofErr w:type="spellEnd"/>
            <w:r>
              <w:rPr>
                <w:sz w:val="20"/>
                <w:szCs w:val="20"/>
              </w:rPr>
              <w:t xml:space="preserve"> LDAP servers.</w:t>
            </w:r>
          </w:p>
        </w:tc>
      </w:tr>
      <w:tr w:rsidR="000538D1" w:rsidRPr="005D0C87" w14:paraId="4CDF218F" w14:textId="77777777" w:rsidTr="006709C6">
        <w:trPr>
          <w:cantSplit/>
        </w:trPr>
        <w:tc>
          <w:tcPr>
            <w:tcW w:w="2683" w:type="dxa"/>
            <w:vAlign w:val="center"/>
          </w:tcPr>
          <w:p w14:paraId="2F3AAD00" w14:textId="77777777" w:rsidR="000538D1" w:rsidRPr="00E94E11" w:rsidRDefault="000538D1" w:rsidP="00E94E11">
            <w:pPr>
              <w:spacing w:before="60" w:after="60"/>
              <w:rPr>
                <w:sz w:val="20"/>
                <w:szCs w:val="20"/>
              </w:rPr>
            </w:pPr>
            <w:r w:rsidRPr="00E94E11">
              <w:rPr>
                <w:sz w:val="20"/>
                <w:szCs w:val="20"/>
              </w:rPr>
              <w:t>Web Server Instance Type</w:t>
            </w:r>
          </w:p>
        </w:tc>
        <w:tc>
          <w:tcPr>
            <w:tcW w:w="7128" w:type="dxa"/>
            <w:vAlign w:val="center"/>
          </w:tcPr>
          <w:p w14:paraId="790B9850" w14:textId="77777777" w:rsidR="000538D1" w:rsidRPr="00E94E11" w:rsidRDefault="000538D1" w:rsidP="00E94E11">
            <w:pPr>
              <w:spacing w:before="60" w:after="60"/>
              <w:rPr>
                <w:sz w:val="20"/>
                <w:szCs w:val="20"/>
              </w:rPr>
            </w:pPr>
            <w:r w:rsidRPr="00E94E11">
              <w:rPr>
                <w:sz w:val="20"/>
                <w:szCs w:val="20"/>
              </w:rPr>
              <w:t xml:space="preserve">An EC2 general purpose </w:t>
            </w:r>
            <w:r w:rsidR="002201D5" w:rsidRPr="00E94E11">
              <w:rPr>
                <w:sz w:val="20"/>
                <w:szCs w:val="20"/>
              </w:rPr>
              <w:t xml:space="preserve">2nd generation </w:t>
            </w:r>
            <w:r w:rsidR="0039509B" w:rsidRPr="00E94E11">
              <w:rPr>
                <w:sz w:val="20"/>
                <w:szCs w:val="20"/>
              </w:rPr>
              <w:t xml:space="preserve">double </w:t>
            </w:r>
            <w:proofErr w:type="spellStart"/>
            <w:r w:rsidR="002201D5" w:rsidRPr="00E94E11">
              <w:rPr>
                <w:sz w:val="20"/>
                <w:szCs w:val="20"/>
              </w:rPr>
              <w:t>extra large</w:t>
            </w:r>
            <w:proofErr w:type="spellEnd"/>
            <w:r w:rsidR="002201D5" w:rsidRPr="00E94E11">
              <w:rPr>
                <w:sz w:val="20"/>
                <w:szCs w:val="20"/>
              </w:rPr>
              <w:t xml:space="preserve"> </w:t>
            </w:r>
            <w:r w:rsidRPr="00E94E11">
              <w:rPr>
                <w:sz w:val="20"/>
                <w:szCs w:val="20"/>
              </w:rPr>
              <w:t>instance is selected (64 bit,</w:t>
            </w:r>
            <w:r w:rsidR="0039509B" w:rsidRPr="00E94E11">
              <w:rPr>
                <w:sz w:val="20"/>
                <w:szCs w:val="20"/>
              </w:rPr>
              <w:t xml:space="preserve"> 8</w:t>
            </w:r>
            <w:r w:rsidRPr="00E94E11">
              <w:rPr>
                <w:sz w:val="20"/>
                <w:szCs w:val="20"/>
              </w:rPr>
              <w:t xml:space="preserve"> virtual CPUs, </w:t>
            </w:r>
            <w:r w:rsidR="0039509B" w:rsidRPr="00E94E11">
              <w:rPr>
                <w:sz w:val="20"/>
                <w:szCs w:val="20"/>
              </w:rPr>
              <w:t>30</w:t>
            </w:r>
            <w:r w:rsidRPr="00E94E11">
              <w:rPr>
                <w:sz w:val="20"/>
                <w:szCs w:val="20"/>
              </w:rPr>
              <w:t>GB o</w:t>
            </w:r>
            <w:r w:rsidR="002201D5" w:rsidRPr="00E94E11">
              <w:rPr>
                <w:sz w:val="20"/>
                <w:szCs w:val="20"/>
              </w:rPr>
              <w:t>f</w:t>
            </w:r>
            <w:r w:rsidRPr="00E94E11">
              <w:rPr>
                <w:sz w:val="20"/>
                <w:szCs w:val="20"/>
              </w:rPr>
              <w:t xml:space="preserve"> memory</w:t>
            </w:r>
            <w:r w:rsidR="002201D5" w:rsidRPr="00E94E11">
              <w:rPr>
                <w:sz w:val="20"/>
                <w:szCs w:val="20"/>
              </w:rPr>
              <w:t>,</w:t>
            </w:r>
            <w:r w:rsidRPr="00E94E11">
              <w:rPr>
                <w:sz w:val="20"/>
                <w:szCs w:val="20"/>
              </w:rPr>
              <w:t xml:space="preserve"> </w:t>
            </w:r>
            <w:r w:rsidR="002201D5" w:rsidRPr="00E94E11">
              <w:rPr>
                <w:sz w:val="20"/>
                <w:szCs w:val="20"/>
              </w:rPr>
              <w:t>EBS storage only</w:t>
            </w:r>
            <w:r w:rsidRPr="00E94E11">
              <w:rPr>
                <w:sz w:val="20"/>
                <w:szCs w:val="20"/>
              </w:rPr>
              <w:t>, and high network performance).</w:t>
            </w:r>
          </w:p>
        </w:tc>
      </w:tr>
      <w:tr w:rsidR="000538D1" w:rsidRPr="005D0C87" w14:paraId="6BCC0099" w14:textId="77777777" w:rsidTr="006709C6">
        <w:trPr>
          <w:cantSplit/>
        </w:trPr>
        <w:tc>
          <w:tcPr>
            <w:tcW w:w="2683" w:type="dxa"/>
            <w:vAlign w:val="center"/>
          </w:tcPr>
          <w:p w14:paraId="27174564" w14:textId="77777777" w:rsidR="000538D1" w:rsidRPr="00E94E11" w:rsidRDefault="000538D1" w:rsidP="00E94E11">
            <w:pPr>
              <w:spacing w:before="60" w:after="60"/>
              <w:rPr>
                <w:sz w:val="20"/>
                <w:szCs w:val="20"/>
              </w:rPr>
            </w:pPr>
            <w:r w:rsidRPr="00E94E11">
              <w:rPr>
                <w:sz w:val="20"/>
                <w:szCs w:val="20"/>
              </w:rPr>
              <w:t>Number of Baseline Web Servers</w:t>
            </w:r>
          </w:p>
        </w:tc>
        <w:tc>
          <w:tcPr>
            <w:tcW w:w="7128" w:type="dxa"/>
            <w:vAlign w:val="center"/>
          </w:tcPr>
          <w:p w14:paraId="42CDCA05" w14:textId="77777777" w:rsidR="000538D1" w:rsidRPr="00E94E11" w:rsidRDefault="000538D1" w:rsidP="00E94E11">
            <w:pPr>
              <w:spacing w:before="60" w:after="60"/>
              <w:rPr>
                <w:sz w:val="20"/>
                <w:szCs w:val="20"/>
              </w:rPr>
            </w:pPr>
            <w:r w:rsidRPr="00E94E11">
              <w:rPr>
                <w:sz w:val="20"/>
                <w:szCs w:val="20"/>
              </w:rPr>
              <w:t>Two baseline web servers are selected for high availability and performance.</w:t>
            </w:r>
          </w:p>
        </w:tc>
      </w:tr>
      <w:tr w:rsidR="000538D1" w:rsidRPr="005D0C87" w14:paraId="72E91343" w14:textId="77777777" w:rsidTr="006709C6">
        <w:trPr>
          <w:cantSplit/>
        </w:trPr>
        <w:tc>
          <w:tcPr>
            <w:tcW w:w="2683" w:type="dxa"/>
            <w:vAlign w:val="center"/>
          </w:tcPr>
          <w:p w14:paraId="0C3FE52C" w14:textId="77777777" w:rsidR="000538D1" w:rsidRPr="00E94E11" w:rsidRDefault="000538D1" w:rsidP="00E94E11">
            <w:pPr>
              <w:spacing w:before="60" w:after="60"/>
              <w:rPr>
                <w:sz w:val="20"/>
                <w:szCs w:val="20"/>
              </w:rPr>
            </w:pPr>
            <w:r w:rsidRPr="00E94E11">
              <w:rPr>
                <w:sz w:val="20"/>
                <w:szCs w:val="20"/>
              </w:rPr>
              <w:t>Number of On-Demand Web Servers</w:t>
            </w:r>
          </w:p>
        </w:tc>
        <w:tc>
          <w:tcPr>
            <w:tcW w:w="7128" w:type="dxa"/>
            <w:vAlign w:val="center"/>
          </w:tcPr>
          <w:p w14:paraId="0A477891" w14:textId="77777777" w:rsidR="000538D1" w:rsidRPr="00E94E11" w:rsidRDefault="000538D1" w:rsidP="00E94E11">
            <w:pPr>
              <w:spacing w:before="60" w:after="60"/>
              <w:rPr>
                <w:sz w:val="20"/>
                <w:szCs w:val="20"/>
              </w:rPr>
            </w:pPr>
            <w:r w:rsidRPr="00E94E11">
              <w:rPr>
                <w:sz w:val="20"/>
                <w:szCs w:val="20"/>
              </w:rPr>
              <w:t>One on-demand web server is selected for periods of increased load during student registration and testing time.</w:t>
            </w:r>
          </w:p>
        </w:tc>
      </w:tr>
      <w:tr w:rsidR="000538D1" w:rsidRPr="005D0C87" w14:paraId="2CF3D4A8" w14:textId="77777777" w:rsidTr="006709C6">
        <w:trPr>
          <w:cantSplit/>
        </w:trPr>
        <w:tc>
          <w:tcPr>
            <w:tcW w:w="2683" w:type="dxa"/>
            <w:vAlign w:val="center"/>
          </w:tcPr>
          <w:p w14:paraId="7294E134" w14:textId="77777777" w:rsidR="000538D1" w:rsidRPr="00E94E11" w:rsidRDefault="000538D1" w:rsidP="00E94E11">
            <w:pPr>
              <w:spacing w:before="60" w:after="60"/>
              <w:rPr>
                <w:sz w:val="20"/>
                <w:szCs w:val="20"/>
              </w:rPr>
            </w:pPr>
            <w:r w:rsidRPr="00E94E11">
              <w:rPr>
                <w:sz w:val="20"/>
                <w:szCs w:val="20"/>
              </w:rPr>
              <w:lastRenderedPageBreak/>
              <w:t>Amount of Data Served</w:t>
            </w:r>
          </w:p>
        </w:tc>
        <w:tc>
          <w:tcPr>
            <w:tcW w:w="7128" w:type="dxa"/>
            <w:vAlign w:val="center"/>
          </w:tcPr>
          <w:p w14:paraId="54908F6F" w14:textId="77777777" w:rsidR="000538D1" w:rsidRPr="00E94E11" w:rsidRDefault="00441FF7" w:rsidP="00E94E11">
            <w:pPr>
              <w:spacing w:before="60" w:after="60"/>
              <w:rPr>
                <w:sz w:val="20"/>
                <w:szCs w:val="20"/>
              </w:rPr>
            </w:pPr>
            <w:r w:rsidRPr="00E94E11">
              <w:rPr>
                <w:sz w:val="20"/>
                <w:szCs w:val="20"/>
              </w:rPr>
              <w:t>This varies according to the peak number of authentications per hour, the size in KB of each authentication, and an overhead factor.</w:t>
            </w:r>
          </w:p>
          <w:p w14:paraId="48DB85CB" w14:textId="77777777" w:rsidR="00441FF7" w:rsidRPr="00E94E11" w:rsidRDefault="00441FF7" w:rsidP="00E94E11">
            <w:pPr>
              <w:spacing w:before="60" w:after="60"/>
              <w:rPr>
                <w:sz w:val="20"/>
                <w:szCs w:val="20"/>
              </w:rPr>
            </w:pPr>
            <w:r w:rsidRPr="00E94E11">
              <w:rPr>
                <w:sz w:val="20"/>
                <w:szCs w:val="20"/>
              </w:rPr>
              <w:t xml:space="preserve"> For example,</w:t>
            </w:r>
          </w:p>
          <w:p w14:paraId="28A888E0" w14:textId="77777777" w:rsidR="00441FF7" w:rsidRPr="00E94E11" w:rsidRDefault="00441FF7" w:rsidP="00E94E11">
            <w:pPr>
              <w:spacing w:before="60" w:after="60"/>
              <w:rPr>
                <w:sz w:val="20"/>
                <w:szCs w:val="20"/>
              </w:rPr>
            </w:pPr>
            <w:r w:rsidRPr="00E94E11">
              <w:rPr>
                <w:sz w:val="20"/>
                <w:szCs w:val="20"/>
              </w:rPr>
              <w:t>= 10,000 authentications per hour X 50 KB per authentication X 150% overhead / 1024^2 GB per MB</w:t>
            </w:r>
          </w:p>
          <w:p w14:paraId="6497C1D4" w14:textId="77777777" w:rsidR="00441FF7" w:rsidRPr="00E94E11" w:rsidRDefault="00441FF7" w:rsidP="00E94E11">
            <w:pPr>
              <w:spacing w:before="60" w:after="60"/>
              <w:rPr>
                <w:sz w:val="20"/>
                <w:szCs w:val="20"/>
              </w:rPr>
            </w:pPr>
            <w:r w:rsidRPr="00E94E11">
              <w:rPr>
                <w:sz w:val="20"/>
                <w:szCs w:val="20"/>
              </w:rPr>
              <w:sym w:font="Symbol" w:char="F0BB"/>
            </w:r>
            <w:r w:rsidRPr="00E94E11">
              <w:rPr>
                <w:sz w:val="20"/>
                <w:szCs w:val="20"/>
              </w:rPr>
              <w:t xml:space="preserve"> 1 GB/s</w:t>
            </w:r>
          </w:p>
        </w:tc>
      </w:tr>
      <w:tr w:rsidR="000538D1" w:rsidRPr="005D0C87" w14:paraId="7EDFB1FD" w14:textId="77777777" w:rsidTr="006709C6">
        <w:trPr>
          <w:cantSplit/>
        </w:trPr>
        <w:tc>
          <w:tcPr>
            <w:tcW w:w="2683" w:type="dxa"/>
            <w:vAlign w:val="center"/>
          </w:tcPr>
          <w:p w14:paraId="2132076D" w14:textId="77777777" w:rsidR="000538D1" w:rsidRPr="00E94E11" w:rsidRDefault="000538D1" w:rsidP="00E94E11">
            <w:pPr>
              <w:spacing w:before="60" w:after="60"/>
              <w:rPr>
                <w:sz w:val="20"/>
                <w:szCs w:val="20"/>
              </w:rPr>
            </w:pPr>
            <w:r w:rsidRPr="00E94E11">
              <w:rPr>
                <w:sz w:val="20"/>
                <w:szCs w:val="20"/>
              </w:rPr>
              <w:t>DB Server Instance Type</w:t>
            </w:r>
          </w:p>
        </w:tc>
        <w:tc>
          <w:tcPr>
            <w:tcW w:w="7128" w:type="dxa"/>
            <w:vAlign w:val="center"/>
          </w:tcPr>
          <w:p w14:paraId="1753A4A3" w14:textId="77777777" w:rsidR="000538D1" w:rsidRPr="00E94E11" w:rsidRDefault="00351FB1" w:rsidP="00E94E11">
            <w:pPr>
              <w:spacing w:before="60" w:after="60"/>
              <w:rPr>
                <w:sz w:val="20"/>
                <w:szCs w:val="20"/>
              </w:rPr>
            </w:pPr>
            <w:r w:rsidRPr="00E94E11">
              <w:rPr>
                <w:sz w:val="20"/>
                <w:szCs w:val="20"/>
              </w:rPr>
              <w:t>No DB server is required</w:t>
            </w:r>
          </w:p>
        </w:tc>
      </w:tr>
      <w:tr w:rsidR="000538D1" w:rsidRPr="00104907" w14:paraId="2B3894B3" w14:textId="77777777" w:rsidTr="006709C6">
        <w:trPr>
          <w:cantSplit/>
        </w:trPr>
        <w:tc>
          <w:tcPr>
            <w:tcW w:w="2683" w:type="dxa"/>
            <w:vAlign w:val="center"/>
          </w:tcPr>
          <w:p w14:paraId="66BC40A0" w14:textId="77777777" w:rsidR="000538D1" w:rsidRPr="00E94E11" w:rsidRDefault="000538D1" w:rsidP="00E94E11">
            <w:pPr>
              <w:spacing w:before="60" w:after="60"/>
              <w:rPr>
                <w:sz w:val="20"/>
                <w:szCs w:val="20"/>
              </w:rPr>
            </w:pPr>
            <w:r w:rsidRPr="00E94E11">
              <w:rPr>
                <w:sz w:val="20"/>
                <w:szCs w:val="20"/>
              </w:rPr>
              <w:t>DB Server Storage</w:t>
            </w:r>
          </w:p>
        </w:tc>
        <w:tc>
          <w:tcPr>
            <w:tcW w:w="7128" w:type="dxa"/>
            <w:vAlign w:val="center"/>
          </w:tcPr>
          <w:p w14:paraId="5F0834EE" w14:textId="77777777" w:rsidR="000538D1" w:rsidRPr="00E94E11" w:rsidRDefault="00907511" w:rsidP="00E94E11">
            <w:pPr>
              <w:spacing w:before="60" w:after="60"/>
              <w:rPr>
                <w:sz w:val="20"/>
                <w:szCs w:val="20"/>
              </w:rPr>
            </w:pPr>
            <w:r w:rsidRPr="00E94E11">
              <w:rPr>
                <w:sz w:val="20"/>
                <w:szCs w:val="20"/>
              </w:rPr>
              <w:t>Although no DB server storage is required, storage for the LDAP data store is required in each web server instance. For example,</w:t>
            </w:r>
          </w:p>
          <w:p w14:paraId="58E3837F" w14:textId="77777777" w:rsidR="00907511" w:rsidRPr="00E94E11" w:rsidRDefault="00907511" w:rsidP="00E94E11">
            <w:pPr>
              <w:spacing w:before="60" w:after="60"/>
              <w:rPr>
                <w:sz w:val="20"/>
                <w:szCs w:val="20"/>
              </w:rPr>
            </w:pPr>
            <w:r w:rsidRPr="00E94E11">
              <w:rPr>
                <w:sz w:val="20"/>
                <w:szCs w:val="20"/>
              </w:rPr>
              <w:t xml:space="preserve">= 50,000 users X 50 KB per user X 150% DB overhead </w:t>
            </w:r>
            <w:r w:rsidRPr="00E94E11">
              <w:rPr>
                <w:sz w:val="20"/>
                <w:szCs w:val="20"/>
              </w:rPr>
              <w:sym w:font="Symbol" w:char="F0BB"/>
            </w:r>
            <w:r w:rsidRPr="00E94E11">
              <w:rPr>
                <w:sz w:val="20"/>
                <w:szCs w:val="20"/>
              </w:rPr>
              <w:t xml:space="preserve"> 4GB. Assume 50GB.</w:t>
            </w:r>
          </w:p>
        </w:tc>
      </w:tr>
      <w:tr w:rsidR="000538D1" w:rsidRPr="005D0C87" w14:paraId="7F24D381" w14:textId="77777777" w:rsidTr="006709C6">
        <w:trPr>
          <w:cantSplit/>
        </w:trPr>
        <w:tc>
          <w:tcPr>
            <w:tcW w:w="2683" w:type="dxa"/>
            <w:vAlign w:val="center"/>
          </w:tcPr>
          <w:p w14:paraId="34AD70A5" w14:textId="77777777" w:rsidR="000538D1" w:rsidRPr="00E94E11" w:rsidRDefault="000538D1" w:rsidP="00E94E11">
            <w:pPr>
              <w:spacing w:before="60" w:after="60"/>
              <w:rPr>
                <w:sz w:val="20"/>
                <w:szCs w:val="20"/>
              </w:rPr>
            </w:pPr>
            <w:r w:rsidRPr="00E94E11">
              <w:rPr>
                <w:sz w:val="20"/>
                <w:szCs w:val="20"/>
              </w:rPr>
              <w:t>DB Server Provisioned IOPS</w:t>
            </w:r>
          </w:p>
        </w:tc>
        <w:tc>
          <w:tcPr>
            <w:tcW w:w="7128" w:type="dxa"/>
            <w:vAlign w:val="center"/>
          </w:tcPr>
          <w:p w14:paraId="7CC726B4" w14:textId="77777777" w:rsidR="000538D1" w:rsidRPr="00E94E11" w:rsidRDefault="00907511" w:rsidP="00E94E11">
            <w:pPr>
              <w:spacing w:before="60" w:after="60"/>
              <w:rPr>
                <w:sz w:val="20"/>
                <w:szCs w:val="20"/>
              </w:rPr>
            </w:pPr>
            <w:r w:rsidRPr="00E94E11">
              <w:rPr>
                <w:sz w:val="20"/>
                <w:szCs w:val="20"/>
              </w:rPr>
              <w:t>500 IOPS for a ratio of 10 to 1 Provisioned IOPS to storage size for peak LDAP performance. Also in include 200GB of Amazon S3 storage for snapshots for backup purposes (this is always included in the RDS database instance storage but is extra in standard EBS storage).</w:t>
            </w:r>
          </w:p>
        </w:tc>
      </w:tr>
    </w:tbl>
    <w:p w14:paraId="42D2EF7A" w14:textId="0A560E68" w:rsidR="00245808" w:rsidRDefault="00245808" w:rsidP="006B25B2">
      <w:pPr>
        <w:pStyle w:val="Caption"/>
      </w:pPr>
      <w:r>
        <w:t xml:space="preserve">Table </w:t>
      </w:r>
      <w:ins w:id="2721" w:author="Jeff Johnson" w:date="2017-07-12T21:16:00Z">
        <w:r w:rsidR="00B33BF6">
          <w:fldChar w:fldCharType="begin"/>
        </w:r>
        <w:r w:rsidR="00B33BF6">
          <w:instrText xml:space="preserve"> SEQ Table \* ARABIC </w:instrText>
        </w:r>
      </w:ins>
      <w:r w:rsidR="00B33BF6">
        <w:fldChar w:fldCharType="separate"/>
      </w:r>
      <w:ins w:id="2722" w:author="Jeff Johnson" w:date="2017-07-12T21:16:00Z">
        <w:r w:rsidR="00B33BF6">
          <w:rPr>
            <w:noProof/>
          </w:rPr>
          <w:t>10</w:t>
        </w:r>
        <w:r w:rsidR="00B33BF6">
          <w:fldChar w:fldCharType="end"/>
        </w:r>
      </w:ins>
      <w:del w:id="2723" w:author="Jeff Johnson" w:date="2017-07-12T21:16:00Z">
        <w:r w:rsidR="00A36C43" w:rsidDel="00B33BF6">
          <w:fldChar w:fldCharType="begin"/>
        </w:r>
        <w:r w:rsidR="00A36C43" w:rsidDel="00B33BF6">
          <w:delInstrText xml:space="preserve"> SEQ Table \* ARABIC </w:delInstrText>
        </w:r>
        <w:r w:rsidR="00A36C43" w:rsidDel="00B33BF6">
          <w:fldChar w:fldCharType="separate"/>
        </w:r>
        <w:r w:rsidR="00B33BF6" w:rsidDel="00B33BF6">
          <w:rPr>
            <w:noProof/>
          </w:rPr>
          <w:delText>10</w:delText>
        </w:r>
        <w:r w:rsidR="00A36C43" w:rsidDel="00B33BF6">
          <w:rPr>
            <w:noProof/>
          </w:rPr>
          <w:fldChar w:fldCharType="end"/>
        </w:r>
      </w:del>
      <w:r>
        <w:t xml:space="preserve">. </w:t>
      </w:r>
      <w:r w:rsidRPr="00245808">
        <w:t>SSO and Permissions Deployment Unit</w:t>
      </w:r>
      <w:r>
        <w:t xml:space="preserve"> Summary</w:t>
      </w:r>
    </w:p>
    <w:p w14:paraId="3139FFA7" w14:textId="77777777" w:rsidR="00B1460F" w:rsidRDefault="00B1460F" w:rsidP="00C56047">
      <w:pPr>
        <w:pStyle w:val="Heading2"/>
      </w:pPr>
      <w:bookmarkStart w:id="2724" w:name="_Toc487713890"/>
      <w:r>
        <w:t>Monitoring and Alerting Deployment Unit</w:t>
      </w:r>
      <w:bookmarkEnd w:id="2724"/>
    </w:p>
    <w:p w14:paraId="19116577" w14:textId="77777777" w:rsidR="00F32193" w:rsidRDefault="00F32193" w:rsidP="00567046">
      <w:r>
        <w:t xml:space="preserve">Monitoring and Alerting is </w:t>
      </w:r>
      <w:proofErr w:type="gramStart"/>
      <w:r>
        <w:t>similar to</w:t>
      </w:r>
      <w:proofErr w:type="gramEnd"/>
      <w:r>
        <w:t xml:space="preserve"> SSO and Permissions in that it uses and off the shelf open source monitoring solution called </w:t>
      </w:r>
      <w:proofErr w:type="spellStart"/>
      <w:r>
        <w:t>Hyperic</w:t>
      </w:r>
      <w:proofErr w:type="spellEnd"/>
      <w:r>
        <w:t xml:space="preserve"> for its function. It also has a custom component for storing logs and alerts. Therefore, no RDS database instance is required. Also, since </w:t>
      </w:r>
      <w:proofErr w:type="spellStart"/>
      <w:r>
        <w:t>Hyperic</w:t>
      </w:r>
      <w:proofErr w:type="spellEnd"/>
      <w:r>
        <w:t xml:space="preserve"> doesn’t require multi-instance scaling (one instance is adequate for the number of servers in question), only one web server with persistent storage is required.</w:t>
      </w:r>
    </w:p>
    <w:tbl>
      <w:tblPr>
        <w:tblStyle w:val="TableGrid"/>
        <w:tblW w:w="9811" w:type="dxa"/>
        <w:tblLook w:val="04A0" w:firstRow="1" w:lastRow="0" w:firstColumn="1" w:lastColumn="0" w:noHBand="0" w:noVBand="1"/>
      </w:tblPr>
      <w:tblGrid>
        <w:gridCol w:w="2683"/>
        <w:gridCol w:w="7128"/>
      </w:tblGrid>
      <w:tr w:rsidR="00804BB6" w:rsidRPr="005D0C87" w14:paraId="53DEBBD4" w14:textId="77777777" w:rsidTr="00E94E11">
        <w:trPr>
          <w:cantSplit/>
          <w:tblHeader/>
        </w:trPr>
        <w:tc>
          <w:tcPr>
            <w:tcW w:w="2683" w:type="dxa"/>
            <w:shd w:val="clear" w:color="auto" w:fill="43B02A"/>
            <w:vAlign w:val="center"/>
          </w:tcPr>
          <w:p w14:paraId="4B6E37C2" w14:textId="77777777" w:rsidR="00804BB6" w:rsidRPr="00E94E11" w:rsidRDefault="00804BB6" w:rsidP="00E94E11">
            <w:pPr>
              <w:pStyle w:val="TableHeading1"/>
              <w:spacing w:before="120"/>
              <w:jc w:val="left"/>
              <w:rPr>
                <w:szCs w:val="20"/>
              </w:rPr>
            </w:pPr>
            <w:r w:rsidRPr="00E94E11">
              <w:rPr>
                <w:szCs w:val="20"/>
              </w:rPr>
              <w:t>Deployment Selection</w:t>
            </w:r>
          </w:p>
        </w:tc>
        <w:tc>
          <w:tcPr>
            <w:tcW w:w="7128" w:type="dxa"/>
            <w:shd w:val="clear" w:color="auto" w:fill="43B02A"/>
            <w:vAlign w:val="center"/>
          </w:tcPr>
          <w:p w14:paraId="5E5DE9C9" w14:textId="77777777" w:rsidR="00804BB6" w:rsidRPr="00E94E11" w:rsidRDefault="00804BB6" w:rsidP="00E94E11">
            <w:pPr>
              <w:pStyle w:val="TableHeading1"/>
              <w:spacing w:before="120"/>
              <w:jc w:val="left"/>
              <w:rPr>
                <w:szCs w:val="20"/>
              </w:rPr>
            </w:pPr>
            <w:r w:rsidRPr="00E94E11">
              <w:rPr>
                <w:szCs w:val="20"/>
              </w:rPr>
              <w:t>Description</w:t>
            </w:r>
          </w:p>
        </w:tc>
      </w:tr>
      <w:tr w:rsidR="00804BB6" w:rsidRPr="005D0C87" w14:paraId="786B8200" w14:textId="77777777" w:rsidTr="006709C6">
        <w:trPr>
          <w:cantSplit/>
        </w:trPr>
        <w:tc>
          <w:tcPr>
            <w:tcW w:w="2683" w:type="dxa"/>
            <w:vAlign w:val="center"/>
          </w:tcPr>
          <w:p w14:paraId="22D89EDE" w14:textId="77777777" w:rsidR="00804BB6" w:rsidRPr="00E94E11" w:rsidRDefault="00804BB6" w:rsidP="00E94E11">
            <w:pPr>
              <w:spacing w:before="60" w:after="60"/>
              <w:rPr>
                <w:sz w:val="20"/>
                <w:szCs w:val="20"/>
              </w:rPr>
            </w:pPr>
            <w:r w:rsidRPr="00E94E11">
              <w:rPr>
                <w:sz w:val="20"/>
                <w:szCs w:val="20"/>
              </w:rPr>
              <w:t>Elastic Load Balancer</w:t>
            </w:r>
          </w:p>
        </w:tc>
        <w:tc>
          <w:tcPr>
            <w:tcW w:w="7128" w:type="dxa"/>
            <w:vAlign w:val="center"/>
          </w:tcPr>
          <w:p w14:paraId="6B535EDF" w14:textId="77777777" w:rsidR="00804BB6" w:rsidRPr="00E94E11" w:rsidRDefault="00804BB6" w:rsidP="00E94E11">
            <w:pPr>
              <w:spacing w:before="60" w:after="60"/>
              <w:rPr>
                <w:sz w:val="20"/>
                <w:szCs w:val="20"/>
              </w:rPr>
            </w:pPr>
            <w:r w:rsidRPr="00E94E11">
              <w:rPr>
                <w:sz w:val="20"/>
                <w:szCs w:val="20"/>
              </w:rPr>
              <w:t>No load balancer required.</w:t>
            </w:r>
          </w:p>
        </w:tc>
      </w:tr>
      <w:tr w:rsidR="00804BB6" w:rsidRPr="005D0C87" w14:paraId="608E5062" w14:textId="77777777" w:rsidTr="006709C6">
        <w:trPr>
          <w:cantSplit/>
        </w:trPr>
        <w:tc>
          <w:tcPr>
            <w:tcW w:w="2683" w:type="dxa"/>
            <w:vAlign w:val="center"/>
          </w:tcPr>
          <w:p w14:paraId="4F6736E8" w14:textId="77777777" w:rsidR="00804BB6" w:rsidRPr="00E94E11" w:rsidRDefault="00804BB6" w:rsidP="00E94E11">
            <w:pPr>
              <w:spacing w:before="60" w:after="60"/>
              <w:rPr>
                <w:sz w:val="20"/>
                <w:szCs w:val="20"/>
              </w:rPr>
            </w:pPr>
            <w:r w:rsidRPr="00E94E11">
              <w:rPr>
                <w:sz w:val="20"/>
                <w:szCs w:val="20"/>
              </w:rPr>
              <w:t>Web Server Instance Type</w:t>
            </w:r>
          </w:p>
        </w:tc>
        <w:tc>
          <w:tcPr>
            <w:tcW w:w="7128" w:type="dxa"/>
            <w:vAlign w:val="center"/>
          </w:tcPr>
          <w:p w14:paraId="45B23454" w14:textId="77777777" w:rsidR="00804BB6" w:rsidRPr="00E94E11" w:rsidRDefault="00804BB6" w:rsidP="00E94E11">
            <w:pPr>
              <w:spacing w:before="60" w:after="60"/>
              <w:rPr>
                <w:sz w:val="20"/>
                <w:szCs w:val="20"/>
              </w:rPr>
            </w:pPr>
            <w:r w:rsidRPr="00E94E11">
              <w:rPr>
                <w:sz w:val="20"/>
                <w:szCs w:val="20"/>
              </w:rPr>
              <w:t>An EC2 general purpose m</w:t>
            </w:r>
            <w:proofErr w:type="gramStart"/>
            <w:r w:rsidRPr="00E94E11">
              <w:rPr>
                <w:sz w:val="20"/>
                <w:szCs w:val="20"/>
              </w:rPr>
              <w:t>1.xlarge</w:t>
            </w:r>
            <w:proofErr w:type="gramEnd"/>
            <w:r w:rsidRPr="00E94E11">
              <w:rPr>
                <w:sz w:val="20"/>
                <w:szCs w:val="20"/>
              </w:rPr>
              <w:t xml:space="preserve"> instance is selected (64 bit, 4 virtual CPUs, 15GB of memory, 4x420GB of ephemeral storage, available EBS storage, and high network performance).</w:t>
            </w:r>
          </w:p>
        </w:tc>
      </w:tr>
      <w:tr w:rsidR="00804BB6" w:rsidRPr="005D0C87" w14:paraId="07105EA2" w14:textId="77777777" w:rsidTr="006709C6">
        <w:trPr>
          <w:cantSplit/>
        </w:trPr>
        <w:tc>
          <w:tcPr>
            <w:tcW w:w="2683" w:type="dxa"/>
            <w:vAlign w:val="center"/>
          </w:tcPr>
          <w:p w14:paraId="4EAE9F96" w14:textId="77777777" w:rsidR="00804BB6" w:rsidRPr="00E94E11" w:rsidRDefault="00804BB6" w:rsidP="00E94E11">
            <w:pPr>
              <w:spacing w:before="60" w:after="60"/>
              <w:rPr>
                <w:sz w:val="20"/>
                <w:szCs w:val="20"/>
              </w:rPr>
            </w:pPr>
            <w:r w:rsidRPr="00E94E11">
              <w:rPr>
                <w:sz w:val="20"/>
                <w:szCs w:val="20"/>
              </w:rPr>
              <w:t>Number of Baseline Web Servers</w:t>
            </w:r>
          </w:p>
        </w:tc>
        <w:tc>
          <w:tcPr>
            <w:tcW w:w="7128" w:type="dxa"/>
            <w:vAlign w:val="center"/>
          </w:tcPr>
          <w:p w14:paraId="1C2D0B1F" w14:textId="77777777" w:rsidR="00804BB6" w:rsidRPr="00E94E11" w:rsidRDefault="009F3996" w:rsidP="00E94E11">
            <w:pPr>
              <w:spacing w:before="60" w:after="60"/>
              <w:rPr>
                <w:sz w:val="20"/>
                <w:szCs w:val="20"/>
              </w:rPr>
            </w:pPr>
            <w:r w:rsidRPr="00E94E11">
              <w:rPr>
                <w:sz w:val="20"/>
                <w:szCs w:val="20"/>
              </w:rPr>
              <w:t>One baseline web server is required.</w:t>
            </w:r>
          </w:p>
        </w:tc>
      </w:tr>
      <w:tr w:rsidR="00804BB6" w:rsidRPr="005D0C87" w14:paraId="1A3E6CF3" w14:textId="77777777" w:rsidTr="006709C6">
        <w:trPr>
          <w:cantSplit/>
        </w:trPr>
        <w:tc>
          <w:tcPr>
            <w:tcW w:w="2683" w:type="dxa"/>
            <w:vAlign w:val="center"/>
          </w:tcPr>
          <w:p w14:paraId="1A0B3370" w14:textId="77777777" w:rsidR="00804BB6" w:rsidRPr="00E94E11" w:rsidRDefault="00804BB6" w:rsidP="00E94E11">
            <w:pPr>
              <w:spacing w:before="60" w:after="60"/>
              <w:rPr>
                <w:sz w:val="20"/>
                <w:szCs w:val="20"/>
              </w:rPr>
            </w:pPr>
            <w:r w:rsidRPr="00E94E11">
              <w:rPr>
                <w:sz w:val="20"/>
                <w:szCs w:val="20"/>
              </w:rPr>
              <w:t>Number of On-Demand Web Servers</w:t>
            </w:r>
          </w:p>
        </w:tc>
        <w:tc>
          <w:tcPr>
            <w:tcW w:w="7128" w:type="dxa"/>
            <w:vAlign w:val="center"/>
          </w:tcPr>
          <w:p w14:paraId="3AC10736" w14:textId="77777777" w:rsidR="00804BB6" w:rsidRPr="00E94E11" w:rsidRDefault="009F3996" w:rsidP="00E94E11">
            <w:pPr>
              <w:spacing w:before="60" w:after="60"/>
              <w:rPr>
                <w:sz w:val="20"/>
                <w:szCs w:val="20"/>
              </w:rPr>
            </w:pPr>
            <w:r w:rsidRPr="00E94E11">
              <w:rPr>
                <w:sz w:val="20"/>
                <w:szCs w:val="20"/>
              </w:rPr>
              <w:t>No additional on-demand web servers are required.</w:t>
            </w:r>
          </w:p>
        </w:tc>
      </w:tr>
      <w:tr w:rsidR="00804BB6" w:rsidRPr="005D0C87" w14:paraId="105B37EA" w14:textId="77777777" w:rsidTr="006709C6">
        <w:trPr>
          <w:cantSplit/>
        </w:trPr>
        <w:tc>
          <w:tcPr>
            <w:tcW w:w="2683" w:type="dxa"/>
            <w:vAlign w:val="center"/>
          </w:tcPr>
          <w:p w14:paraId="67E660F2" w14:textId="77777777" w:rsidR="00804BB6" w:rsidRPr="00E94E11" w:rsidRDefault="00804BB6" w:rsidP="00E94E11">
            <w:pPr>
              <w:spacing w:before="60" w:after="60"/>
              <w:rPr>
                <w:sz w:val="20"/>
                <w:szCs w:val="20"/>
              </w:rPr>
            </w:pPr>
            <w:r w:rsidRPr="00E94E11">
              <w:rPr>
                <w:sz w:val="20"/>
                <w:szCs w:val="20"/>
              </w:rPr>
              <w:t>Amount of Data Served</w:t>
            </w:r>
          </w:p>
        </w:tc>
        <w:tc>
          <w:tcPr>
            <w:tcW w:w="7128" w:type="dxa"/>
            <w:vAlign w:val="center"/>
          </w:tcPr>
          <w:p w14:paraId="0C220660" w14:textId="77777777" w:rsidR="00804BB6" w:rsidRPr="00E94E11" w:rsidRDefault="00D54D6B" w:rsidP="00E94E11">
            <w:pPr>
              <w:spacing w:before="60" w:after="60"/>
              <w:rPr>
                <w:sz w:val="20"/>
                <w:szCs w:val="20"/>
              </w:rPr>
            </w:pPr>
            <w:r w:rsidRPr="00E94E11">
              <w:rPr>
                <w:sz w:val="20"/>
                <w:szCs w:val="20"/>
              </w:rPr>
              <w:t>This component is primarily a data sink rather than a data source. Assume 1GB/hour out for nominal usage.</w:t>
            </w:r>
          </w:p>
        </w:tc>
      </w:tr>
      <w:tr w:rsidR="00804BB6" w:rsidRPr="005D0C87" w14:paraId="600DDFB2" w14:textId="77777777" w:rsidTr="006709C6">
        <w:trPr>
          <w:cantSplit/>
        </w:trPr>
        <w:tc>
          <w:tcPr>
            <w:tcW w:w="2683" w:type="dxa"/>
            <w:vAlign w:val="center"/>
          </w:tcPr>
          <w:p w14:paraId="167CD7D7" w14:textId="77777777" w:rsidR="00804BB6" w:rsidRPr="00E94E11" w:rsidRDefault="00804BB6" w:rsidP="00E94E11">
            <w:pPr>
              <w:spacing w:before="60" w:after="60"/>
              <w:rPr>
                <w:sz w:val="20"/>
                <w:szCs w:val="20"/>
              </w:rPr>
            </w:pPr>
            <w:r w:rsidRPr="00E94E11">
              <w:rPr>
                <w:sz w:val="20"/>
                <w:szCs w:val="20"/>
              </w:rPr>
              <w:t>DB Server Instance Type</w:t>
            </w:r>
          </w:p>
        </w:tc>
        <w:tc>
          <w:tcPr>
            <w:tcW w:w="7128" w:type="dxa"/>
            <w:vAlign w:val="center"/>
          </w:tcPr>
          <w:p w14:paraId="4E70FFB0" w14:textId="77777777" w:rsidR="00804BB6" w:rsidRPr="00E94E11" w:rsidRDefault="00B062E5" w:rsidP="00E94E11">
            <w:pPr>
              <w:spacing w:before="60" w:after="60"/>
              <w:rPr>
                <w:sz w:val="20"/>
                <w:szCs w:val="20"/>
              </w:rPr>
            </w:pPr>
            <w:r w:rsidRPr="00E94E11">
              <w:rPr>
                <w:sz w:val="20"/>
                <w:szCs w:val="20"/>
              </w:rPr>
              <w:t xml:space="preserve">A standard EC2 instance with EBS block storage will be used instead of a dedicated RDS database server instance. This choice is made because </w:t>
            </w:r>
            <w:proofErr w:type="spellStart"/>
            <w:r w:rsidRPr="00E94E11">
              <w:rPr>
                <w:sz w:val="20"/>
                <w:szCs w:val="20"/>
              </w:rPr>
              <w:t>Hyperic</w:t>
            </w:r>
            <w:proofErr w:type="spellEnd"/>
            <w:r w:rsidRPr="00E94E11">
              <w:rPr>
                <w:sz w:val="20"/>
                <w:szCs w:val="20"/>
              </w:rPr>
              <w:t xml:space="preserve"> has an embedded database and does not rely on RDS virtual hardware dedicated to a MySQL database.</w:t>
            </w:r>
          </w:p>
        </w:tc>
      </w:tr>
      <w:tr w:rsidR="00804BB6" w:rsidRPr="00104907" w14:paraId="57933B65" w14:textId="77777777" w:rsidTr="006709C6">
        <w:trPr>
          <w:cantSplit/>
        </w:trPr>
        <w:tc>
          <w:tcPr>
            <w:tcW w:w="2683" w:type="dxa"/>
            <w:vAlign w:val="center"/>
          </w:tcPr>
          <w:p w14:paraId="0F4BAAED" w14:textId="77777777" w:rsidR="00804BB6" w:rsidRPr="00E94E11" w:rsidRDefault="00804BB6" w:rsidP="00E94E11">
            <w:pPr>
              <w:spacing w:before="60" w:after="60"/>
              <w:rPr>
                <w:sz w:val="20"/>
                <w:szCs w:val="20"/>
              </w:rPr>
            </w:pPr>
            <w:r w:rsidRPr="00E94E11">
              <w:rPr>
                <w:sz w:val="20"/>
                <w:szCs w:val="20"/>
              </w:rPr>
              <w:t>DB Server Storage</w:t>
            </w:r>
          </w:p>
        </w:tc>
        <w:tc>
          <w:tcPr>
            <w:tcW w:w="7128" w:type="dxa"/>
            <w:vAlign w:val="center"/>
          </w:tcPr>
          <w:p w14:paraId="64E8F1DB" w14:textId="77777777" w:rsidR="00804BB6" w:rsidRPr="00E94E11" w:rsidRDefault="00804BB6" w:rsidP="00E94E11">
            <w:pPr>
              <w:spacing w:before="60" w:after="60"/>
              <w:rPr>
                <w:sz w:val="20"/>
                <w:szCs w:val="20"/>
              </w:rPr>
            </w:pPr>
            <w:r w:rsidRPr="00E94E11">
              <w:rPr>
                <w:sz w:val="20"/>
                <w:szCs w:val="20"/>
              </w:rPr>
              <w:t xml:space="preserve">Although no DB server storage is required, storage for </w:t>
            </w:r>
            <w:proofErr w:type="spellStart"/>
            <w:r w:rsidR="00855389" w:rsidRPr="00E94E11">
              <w:rPr>
                <w:sz w:val="20"/>
                <w:szCs w:val="20"/>
              </w:rPr>
              <w:t>Hyperic</w:t>
            </w:r>
            <w:proofErr w:type="spellEnd"/>
            <w:r w:rsidR="00855389" w:rsidRPr="00E94E11">
              <w:rPr>
                <w:sz w:val="20"/>
                <w:szCs w:val="20"/>
              </w:rPr>
              <w:t xml:space="preserve"> and custom log and alert </w:t>
            </w:r>
            <w:r w:rsidRPr="00E94E11">
              <w:rPr>
                <w:sz w:val="20"/>
                <w:szCs w:val="20"/>
              </w:rPr>
              <w:t>data is required.</w:t>
            </w:r>
            <w:r w:rsidR="00855389" w:rsidRPr="00E94E11">
              <w:rPr>
                <w:sz w:val="20"/>
                <w:szCs w:val="20"/>
              </w:rPr>
              <w:t xml:space="preserve"> This is difficult to predict, assume 250GB of </w:t>
            </w:r>
            <w:r w:rsidR="00B062E5" w:rsidRPr="00E94E11">
              <w:rPr>
                <w:sz w:val="20"/>
                <w:szCs w:val="20"/>
              </w:rPr>
              <w:t xml:space="preserve">standard EBS </w:t>
            </w:r>
            <w:r w:rsidR="00855389" w:rsidRPr="00E94E11">
              <w:rPr>
                <w:sz w:val="20"/>
                <w:szCs w:val="20"/>
              </w:rPr>
              <w:t>storage</w:t>
            </w:r>
            <w:r w:rsidR="00B062E5" w:rsidRPr="00E94E11">
              <w:rPr>
                <w:sz w:val="20"/>
                <w:szCs w:val="20"/>
              </w:rPr>
              <w:t xml:space="preserve"> (as opposed to RDS DB server storage)</w:t>
            </w:r>
            <w:r w:rsidR="00855389" w:rsidRPr="00E94E11">
              <w:rPr>
                <w:sz w:val="20"/>
                <w:szCs w:val="20"/>
              </w:rPr>
              <w:t xml:space="preserve">. </w:t>
            </w:r>
          </w:p>
        </w:tc>
      </w:tr>
      <w:tr w:rsidR="00804BB6" w:rsidRPr="005D0C87" w14:paraId="581B8DB4" w14:textId="77777777" w:rsidTr="006709C6">
        <w:trPr>
          <w:cantSplit/>
        </w:trPr>
        <w:tc>
          <w:tcPr>
            <w:tcW w:w="2683" w:type="dxa"/>
            <w:vAlign w:val="center"/>
          </w:tcPr>
          <w:p w14:paraId="465A6D8E" w14:textId="77777777" w:rsidR="00804BB6" w:rsidRPr="00E94E11" w:rsidRDefault="00804BB6" w:rsidP="00E94E11">
            <w:pPr>
              <w:spacing w:before="60" w:after="60"/>
              <w:rPr>
                <w:sz w:val="20"/>
                <w:szCs w:val="20"/>
              </w:rPr>
            </w:pPr>
            <w:r w:rsidRPr="00E94E11">
              <w:rPr>
                <w:sz w:val="20"/>
                <w:szCs w:val="20"/>
              </w:rPr>
              <w:lastRenderedPageBreak/>
              <w:t>DB Server Provisioned IOPS</w:t>
            </w:r>
          </w:p>
        </w:tc>
        <w:tc>
          <w:tcPr>
            <w:tcW w:w="7128" w:type="dxa"/>
            <w:vAlign w:val="center"/>
          </w:tcPr>
          <w:p w14:paraId="1629AE97" w14:textId="77777777" w:rsidR="00804BB6" w:rsidRPr="00E94E11" w:rsidRDefault="00855389" w:rsidP="00E94E11">
            <w:pPr>
              <w:spacing w:before="60" w:after="60"/>
              <w:rPr>
                <w:sz w:val="20"/>
                <w:szCs w:val="20"/>
              </w:rPr>
            </w:pPr>
            <w:r w:rsidRPr="00E94E11">
              <w:rPr>
                <w:sz w:val="20"/>
                <w:szCs w:val="20"/>
              </w:rPr>
              <w:t>750</w:t>
            </w:r>
            <w:r w:rsidR="00804BB6" w:rsidRPr="00E94E11">
              <w:rPr>
                <w:sz w:val="20"/>
                <w:szCs w:val="20"/>
              </w:rPr>
              <w:t xml:space="preserve"> IOPS for a ratio of </w:t>
            </w:r>
            <w:r w:rsidRPr="00E94E11">
              <w:rPr>
                <w:sz w:val="20"/>
                <w:szCs w:val="20"/>
              </w:rPr>
              <w:t>3</w:t>
            </w:r>
            <w:r w:rsidR="00804BB6" w:rsidRPr="00E94E11">
              <w:rPr>
                <w:sz w:val="20"/>
                <w:szCs w:val="20"/>
              </w:rPr>
              <w:t xml:space="preserve"> to 1 Provisioned IOPS to storage size</w:t>
            </w:r>
            <w:r w:rsidRPr="00E94E11">
              <w:rPr>
                <w:sz w:val="20"/>
                <w:szCs w:val="20"/>
              </w:rPr>
              <w:t xml:space="preserve">. </w:t>
            </w:r>
            <w:r w:rsidR="00804BB6" w:rsidRPr="00E94E11">
              <w:rPr>
                <w:sz w:val="20"/>
                <w:szCs w:val="20"/>
              </w:rPr>
              <w:t xml:space="preserve">Also in include </w:t>
            </w:r>
            <w:r w:rsidRPr="00E94E11">
              <w:rPr>
                <w:sz w:val="20"/>
                <w:szCs w:val="20"/>
              </w:rPr>
              <w:t>350</w:t>
            </w:r>
            <w:r w:rsidR="00804BB6" w:rsidRPr="00E94E11">
              <w:rPr>
                <w:sz w:val="20"/>
                <w:szCs w:val="20"/>
              </w:rPr>
              <w:t>GB of Amazon S3 storage for snapshots for backup purposes (this is always included in the RDS database instance storage but is extra in standard EBS storage).</w:t>
            </w:r>
          </w:p>
        </w:tc>
      </w:tr>
    </w:tbl>
    <w:p w14:paraId="34180ABB" w14:textId="5D8A4321" w:rsidR="00C47305" w:rsidRDefault="00C47305" w:rsidP="006B25B2">
      <w:pPr>
        <w:pStyle w:val="Caption"/>
      </w:pPr>
      <w:bookmarkStart w:id="2725" w:name="_Toc487492079"/>
      <w:r>
        <w:t xml:space="preserve">Table </w:t>
      </w:r>
      <w:ins w:id="2726" w:author="Jeff Johnson" w:date="2017-07-12T21:16:00Z">
        <w:r w:rsidR="00B33BF6">
          <w:fldChar w:fldCharType="begin"/>
        </w:r>
        <w:r w:rsidR="00B33BF6">
          <w:instrText xml:space="preserve"> SEQ Table \* ARABIC </w:instrText>
        </w:r>
      </w:ins>
      <w:r w:rsidR="00B33BF6">
        <w:fldChar w:fldCharType="separate"/>
      </w:r>
      <w:ins w:id="2727" w:author="Jeff Johnson" w:date="2017-07-12T21:16:00Z">
        <w:r w:rsidR="00B33BF6">
          <w:rPr>
            <w:noProof/>
          </w:rPr>
          <w:t>11</w:t>
        </w:r>
        <w:r w:rsidR="00B33BF6">
          <w:fldChar w:fldCharType="end"/>
        </w:r>
      </w:ins>
      <w:del w:id="2728" w:author="Jeff Johnson" w:date="2017-07-12T21:16:00Z">
        <w:r w:rsidR="00A36C43" w:rsidDel="00B33BF6">
          <w:fldChar w:fldCharType="begin"/>
        </w:r>
        <w:r w:rsidR="00A36C43" w:rsidDel="00B33BF6">
          <w:delInstrText xml:space="preserve"> SEQ Table \* ARABIC </w:delInstrText>
        </w:r>
        <w:r w:rsidR="00A36C43" w:rsidDel="00B33BF6">
          <w:fldChar w:fldCharType="separate"/>
        </w:r>
        <w:r w:rsidR="00B33BF6" w:rsidDel="00B33BF6">
          <w:rPr>
            <w:noProof/>
          </w:rPr>
          <w:delText>11</w:delText>
        </w:r>
        <w:r w:rsidR="00A36C43" w:rsidDel="00B33BF6">
          <w:rPr>
            <w:noProof/>
          </w:rPr>
          <w:fldChar w:fldCharType="end"/>
        </w:r>
      </w:del>
      <w:r>
        <w:t xml:space="preserve">. </w:t>
      </w:r>
      <w:r w:rsidRPr="00C47305">
        <w:t>Monitoring and Alerting Deployment Unit</w:t>
      </w:r>
      <w:bookmarkEnd w:id="2725"/>
    </w:p>
    <w:p w14:paraId="196087B2" w14:textId="77777777" w:rsidR="00B1460F" w:rsidRDefault="00B1460F" w:rsidP="00C56047">
      <w:pPr>
        <w:pStyle w:val="Heading2"/>
      </w:pPr>
      <w:bookmarkStart w:id="2729" w:name="_Toc487713891"/>
      <w:r>
        <w:t>Shared Services Deployment Unit</w:t>
      </w:r>
      <w:bookmarkEnd w:id="2729"/>
    </w:p>
    <w:p w14:paraId="27427063" w14:textId="1FCC8C52" w:rsidR="008242DD" w:rsidRDefault="008242DD" w:rsidP="00567046">
      <w:r>
        <w:t>This deployment unit is used to house the remaining shared services other than SSO</w:t>
      </w:r>
      <w:r w:rsidR="007D0F48">
        <w:t xml:space="preserve"> and</w:t>
      </w:r>
      <w:r>
        <w:t xml:space="preserve"> Monitoring and Alerting that do not require the same level of high availability, scalability and performance.</w:t>
      </w:r>
    </w:p>
    <w:tbl>
      <w:tblPr>
        <w:tblStyle w:val="TableGrid"/>
        <w:tblW w:w="9811" w:type="dxa"/>
        <w:tblLook w:val="04A0" w:firstRow="1" w:lastRow="0" w:firstColumn="1" w:lastColumn="0" w:noHBand="0" w:noVBand="1"/>
      </w:tblPr>
      <w:tblGrid>
        <w:gridCol w:w="2683"/>
        <w:gridCol w:w="7128"/>
      </w:tblGrid>
      <w:tr w:rsidR="003E0C41" w:rsidRPr="005D0C87" w14:paraId="63B7617F" w14:textId="77777777" w:rsidTr="00E94E11">
        <w:trPr>
          <w:cantSplit/>
          <w:tblHeader/>
        </w:trPr>
        <w:tc>
          <w:tcPr>
            <w:tcW w:w="2683" w:type="dxa"/>
            <w:shd w:val="clear" w:color="auto" w:fill="43B02A"/>
            <w:vAlign w:val="center"/>
          </w:tcPr>
          <w:p w14:paraId="3ADE4CB3" w14:textId="77777777" w:rsidR="003E0C41" w:rsidRPr="00E94E11" w:rsidRDefault="003E0C41" w:rsidP="00E94E11">
            <w:pPr>
              <w:pStyle w:val="TableHeading1"/>
              <w:spacing w:before="120"/>
              <w:jc w:val="left"/>
              <w:rPr>
                <w:szCs w:val="20"/>
              </w:rPr>
            </w:pPr>
            <w:r w:rsidRPr="00E94E11">
              <w:rPr>
                <w:szCs w:val="20"/>
              </w:rPr>
              <w:t>Deployment Selection</w:t>
            </w:r>
          </w:p>
        </w:tc>
        <w:tc>
          <w:tcPr>
            <w:tcW w:w="7128" w:type="dxa"/>
            <w:shd w:val="clear" w:color="auto" w:fill="43B02A"/>
            <w:vAlign w:val="center"/>
          </w:tcPr>
          <w:p w14:paraId="7D31347C" w14:textId="77777777" w:rsidR="003E0C41" w:rsidRPr="00E94E11" w:rsidRDefault="003E0C41" w:rsidP="00E94E11">
            <w:pPr>
              <w:pStyle w:val="TableHeading1"/>
              <w:spacing w:before="120"/>
              <w:jc w:val="left"/>
              <w:rPr>
                <w:szCs w:val="20"/>
              </w:rPr>
            </w:pPr>
            <w:r w:rsidRPr="00E94E11">
              <w:rPr>
                <w:szCs w:val="20"/>
              </w:rPr>
              <w:t>Description</w:t>
            </w:r>
          </w:p>
        </w:tc>
      </w:tr>
      <w:tr w:rsidR="003E0C41" w:rsidRPr="005D0C87" w14:paraId="564A1D5A" w14:textId="77777777" w:rsidTr="006709C6">
        <w:trPr>
          <w:cantSplit/>
        </w:trPr>
        <w:tc>
          <w:tcPr>
            <w:tcW w:w="2683" w:type="dxa"/>
            <w:vAlign w:val="center"/>
          </w:tcPr>
          <w:p w14:paraId="0D242712" w14:textId="77777777" w:rsidR="003E0C41" w:rsidRPr="00E94E11" w:rsidRDefault="003E0C41" w:rsidP="00E94E11">
            <w:pPr>
              <w:spacing w:before="60" w:after="60"/>
              <w:rPr>
                <w:sz w:val="20"/>
                <w:szCs w:val="20"/>
              </w:rPr>
            </w:pPr>
            <w:r w:rsidRPr="00E94E11">
              <w:rPr>
                <w:sz w:val="20"/>
                <w:szCs w:val="20"/>
              </w:rPr>
              <w:t>Elastic Load Balancer</w:t>
            </w:r>
          </w:p>
        </w:tc>
        <w:tc>
          <w:tcPr>
            <w:tcW w:w="7128" w:type="dxa"/>
            <w:vAlign w:val="center"/>
          </w:tcPr>
          <w:p w14:paraId="3EFBA086" w14:textId="77777777" w:rsidR="003E0C41" w:rsidRPr="00E94E11" w:rsidRDefault="003E0C41" w:rsidP="00E94E11">
            <w:pPr>
              <w:spacing w:before="60" w:after="60"/>
              <w:rPr>
                <w:sz w:val="20"/>
                <w:szCs w:val="20"/>
              </w:rPr>
            </w:pPr>
            <w:r w:rsidRPr="00E94E11">
              <w:rPr>
                <w:sz w:val="20"/>
                <w:szCs w:val="20"/>
              </w:rPr>
              <w:t>No load balancer required.</w:t>
            </w:r>
          </w:p>
        </w:tc>
      </w:tr>
      <w:tr w:rsidR="003E0C41" w:rsidRPr="005D0C87" w14:paraId="219C746C" w14:textId="77777777" w:rsidTr="006709C6">
        <w:trPr>
          <w:cantSplit/>
        </w:trPr>
        <w:tc>
          <w:tcPr>
            <w:tcW w:w="2683" w:type="dxa"/>
            <w:vAlign w:val="center"/>
          </w:tcPr>
          <w:p w14:paraId="7454FC61" w14:textId="77777777" w:rsidR="003E0C41" w:rsidRPr="00E94E11" w:rsidRDefault="003E0C41" w:rsidP="00E94E11">
            <w:pPr>
              <w:spacing w:before="60" w:after="60"/>
              <w:rPr>
                <w:sz w:val="20"/>
                <w:szCs w:val="20"/>
              </w:rPr>
            </w:pPr>
            <w:r w:rsidRPr="00E94E11">
              <w:rPr>
                <w:sz w:val="20"/>
                <w:szCs w:val="20"/>
              </w:rPr>
              <w:t>Web Server Instance Type</w:t>
            </w:r>
          </w:p>
        </w:tc>
        <w:tc>
          <w:tcPr>
            <w:tcW w:w="7128" w:type="dxa"/>
            <w:vAlign w:val="center"/>
          </w:tcPr>
          <w:p w14:paraId="7B630AA6" w14:textId="77777777" w:rsidR="003E0C41" w:rsidRPr="00E94E11" w:rsidRDefault="003E0C41" w:rsidP="00E94E11">
            <w:pPr>
              <w:spacing w:before="60" w:after="60"/>
              <w:rPr>
                <w:sz w:val="20"/>
                <w:szCs w:val="20"/>
              </w:rPr>
            </w:pPr>
            <w:r w:rsidRPr="00E94E11">
              <w:rPr>
                <w:sz w:val="20"/>
                <w:szCs w:val="20"/>
              </w:rPr>
              <w:t>An EC2 general purpose m</w:t>
            </w:r>
            <w:proofErr w:type="gramStart"/>
            <w:r w:rsidRPr="00E94E11">
              <w:rPr>
                <w:sz w:val="20"/>
                <w:szCs w:val="20"/>
              </w:rPr>
              <w:t>1.xlarge</w:t>
            </w:r>
            <w:proofErr w:type="gramEnd"/>
            <w:r w:rsidRPr="00E94E11">
              <w:rPr>
                <w:sz w:val="20"/>
                <w:szCs w:val="20"/>
              </w:rPr>
              <w:t xml:space="preserve"> instance is selected (64 bit, 4 virtual CPUs, 15GB of memory, 4x420GB of ephemeral storage, available EBS storage, and high network performance).</w:t>
            </w:r>
          </w:p>
        </w:tc>
      </w:tr>
      <w:tr w:rsidR="003E0C41" w:rsidRPr="005D0C87" w14:paraId="6F92DBE8" w14:textId="77777777" w:rsidTr="006709C6">
        <w:trPr>
          <w:cantSplit/>
        </w:trPr>
        <w:tc>
          <w:tcPr>
            <w:tcW w:w="2683" w:type="dxa"/>
            <w:vAlign w:val="center"/>
          </w:tcPr>
          <w:p w14:paraId="0A2B1F4A" w14:textId="77777777" w:rsidR="003E0C41" w:rsidRPr="00E94E11" w:rsidRDefault="003E0C41" w:rsidP="00E94E11">
            <w:pPr>
              <w:spacing w:before="60" w:after="60"/>
              <w:rPr>
                <w:sz w:val="20"/>
                <w:szCs w:val="20"/>
              </w:rPr>
            </w:pPr>
            <w:r w:rsidRPr="00E94E11">
              <w:rPr>
                <w:sz w:val="20"/>
                <w:szCs w:val="20"/>
              </w:rPr>
              <w:t>Number of Baseline Web Servers</w:t>
            </w:r>
          </w:p>
        </w:tc>
        <w:tc>
          <w:tcPr>
            <w:tcW w:w="7128" w:type="dxa"/>
            <w:vAlign w:val="center"/>
          </w:tcPr>
          <w:p w14:paraId="335C1B5F" w14:textId="77777777" w:rsidR="003E0C41" w:rsidRPr="00E94E11" w:rsidRDefault="00D12DDA" w:rsidP="00E94E11">
            <w:pPr>
              <w:spacing w:before="60" w:after="60"/>
              <w:rPr>
                <w:sz w:val="20"/>
                <w:szCs w:val="20"/>
              </w:rPr>
            </w:pPr>
            <w:r w:rsidRPr="00E94E11">
              <w:rPr>
                <w:sz w:val="20"/>
                <w:szCs w:val="20"/>
              </w:rPr>
              <w:t xml:space="preserve">Two </w:t>
            </w:r>
            <w:r w:rsidR="003E0C41" w:rsidRPr="00E94E11">
              <w:rPr>
                <w:sz w:val="20"/>
                <w:szCs w:val="20"/>
              </w:rPr>
              <w:t>baseline web server</w:t>
            </w:r>
            <w:r w:rsidRPr="00E94E11">
              <w:rPr>
                <w:sz w:val="20"/>
                <w:szCs w:val="20"/>
              </w:rPr>
              <w:t>s</w:t>
            </w:r>
            <w:r w:rsidR="003E0C41" w:rsidRPr="00E94E11">
              <w:rPr>
                <w:sz w:val="20"/>
                <w:szCs w:val="20"/>
              </w:rPr>
              <w:t xml:space="preserve"> </w:t>
            </w:r>
            <w:r w:rsidRPr="00E94E11">
              <w:rPr>
                <w:sz w:val="20"/>
                <w:szCs w:val="20"/>
              </w:rPr>
              <w:t xml:space="preserve">are </w:t>
            </w:r>
            <w:r w:rsidR="003E0C41" w:rsidRPr="00E94E11">
              <w:rPr>
                <w:sz w:val="20"/>
                <w:szCs w:val="20"/>
              </w:rPr>
              <w:t>required.</w:t>
            </w:r>
          </w:p>
        </w:tc>
      </w:tr>
      <w:tr w:rsidR="003E0C41" w:rsidRPr="005D0C87" w14:paraId="68D88CE2" w14:textId="77777777" w:rsidTr="006709C6">
        <w:trPr>
          <w:cantSplit/>
        </w:trPr>
        <w:tc>
          <w:tcPr>
            <w:tcW w:w="2683" w:type="dxa"/>
            <w:vAlign w:val="center"/>
          </w:tcPr>
          <w:p w14:paraId="700B4FA9" w14:textId="77777777" w:rsidR="003E0C41" w:rsidRPr="00E94E11" w:rsidRDefault="003E0C41" w:rsidP="00E94E11">
            <w:pPr>
              <w:spacing w:before="60" w:after="60"/>
              <w:rPr>
                <w:sz w:val="20"/>
                <w:szCs w:val="20"/>
              </w:rPr>
            </w:pPr>
            <w:r w:rsidRPr="00E94E11">
              <w:rPr>
                <w:sz w:val="20"/>
                <w:szCs w:val="20"/>
              </w:rPr>
              <w:t>Number of On-Demand Web Servers</w:t>
            </w:r>
          </w:p>
        </w:tc>
        <w:tc>
          <w:tcPr>
            <w:tcW w:w="7128" w:type="dxa"/>
            <w:vAlign w:val="center"/>
          </w:tcPr>
          <w:p w14:paraId="7CFBF450" w14:textId="77777777" w:rsidR="003E0C41" w:rsidRPr="00E94E11" w:rsidRDefault="003E0C41" w:rsidP="00E94E11">
            <w:pPr>
              <w:spacing w:before="60" w:after="60"/>
              <w:rPr>
                <w:sz w:val="20"/>
                <w:szCs w:val="20"/>
              </w:rPr>
            </w:pPr>
            <w:r w:rsidRPr="00E94E11">
              <w:rPr>
                <w:sz w:val="20"/>
                <w:szCs w:val="20"/>
              </w:rPr>
              <w:t>One on-demand web server is required.</w:t>
            </w:r>
          </w:p>
        </w:tc>
      </w:tr>
      <w:tr w:rsidR="003E0C41" w:rsidRPr="005D0C87" w14:paraId="28A2B4AB" w14:textId="77777777" w:rsidTr="006709C6">
        <w:trPr>
          <w:cantSplit/>
        </w:trPr>
        <w:tc>
          <w:tcPr>
            <w:tcW w:w="2683" w:type="dxa"/>
            <w:vAlign w:val="center"/>
          </w:tcPr>
          <w:p w14:paraId="56A1A2A0" w14:textId="77777777" w:rsidR="003E0C41" w:rsidRPr="00E94E11" w:rsidRDefault="003E0C41" w:rsidP="00E94E11">
            <w:pPr>
              <w:spacing w:before="60" w:after="60"/>
              <w:rPr>
                <w:sz w:val="20"/>
                <w:szCs w:val="20"/>
              </w:rPr>
            </w:pPr>
            <w:r w:rsidRPr="00E94E11">
              <w:rPr>
                <w:sz w:val="20"/>
                <w:szCs w:val="20"/>
              </w:rPr>
              <w:t>Amount of Data Served</w:t>
            </w:r>
          </w:p>
        </w:tc>
        <w:tc>
          <w:tcPr>
            <w:tcW w:w="7128" w:type="dxa"/>
            <w:vAlign w:val="center"/>
          </w:tcPr>
          <w:p w14:paraId="11E8BCE1" w14:textId="77777777" w:rsidR="003E0C41" w:rsidRPr="00E94E11" w:rsidRDefault="00F419C7" w:rsidP="00E94E11">
            <w:pPr>
              <w:spacing w:before="60" w:after="60"/>
              <w:rPr>
                <w:sz w:val="20"/>
                <w:szCs w:val="20"/>
              </w:rPr>
            </w:pPr>
            <w:r w:rsidRPr="00E94E11">
              <w:rPr>
                <w:sz w:val="20"/>
                <w:szCs w:val="20"/>
              </w:rPr>
              <w:t>Assume 1GB per hour, primarily for standards information stored in Core Standards.</w:t>
            </w:r>
          </w:p>
        </w:tc>
      </w:tr>
      <w:tr w:rsidR="00A65088" w:rsidRPr="005D0C87" w14:paraId="66B020C7" w14:textId="77777777" w:rsidTr="006709C6">
        <w:trPr>
          <w:cantSplit/>
        </w:trPr>
        <w:tc>
          <w:tcPr>
            <w:tcW w:w="2683" w:type="dxa"/>
            <w:vAlign w:val="center"/>
          </w:tcPr>
          <w:p w14:paraId="04F9CF0E" w14:textId="77777777" w:rsidR="00A65088" w:rsidRPr="00E94E11" w:rsidRDefault="00A65088" w:rsidP="00E94E11">
            <w:pPr>
              <w:spacing w:before="60" w:after="60"/>
              <w:rPr>
                <w:sz w:val="20"/>
                <w:szCs w:val="20"/>
              </w:rPr>
            </w:pPr>
            <w:r w:rsidRPr="00E94E11">
              <w:rPr>
                <w:sz w:val="20"/>
                <w:szCs w:val="20"/>
              </w:rPr>
              <w:t>DB Server Instance Type</w:t>
            </w:r>
          </w:p>
        </w:tc>
        <w:tc>
          <w:tcPr>
            <w:tcW w:w="7128" w:type="dxa"/>
            <w:vAlign w:val="center"/>
          </w:tcPr>
          <w:p w14:paraId="7E88F1C5" w14:textId="77777777" w:rsidR="00A65088" w:rsidRPr="00E94E11" w:rsidRDefault="00A65088" w:rsidP="00E94E11">
            <w:pPr>
              <w:spacing w:before="60" w:after="60"/>
              <w:rPr>
                <w:sz w:val="20"/>
                <w:szCs w:val="20"/>
              </w:rPr>
            </w:pPr>
            <w:r w:rsidRPr="00E94E11">
              <w:rPr>
                <w:sz w:val="20"/>
                <w:szCs w:val="20"/>
              </w:rPr>
              <w:t xml:space="preserve">A Multi-AZ </w:t>
            </w:r>
            <w:r w:rsidR="00AB4DA7" w:rsidRPr="00E94E11">
              <w:rPr>
                <w:sz w:val="20"/>
                <w:szCs w:val="20"/>
              </w:rPr>
              <w:t xml:space="preserve">Large </w:t>
            </w:r>
            <w:r w:rsidRPr="00E94E11">
              <w:rPr>
                <w:sz w:val="20"/>
                <w:szCs w:val="20"/>
              </w:rPr>
              <w:t>RDS database instance is selected</w:t>
            </w:r>
            <w:r w:rsidR="005E6239" w:rsidRPr="00E94E11">
              <w:rPr>
                <w:sz w:val="20"/>
                <w:szCs w:val="20"/>
              </w:rPr>
              <w:t xml:space="preserve"> (IOPS optimized)</w:t>
            </w:r>
            <w:r w:rsidRPr="00E94E11">
              <w:rPr>
                <w:sz w:val="20"/>
                <w:szCs w:val="20"/>
              </w:rPr>
              <w:t>.</w:t>
            </w:r>
          </w:p>
        </w:tc>
      </w:tr>
      <w:tr w:rsidR="00A65088" w:rsidRPr="00104907" w14:paraId="5FF1EB25" w14:textId="77777777" w:rsidTr="006709C6">
        <w:trPr>
          <w:cantSplit/>
        </w:trPr>
        <w:tc>
          <w:tcPr>
            <w:tcW w:w="2683" w:type="dxa"/>
            <w:vAlign w:val="center"/>
          </w:tcPr>
          <w:p w14:paraId="0DE66935" w14:textId="77777777" w:rsidR="00A65088" w:rsidRPr="00E94E11" w:rsidRDefault="00A65088" w:rsidP="00E94E11">
            <w:pPr>
              <w:spacing w:before="60" w:after="60"/>
              <w:rPr>
                <w:sz w:val="20"/>
                <w:szCs w:val="20"/>
              </w:rPr>
            </w:pPr>
            <w:r w:rsidRPr="00E94E11">
              <w:rPr>
                <w:sz w:val="20"/>
                <w:szCs w:val="20"/>
              </w:rPr>
              <w:t>DB Server Storage</w:t>
            </w:r>
          </w:p>
        </w:tc>
        <w:tc>
          <w:tcPr>
            <w:tcW w:w="7128" w:type="dxa"/>
            <w:vAlign w:val="center"/>
          </w:tcPr>
          <w:p w14:paraId="5B5ED3D8" w14:textId="77777777" w:rsidR="00A65088" w:rsidRPr="00E94E11" w:rsidRDefault="00A65088" w:rsidP="00E94E11">
            <w:pPr>
              <w:spacing w:before="60" w:after="60"/>
              <w:rPr>
                <w:sz w:val="20"/>
                <w:szCs w:val="20"/>
              </w:rPr>
            </w:pPr>
            <w:r w:rsidRPr="00E94E11">
              <w:rPr>
                <w:sz w:val="20"/>
                <w:szCs w:val="20"/>
              </w:rPr>
              <w:t>Assume minimum of 100GB of database storage.</w:t>
            </w:r>
          </w:p>
        </w:tc>
      </w:tr>
      <w:tr w:rsidR="00A65088" w:rsidRPr="005D0C87" w14:paraId="7792D02D" w14:textId="77777777" w:rsidTr="006709C6">
        <w:trPr>
          <w:cantSplit/>
        </w:trPr>
        <w:tc>
          <w:tcPr>
            <w:tcW w:w="2683" w:type="dxa"/>
            <w:vAlign w:val="center"/>
          </w:tcPr>
          <w:p w14:paraId="5ED6D6F0" w14:textId="77777777" w:rsidR="00A65088" w:rsidRPr="00E94E11" w:rsidRDefault="00A65088" w:rsidP="00E94E11">
            <w:pPr>
              <w:spacing w:before="60" w:after="60"/>
              <w:rPr>
                <w:sz w:val="20"/>
                <w:szCs w:val="20"/>
              </w:rPr>
            </w:pPr>
            <w:r w:rsidRPr="00E94E11">
              <w:rPr>
                <w:sz w:val="20"/>
                <w:szCs w:val="20"/>
              </w:rPr>
              <w:t>DB Server Provisioned IOPS</w:t>
            </w:r>
          </w:p>
        </w:tc>
        <w:tc>
          <w:tcPr>
            <w:tcW w:w="7128" w:type="dxa"/>
            <w:vAlign w:val="center"/>
          </w:tcPr>
          <w:p w14:paraId="73008FA0" w14:textId="77777777" w:rsidR="00A65088" w:rsidRPr="00E94E11" w:rsidRDefault="00C452DF" w:rsidP="00E94E11">
            <w:pPr>
              <w:spacing w:before="60" w:after="60"/>
              <w:rPr>
                <w:sz w:val="20"/>
                <w:szCs w:val="20"/>
              </w:rPr>
            </w:pPr>
            <w:r w:rsidRPr="00E94E11">
              <w:rPr>
                <w:sz w:val="20"/>
                <w:szCs w:val="20"/>
              </w:rPr>
              <w:t>300</w:t>
            </w:r>
            <w:r w:rsidR="00A65088" w:rsidRPr="00E94E11">
              <w:rPr>
                <w:sz w:val="20"/>
                <w:szCs w:val="20"/>
              </w:rPr>
              <w:t xml:space="preserve"> IOPS for a ratio of 3 to 1 Provisioned IOPS to storage size</w:t>
            </w:r>
            <w:r w:rsidRPr="00E94E11">
              <w:rPr>
                <w:sz w:val="20"/>
                <w:szCs w:val="20"/>
              </w:rPr>
              <w:t>.</w:t>
            </w:r>
          </w:p>
        </w:tc>
      </w:tr>
    </w:tbl>
    <w:p w14:paraId="564953A5" w14:textId="12D2E7E2" w:rsidR="00687750" w:rsidRDefault="00687750" w:rsidP="006B25B2">
      <w:pPr>
        <w:pStyle w:val="Caption"/>
      </w:pPr>
      <w:bookmarkStart w:id="2730" w:name="_Toc487492080"/>
      <w:r>
        <w:t xml:space="preserve">Table </w:t>
      </w:r>
      <w:ins w:id="2731" w:author="Jeff Johnson" w:date="2017-07-12T21:16:00Z">
        <w:r w:rsidR="00B33BF6">
          <w:fldChar w:fldCharType="begin"/>
        </w:r>
        <w:r w:rsidR="00B33BF6">
          <w:instrText xml:space="preserve"> SEQ Table \* ARABIC </w:instrText>
        </w:r>
      </w:ins>
      <w:r w:rsidR="00B33BF6">
        <w:fldChar w:fldCharType="separate"/>
      </w:r>
      <w:ins w:id="2732" w:author="Jeff Johnson" w:date="2017-07-12T21:16:00Z">
        <w:r w:rsidR="00B33BF6">
          <w:rPr>
            <w:noProof/>
          </w:rPr>
          <w:t>12</w:t>
        </w:r>
        <w:r w:rsidR="00B33BF6">
          <w:fldChar w:fldCharType="end"/>
        </w:r>
      </w:ins>
      <w:del w:id="2733" w:author="Jeff Johnson" w:date="2017-07-12T21:16:00Z">
        <w:r w:rsidR="00A36C43" w:rsidDel="00B33BF6">
          <w:fldChar w:fldCharType="begin"/>
        </w:r>
        <w:r w:rsidR="00A36C43" w:rsidDel="00B33BF6">
          <w:delInstrText xml:space="preserve"> SEQ Table \* ARABIC </w:delInstrText>
        </w:r>
        <w:r w:rsidR="00A36C43" w:rsidDel="00B33BF6">
          <w:fldChar w:fldCharType="separate"/>
        </w:r>
        <w:r w:rsidR="00B33BF6" w:rsidDel="00B33BF6">
          <w:rPr>
            <w:noProof/>
          </w:rPr>
          <w:delText>12</w:delText>
        </w:r>
        <w:r w:rsidR="00A36C43" w:rsidDel="00B33BF6">
          <w:rPr>
            <w:noProof/>
          </w:rPr>
          <w:fldChar w:fldCharType="end"/>
        </w:r>
      </w:del>
      <w:r>
        <w:t xml:space="preserve">. </w:t>
      </w:r>
      <w:r w:rsidRPr="00687750">
        <w:t>Shared Services Deployment Unit</w:t>
      </w:r>
      <w:r>
        <w:t xml:space="preserve"> Summary</w:t>
      </w:r>
      <w:bookmarkEnd w:id="2730"/>
    </w:p>
    <w:p w14:paraId="561AC02D" w14:textId="77777777" w:rsidR="00411F2F" w:rsidRDefault="000F495C" w:rsidP="00567046">
      <w:pPr>
        <w:pStyle w:val="Heading1"/>
      </w:pPr>
      <w:bookmarkStart w:id="2734" w:name="_Toc487713892"/>
      <w:r>
        <w:t>Alternative Deployment Scenario</w:t>
      </w:r>
      <w:bookmarkEnd w:id="2734"/>
    </w:p>
    <w:p w14:paraId="241B9DA7" w14:textId="108D839F" w:rsidR="00AA6B1F" w:rsidRDefault="00740BB1" w:rsidP="00567046">
      <w:r>
        <w:t xml:space="preserve">Smarter Balanced is aware that some vendors may choose to certify alternative delivery systems rather than deploy the open source code base. To support that approach, Smarter Balanced will be releasing a Certification Package composed of </w:t>
      </w:r>
      <w:proofErr w:type="gramStart"/>
      <w:r>
        <w:t>all of</w:t>
      </w:r>
      <w:proofErr w:type="gramEnd"/>
      <w:r>
        <w:t xml:space="preserve"> the requirements, specifications, sample items and test harnesses</w:t>
      </w:r>
      <w:r w:rsidR="00714D51">
        <w:t xml:space="preserve"> necessary to certify a system for delivery of Smarter Balanced assessments. As Smarter Balanced is presently contracting out development of the certification package, delivery dates are not yet fixed. However, we expect the first specifications to become available before the end of Calendar Year 2013.One convenient way to adapt an existing test delivery system is to combine a vendor’s existing test delivery server with the Smarter Balanced front-end.</w:t>
      </w:r>
      <w:r w:rsidR="0020015C">
        <w:t xml:space="preserve"> The following diagram illustrates this approach.</w:t>
      </w:r>
    </w:p>
    <w:p w14:paraId="527BCA90" w14:textId="77777777" w:rsidR="0020015C" w:rsidRDefault="00797F0E" w:rsidP="00E94E11">
      <w:pPr>
        <w:keepNext/>
        <w:jc w:val="center"/>
      </w:pPr>
      <w:r w:rsidRPr="00797F0E">
        <w:rPr>
          <w:noProof/>
        </w:rPr>
        <w:lastRenderedPageBreak/>
        <w:drawing>
          <wp:inline distT="0" distB="0" distL="0" distR="0" wp14:anchorId="27CCE33F" wp14:editId="7A36B73C">
            <wp:extent cx="5306060" cy="5936615"/>
            <wp:effectExtent l="0" t="0" r="889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06060" cy="5936615"/>
                    </a:xfrm>
                    <a:prstGeom prst="rect">
                      <a:avLst/>
                    </a:prstGeom>
                    <a:noFill/>
                    <a:ln>
                      <a:noFill/>
                    </a:ln>
                  </pic:spPr>
                </pic:pic>
              </a:graphicData>
            </a:graphic>
          </wp:inline>
        </w:drawing>
      </w:r>
    </w:p>
    <w:p w14:paraId="7216C74F" w14:textId="39F2E35A" w:rsidR="007F7268" w:rsidRDefault="007F7268" w:rsidP="006B25B2">
      <w:pPr>
        <w:pStyle w:val="Caption"/>
      </w:pPr>
      <w:bookmarkStart w:id="2735" w:name="_Toc487492070"/>
      <w:r>
        <w:t xml:space="preserve">Figure </w:t>
      </w:r>
      <w:del w:id="2736" w:author="Jeff Johnson" w:date="2017-07-10T22:47:00Z">
        <w:r w:rsidR="00EE3309" w:rsidDel="00BD7E53">
          <w:fldChar w:fldCharType="begin"/>
        </w:r>
        <w:r w:rsidR="00EE3309" w:rsidDel="00BD7E53">
          <w:delInstrText xml:space="preserve"> SEQ Figure \* ARABIC </w:delInstrText>
        </w:r>
        <w:r w:rsidR="00EE3309" w:rsidDel="00BD7E53">
          <w:fldChar w:fldCharType="separate"/>
        </w:r>
        <w:r w:rsidR="00FF2E3D" w:rsidDel="00BD7E53">
          <w:rPr>
            <w:noProof/>
          </w:rPr>
          <w:delText>4</w:delText>
        </w:r>
        <w:r w:rsidR="00EE3309" w:rsidDel="00BD7E53">
          <w:rPr>
            <w:noProof/>
          </w:rPr>
          <w:fldChar w:fldCharType="end"/>
        </w:r>
      </w:del>
      <w:ins w:id="2737" w:author="Jeff Johnson" w:date="2017-07-10T22:47:00Z">
        <w:r w:rsidR="00BD7E53">
          <w:t>5</w:t>
        </w:r>
      </w:ins>
      <w:r>
        <w:t>. Alternative Approach Using Vendor-Specific Test Delivery Platform</w:t>
      </w:r>
      <w:bookmarkEnd w:id="2735"/>
    </w:p>
    <w:p w14:paraId="6EE90919" w14:textId="77777777" w:rsidR="003A6976" w:rsidRDefault="008528E0" w:rsidP="00567046">
      <w:r>
        <w:t xml:space="preserve">In this scenario, test delivery vendors develop a Smarter Balanced-specific set of server-side interfaces that satisfy the application programming interface (API) requirements of Smarter Balanced Student </w:t>
      </w:r>
      <w:r w:rsidR="003A6976">
        <w:t xml:space="preserve">Item Rendering </w:t>
      </w:r>
      <w:r>
        <w:t>Application and Secure Browser.</w:t>
      </w:r>
      <w:r w:rsidR="00042FF7">
        <w:t xml:space="preserve"> </w:t>
      </w:r>
    </w:p>
    <w:p w14:paraId="7D0EF765" w14:textId="77777777" w:rsidR="008528E0" w:rsidRDefault="00042FF7" w:rsidP="00567046">
      <w:r>
        <w:t xml:space="preserve">The </w:t>
      </w:r>
      <w:r w:rsidR="003A6976">
        <w:t xml:space="preserve">Smarter Balanced Student Item Rendering Application </w:t>
      </w:r>
      <w:r>
        <w:t xml:space="preserve">is a </w:t>
      </w:r>
      <w:proofErr w:type="spellStart"/>
      <w:r>
        <w:t>Javascript</w:t>
      </w:r>
      <w:proofErr w:type="spellEnd"/>
      <w:r>
        <w:t xml:space="preserve"> client-side application that </w:t>
      </w:r>
      <w:r w:rsidR="00C34E40">
        <w:t>enables navigation and accurate item rendering for Smarter Balanced assessments. The Secure Browser is a special version of browser that limits student interactions outside of the assessment and provides certain accessibility features. Together, these two applications comprise the part of the assessment platform that runs on the student computer and that interacts with the student.</w:t>
      </w:r>
    </w:p>
    <w:p w14:paraId="4235CC83" w14:textId="77777777" w:rsidR="00A20A0E" w:rsidRDefault="00A20A0E" w:rsidP="00567046">
      <w:r>
        <w:lastRenderedPageBreak/>
        <w:t xml:space="preserve">Not shown in this diagram is the Smarter Balanced Proctor Application, a client-side application </w:t>
      </w:r>
      <w:proofErr w:type="gramStart"/>
      <w:r>
        <w:t>similar to</w:t>
      </w:r>
      <w:proofErr w:type="gramEnd"/>
      <w:r>
        <w:t xml:space="preserve"> the Student application that is </w:t>
      </w:r>
      <w:r w:rsidR="009F475C">
        <w:t xml:space="preserve">used by </w:t>
      </w:r>
      <w:r>
        <w:t xml:space="preserve">test administrators to </w:t>
      </w:r>
      <w:r w:rsidR="009F475C">
        <w:t xml:space="preserve">create </w:t>
      </w:r>
      <w:r>
        <w:t>and manage test sessions that students can join.</w:t>
      </w:r>
      <w:r w:rsidR="001155D2">
        <w:t xml:space="preserve"> It also requires certain server side interfaces that are part of the vendor-specific interface.</w:t>
      </w:r>
    </w:p>
    <w:p w14:paraId="24F389F2" w14:textId="77777777" w:rsidR="008303BD" w:rsidRDefault="008E2FEA" w:rsidP="00567046">
      <w:r>
        <w:t xml:space="preserve">This approach has </w:t>
      </w:r>
      <w:r w:rsidR="00004943">
        <w:t xml:space="preserve">the distinct </w:t>
      </w:r>
      <w:r>
        <w:t>advantage</w:t>
      </w:r>
      <w:r w:rsidR="00004943">
        <w:t xml:space="preserve"> that t</w:t>
      </w:r>
      <w:r w:rsidR="008303BD">
        <w:t xml:space="preserve">he test delivery platform remains the </w:t>
      </w:r>
      <w:r w:rsidR="00362B0C">
        <w:t>s</w:t>
      </w:r>
      <w:r w:rsidR="00FC7CED">
        <w:t xml:space="preserve">ame as the </w:t>
      </w:r>
      <w:r w:rsidR="008303BD">
        <w:t xml:space="preserve">vendor’s </w:t>
      </w:r>
      <w:r w:rsidR="00362B0C">
        <w:t xml:space="preserve">current </w:t>
      </w:r>
      <w:r w:rsidR="008303BD">
        <w:t xml:space="preserve">proprietary </w:t>
      </w:r>
      <w:r w:rsidR="00362B0C">
        <w:t xml:space="preserve">test delivery </w:t>
      </w:r>
      <w:r w:rsidR="008303BD">
        <w:t>platform.</w:t>
      </w:r>
      <w:r w:rsidR="00004943">
        <w:t xml:space="preserve"> </w:t>
      </w:r>
      <w:proofErr w:type="gramStart"/>
      <w:r w:rsidR="00004943">
        <w:t>In order to</w:t>
      </w:r>
      <w:proofErr w:type="gramEnd"/>
      <w:r w:rsidR="00004943">
        <w:t xml:space="preserve"> take advantage of this alternative, a vendor will have to take the following steps:</w:t>
      </w:r>
    </w:p>
    <w:p w14:paraId="2DFFBFEA" w14:textId="77777777" w:rsidR="00004943" w:rsidRDefault="00F47A6B" w:rsidP="00567046">
      <w:pPr>
        <w:pStyle w:val="ListParagraph"/>
        <w:numPr>
          <w:ilvl w:val="0"/>
          <w:numId w:val="44"/>
        </w:numPr>
      </w:pPr>
      <w:r>
        <w:t>Implement vendor interfaces to the Smarter Balanced Student and Proctor applications and the Secure Browser.</w:t>
      </w:r>
      <w:r w:rsidR="00202634">
        <w:t xml:space="preserve"> This is necessary to present and render Smarter Balanced assessments that are indistinguishable to the test administrator and student.</w:t>
      </w:r>
      <w:r w:rsidR="003A7D57">
        <w:t xml:space="preserve"> The uniformity of navigation and rendering provides a uniform assessment experience</w:t>
      </w:r>
      <w:r w:rsidR="00527627">
        <w:t>, maintaining the integrity of the Smarter Balanced assessments.</w:t>
      </w:r>
    </w:p>
    <w:p w14:paraId="477233EC" w14:textId="77777777" w:rsidR="005358F6" w:rsidRDefault="005358F6" w:rsidP="00567046">
      <w:pPr>
        <w:pStyle w:val="ListParagraph"/>
        <w:numPr>
          <w:ilvl w:val="0"/>
          <w:numId w:val="44"/>
        </w:numPr>
      </w:pPr>
      <w:r>
        <w:t xml:space="preserve">Consume Smarter Balanced items: </w:t>
      </w:r>
      <w:r w:rsidR="00BB67A9">
        <w:t>A</w:t>
      </w:r>
      <w:r>
        <w:t xml:space="preserve">ssessment item content and item assets would be made available by Smarter Balanced. Vendors will need to perform the appropriate translation between the item content and assets and provide the Student Application with correctly formatted </w:t>
      </w:r>
      <w:r w:rsidR="000D3E3D">
        <w:t>XML</w:t>
      </w:r>
      <w:r>
        <w:t>. The Student Application will correctly render the items on the student’s computer and provide the necessary student-facing navigation and features that the vendor interface satisfies.</w:t>
      </w:r>
    </w:p>
    <w:p w14:paraId="033EBC41" w14:textId="77777777" w:rsidR="005358F6" w:rsidRDefault="00BB67A9" w:rsidP="00567046">
      <w:pPr>
        <w:pStyle w:val="ListParagraph"/>
        <w:numPr>
          <w:ilvl w:val="0"/>
          <w:numId w:val="44"/>
        </w:numPr>
      </w:pPr>
      <w:r>
        <w:t>Consume Smarter Balanced test specifications: Assessment packages will be provided that include</w:t>
      </w:r>
      <w:r w:rsidR="000D3E3D">
        <w:t xml:space="preserve">s </w:t>
      </w:r>
      <w:r>
        <w:t xml:space="preserve">blueprints, scoring rules, reporting parameters and adaptive algorithm configuration. These test packages provide sufficient information for the vendor’s proprietary assessment platform to </w:t>
      </w:r>
      <w:r w:rsidR="00863DF9">
        <w:t>deliver the Smarter Balanced assessments as designed.</w:t>
      </w:r>
    </w:p>
    <w:p w14:paraId="18C8C316" w14:textId="77777777" w:rsidR="008303BD" w:rsidRPr="00F47A6B" w:rsidRDefault="00FE4F70" w:rsidP="00567046">
      <w:r>
        <w:t>Smarter Balanced is working on a complete set of specifications including APIs, item specifications and test specifications that vendors can use to adapt their assessment delivery platforms in this scenario. Smarter Balanced will announce the completion of the specifications and provide documentation and implementation guidelines as appropriate.</w:t>
      </w:r>
    </w:p>
    <w:p w14:paraId="68F0E2AE" w14:textId="77777777" w:rsidR="00064A62" w:rsidRDefault="00064A62" w:rsidP="00567046">
      <w:pPr>
        <w:pStyle w:val="Heading1"/>
      </w:pPr>
      <w:bookmarkStart w:id="2738" w:name="_Toc487713893"/>
      <w:r>
        <w:t>Cost Calculation Spreadsheet</w:t>
      </w:r>
      <w:bookmarkEnd w:id="2738"/>
    </w:p>
    <w:p w14:paraId="7C352D2F" w14:textId="77777777" w:rsidR="00E92086" w:rsidRDefault="00E92086" w:rsidP="00567046">
      <w:r>
        <w:t>A spreadsheet is provided embedded in the table below that calculates expected monthly and yearly costs. The spreadsheet accepts inputs that capture assumptions the deployment and produce total costs based on the AWS prices at the time of this writing.</w:t>
      </w:r>
    </w:p>
    <w:tbl>
      <w:tblPr>
        <w:tblStyle w:val="TableGrid"/>
        <w:tblW w:w="0" w:type="auto"/>
        <w:jc w:val="center"/>
        <w:tblLook w:val="04A0" w:firstRow="1" w:lastRow="0" w:firstColumn="1" w:lastColumn="0" w:noHBand="0" w:noVBand="1"/>
      </w:tblPr>
      <w:tblGrid>
        <w:gridCol w:w="2496"/>
        <w:gridCol w:w="1749"/>
      </w:tblGrid>
      <w:tr w:rsidR="00E92086" w14:paraId="2B2DDDEF" w14:textId="77777777" w:rsidTr="005A66A6">
        <w:trPr>
          <w:jc w:val="center"/>
        </w:trPr>
        <w:tc>
          <w:tcPr>
            <w:tcW w:w="0" w:type="auto"/>
            <w:vAlign w:val="center"/>
          </w:tcPr>
          <w:p w14:paraId="1F136D92" w14:textId="77777777" w:rsidR="00E92086" w:rsidRDefault="00E92086" w:rsidP="00567046">
            <w:r>
              <w:t>Cost Model Spreadsheet</w:t>
            </w:r>
          </w:p>
        </w:tc>
        <w:tc>
          <w:tcPr>
            <w:tcW w:w="0" w:type="auto"/>
            <w:vAlign w:val="center"/>
          </w:tcPr>
          <w:p w14:paraId="475F3981" w14:textId="4AE44093" w:rsidR="00E92086" w:rsidRDefault="00CD51C7" w:rsidP="00567046">
            <w:r>
              <w:object w:dxaOrig="1531" w:dyaOrig="990" w14:anchorId="318E1DCC">
                <v:shape id="_x0000_i1025" type="#_x0000_t75" style="width:76.65pt;height:50pt" o:ole="">
                  <v:imagedata r:id="rId21" o:title=""/>
                </v:shape>
                <o:OLEObject Type="Embed" ProgID="Excel.Sheet.12" ShapeID="_x0000_i1025" DrawAspect="Icon" ObjectID="_1561456311" r:id="rId22"/>
              </w:object>
            </w:r>
          </w:p>
        </w:tc>
      </w:tr>
    </w:tbl>
    <w:p w14:paraId="68081A22" w14:textId="77777777" w:rsidR="00482B84" w:rsidRDefault="00482B84" w:rsidP="00567046">
      <w:pPr>
        <w:rPr>
          <w:ins w:id="2739" w:author="Jeff Johnson" w:date="2017-07-12T21:11:00Z"/>
        </w:rPr>
      </w:pPr>
    </w:p>
    <w:p w14:paraId="2B470FA3" w14:textId="77777777" w:rsidR="00482B84" w:rsidRDefault="00482B84">
      <w:pPr>
        <w:spacing w:before="0" w:after="200" w:line="276" w:lineRule="auto"/>
        <w:rPr>
          <w:ins w:id="2740" w:author="Jeff Johnson" w:date="2017-07-12T21:11:00Z"/>
        </w:rPr>
      </w:pPr>
      <w:ins w:id="2741" w:author="Jeff Johnson" w:date="2017-07-12T21:11:00Z">
        <w:r>
          <w:br w:type="page"/>
        </w:r>
      </w:ins>
    </w:p>
    <w:p w14:paraId="19A7EC06" w14:textId="19DF6C36" w:rsidR="00E92086" w:rsidRPr="00E92086" w:rsidDel="00482B84" w:rsidRDefault="00201C33" w:rsidP="006B25B2">
      <w:pPr>
        <w:pStyle w:val="Caption"/>
        <w:rPr>
          <w:del w:id="2742" w:author="Jeff Johnson" w:date="2017-07-12T21:11:00Z"/>
        </w:rPr>
        <w:sectPr w:rsidR="00E92086" w:rsidRPr="00E92086" w:rsidDel="00482B84" w:rsidSect="003E2A29">
          <w:pgSz w:w="12240" w:h="15840"/>
          <w:pgMar w:top="1080" w:right="1440" w:bottom="990" w:left="1440" w:header="720" w:footer="720" w:gutter="0"/>
          <w:cols w:space="720"/>
          <w:docGrid w:linePitch="360"/>
        </w:sectPr>
      </w:pPr>
      <w:del w:id="2743" w:author="Jeff Johnson" w:date="2017-07-12T21:11:00Z">
        <w:r w:rsidDel="00482B84">
          <w:delText xml:space="preserve">Table </w:delText>
        </w:r>
        <w:r w:rsidR="00A36C43" w:rsidDel="00482B84">
          <w:rPr>
            <w:bCs w:val="0"/>
          </w:rPr>
          <w:fldChar w:fldCharType="begin"/>
        </w:r>
        <w:r w:rsidR="00A36C43" w:rsidDel="00482B84">
          <w:delInstrText xml:space="preserve"> SEQ Table \* ARABIC </w:delInstrText>
        </w:r>
        <w:r w:rsidR="00A36C43" w:rsidDel="00482B84">
          <w:rPr>
            <w:bCs w:val="0"/>
          </w:rPr>
          <w:fldChar w:fldCharType="separate"/>
        </w:r>
        <w:r w:rsidR="00FF2E3D" w:rsidDel="00482B84">
          <w:rPr>
            <w:noProof/>
          </w:rPr>
          <w:delText>13</w:delText>
        </w:r>
        <w:r w:rsidR="00A36C43" w:rsidDel="00482B84">
          <w:rPr>
            <w:bCs w:val="0"/>
            <w:noProof/>
          </w:rPr>
          <w:fldChar w:fldCharType="end"/>
        </w:r>
        <w:r w:rsidDel="00482B84">
          <w:delText xml:space="preserve">. Cost </w:delText>
        </w:r>
        <w:r w:rsidR="00B05C80" w:rsidDel="00482B84">
          <w:delText xml:space="preserve">Calculation </w:delText>
        </w:r>
        <w:r w:rsidDel="00482B84">
          <w:delText>Embedded Spreadsheet</w:delText>
        </w:r>
      </w:del>
    </w:p>
    <w:p w14:paraId="5A165F9F" w14:textId="77777777" w:rsidR="00E92086" w:rsidRDefault="00E92086" w:rsidP="00567046">
      <w:r>
        <w:lastRenderedPageBreak/>
        <w:t xml:space="preserve">The following is an example cost summary produced by this spreadsheet when </w:t>
      </w:r>
      <w:r w:rsidR="00BB6515">
        <w:t xml:space="preserve">key </w:t>
      </w:r>
      <w:r>
        <w:t>assumptions shown above are plugged in.</w:t>
      </w:r>
      <w:r w:rsidR="00BB6515">
        <w:t xml:space="preserve"> This is a worse-case example using California student population numbers and assuming a </w:t>
      </w:r>
      <w:r w:rsidR="00536EF2">
        <w:t>7.8</w:t>
      </w:r>
      <w:r w:rsidR="00BB6515">
        <w:t>% concurrent student load.</w:t>
      </w:r>
    </w:p>
    <w:p w14:paraId="7BAD8A38" w14:textId="0526F37B" w:rsidR="00B33BF6" w:rsidRDefault="00B33BF6">
      <w:pPr>
        <w:pStyle w:val="Caption"/>
        <w:keepNext/>
        <w:rPr>
          <w:ins w:id="2744" w:author="Jeff Johnson" w:date="2017-07-12T21:16:00Z"/>
        </w:rPr>
        <w:pPrChange w:id="2745" w:author="Jeff Johnson" w:date="2017-07-12T21:16:00Z">
          <w:pPr/>
        </w:pPrChange>
      </w:pPr>
    </w:p>
    <w:tbl>
      <w:tblPr>
        <w:tblW w:w="5000" w:type="pct"/>
        <w:tblLook w:val="04A0" w:firstRow="1" w:lastRow="0" w:firstColumn="1" w:lastColumn="0" w:noHBand="0" w:noVBand="1"/>
        <w:tblPrChange w:id="2746" w:author="Jeff Johnson" w:date="2017-07-12T21:15:00Z">
          <w:tblPr>
            <w:tblW w:w="5000" w:type="pct"/>
            <w:tblLook w:val="04A0" w:firstRow="1" w:lastRow="0" w:firstColumn="1" w:lastColumn="0" w:noHBand="0" w:noVBand="1"/>
          </w:tblPr>
        </w:tblPrChange>
      </w:tblPr>
      <w:tblGrid>
        <w:gridCol w:w="2290"/>
        <w:gridCol w:w="1189"/>
        <w:gridCol w:w="1534"/>
        <w:gridCol w:w="1409"/>
        <w:gridCol w:w="1113"/>
        <w:gridCol w:w="1372"/>
        <w:gridCol w:w="1386"/>
        <w:gridCol w:w="2017"/>
        <w:gridCol w:w="1173"/>
        <w:tblGridChange w:id="2747">
          <w:tblGrid>
            <w:gridCol w:w="1550"/>
            <w:gridCol w:w="841"/>
            <w:gridCol w:w="1063"/>
            <w:gridCol w:w="983"/>
            <w:gridCol w:w="792"/>
            <w:gridCol w:w="959"/>
            <w:gridCol w:w="968"/>
            <w:gridCol w:w="1373"/>
            <w:gridCol w:w="831"/>
          </w:tblGrid>
        </w:tblGridChange>
      </w:tblGrid>
      <w:tr w:rsidR="0014347D" w:rsidRPr="00CD51C7" w14:paraId="201421E5" w14:textId="77777777" w:rsidTr="00B33BF6">
        <w:trPr>
          <w:trHeight w:val="144"/>
          <w:trPrChange w:id="2748" w:author="Jeff Johnson" w:date="2017-07-12T21:15:00Z">
            <w:trPr>
              <w:trHeight w:val="144"/>
            </w:trPr>
          </w:trPrChange>
        </w:trPr>
        <w:tc>
          <w:tcPr>
            <w:tcW w:w="828" w:type="pct"/>
            <w:tcBorders>
              <w:top w:val="nil"/>
              <w:left w:val="nil"/>
              <w:bottom w:val="nil"/>
              <w:right w:val="nil"/>
            </w:tcBorders>
            <w:shd w:val="clear" w:color="000000" w:fill="D9D9D9"/>
            <w:noWrap/>
            <w:vAlign w:val="bottom"/>
            <w:hideMark/>
            <w:tcPrChange w:id="2749" w:author="Jeff Johnson" w:date="2017-07-12T21:15:00Z">
              <w:tcPr>
                <w:tcW w:w="1122" w:type="pct"/>
                <w:tcBorders>
                  <w:top w:val="nil"/>
                  <w:left w:val="nil"/>
                  <w:bottom w:val="nil"/>
                  <w:right w:val="nil"/>
                </w:tcBorders>
                <w:shd w:val="clear" w:color="000000" w:fill="D9D9D9"/>
                <w:noWrap/>
                <w:vAlign w:val="bottom"/>
                <w:hideMark/>
              </w:tcPr>
            </w:tcPrChange>
          </w:tcPr>
          <w:p w14:paraId="45A5FEAF" w14:textId="77777777" w:rsidR="00CD51C7" w:rsidRPr="00CD51C7" w:rsidRDefault="00CD51C7" w:rsidP="00CD51C7">
            <w:pPr>
              <w:spacing w:before="0"/>
              <w:rPr>
                <w:rFonts w:ascii="Calibri" w:eastAsia="Times New Roman" w:hAnsi="Calibri" w:cs="Calibri"/>
                <w:b/>
                <w:bCs/>
                <w:color w:val="000000"/>
                <w:sz w:val="18"/>
                <w:szCs w:val="18"/>
              </w:rPr>
            </w:pPr>
            <w:r w:rsidRPr="00CD51C7">
              <w:rPr>
                <w:rFonts w:ascii="Calibri" w:eastAsia="Times New Roman" w:hAnsi="Calibri" w:cs="Calibri"/>
                <w:b/>
                <w:bCs/>
                <w:color w:val="000000"/>
                <w:sz w:val="18"/>
                <w:szCs w:val="18"/>
              </w:rPr>
              <w:t>TOTAL COSTS PER MONTH</w:t>
            </w:r>
          </w:p>
        </w:tc>
        <w:tc>
          <w:tcPr>
            <w:tcW w:w="449" w:type="pct"/>
            <w:tcBorders>
              <w:top w:val="nil"/>
              <w:left w:val="nil"/>
              <w:bottom w:val="nil"/>
              <w:right w:val="nil"/>
            </w:tcBorders>
            <w:shd w:val="clear" w:color="000000" w:fill="D9D9D9"/>
            <w:noWrap/>
            <w:vAlign w:val="bottom"/>
            <w:hideMark/>
            <w:tcPrChange w:id="2750" w:author="Jeff Johnson" w:date="2017-07-12T21:15:00Z">
              <w:tcPr>
                <w:tcW w:w="620" w:type="pct"/>
                <w:tcBorders>
                  <w:top w:val="nil"/>
                  <w:left w:val="nil"/>
                  <w:bottom w:val="nil"/>
                  <w:right w:val="nil"/>
                </w:tcBorders>
                <w:shd w:val="clear" w:color="000000" w:fill="D9D9D9"/>
                <w:noWrap/>
                <w:vAlign w:val="bottom"/>
                <w:hideMark/>
              </w:tcPr>
            </w:tcPrChange>
          </w:tcPr>
          <w:p w14:paraId="0C28524C"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68" w:type="pct"/>
            <w:tcBorders>
              <w:top w:val="nil"/>
              <w:left w:val="nil"/>
              <w:bottom w:val="nil"/>
              <w:right w:val="nil"/>
            </w:tcBorders>
            <w:shd w:val="clear" w:color="000000" w:fill="D9D9D9"/>
            <w:noWrap/>
            <w:vAlign w:val="bottom"/>
            <w:hideMark/>
            <w:tcPrChange w:id="2751" w:author="Jeff Johnson" w:date="2017-07-12T21:15:00Z">
              <w:tcPr>
                <w:tcW w:w="451" w:type="pct"/>
                <w:tcBorders>
                  <w:top w:val="nil"/>
                  <w:left w:val="nil"/>
                  <w:bottom w:val="nil"/>
                  <w:right w:val="nil"/>
                </w:tcBorders>
                <w:shd w:val="clear" w:color="000000" w:fill="D9D9D9"/>
                <w:noWrap/>
                <w:vAlign w:val="bottom"/>
                <w:hideMark/>
              </w:tcPr>
            </w:tcPrChange>
          </w:tcPr>
          <w:p w14:paraId="01E9F578"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25" w:type="pct"/>
            <w:tcBorders>
              <w:top w:val="nil"/>
              <w:left w:val="nil"/>
              <w:bottom w:val="nil"/>
              <w:right w:val="nil"/>
            </w:tcBorders>
            <w:shd w:val="clear" w:color="000000" w:fill="D9D9D9"/>
            <w:noWrap/>
            <w:vAlign w:val="bottom"/>
            <w:hideMark/>
            <w:tcPrChange w:id="2752" w:author="Jeff Johnson" w:date="2017-07-12T21:15:00Z">
              <w:tcPr>
                <w:tcW w:w="469" w:type="pct"/>
                <w:tcBorders>
                  <w:top w:val="nil"/>
                  <w:left w:val="nil"/>
                  <w:bottom w:val="nil"/>
                  <w:right w:val="nil"/>
                </w:tcBorders>
                <w:shd w:val="clear" w:color="000000" w:fill="D9D9D9"/>
                <w:noWrap/>
                <w:vAlign w:val="bottom"/>
                <w:hideMark/>
              </w:tcPr>
            </w:tcPrChange>
          </w:tcPr>
          <w:p w14:paraId="077AB77E"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23" w:type="pct"/>
            <w:tcBorders>
              <w:top w:val="nil"/>
              <w:left w:val="nil"/>
              <w:bottom w:val="nil"/>
              <w:right w:val="nil"/>
            </w:tcBorders>
            <w:shd w:val="clear" w:color="000000" w:fill="D9D9D9"/>
            <w:noWrap/>
            <w:vAlign w:val="bottom"/>
            <w:hideMark/>
            <w:tcPrChange w:id="2753" w:author="Jeff Johnson" w:date="2017-07-12T21:15:00Z">
              <w:tcPr>
                <w:tcW w:w="469" w:type="pct"/>
                <w:tcBorders>
                  <w:top w:val="nil"/>
                  <w:left w:val="nil"/>
                  <w:bottom w:val="nil"/>
                  <w:right w:val="nil"/>
                </w:tcBorders>
                <w:shd w:val="clear" w:color="000000" w:fill="D9D9D9"/>
                <w:noWrap/>
                <w:vAlign w:val="bottom"/>
                <w:hideMark/>
              </w:tcPr>
            </w:tcPrChange>
          </w:tcPr>
          <w:p w14:paraId="09DE076A"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12" w:type="pct"/>
            <w:tcBorders>
              <w:top w:val="nil"/>
              <w:left w:val="nil"/>
              <w:bottom w:val="nil"/>
              <w:right w:val="nil"/>
            </w:tcBorders>
            <w:shd w:val="clear" w:color="000000" w:fill="D9D9D9"/>
            <w:noWrap/>
            <w:vAlign w:val="bottom"/>
            <w:hideMark/>
            <w:tcPrChange w:id="2754" w:author="Jeff Johnson" w:date="2017-07-12T21:15:00Z">
              <w:tcPr>
                <w:tcW w:w="469" w:type="pct"/>
                <w:tcBorders>
                  <w:top w:val="nil"/>
                  <w:left w:val="nil"/>
                  <w:bottom w:val="nil"/>
                  <w:right w:val="nil"/>
                </w:tcBorders>
                <w:shd w:val="clear" w:color="000000" w:fill="D9D9D9"/>
                <w:noWrap/>
                <w:vAlign w:val="bottom"/>
                <w:hideMark/>
              </w:tcPr>
            </w:tcPrChange>
          </w:tcPr>
          <w:p w14:paraId="25CF1F2E"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17" w:type="pct"/>
            <w:tcBorders>
              <w:top w:val="nil"/>
              <w:left w:val="nil"/>
              <w:bottom w:val="nil"/>
              <w:right w:val="nil"/>
            </w:tcBorders>
            <w:shd w:val="clear" w:color="000000" w:fill="D9D9D9"/>
            <w:noWrap/>
            <w:vAlign w:val="bottom"/>
            <w:hideMark/>
            <w:tcPrChange w:id="2755" w:author="Jeff Johnson" w:date="2017-07-12T21:15:00Z">
              <w:tcPr>
                <w:tcW w:w="469" w:type="pct"/>
                <w:tcBorders>
                  <w:top w:val="nil"/>
                  <w:left w:val="nil"/>
                  <w:bottom w:val="nil"/>
                  <w:right w:val="nil"/>
                </w:tcBorders>
                <w:shd w:val="clear" w:color="000000" w:fill="D9D9D9"/>
                <w:noWrap/>
                <w:vAlign w:val="bottom"/>
                <w:hideMark/>
              </w:tcPr>
            </w:tcPrChange>
          </w:tcPr>
          <w:p w14:paraId="15EBDC57"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733" w:type="pct"/>
            <w:tcBorders>
              <w:top w:val="nil"/>
              <w:left w:val="nil"/>
              <w:bottom w:val="nil"/>
              <w:right w:val="nil"/>
            </w:tcBorders>
            <w:shd w:val="clear" w:color="000000" w:fill="D9D9D9"/>
            <w:noWrap/>
            <w:vAlign w:val="bottom"/>
            <w:hideMark/>
            <w:tcPrChange w:id="2756" w:author="Jeff Johnson" w:date="2017-07-12T21:15:00Z">
              <w:tcPr>
                <w:tcW w:w="469" w:type="pct"/>
                <w:tcBorders>
                  <w:top w:val="nil"/>
                  <w:left w:val="nil"/>
                  <w:bottom w:val="nil"/>
                  <w:right w:val="nil"/>
                </w:tcBorders>
                <w:shd w:val="clear" w:color="000000" w:fill="D9D9D9"/>
                <w:noWrap/>
                <w:vAlign w:val="bottom"/>
                <w:hideMark/>
              </w:tcPr>
            </w:tcPrChange>
          </w:tcPr>
          <w:p w14:paraId="1470C422"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44" w:type="pct"/>
            <w:tcBorders>
              <w:top w:val="nil"/>
              <w:left w:val="nil"/>
              <w:bottom w:val="nil"/>
              <w:right w:val="nil"/>
            </w:tcBorders>
            <w:shd w:val="clear" w:color="000000" w:fill="D9D9D9"/>
            <w:noWrap/>
            <w:vAlign w:val="bottom"/>
            <w:hideMark/>
            <w:tcPrChange w:id="2757" w:author="Jeff Johnson" w:date="2017-07-12T21:15:00Z">
              <w:tcPr>
                <w:tcW w:w="462" w:type="pct"/>
                <w:tcBorders>
                  <w:top w:val="nil"/>
                  <w:left w:val="nil"/>
                  <w:bottom w:val="nil"/>
                  <w:right w:val="nil"/>
                </w:tcBorders>
                <w:shd w:val="clear" w:color="000000" w:fill="D9D9D9"/>
                <w:noWrap/>
                <w:vAlign w:val="bottom"/>
                <w:hideMark/>
              </w:tcPr>
            </w:tcPrChange>
          </w:tcPr>
          <w:p w14:paraId="45210D9D"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r>
      <w:tr w:rsidR="00CD51C7" w:rsidRPr="00CD51C7" w14:paraId="78E7BB5E" w14:textId="77777777" w:rsidTr="00B33BF6">
        <w:trPr>
          <w:trHeight w:val="144"/>
          <w:trPrChange w:id="2758" w:author="Jeff Johnson" w:date="2017-07-12T21:15:00Z">
            <w:trPr>
              <w:trHeight w:val="144"/>
            </w:trPr>
          </w:trPrChange>
        </w:trPr>
        <w:tc>
          <w:tcPr>
            <w:tcW w:w="828" w:type="pct"/>
            <w:tcBorders>
              <w:top w:val="nil"/>
              <w:left w:val="nil"/>
              <w:bottom w:val="single" w:sz="4" w:space="0" w:color="auto"/>
              <w:right w:val="nil"/>
            </w:tcBorders>
            <w:shd w:val="clear" w:color="auto" w:fill="auto"/>
            <w:noWrap/>
            <w:vAlign w:val="bottom"/>
            <w:hideMark/>
            <w:tcPrChange w:id="2759" w:author="Jeff Johnson" w:date="2017-07-12T21:15:00Z">
              <w:tcPr>
                <w:tcW w:w="1122" w:type="pct"/>
                <w:tcBorders>
                  <w:top w:val="nil"/>
                  <w:left w:val="nil"/>
                  <w:bottom w:val="single" w:sz="4" w:space="0" w:color="auto"/>
                  <w:right w:val="nil"/>
                </w:tcBorders>
                <w:shd w:val="clear" w:color="auto" w:fill="auto"/>
                <w:noWrap/>
                <w:vAlign w:val="bottom"/>
                <w:hideMark/>
              </w:tcPr>
            </w:tcPrChange>
          </w:tcPr>
          <w:p w14:paraId="3F650A36" w14:textId="77777777" w:rsidR="00CD51C7" w:rsidRPr="00CD51C7" w:rsidRDefault="00CD51C7" w:rsidP="00CD51C7">
            <w:pPr>
              <w:spacing w:before="0"/>
              <w:rPr>
                <w:rFonts w:ascii="Calibri" w:eastAsia="Times New Roman" w:hAnsi="Calibri" w:cs="Calibri"/>
                <w:color w:val="000000"/>
                <w:sz w:val="18"/>
                <w:szCs w:val="18"/>
              </w:rPr>
            </w:pPr>
          </w:p>
        </w:tc>
        <w:tc>
          <w:tcPr>
            <w:tcW w:w="449" w:type="pct"/>
            <w:tcBorders>
              <w:top w:val="nil"/>
              <w:left w:val="nil"/>
              <w:bottom w:val="single" w:sz="4" w:space="0" w:color="auto"/>
              <w:right w:val="nil"/>
            </w:tcBorders>
            <w:shd w:val="clear" w:color="auto" w:fill="auto"/>
            <w:noWrap/>
            <w:vAlign w:val="bottom"/>
            <w:hideMark/>
            <w:tcPrChange w:id="2760" w:author="Jeff Johnson" w:date="2017-07-12T21:15:00Z">
              <w:tcPr>
                <w:tcW w:w="620" w:type="pct"/>
                <w:tcBorders>
                  <w:top w:val="nil"/>
                  <w:left w:val="nil"/>
                  <w:bottom w:val="single" w:sz="4" w:space="0" w:color="auto"/>
                  <w:right w:val="nil"/>
                </w:tcBorders>
                <w:shd w:val="clear" w:color="auto" w:fill="auto"/>
                <w:noWrap/>
                <w:vAlign w:val="bottom"/>
                <w:hideMark/>
              </w:tcPr>
            </w:tcPrChange>
          </w:tcPr>
          <w:p w14:paraId="2245800D" w14:textId="77777777" w:rsidR="00CD51C7" w:rsidRPr="00CD51C7" w:rsidRDefault="00CD51C7" w:rsidP="00CD51C7">
            <w:pPr>
              <w:spacing w:before="0"/>
              <w:jc w:val="center"/>
              <w:rPr>
                <w:rFonts w:ascii="Calibri" w:eastAsia="Times New Roman" w:hAnsi="Calibri" w:cs="Calibri"/>
                <w:color w:val="000000"/>
                <w:sz w:val="18"/>
                <w:szCs w:val="18"/>
              </w:rPr>
            </w:pPr>
          </w:p>
        </w:tc>
        <w:tc>
          <w:tcPr>
            <w:tcW w:w="568" w:type="pct"/>
            <w:tcBorders>
              <w:top w:val="nil"/>
              <w:left w:val="nil"/>
              <w:bottom w:val="single" w:sz="4" w:space="0" w:color="auto"/>
              <w:right w:val="nil"/>
            </w:tcBorders>
            <w:shd w:val="clear" w:color="auto" w:fill="auto"/>
            <w:noWrap/>
            <w:vAlign w:val="bottom"/>
            <w:hideMark/>
            <w:tcPrChange w:id="2761" w:author="Jeff Johnson" w:date="2017-07-12T21:15:00Z">
              <w:tcPr>
                <w:tcW w:w="451" w:type="pct"/>
                <w:tcBorders>
                  <w:top w:val="nil"/>
                  <w:left w:val="nil"/>
                  <w:bottom w:val="single" w:sz="4" w:space="0" w:color="auto"/>
                  <w:right w:val="nil"/>
                </w:tcBorders>
                <w:shd w:val="clear" w:color="auto" w:fill="auto"/>
                <w:noWrap/>
                <w:vAlign w:val="bottom"/>
                <w:hideMark/>
              </w:tcPr>
            </w:tcPrChange>
          </w:tcPr>
          <w:p w14:paraId="5F4E42AB" w14:textId="77777777" w:rsidR="00CD51C7" w:rsidRPr="00CD51C7" w:rsidRDefault="00CD51C7" w:rsidP="00CD51C7">
            <w:pPr>
              <w:spacing w:before="0"/>
              <w:jc w:val="center"/>
              <w:rPr>
                <w:rFonts w:ascii="Calibri" w:eastAsia="Times New Roman" w:hAnsi="Calibri" w:cs="Calibri"/>
                <w:color w:val="000000"/>
                <w:sz w:val="18"/>
                <w:szCs w:val="18"/>
              </w:rPr>
            </w:pPr>
          </w:p>
        </w:tc>
        <w:tc>
          <w:tcPr>
            <w:tcW w:w="525" w:type="pct"/>
            <w:tcBorders>
              <w:top w:val="nil"/>
              <w:left w:val="nil"/>
              <w:bottom w:val="single" w:sz="4" w:space="0" w:color="auto"/>
              <w:right w:val="nil"/>
            </w:tcBorders>
            <w:shd w:val="clear" w:color="auto" w:fill="auto"/>
            <w:noWrap/>
            <w:vAlign w:val="bottom"/>
            <w:hideMark/>
            <w:tcPrChange w:id="2762"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5860930E"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23" w:type="pct"/>
            <w:tcBorders>
              <w:top w:val="nil"/>
              <w:left w:val="nil"/>
              <w:bottom w:val="single" w:sz="4" w:space="0" w:color="auto"/>
              <w:right w:val="nil"/>
            </w:tcBorders>
            <w:shd w:val="clear" w:color="auto" w:fill="auto"/>
            <w:noWrap/>
            <w:vAlign w:val="bottom"/>
            <w:hideMark/>
            <w:tcPrChange w:id="2763"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0BF6605F" w14:textId="77777777" w:rsidR="00CD51C7" w:rsidRPr="00CD51C7" w:rsidRDefault="00CD51C7" w:rsidP="00CD51C7">
            <w:pPr>
              <w:spacing w:before="0"/>
              <w:jc w:val="center"/>
              <w:rPr>
                <w:rFonts w:ascii="Calibri" w:eastAsia="Times New Roman" w:hAnsi="Calibri" w:cs="Calibri"/>
                <w:color w:val="000000"/>
                <w:sz w:val="18"/>
                <w:szCs w:val="18"/>
              </w:rPr>
            </w:pPr>
          </w:p>
        </w:tc>
        <w:tc>
          <w:tcPr>
            <w:tcW w:w="512" w:type="pct"/>
            <w:tcBorders>
              <w:top w:val="nil"/>
              <w:left w:val="nil"/>
              <w:bottom w:val="single" w:sz="4" w:space="0" w:color="auto"/>
              <w:right w:val="nil"/>
            </w:tcBorders>
            <w:shd w:val="clear" w:color="auto" w:fill="auto"/>
            <w:noWrap/>
            <w:vAlign w:val="bottom"/>
            <w:hideMark/>
            <w:tcPrChange w:id="2764"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05DBDFA7" w14:textId="77777777" w:rsidR="00CD51C7" w:rsidRPr="00CD51C7" w:rsidRDefault="00CD51C7" w:rsidP="00CD51C7">
            <w:pPr>
              <w:spacing w:before="0"/>
              <w:jc w:val="center"/>
              <w:rPr>
                <w:rFonts w:ascii="Calibri" w:eastAsia="Times New Roman" w:hAnsi="Calibri" w:cs="Calibri"/>
                <w:color w:val="000000"/>
                <w:sz w:val="18"/>
                <w:szCs w:val="18"/>
              </w:rPr>
            </w:pPr>
          </w:p>
        </w:tc>
        <w:tc>
          <w:tcPr>
            <w:tcW w:w="517" w:type="pct"/>
            <w:tcBorders>
              <w:top w:val="nil"/>
              <w:left w:val="nil"/>
              <w:bottom w:val="single" w:sz="4" w:space="0" w:color="auto"/>
              <w:right w:val="nil"/>
            </w:tcBorders>
            <w:shd w:val="clear" w:color="auto" w:fill="auto"/>
            <w:noWrap/>
            <w:vAlign w:val="bottom"/>
            <w:hideMark/>
            <w:tcPrChange w:id="2765"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5F1FB38D" w14:textId="77777777" w:rsidR="00CD51C7" w:rsidRPr="00CD51C7" w:rsidRDefault="00CD51C7" w:rsidP="00CD51C7">
            <w:pPr>
              <w:spacing w:before="0"/>
              <w:jc w:val="center"/>
              <w:rPr>
                <w:rFonts w:ascii="Calibri" w:eastAsia="Times New Roman" w:hAnsi="Calibri" w:cs="Calibri"/>
                <w:color w:val="000000"/>
                <w:sz w:val="18"/>
                <w:szCs w:val="18"/>
              </w:rPr>
            </w:pPr>
          </w:p>
        </w:tc>
        <w:tc>
          <w:tcPr>
            <w:tcW w:w="733" w:type="pct"/>
            <w:tcBorders>
              <w:top w:val="nil"/>
              <w:left w:val="nil"/>
              <w:bottom w:val="single" w:sz="4" w:space="0" w:color="auto"/>
              <w:right w:val="nil"/>
            </w:tcBorders>
            <w:shd w:val="clear" w:color="auto" w:fill="auto"/>
            <w:noWrap/>
            <w:vAlign w:val="bottom"/>
            <w:hideMark/>
            <w:tcPrChange w:id="2766"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5E3816AA"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44" w:type="pct"/>
            <w:tcBorders>
              <w:top w:val="nil"/>
              <w:left w:val="nil"/>
              <w:bottom w:val="single" w:sz="4" w:space="0" w:color="auto"/>
              <w:right w:val="nil"/>
            </w:tcBorders>
            <w:shd w:val="clear" w:color="auto" w:fill="auto"/>
            <w:noWrap/>
            <w:vAlign w:val="bottom"/>
            <w:hideMark/>
            <w:tcPrChange w:id="2767" w:author="Jeff Johnson" w:date="2017-07-12T21:15:00Z">
              <w:tcPr>
                <w:tcW w:w="462" w:type="pct"/>
                <w:tcBorders>
                  <w:top w:val="nil"/>
                  <w:left w:val="nil"/>
                  <w:bottom w:val="single" w:sz="4" w:space="0" w:color="auto"/>
                  <w:right w:val="nil"/>
                </w:tcBorders>
                <w:shd w:val="clear" w:color="auto" w:fill="auto"/>
                <w:noWrap/>
                <w:vAlign w:val="bottom"/>
                <w:hideMark/>
              </w:tcPr>
            </w:tcPrChange>
          </w:tcPr>
          <w:p w14:paraId="28CA6DEC" w14:textId="77777777" w:rsidR="00CD51C7" w:rsidRPr="00CD51C7" w:rsidRDefault="00CD51C7" w:rsidP="00CD51C7">
            <w:pPr>
              <w:spacing w:before="0"/>
              <w:rPr>
                <w:rFonts w:ascii="Calibri" w:eastAsia="Times New Roman" w:hAnsi="Calibri" w:cs="Calibri"/>
                <w:color w:val="000000"/>
                <w:sz w:val="18"/>
                <w:szCs w:val="18"/>
              </w:rPr>
            </w:pPr>
          </w:p>
        </w:tc>
      </w:tr>
      <w:tr w:rsidR="0014347D" w:rsidRPr="00CD51C7" w14:paraId="3C1F912C" w14:textId="77777777" w:rsidTr="00B33BF6">
        <w:trPr>
          <w:trHeight w:val="432"/>
          <w:trPrChange w:id="2768" w:author="Jeff Johnson" w:date="2017-07-12T21:15:00Z">
            <w:trPr>
              <w:trHeight w:val="432"/>
            </w:trPr>
          </w:trPrChange>
        </w:trPr>
        <w:tc>
          <w:tcPr>
            <w:tcW w:w="828" w:type="pct"/>
            <w:tcBorders>
              <w:top w:val="single" w:sz="4" w:space="0" w:color="auto"/>
              <w:left w:val="single" w:sz="4" w:space="0" w:color="auto"/>
              <w:bottom w:val="single" w:sz="4" w:space="0" w:color="auto"/>
              <w:right w:val="single" w:sz="4" w:space="0" w:color="auto"/>
            </w:tcBorders>
            <w:shd w:val="clear" w:color="auto" w:fill="43B02A"/>
            <w:noWrap/>
            <w:vAlign w:val="center"/>
            <w:hideMark/>
            <w:tcPrChange w:id="2769" w:author="Jeff Johnson" w:date="2017-07-12T21:15:00Z">
              <w:tcPr>
                <w:tcW w:w="1122" w:type="pct"/>
                <w:tcBorders>
                  <w:top w:val="single" w:sz="4" w:space="0" w:color="auto"/>
                  <w:left w:val="single" w:sz="4" w:space="0" w:color="auto"/>
                  <w:bottom w:val="single" w:sz="4" w:space="0" w:color="auto"/>
                  <w:right w:val="single" w:sz="4" w:space="0" w:color="auto"/>
                </w:tcBorders>
                <w:shd w:val="clear" w:color="auto" w:fill="43B02A"/>
                <w:noWrap/>
                <w:vAlign w:val="center"/>
                <w:hideMark/>
              </w:tcPr>
            </w:tcPrChange>
          </w:tcPr>
          <w:p w14:paraId="6D0BEDAC" w14:textId="77777777" w:rsidR="00CD51C7" w:rsidRPr="00CD51C7" w:rsidRDefault="00CD51C7" w:rsidP="0014347D">
            <w:pPr>
              <w:spacing w:before="0"/>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Monthly Costs</w:t>
            </w:r>
          </w:p>
        </w:tc>
        <w:tc>
          <w:tcPr>
            <w:tcW w:w="449" w:type="pct"/>
            <w:tcBorders>
              <w:top w:val="single" w:sz="4" w:space="0" w:color="auto"/>
              <w:left w:val="nil"/>
              <w:bottom w:val="single" w:sz="4" w:space="0" w:color="auto"/>
              <w:right w:val="single" w:sz="4" w:space="0" w:color="auto"/>
            </w:tcBorders>
            <w:shd w:val="clear" w:color="auto" w:fill="43B02A"/>
            <w:noWrap/>
            <w:vAlign w:val="center"/>
            <w:hideMark/>
            <w:tcPrChange w:id="2770" w:author="Jeff Johnson" w:date="2017-07-12T21:15:00Z">
              <w:tcPr>
                <w:tcW w:w="620" w:type="pct"/>
                <w:tcBorders>
                  <w:top w:val="single" w:sz="4" w:space="0" w:color="auto"/>
                  <w:left w:val="nil"/>
                  <w:bottom w:val="single" w:sz="4" w:space="0" w:color="auto"/>
                  <w:right w:val="single" w:sz="4" w:space="0" w:color="auto"/>
                </w:tcBorders>
                <w:shd w:val="clear" w:color="auto" w:fill="43B02A"/>
                <w:noWrap/>
                <w:vAlign w:val="center"/>
                <w:hideMark/>
              </w:tcPr>
            </w:tcPrChange>
          </w:tcPr>
          <w:p w14:paraId="7DA9C84E"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Test Delivery</w:t>
            </w:r>
          </w:p>
        </w:tc>
        <w:tc>
          <w:tcPr>
            <w:tcW w:w="568" w:type="pct"/>
            <w:tcBorders>
              <w:top w:val="single" w:sz="4" w:space="0" w:color="auto"/>
              <w:left w:val="nil"/>
              <w:bottom w:val="single" w:sz="4" w:space="0" w:color="auto"/>
              <w:right w:val="single" w:sz="4" w:space="0" w:color="auto"/>
            </w:tcBorders>
            <w:shd w:val="clear" w:color="auto" w:fill="43B02A"/>
            <w:noWrap/>
            <w:vAlign w:val="center"/>
            <w:hideMark/>
            <w:tcPrChange w:id="2771" w:author="Jeff Johnson" w:date="2017-07-12T21:15:00Z">
              <w:tcPr>
                <w:tcW w:w="451" w:type="pct"/>
                <w:tcBorders>
                  <w:top w:val="single" w:sz="4" w:space="0" w:color="auto"/>
                  <w:left w:val="nil"/>
                  <w:bottom w:val="single" w:sz="4" w:space="0" w:color="auto"/>
                  <w:right w:val="single" w:sz="4" w:space="0" w:color="auto"/>
                </w:tcBorders>
                <w:shd w:val="clear" w:color="auto" w:fill="43B02A"/>
                <w:noWrap/>
                <w:vAlign w:val="center"/>
                <w:hideMark/>
              </w:tcPr>
            </w:tcPrChange>
          </w:tcPr>
          <w:p w14:paraId="75765D08"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 xml:space="preserve">Test </w:t>
            </w:r>
            <w:proofErr w:type="spellStart"/>
            <w:r w:rsidRPr="00CD51C7">
              <w:rPr>
                <w:rFonts w:ascii="Calibri" w:eastAsia="Times New Roman" w:hAnsi="Calibri" w:cs="Calibri"/>
                <w:b/>
                <w:bCs/>
                <w:color w:val="FFFFFF" w:themeColor="background1"/>
                <w:sz w:val="18"/>
                <w:szCs w:val="18"/>
              </w:rPr>
              <w:t>Int</w:t>
            </w:r>
            <w:proofErr w:type="spellEnd"/>
            <w:r w:rsidRPr="00CD51C7">
              <w:rPr>
                <w:rFonts w:ascii="Calibri" w:eastAsia="Times New Roman" w:hAnsi="Calibri" w:cs="Calibri"/>
                <w:b/>
                <w:bCs/>
                <w:color w:val="FFFFFF" w:themeColor="background1"/>
                <w:sz w:val="18"/>
                <w:szCs w:val="18"/>
              </w:rPr>
              <w:t xml:space="preserve"> &amp; Scoring</w:t>
            </w:r>
          </w:p>
        </w:tc>
        <w:tc>
          <w:tcPr>
            <w:tcW w:w="525" w:type="pct"/>
            <w:tcBorders>
              <w:top w:val="single" w:sz="4" w:space="0" w:color="auto"/>
              <w:left w:val="nil"/>
              <w:bottom w:val="single" w:sz="4" w:space="0" w:color="auto"/>
              <w:right w:val="single" w:sz="4" w:space="0" w:color="auto"/>
            </w:tcBorders>
            <w:shd w:val="clear" w:color="auto" w:fill="43B02A"/>
            <w:noWrap/>
            <w:vAlign w:val="center"/>
            <w:hideMark/>
            <w:tcPrChange w:id="2772" w:author="Jeff Johnson" w:date="2017-07-12T21:15:00Z">
              <w:tcPr>
                <w:tcW w:w="469" w:type="pct"/>
                <w:tcBorders>
                  <w:top w:val="single" w:sz="4" w:space="0" w:color="auto"/>
                  <w:left w:val="nil"/>
                  <w:bottom w:val="single" w:sz="4" w:space="0" w:color="auto"/>
                  <w:right w:val="single" w:sz="4" w:space="0" w:color="auto"/>
                </w:tcBorders>
                <w:shd w:val="clear" w:color="auto" w:fill="43B02A"/>
                <w:noWrap/>
                <w:vAlign w:val="center"/>
                <w:hideMark/>
              </w:tcPr>
            </w:tcPrChange>
          </w:tcPr>
          <w:p w14:paraId="58DBF01E"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 xml:space="preserve">Test </w:t>
            </w:r>
            <w:proofErr w:type="spellStart"/>
            <w:r w:rsidRPr="00CD51C7">
              <w:rPr>
                <w:rFonts w:ascii="Calibri" w:eastAsia="Times New Roman" w:hAnsi="Calibri" w:cs="Calibri"/>
                <w:b/>
                <w:bCs/>
                <w:color w:val="FFFFFF" w:themeColor="background1"/>
                <w:sz w:val="18"/>
                <w:szCs w:val="18"/>
              </w:rPr>
              <w:t>Reg</w:t>
            </w:r>
            <w:proofErr w:type="spellEnd"/>
            <w:r w:rsidRPr="00CD51C7">
              <w:rPr>
                <w:rFonts w:ascii="Calibri" w:eastAsia="Times New Roman" w:hAnsi="Calibri" w:cs="Calibri"/>
                <w:b/>
                <w:bCs/>
                <w:color w:val="FFFFFF" w:themeColor="background1"/>
                <w:sz w:val="18"/>
                <w:szCs w:val="18"/>
              </w:rPr>
              <w:t xml:space="preserve"> &amp; </w:t>
            </w:r>
            <w:proofErr w:type="spellStart"/>
            <w:r w:rsidRPr="00CD51C7">
              <w:rPr>
                <w:rFonts w:ascii="Calibri" w:eastAsia="Times New Roman" w:hAnsi="Calibri" w:cs="Calibri"/>
                <w:b/>
                <w:bCs/>
                <w:color w:val="FFFFFF" w:themeColor="background1"/>
                <w:sz w:val="18"/>
                <w:szCs w:val="18"/>
              </w:rPr>
              <w:t>Adm</w:t>
            </w:r>
            <w:proofErr w:type="spellEnd"/>
          </w:p>
        </w:tc>
        <w:tc>
          <w:tcPr>
            <w:tcW w:w="423" w:type="pct"/>
            <w:tcBorders>
              <w:top w:val="single" w:sz="4" w:space="0" w:color="auto"/>
              <w:left w:val="nil"/>
              <w:bottom w:val="single" w:sz="4" w:space="0" w:color="auto"/>
              <w:right w:val="single" w:sz="4" w:space="0" w:color="auto"/>
            </w:tcBorders>
            <w:shd w:val="clear" w:color="auto" w:fill="43B02A"/>
            <w:noWrap/>
            <w:vAlign w:val="center"/>
            <w:hideMark/>
            <w:tcPrChange w:id="2773" w:author="Jeff Johnson" w:date="2017-07-12T21:15:00Z">
              <w:tcPr>
                <w:tcW w:w="469" w:type="pct"/>
                <w:tcBorders>
                  <w:top w:val="single" w:sz="4" w:space="0" w:color="auto"/>
                  <w:left w:val="nil"/>
                  <w:bottom w:val="single" w:sz="4" w:space="0" w:color="auto"/>
                  <w:right w:val="single" w:sz="4" w:space="0" w:color="auto"/>
                </w:tcBorders>
                <w:shd w:val="clear" w:color="auto" w:fill="43B02A"/>
                <w:noWrap/>
                <w:vAlign w:val="center"/>
                <w:hideMark/>
              </w:tcPr>
            </w:tcPrChange>
          </w:tcPr>
          <w:p w14:paraId="0897A49D"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SSO</w:t>
            </w:r>
          </w:p>
        </w:tc>
        <w:tc>
          <w:tcPr>
            <w:tcW w:w="512" w:type="pct"/>
            <w:tcBorders>
              <w:top w:val="single" w:sz="4" w:space="0" w:color="auto"/>
              <w:left w:val="nil"/>
              <w:bottom w:val="single" w:sz="4" w:space="0" w:color="auto"/>
              <w:right w:val="single" w:sz="4" w:space="0" w:color="auto"/>
            </w:tcBorders>
            <w:shd w:val="clear" w:color="auto" w:fill="43B02A"/>
            <w:noWrap/>
            <w:vAlign w:val="center"/>
            <w:hideMark/>
            <w:tcPrChange w:id="2774" w:author="Jeff Johnson" w:date="2017-07-12T21:15:00Z">
              <w:tcPr>
                <w:tcW w:w="469" w:type="pct"/>
                <w:tcBorders>
                  <w:top w:val="single" w:sz="4" w:space="0" w:color="auto"/>
                  <w:left w:val="nil"/>
                  <w:bottom w:val="single" w:sz="4" w:space="0" w:color="auto"/>
                  <w:right w:val="single" w:sz="4" w:space="0" w:color="auto"/>
                </w:tcBorders>
                <w:shd w:val="clear" w:color="auto" w:fill="43B02A"/>
                <w:noWrap/>
                <w:vAlign w:val="center"/>
                <w:hideMark/>
              </w:tcPr>
            </w:tcPrChange>
          </w:tcPr>
          <w:p w14:paraId="3C92DC39"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Mon &amp; Alerting</w:t>
            </w:r>
          </w:p>
        </w:tc>
        <w:tc>
          <w:tcPr>
            <w:tcW w:w="517" w:type="pct"/>
            <w:tcBorders>
              <w:top w:val="single" w:sz="4" w:space="0" w:color="auto"/>
              <w:left w:val="nil"/>
              <w:bottom w:val="single" w:sz="4" w:space="0" w:color="auto"/>
              <w:right w:val="single" w:sz="4" w:space="0" w:color="auto"/>
            </w:tcBorders>
            <w:shd w:val="clear" w:color="auto" w:fill="43B02A"/>
            <w:noWrap/>
            <w:vAlign w:val="center"/>
            <w:hideMark/>
            <w:tcPrChange w:id="2775" w:author="Jeff Johnson" w:date="2017-07-12T21:15:00Z">
              <w:tcPr>
                <w:tcW w:w="469" w:type="pct"/>
                <w:tcBorders>
                  <w:top w:val="single" w:sz="4" w:space="0" w:color="auto"/>
                  <w:left w:val="nil"/>
                  <w:bottom w:val="single" w:sz="4" w:space="0" w:color="auto"/>
                  <w:right w:val="single" w:sz="4" w:space="0" w:color="auto"/>
                </w:tcBorders>
                <w:shd w:val="clear" w:color="auto" w:fill="43B02A"/>
                <w:noWrap/>
                <w:vAlign w:val="center"/>
                <w:hideMark/>
              </w:tcPr>
            </w:tcPrChange>
          </w:tcPr>
          <w:p w14:paraId="69175198"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Shared Services</w:t>
            </w:r>
          </w:p>
        </w:tc>
        <w:tc>
          <w:tcPr>
            <w:tcW w:w="733" w:type="pct"/>
            <w:tcBorders>
              <w:top w:val="single" w:sz="4" w:space="0" w:color="auto"/>
              <w:left w:val="nil"/>
              <w:bottom w:val="single" w:sz="4" w:space="0" w:color="auto"/>
              <w:right w:val="single" w:sz="4" w:space="0" w:color="auto"/>
            </w:tcBorders>
            <w:shd w:val="clear" w:color="auto" w:fill="43B02A"/>
            <w:noWrap/>
            <w:vAlign w:val="center"/>
            <w:hideMark/>
            <w:tcPrChange w:id="2776" w:author="Jeff Johnson" w:date="2017-07-12T21:15:00Z">
              <w:tcPr>
                <w:tcW w:w="469" w:type="pct"/>
                <w:tcBorders>
                  <w:top w:val="single" w:sz="4" w:space="0" w:color="auto"/>
                  <w:left w:val="nil"/>
                  <w:bottom w:val="single" w:sz="4" w:space="0" w:color="auto"/>
                  <w:right w:val="single" w:sz="4" w:space="0" w:color="auto"/>
                </w:tcBorders>
                <w:shd w:val="clear" w:color="auto" w:fill="43B02A"/>
                <w:noWrap/>
                <w:vAlign w:val="center"/>
                <w:hideMark/>
              </w:tcPr>
            </w:tcPrChange>
          </w:tcPr>
          <w:p w14:paraId="3EA21AB9"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proofErr w:type="spellStart"/>
            <w:r w:rsidRPr="00CD51C7">
              <w:rPr>
                <w:rFonts w:ascii="Calibri" w:eastAsia="Times New Roman" w:hAnsi="Calibri" w:cs="Calibri"/>
                <w:b/>
                <w:bCs/>
                <w:color w:val="FFFFFF" w:themeColor="background1"/>
                <w:sz w:val="18"/>
                <w:szCs w:val="18"/>
              </w:rPr>
              <w:t>Assmt</w:t>
            </w:r>
            <w:proofErr w:type="spellEnd"/>
            <w:r w:rsidRPr="00CD51C7">
              <w:rPr>
                <w:rFonts w:ascii="Calibri" w:eastAsia="Times New Roman" w:hAnsi="Calibri" w:cs="Calibri"/>
                <w:b/>
                <w:bCs/>
                <w:color w:val="FFFFFF" w:themeColor="background1"/>
                <w:sz w:val="18"/>
                <w:szCs w:val="18"/>
              </w:rPr>
              <w:t xml:space="preserve"> Creation &amp; </w:t>
            </w:r>
            <w:proofErr w:type="spellStart"/>
            <w:r w:rsidRPr="00CD51C7">
              <w:rPr>
                <w:rFonts w:ascii="Calibri" w:eastAsia="Times New Roman" w:hAnsi="Calibri" w:cs="Calibri"/>
                <w:b/>
                <w:bCs/>
                <w:color w:val="FFFFFF" w:themeColor="background1"/>
                <w:sz w:val="18"/>
                <w:szCs w:val="18"/>
              </w:rPr>
              <w:t>Mgmt</w:t>
            </w:r>
            <w:proofErr w:type="spellEnd"/>
          </w:p>
        </w:tc>
        <w:tc>
          <w:tcPr>
            <w:tcW w:w="444" w:type="pct"/>
            <w:tcBorders>
              <w:top w:val="single" w:sz="4" w:space="0" w:color="auto"/>
              <w:left w:val="nil"/>
              <w:bottom w:val="single" w:sz="4" w:space="0" w:color="auto"/>
              <w:right w:val="single" w:sz="4" w:space="0" w:color="auto"/>
            </w:tcBorders>
            <w:shd w:val="clear" w:color="auto" w:fill="43B02A"/>
            <w:noWrap/>
            <w:vAlign w:val="center"/>
            <w:hideMark/>
            <w:tcPrChange w:id="2777" w:author="Jeff Johnson" w:date="2017-07-12T21:15:00Z">
              <w:tcPr>
                <w:tcW w:w="462" w:type="pct"/>
                <w:tcBorders>
                  <w:top w:val="single" w:sz="4" w:space="0" w:color="auto"/>
                  <w:left w:val="nil"/>
                  <w:bottom w:val="single" w:sz="4" w:space="0" w:color="auto"/>
                  <w:right w:val="single" w:sz="4" w:space="0" w:color="auto"/>
                </w:tcBorders>
                <w:shd w:val="clear" w:color="auto" w:fill="43B02A"/>
                <w:noWrap/>
                <w:vAlign w:val="center"/>
                <w:hideMark/>
              </w:tcPr>
            </w:tcPrChange>
          </w:tcPr>
          <w:p w14:paraId="6BE7F143"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Total</w:t>
            </w:r>
          </w:p>
        </w:tc>
      </w:tr>
      <w:tr w:rsidR="00CD51C7" w:rsidRPr="00CD51C7" w14:paraId="5FD9FDE5" w14:textId="77777777" w:rsidTr="00B33BF6">
        <w:trPr>
          <w:trHeight w:val="144"/>
          <w:trPrChange w:id="2778"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779"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22112C2A"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Load balancer</w:t>
            </w:r>
          </w:p>
        </w:tc>
        <w:tc>
          <w:tcPr>
            <w:tcW w:w="449" w:type="pct"/>
            <w:tcBorders>
              <w:top w:val="nil"/>
              <w:left w:val="nil"/>
              <w:bottom w:val="single" w:sz="4" w:space="0" w:color="auto"/>
              <w:right w:val="single" w:sz="4" w:space="0" w:color="auto"/>
            </w:tcBorders>
            <w:shd w:val="clear" w:color="auto" w:fill="auto"/>
            <w:noWrap/>
            <w:vAlign w:val="bottom"/>
            <w:hideMark/>
            <w:tcPrChange w:id="2780"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07D7FF4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1,678.60</w:t>
            </w:r>
          </w:p>
        </w:tc>
        <w:tc>
          <w:tcPr>
            <w:tcW w:w="568" w:type="pct"/>
            <w:tcBorders>
              <w:top w:val="nil"/>
              <w:left w:val="nil"/>
              <w:bottom w:val="single" w:sz="4" w:space="0" w:color="auto"/>
              <w:right w:val="single" w:sz="4" w:space="0" w:color="auto"/>
            </w:tcBorders>
            <w:shd w:val="clear" w:color="auto" w:fill="auto"/>
            <w:noWrap/>
            <w:vAlign w:val="bottom"/>
            <w:hideMark/>
            <w:tcPrChange w:id="2781"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046A281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293.58</w:t>
            </w:r>
          </w:p>
        </w:tc>
        <w:tc>
          <w:tcPr>
            <w:tcW w:w="525" w:type="pct"/>
            <w:tcBorders>
              <w:top w:val="nil"/>
              <w:left w:val="nil"/>
              <w:bottom w:val="single" w:sz="4" w:space="0" w:color="auto"/>
              <w:right w:val="single" w:sz="4" w:space="0" w:color="auto"/>
            </w:tcBorders>
            <w:shd w:val="clear" w:color="auto" w:fill="auto"/>
            <w:noWrap/>
            <w:vAlign w:val="bottom"/>
            <w:hideMark/>
            <w:tcPrChange w:id="278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779071D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263.64</w:t>
            </w:r>
          </w:p>
        </w:tc>
        <w:tc>
          <w:tcPr>
            <w:tcW w:w="423" w:type="pct"/>
            <w:tcBorders>
              <w:top w:val="nil"/>
              <w:left w:val="nil"/>
              <w:bottom w:val="single" w:sz="4" w:space="0" w:color="auto"/>
              <w:right w:val="single" w:sz="4" w:space="0" w:color="auto"/>
            </w:tcBorders>
            <w:shd w:val="clear" w:color="auto" w:fill="auto"/>
            <w:noWrap/>
            <w:vAlign w:val="bottom"/>
            <w:hideMark/>
            <w:tcPrChange w:id="278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7B6B1DA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51.27</w:t>
            </w:r>
          </w:p>
        </w:tc>
        <w:tc>
          <w:tcPr>
            <w:tcW w:w="512" w:type="pct"/>
            <w:tcBorders>
              <w:top w:val="nil"/>
              <w:left w:val="nil"/>
              <w:bottom w:val="single" w:sz="4" w:space="0" w:color="auto"/>
              <w:right w:val="single" w:sz="4" w:space="0" w:color="auto"/>
            </w:tcBorders>
            <w:shd w:val="clear" w:color="auto" w:fill="auto"/>
            <w:noWrap/>
            <w:vAlign w:val="bottom"/>
            <w:hideMark/>
            <w:tcPrChange w:id="278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575CF7C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17" w:type="pct"/>
            <w:tcBorders>
              <w:top w:val="nil"/>
              <w:left w:val="nil"/>
              <w:bottom w:val="single" w:sz="4" w:space="0" w:color="auto"/>
              <w:right w:val="single" w:sz="4" w:space="0" w:color="auto"/>
            </w:tcBorders>
            <w:shd w:val="clear" w:color="auto" w:fill="auto"/>
            <w:noWrap/>
            <w:vAlign w:val="bottom"/>
            <w:hideMark/>
            <w:tcPrChange w:id="278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2499F64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19.97</w:t>
            </w:r>
          </w:p>
        </w:tc>
        <w:tc>
          <w:tcPr>
            <w:tcW w:w="733" w:type="pct"/>
            <w:tcBorders>
              <w:top w:val="nil"/>
              <w:left w:val="nil"/>
              <w:bottom w:val="single" w:sz="4" w:space="0" w:color="auto"/>
              <w:right w:val="single" w:sz="4" w:space="0" w:color="auto"/>
            </w:tcBorders>
            <w:shd w:val="clear" w:color="auto" w:fill="auto"/>
            <w:noWrap/>
            <w:vAlign w:val="bottom"/>
            <w:hideMark/>
            <w:tcPrChange w:id="2786"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418A57C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31.64</w:t>
            </w:r>
          </w:p>
        </w:tc>
        <w:tc>
          <w:tcPr>
            <w:tcW w:w="444" w:type="pct"/>
            <w:tcBorders>
              <w:top w:val="nil"/>
              <w:left w:val="nil"/>
              <w:bottom w:val="single" w:sz="4" w:space="0" w:color="auto"/>
              <w:right w:val="single" w:sz="4" w:space="0" w:color="auto"/>
            </w:tcBorders>
            <w:shd w:val="clear" w:color="auto" w:fill="auto"/>
            <w:noWrap/>
            <w:vAlign w:val="bottom"/>
            <w:hideMark/>
            <w:tcPrChange w:id="2787"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7356B13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2,338.70</w:t>
            </w:r>
          </w:p>
        </w:tc>
      </w:tr>
      <w:tr w:rsidR="00CD51C7" w:rsidRPr="00CD51C7" w14:paraId="540D0AAC" w14:textId="77777777" w:rsidTr="00B33BF6">
        <w:trPr>
          <w:trHeight w:val="144"/>
          <w:trPrChange w:id="2788"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789"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48EE35BF"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Data transfer out</w:t>
            </w:r>
          </w:p>
        </w:tc>
        <w:tc>
          <w:tcPr>
            <w:tcW w:w="449" w:type="pct"/>
            <w:tcBorders>
              <w:top w:val="nil"/>
              <w:left w:val="nil"/>
              <w:bottom w:val="single" w:sz="4" w:space="0" w:color="auto"/>
              <w:right w:val="single" w:sz="4" w:space="0" w:color="auto"/>
            </w:tcBorders>
            <w:shd w:val="clear" w:color="auto" w:fill="auto"/>
            <w:noWrap/>
            <w:vAlign w:val="bottom"/>
            <w:hideMark/>
            <w:tcPrChange w:id="2790"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7590CE6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1,219.20</w:t>
            </w:r>
          </w:p>
        </w:tc>
        <w:tc>
          <w:tcPr>
            <w:tcW w:w="568" w:type="pct"/>
            <w:tcBorders>
              <w:top w:val="nil"/>
              <w:left w:val="nil"/>
              <w:bottom w:val="single" w:sz="4" w:space="0" w:color="auto"/>
              <w:right w:val="single" w:sz="4" w:space="0" w:color="auto"/>
            </w:tcBorders>
            <w:shd w:val="clear" w:color="auto" w:fill="auto"/>
            <w:noWrap/>
            <w:vAlign w:val="bottom"/>
            <w:hideMark/>
            <w:tcPrChange w:id="2791"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4F4A51F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32.00</w:t>
            </w:r>
          </w:p>
        </w:tc>
        <w:tc>
          <w:tcPr>
            <w:tcW w:w="525" w:type="pct"/>
            <w:tcBorders>
              <w:top w:val="nil"/>
              <w:left w:val="nil"/>
              <w:bottom w:val="single" w:sz="4" w:space="0" w:color="auto"/>
              <w:right w:val="single" w:sz="4" w:space="0" w:color="auto"/>
            </w:tcBorders>
            <w:shd w:val="clear" w:color="auto" w:fill="auto"/>
            <w:noWrap/>
            <w:vAlign w:val="bottom"/>
            <w:hideMark/>
            <w:tcPrChange w:id="279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7136DB1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2,944.00</w:t>
            </w:r>
          </w:p>
        </w:tc>
        <w:tc>
          <w:tcPr>
            <w:tcW w:w="423" w:type="pct"/>
            <w:tcBorders>
              <w:top w:val="nil"/>
              <w:left w:val="nil"/>
              <w:bottom w:val="single" w:sz="4" w:space="0" w:color="auto"/>
              <w:right w:val="single" w:sz="4" w:space="0" w:color="auto"/>
            </w:tcBorders>
            <w:shd w:val="clear" w:color="auto" w:fill="auto"/>
            <w:noWrap/>
            <w:vAlign w:val="bottom"/>
            <w:hideMark/>
            <w:tcPrChange w:id="279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607F552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176.00</w:t>
            </w:r>
          </w:p>
        </w:tc>
        <w:tc>
          <w:tcPr>
            <w:tcW w:w="512" w:type="pct"/>
            <w:tcBorders>
              <w:top w:val="nil"/>
              <w:left w:val="nil"/>
              <w:bottom w:val="single" w:sz="4" w:space="0" w:color="auto"/>
              <w:right w:val="single" w:sz="4" w:space="0" w:color="auto"/>
            </w:tcBorders>
            <w:shd w:val="clear" w:color="auto" w:fill="auto"/>
            <w:noWrap/>
            <w:vAlign w:val="bottom"/>
            <w:hideMark/>
            <w:tcPrChange w:id="279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0FF2663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17" w:type="pct"/>
            <w:tcBorders>
              <w:top w:val="nil"/>
              <w:left w:val="nil"/>
              <w:bottom w:val="single" w:sz="4" w:space="0" w:color="auto"/>
              <w:right w:val="single" w:sz="4" w:space="0" w:color="auto"/>
            </w:tcBorders>
            <w:shd w:val="clear" w:color="auto" w:fill="auto"/>
            <w:noWrap/>
            <w:vAlign w:val="bottom"/>
            <w:hideMark/>
            <w:tcPrChange w:id="279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614792BC"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20.00</w:t>
            </w:r>
          </w:p>
        </w:tc>
        <w:tc>
          <w:tcPr>
            <w:tcW w:w="733" w:type="pct"/>
            <w:tcBorders>
              <w:top w:val="nil"/>
              <w:left w:val="nil"/>
              <w:bottom w:val="single" w:sz="4" w:space="0" w:color="auto"/>
              <w:right w:val="single" w:sz="4" w:space="0" w:color="auto"/>
            </w:tcBorders>
            <w:shd w:val="clear" w:color="auto" w:fill="auto"/>
            <w:noWrap/>
            <w:vAlign w:val="bottom"/>
            <w:hideMark/>
            <w:tcPrChange w:id="2796"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11D518D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160.00</w:t>
            </w:r>
          </w:p>
        </w:tc>
        <w:tc>
          <w:tcPr>
            <w:tcW w:w="444" w:type="pct"/>
            <w:tcBorders>
              <w:top w:val="nil"/>
              <w:left w:val="nil"/>
              <w:bottom w:val="single" w:sz="4" w:space="0" w:color="auto"/>
              <w:right w:val="single" w:sz="4" w:space="0" w:color="auto"/>
            </w:tcBorders>
            <w:shd w:val="clear" w:color="auto" w:fill="auto"/>
            <w:noWrap/>
            <w:vAlign w:val="bottom"/>
            <w:hideMark/>
            <w:tcPrChange w:id="2797"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3726516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4,551.20</w:t>
            </w:r>
          </w:p>
        </w:tc>
      </w:tr>
      <w:tr w:rsidR="00CD51C7" w:rsidRPr="00CD51C7" w14:paraId="5138CD15" w14:textId="77777777" w:rsidTr="00B33BF6">
        <w:trPr>
          <w:trHeight w:val="144"/>
          <w:trPrChange w:id="2798"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799"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135F3BCF"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Baseline web server</w:t>
            </w:r>
          </w:p>
        </w:tc>
        <w:tc>
          <w:tcPr>
            <w:tcW w:w="449" w:type="pct"/>
            <w:tcBorders>
              <w:top w:val="nil"/>
              <w:left w:val="nil"/>
              <w:bottom w:val="single" w:sz="4" w:space="0" w:color="auto"/>
              <w:right w:val="single" w:sz="4" w:space="0" w:color="auto"/>
            </w:tcBorders>
            <w:shd w:val="clear" w:color="auto" w:fill="auto"/>
            <w:noWrap/>
            <w:vAlign w:val="bottom"/>
            <w:hideMark/>
            <w:tcPrChange w:id="2800"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4786271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5,738.88</w:t>
            </w:r>
          </w:p>
        </w:tc>
        <w:tc>
          <w:tcPr>
            <w:tcW w:w="568" w:type="pct"/>
            <w:tcBorders>
              <w:top w:val="nil"/>
              <w:left w:val="nil"/>
              <w:bottom w:val="single" w:sz="4" w:space="0" w:color="auto"/>
              <w:right w:val="single" w:sz="4" w:space="0" w:color="auto"/>
            </w:tcBorders>
            <w:shd w:val="clear" w:color="auto" w:fill="auto"/>
            <w:noWrap/>
            <w:vAlign w:val="bottom"/>
            <w:hideMark/>
            <w:tcPrChange w:id="2801"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0095EA8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5,738.88</w:t>
            </w:r>
          </w:p>
        </w:tc>
        <w:tc>
          <w:tcPr>
            <w:tcW w:w="525" w:type="pct"/>
            <w:tcBorders>
              <w:top w:val="nil"/>
              <w:left w:val="nil"/>
              <w:bottom w:val="single" w:sz="4" w:space="0" w:color="auto"/>
              <w:right w:val="single" w:sz="4" w:space="0" w:color="auto"/>
            </w:tcBorders>
            <w:shd w:val="clear" w:color="auto" w:fill="auto"/>
            <w:noWrap/>
            <w:vAlign w:val="bottom"/>
            <w:hideMark/>
            <w:tcPrChange w:id="280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12541D9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409.92</w:t>
            </w:r>
          </w:p>
        </w:tc>
        <w:tc>
          <w:tcPr>
            <w:tcW w:w="423" w:type="pct"/>
            <w:tcBorders>
              <w:top w:val="nil"/>
              <w:left w:val="nil"/>
              <w:bottom w:val="single" w:sz="4" w:space="0" w:color="auto"/>
              <w:right w:val="single" w:sz="4" w:space="0" w:color="auto"/>
            </w:tcBorders>
            <w:shd w:val="clear" w:color="auto" w:fill="auto"/>
            <w:noWrap/>
            <w:vAlign w:val="bottom"/>
            <w:hideMark/>
            <w:tcPrChange w:id="280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3FFFA85C"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819.84</w:t>
            </w:r>
          </w:p>
        </w:tc>
        <w:tc>
          <w:tcPr>
            <w:tcW w:w="512" w:type="pct"/>
            <w:tcBorders>
              <w:top w:val="nil"/>
              <w:left w:val="nil"/>
              <w:bottom w:val="single" w:sz="4" w:space="0" w:color="auto"/>
              <w:right w:val="single" w:sz="4" w:space="0" w:color="auto"/>
            </w:tcBorders>
            <w:shd w:val="clear" w:color="auto" w:fill="auto"/>
            <w:noWrap/>
            <w:vAlign w:val="bottom"/>
            <w:hideMark/>
            <w:tcPrChange w:id="280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4DEA9E7C"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204.96</w:t>
            </w:r>
          </w:p>
        </w:tc>
        <w:tc>
          <w:tcPr>
            <w:tcW w:w="517" w:type="pct"/>
            <w:tcBorders>
              <w:top w:val="nil"/>
              <w:left w:val="nil"/>
              <w:bottom w:val="single" w:sz="4" w:space="0" w:color="auto"/>
              <w:right w:val="single" w:sz="4" w:space="0" w:color="auto"/>
            </w:tcBorders>
            <w:shd w:val="clear" w:color="auto" w:fill="auto"/>
            <w:noWrap/>
            <w:vAlign w:val="bottom"/>
            <w:hideMark/>
            <w:tcPrChange w:id="280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3CCEE11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409.92</w:t>
            </w:r>
          </w:p>
        </w:tc>
        <w:tc>
          <w:tcPr>
            <w:tcW w:w="733" w:type="pct"/>
            <w:tcBorders>
              <w:top w:val="nil"/>
              <w:left w:val="nil"/>
              <w:bottom w:val="single" w:sz="4" w:space="0" w:color="auto"/>
              <w:right w:val="single" w:sz="4" w:space="0" w:color="auto"/>
            </w:tcBorders>
            <w:shd w:val="clear" w:color="auto" w:fill="auto"/>
            <w:noWrap/>
            <w:vAlign w:val="bottom"/>
            <w:hideMark/>
            <w:tcPrChange w:id="2806"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679E650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409.92</w:t>
            </w:r>
          </w:p>
        </w:tc>
        <w:tc>
          <w:tcPr>
            <w:tcW w:w="444" w:type="pct"/>
            <w:tcBorders>
              <w:top w:val="nil"/>
              <w:left w:val="nil"/>
              <w:bottom w:val="single" w:sz="4" w:space="0" w:color="auto"/>
              <w:right w:val="single" w:sz="4" w:space="0" w:color="auto"/>
            </w:tcBorders>
            <w:shd w:val="clear" w:color="auto" w:fill="auto"/>
            <w:noWrap/>
            <w:vAlign w:val="bottom"/>
            <w:hideMark/>
            <w:tcPrChange w:id="2807"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4297B64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13,732.32</w:t>
            </w:r>
          </w:p>
        </w:tc>
      </w:tr>
      <w:tr w:rsidR="00CD51C7" w:rsidRPr="00CD51C7" w14:paraId="2F275E56" w14:textId="77777777" w:rsidTr="00B33BF6">
        <w:trPr>
          <w:trHeight w:val="144"/>
          <w:trPrChange w:id="2808"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809"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0B20922C"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On-demand web server</w:t>
            </w:r>
          </w:p>
        </w:tc>
        <w:tc>
          <w:tcPr>
            <w:tcW w:w="449" w:type="pct"/>
            <w:tcBorders>
              <w:top w:val="nil"/>
              <w:left w:val="nil"/>
              <w:bottom w:val="single" w:sz="4" w:space="0" w:color="auto"/>
              <w:right w:val="single" w:sz="4" w:space="0" w:color="auto"/>
            </w:tcBorders>
            <w:shd w:val="clear" w:color="auto" w:fill="auto"/>
            <w:noWrap/>
            <w:vAlign w:val="bottom"/>
            <w:hideMark/>
            <w:tcPrChange w:id="2810"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7B9458E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943.46</w:t>
            </w:r>
          </w:p>
        </w:tc>
        <w:tc>
          <w:tcPr>
            <w:tcW w:w="568" w:type="pct"/>
            <w:tcBorders>
              <w:top w:val="nil"/>
              <w:left w:val="nil"/>
              <w:bottom w:val="single" w:sz="4" w:space="0" w:color="auto"/>
              <w:right w:val="single" w:sz="4" w:space="0" w:color="auto"/>
            </w:tcBorders>
            <w:shd w:val="clear" w:color="auto" w:fill="auto"/>
            <w:noWrap/>
            <w:vAlign w:val="bottom"/>
            <w:hideMark/>
            <w:tcPrChange w:id="2811"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05239B9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1,048.32</w:t>
            </w:r>
          </w:p>
        </w:tc>
        <w:tc>
          <w:tcPr>
            <w:tcW w:w="525" w:type="pct"/>
            <w:tcBorders>
              <w:top w:val="nil"/>
              <w:left w:val="nil"/>
              <w:bottom w:val="single" w:sz="4" w:space="0" w:color="auto"/>
              <w:right w:val="single" w:sz="4" w:space="0" w:color="auto"/>
            </w:tcBorders>
            <w:shd w:val="clear" w:color="auto" w:fill="auto"/>
            <w:noWrap/>
            <w:vAlign w:val="bottom"/>
            <w:hideMark/>
            <w:tcPrChange w:id="281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4214CB7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74.88</w:t>
            </w:r>
          </w:p>
        </w:tc>
        <w:tc>
          <w:tcPr>
            <w:tcW w:w="423" w:type="pct"/>
            <w:tcBorders>
              <w:top w:val="nil"/>
              <w:left w:val="nil"/>
              <w:bottom w:val="single" w:sz="4" w:space="0" w:color="auto"/>
              <w:right w:val="single" w:sz="4" w:space="0" w:color="auto"/>
            </w:tcBorders>
            <w:shd w:val="clear" w:color="auto" w:fill="auto"/>
            <w:noWrap/>
            <w:vAlign w:val="bottom"/>
            <w:hideMark/>
            <w:tcPrChange w:id="281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32CF803C"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12" w:type="pct"/>
            <w:tcBorders>
              <w:top w:val="nil"/>
              <w:left w:val="nil"/>
              <w:bottom w:val="single" w:sz="4" w:space="0" w:color="auto"/>
              <w:right w:val="single" w:sz="4" w:space="0" w:color="auto"/>
            </w:tcBorders>
            <w:shd w:val="clear" w:color="auto" w:fill="auto"/>
            <w:noWrap/>
            <w:vAlign w:val="bottom"/>
            <w:hideMark/>
            <w:tcPrChange w:id="281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5D77410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17" w:type="pct"/>
            <w:tcBorders>
              <w:top w:val="nil"/>
              <w:left w:val="nil"/>
              <w:bottom w:val="single" w:sz="4" w:space="0" w:color="auto"/>
              <w:right w:val="single" w:sz="4" w:space="0" w:color="auto"/>
            </w:tcBorders>
            <w:shd w:val="clear" w:color="auto" w:fill="auto"/>
            <w:noWrap/>
            <w:vAlign w:val="bottom"/>
            <w:hideMark/>
            <w:tcPrChange w:id="281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4305C0F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93.59</w:t>
            </w:r>
          </w:p>
        </w:tc>
        <w:tc>
          <w:tcPr>
            <w:tcW w:w="733" w:type="pct"/>
            <w:tcBorders>
              <w:top w:val="nil"/>
              <w:left w:val="nil"/>
              <w:bottom w:val="single" w:sz="4" w:space="0" w:color="auto"/>
              <w:right w:val="single" w:sz="4" w:space="0" w:color="auto"/>
            </w:tcBorders>
            <w:shd w:val="clear" w:color="auto" w:fill="auto"/>
            <w:noWrap/>
            <w:vAlign w:val="bottom"/>
            <w:hideMark/>
            <w:tcPrChange w:id="2816"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4EC7C7E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74.88</w:t>
            </w:r>
          </w:p>
        </w:tc>
        <w:tc>
          <w:tcPr>
            <w:tcW w:w="444" w:type="pct"/>
            <w:tcBorders>
              <w:top w:val="nil"/>
              <w:left w:val="nil"/>
              <w:bottom w:val="single" w:sz="4" w:space="0" w:color="auto"/>
              <w:right w:val="single" w:sz="4" w:space="0" w:color="auto"/>
            </w:tcBorders>
            <w:shd w:val="clear" w:color="auto" w:fill="auto"/>
            <w:noWrap/>
            <w:vAlign w:val="bottom"/>
            <w:hideMark/>
            <w:tcPrChange w:id="2817"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614BAC8C"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2,235.13</w:t>
            </w:r>
          </w:p>
        </w:tc>
      </w:tr>
      <w:tr w:rsidR="00CD51C7" w:rsidRPr="00CD51C7" w14:paraId="4326945F" w14:textId="77777777" w:rsidTr="00B33BF6">
        <w:trPr>
          <w:trHeight w:val="144"/>
          <w:trPrChange w:id="2818"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819"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145ADD2A"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Web server storage</w:t>
            </w:r>
          </w:p>
        </w:tc>
        <w:tc>
          <w:tcPr>
            <w:tcW w:w="449" w:type="pct"/>
            <w:tcBorders>
              <w:top w:val="nil"/>
              <w:left w:val="nil"/>
              <w:bottom w:val="single" w:sz="4" w:space="0" w:color="auto"/>
              <w:right w:val="single" w:sz="4" w:space="0" w:color="auto"/>
            </w:tcBorders>
            <w:shd w:val="clear" w:color="auto" w:fill="auto"/>
            <w:noWrap/>
            <w:vAlign w:val="bottom"/>
            <w:hideMark/>
            <w:tcPrChange w:id="2820"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7CE3588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68" w:type="pct"/>
            <w:tcBorders>
              <w:top w:val="nil"/>
              <w:left w:val="nil"/>
              <w:bottom w:val="single" w:sz="4" w:space="0" w:color="auto"/>
              <w:right w:val="single" w:sz="4" w:space="0" w:color="auto"/>
            </w:tcBorders>
            <w:shd w:val="clear" w:color="auto" w:fill="auto"/>
            <w:noWrap/>
            <w:vAlign w:val="bottom"/>
            <w:hideMark/>
            <w:tcPrChange w:id="2821"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38C7AC0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25" w:type="pct"/>
            <w:tcBorders>
              <w:top w:val="nil"/>
              <w:left w:val="nil"/>
              <w:bottom w:val="single" w:sz="4" w:space="0" w:color="auto"/>
              <w:right w:val="single" w:sz="4" w:space="0" w:color="auto"/>
            </w:tcBorders>
            <w:shd w:val="clear" w:color="auto" w:fill="auto"/>
            <w:noWrap/>
            <w:vAlign w:val="bottom"/>
            <w:hideMark/>
            <w:tcPrChange w:id="282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5F1E52FD"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23" w:type="pct"/>
            <w:tcBorders>
              <w:top w:val="nil"/>
              <w:left w:val="nil"/>
              <w:bottom w:val="single" w:sz="4" w:space="0" w:color="auto"/>
              <w:right w:val="single" w:sz="4" w:space="0" w:color="auto"/>
            </w:tcBorders>
            <w:shd w:val="clear" w:color="auto" w:fill="auto"/>
            <w:noWrap/>
            <w:vAlign w:val="bottom"/>
            <w:hideMark/>
            <w:tcPrChange w:id="282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2962AFB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156.86</w:t>
            </w:r>
          </w:p>
        </w:tc>
        <w:tc>
          <w:tcPr>
            <w:tcW w:w="512" w:type="pct"/>
            <w:tcBorders>
              <w:top w:val="nil"/>
              <w:left w:val="nil"/>
              <w:bottom w:val="single" w:sz="4" w:space="0" w:color="auto"/>
              <w:right w:val="single" w:sz="4" w:space="0" w:color="auto"/>
            </w:tcBorders>
            <w:shd w:val="clear" w:color="auto" w:fill="auto"/>
            <w:noWrap/>
            <w:vAlign w:val="bottom"/>
            <w:hideMark/>
            <w:tcPrChange w:id="282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49FAF5D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139.50</w:t>
            </w:r>
          </w:p>
        </w:tc>
        <w:tc>
          <w:tcPr>
            <w:tcW w:w="517" w:type="pct"/>
            <w:tcBorders>
              <w:top w:val="nil"/>
              <w:left w:val="nil"/>
              <w:bottom w:val="single" w:sz="4" w:space="0" w:color="auto"/>
              <w:right w:val="single" w:sz="4" w:space="0" w:color="auto"/>
            </w:tcBorders>
            <w:shd w:val="clear" w:color="auto" w:fill="auto"/>
            <w:noWrap/>
            <w:vAlign w:val="bottom"/>
            <w:hideMark/>
            <w:tcPrChange w:id="282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3BB5F91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733" w:type="pct"/>
            <w:tcBorders>
              <w:top w:val="nil"/>
              <w:left w:val="nil"/>
              <w:bottom w:val="single" w:sz="4" w:space="0" w:color="auto"/>
              <w:right w:val="single" w:sz="4" w:space="0" w:color="auto"/>
            </w:tcBorders>
            <w:shd w:val="clear" w:color="auto" w:fill="auto"/>
            <w:noWrap/>
            <w:vAlign w:val="bottom"/>
            <w:hideMark/>
            <w:tcPrChange w:id="2826"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4F21EC3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44" w:type="pct"/>
            <w:tcBorders>
              <w:top w:val="nil"/>
              <w:left w:val="nil"/>
              <w:bottom w:val="single" w:sz="4" w:space="0" w:color="auto"/>
              <w:right w:val="single" w:sz="4" w:space="0" w:color="auto"/>
            </w:tcBorders>
            <w:shd w:val="clear" w:color="auto" w:fill="auto"/>
            <w:noWrap/>
            <w:vAlign w:val="bottom"/>
            <w:hideMark/>
            <w:tcPrChange w:id="2827"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636F629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296.36</w:t>
            </w:r>
          </w:p>
        </w:tc>
      </w:tr>
      <w:tr w:rsidR="00CD51C7" w:rsidRPr="00CD51C7" w14:paraId="76E35E8E" w14:textId="77777777" w:rsidTr="00B33BF6">
        <w:trPr>
          <w:trHeight w:val="144"/>
          <w:trPrChange w:id="2828"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829"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3A16E5F7"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Database server</w:t>
            </w:r>
          </w:p>
        </w:tc>
        <w:tc>
          <w:tcPr>
            <w:tcW w:w="449" w:type="pct"/>
            <w:tcBorders>
              <w:top w:val="nil"/>
              <w:left w:val="nil"/>
              <w:bottom w:val="single" w:sz="4" w:space="0" w:color="auto"/>
              <w:right w:val="single" w:sz="4" w:space="0" w:color="auto"/>
            </w:tcBorders>
            <w:shd w:val="clear" w:color="auto" w:fill="auto"/>
            <w:noWrap/>
            <w:vAlign w:val="bottom"/>
            <w:hideMark/>
            <w:tcPrChange w:id="2830"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1B810C5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27,054.72</w:t>
            </w:r>
          </w:p>
        </w:tc>
        <w:tc>
          <w:tcPr>
            <w:tcW w:w="568" w:type="pct"/>
            <w:tcBorders>
              <w:top w:val="nil"/>
              <w:left w:val="nil"/>
              <w:bottom w:val="single" w:sz="4" w:space="0" w:color="auto"/>
              <w:right w:val="single" w:sz="4" w:space="0" w:color="auto"/>
            </w:tcBorders>
            <w:shd w:val="clear" w:color="auto" w:fill="auto"/>
            <w:noWrap/>
            <w:vAlign w:val="bottom"/>
            <w:hideMark/>
            <w:tcPrChange w:id="2831"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40C28C9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7,583.52</w:t>
            </w:r>
          </w:p>
        </w:tc>
        <w:tc>
          <w:tcPr>
            <w:tcW w:w="525" w:type="pct"/>
            <w:tcBorders>
              <w:top w:val="nil"/>
              <w:left w:val="nil"/>
              <w:bottom w:val="single" w:sz="4" w:space="0" w:color="auto"/>
              <w:right w:val="single" w:sz="4" w:space="0" w:color="auto"/>
            </w:tcBorders>
            <w:shd w:val="clear" w:color="auto" w:fill="auto"/>
            <w:noWrap/>
            <w:vAlign w:val="bottom"/>
            <w:hideMark/>
            <w:tcPrChange w:id="283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02985EC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541.68</w:t>
            </w:r>
          </w:p>
        </w:tc>
        <w:tc>
          <w:tcPr>
            <w:tcW w:w="423" w:type="pct"/>
            <w:tcBorders>
              <w:top w:val="nil"/>
              <w:left w:val="nil"/>
              <w:bottom w:val="single" w:sz="4" w:space="0" w:color="auto"/>
              <w:right w:val="single" w:sz="4" w:space="0" w:color="auto"/>
            </w:tcBorders>
            <w:shd w:val="clear" w:color="auto" w:fill="auto"/>
            <w:noWrap/>
            <w:vAlign w:val="bottom"/>
            <w:hideMark/>
            <w:tcPrChange w:id="283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2A792E5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12" w:type="pct"/>
            <w:tcBorders>
              <w:top w:val="nil"/>
              <w:left w:val="nil"/>
              <w:bottom w:val="single" w:sz="4" w:space="0" w:color="auto"/>
              <w:right w:val="single" w:sz="4" w:space="0" w:color="auto"/>
            </w:tcBorders>
            <w:shd w:val="clear" w:color="auto" w:fill="auto"/>
            <w:noWrap/>
            <w:vAlign w:val="bottom"/>
            <w:hideMark/>
            <w:tcPrChange w:id="283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05F4B4D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17" w:type="pct"/>
            <w:tcBorders>
              <w:top w:val="nil"/>
              <w:left w:val="nil"/>
              <w:bottom w:val="single" w:sz="4" w:space="0" w:color="auto"/>
              <w:right w:val="single" w:sz="4" w:space="0" w:color="auto"/>
            </w:tcBorders>
            <w:shd w:val="clear" w:color="auto" w:fill="auto"/>
            <w:noWrap/>
            <w:vAlign w:val="bottom"/>
            <w:hideMark/>
            <w:tcPrChange w:id="283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17C9E9F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733" w:type="pct"/>
            <w:tcBorders>
              <w:top w:val="nil"/>
              <w:left w:val="nil"/>
              <w:bottom w:val="single" w:sz="4" w:space="0" w:color="auto"/>
              <w:right w:val="single" w:sz="4" w:space="0" w:color="auto"/>
            </w:tcBorders>
            <w:shd w:val="clear" w:color="auto" w:fill="auto"/>
            <w:noWrap/>
            <w:vAlign w:val="bottom"/>
            <w:hideMark/>
            <w:tcPrChange w:id="2836"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3822082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241.56</w:t>
            </w:r>
          </w:p>
        </w:tc>
        <w:tc>
          <w:tcPr>
            <w:tcW w:w="444" w:type="pct"/>
            <w:tcBorders>
              <w:top w:val="nil"/>
              <w:left w:val="nil"/>
              <w:bottom w:val="single" w:sz="4" w:space="0" w:color="auto"/>
              <w:right w:val="single" w:sz="4" w:space="0" w:color="auto"/>
            </w:tcBorders>
            <w:shd w:val="clear" w:color="auto" w:fill="auto"/>
            <w:noWrap/>
            <w:vAlign w:val="bottom"/>
            <w:hideMark/>
            <w:tcPrChange w:id="2837"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0CA0262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35,421.48</w:t>
            </w:r>
          </w:p>
        </w:tc>
      </w:tr>
      <w:tr w:rsidR="00CD51C7" w:rsidRPr="00CD51C7" w14:paraId="7878C702" w14:textId="77777777" w:rsidTr="00B33BF6">
        <w:trPr>
          <w:trHeight w:val="144"/>
          <w:trPrChange w:id="2838"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839"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0BAF71FD"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Database server storage</w:t>
            </w:r>
          </w:p>
        </w:tc>
        <w:tc>
          <w:tcPr>
            <w:tcW w:w="449" w:type="pct"/>
            <w:tcBorders>
              <w:top w:val="nil"/>
              <w:left w:val="nil"/>
              <w:bottom w:val="single" w:sz="4" w:space="0" w:color="auto"/>
              <w:right w:val="single" w:sz="4" w:space="0" w:color="auto"/>
            </w:tcBorders>
            <w:shd w:val="clear" w:color="auto" w:fill="auto"/>
            <w:noWrap/>
            <w:vAlign w:val="bottom"/>
            <w:hideMark/>
            <w:tcPrChange w:id="2840"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64B4A8E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63,000.00</w:t>
            </w:r>
          </w:p>
        </w:tc>
        <w:tc>
          <w:tcPr>
            <w:tcW w:w="568" w:type="pct"/>
            <w:tcBorders>
              <w:top w:val="nil"/>
              <w:left w:val="nil"/>
              <w:bottom w:val="single" w:sz="4" w:space="0" w:color="auto"/>
              <w:right w:val="single" w:sz="4" w:space="0" w:color="auto"/>
            </w:tcBorders>
            <w:shd w:val="clear" w:color="auto" w:fill="auto"/>
            <w:noWrap/>
            <w:vAlign w:val="bottom"/>
            <w:hideMark/>
            <w:tcPrChange w:id="2841"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01BFEC3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3,076.50</w:t>
            </w:r>
          </w:p>
        </w:tc>
        <w:tc>
          <w:tcPr>
            <w:tcW w:w="525" w:type="pct"/>
            <w:tcBorders>
              <w:top w:val="nil"/>
              <w:left w:val="nil"/>
              <w:bottom w:val="single" w:sz="4" w:space="0" w:color="auto"/>
              <w:right w:val="single" w:sz="4" w:space="0" w:color="auto"/>
            </w:tcBorders>
            <w:shd w:val="clear" w:color="auto" w:fill="auto"/>
            <w:noWrap/>
            <w:vAlign w:val="bottom"/>
            <w:hideMark/>
            <w:tcPrChange w:id="284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3AD625C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223.50</w:t>
            </w:r>
          </w:p>
        </w:tc>
        <w:tc>
          <w:tcPr>
            <w:tcW w:w="423" w:type="pct"/>
            <w:tcBorders>
              <w:top w:val="nil"/>
              <w:left w:val="nil"/>
              <w:bottom w:val="single" w:sz="4" w:space="0" w:color="auto"/>
              <w:right w:val="single" w:sz="4" w:space="0" w:color="auto"/>
            </w:tcBorders>
            <w:shd w:val="clear" w:color="auto" w:fill="auto"/>
            <w:noWrap/>
            <w:vAlign w:val="bottom"/>
            <w:hideMark/>
            <w:tcPrChange w:id="284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4474A37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12" w:type="pct"/>
            <w:tcBorders>
              <w:top w:val="nil"/>
              <w:left w:val="nil"/>
              <w:bottom w:val="single" w:sz="4" w:space="0" w:color="auto"/>
              <w:right w:val="single" w:sz="4" w:space="0" w:color="auto"/>
            </w:tcBorders>
            <w:shd w:val="clear" w:color="auto" w:fill="auto"/>
            <w:noWrap/>
            <w:vAlign w:val="bottom"/>
            <w:hideMark/>
            <w:tcPrChange w:id="284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49B0822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17" w:type="pct"/>
            <w:tcBorders>
              <w:top w:val="nil"/>
              <w:left w:val="nil"/>
              <w:bottom w:val="single" w:sz="4" w:space="0" w:color="auto"/>
              <w:right w:val="single" w:sz="4" w:space="0" w:color="auto"/>
            </w:tcBorders>
            <w:shd w:val="clear" w:color="auto" w:fill="auto"/>
            <w:noWrap/>
            <w:vAlign w:val="bottom"/>
            <w:hideMark/>
            <w:tcPrChange w:id="284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137DA4D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85.00</w:t>
            </w:r>
          </w:p>
        </w:tc>
        <w:tc>
          <w:tcPr>
            <w:tcW w:w="733" w:type="pct"/>
            <w:tcBorders>
              <w:top w:val="nil"/>
              <w:left w:val="nil"/>
              <w:bottom w:val="single" w:sz="4" w:space="0" w:color="auto"/>
              <w:right w:val="single" w:sz="4" w:space="0" w:color="auto"/>
            </w:tcBorders>
            <w:shd w:val="clear" w:color="auto" w:fill="auto"/>
            <w:noWrap/>
            <w:vAlign w:val="bottom"/>
            <w:hideMark/>
            <w:tcPrChange w:id="2846"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5629154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850.00</w:t>
            </w:r>
          </w:p>
        </w:tc>
        <w:tc>
          <w:tcPr>
            <w:tcW w:w="444" w:type="pct"/>
            <w:tcBorders>
              <w:top w:val="nil"/>
              <w:left w:val="nil"/>
              <w:bottom w:val="single" w:sz="4" w:space="0" w:color="auto"/>
              <w:right w:val="single" w:sz="4" w:space="0" w:color="auto"/>
            </w:tcBorders>
            <w:shd w:val="clear" w:color="auto" w:fill="auto"/>
            <w:noWrap/>
            <w:vAlign w:val="bottom"/>
            <w:hideMark/>
            <w:tcPrChange w:id="2847"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0121605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67,235.00</w:t>
            </w:r>
          </w:p>
        </w:tc>
      </w:tr>
      <w:tr w:rsidR="00CD51C7" w:rsidRPr="00CD51C7" w14:paraId="1190ABF9" w14:textId="77777777" w:rsidTr="00B33BF6">
        <w:trPr>
          <w:trHeight w:val="144"/>
          <w:trPrChange w:id="2848"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849"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4C7791C9" w14:textId="77777777" w:rsidR="00CD51C7" w:rsidRPr="00CD51C7" w:rsidRDefault="00CD51C7" w:rsidP="00CD51C7">
            <w:pPr>
              <w:spacing w:before="0"/>
              <w:rPr>
                <w:rFonts w:ascii="Calibri" w:eastAsia="Times New Roman" w:hAnsi="Calibri" w:cs="Calibri"/>
                <w:color w:val="000000"/>
                <w:sz w:val="18"/>
                <w:szCs w:val="18"/>
              </w:rPr>
            </w:pPr>
            <w:proofErr w:type="spellStart"/>
            <w:r w:rsidRPr="00CD51C7">
              <w:rPr>
                <w:rFonts w:ascii="Calibri" w:eastAsia="Times New Roman" w:hAnsi="Calibri" w:cs="Calibri"/>
                <w:color w:val="000000"/>
                <w:sz w:val="18"/>
                <w:szCs w:val="18"/>
              </w:rPr>
              <w:t>CloudWatch</w:t>
            </w:r>
            <w:proofErr w:type="spellEnd"/>
            <w:r w:rsidRPr="00CD51C7">
              <w:rPr>
                <w:rFonts w:ascii="Calibri" w:eastAsia="Times New Roman" w:hAnsi="Calibri" w:cs="Calibri"/>
                <w:color w:val="000000"/>
                <w:sz w:val="18"/>
                <w:szCs w:val="18"/>
              </w:rPr>
              <w:t xml:space="preserve"> Monitoring</w:t>
            </w:r>
          </w:p>
        </w:tc>
        <w:tc>
          <w:tcPr>
            <w:tcW w:w="449" w:type="pct"/>
            <w:tcBorders>
              <w:top w:val="nil"/>
              <w:left w:val="nil"/>
              <w:bottom w:val="single" w:sz="4" w:space="0" w:color="auto"/>
              <w:right w:val="single" w:sz="4" w:space="0" w:color="auto"/>
            </w:tcBorders>
            <w:shd w:val="clear" w:color="auto" w:fill="auto"/>
            <w:noWrap/>
            <w:vAlign w:val="bottom"/>
            <w:hideMark/>
            <w:tcPrChange w:id="2850"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2220AD3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245.00</w:t>
            </w:r>
          </w:p>
        </w:tc>
        <w:tc>
          <w:tcPr>
            <w:tcW w:w="568" w:type="pct"/>
            <w:tcBorders>
              <w:top w:val="nil"/>
              <w:left w:val="nil"/>
              <w:bottom w:val="single" w:sz="4" w:space="0" w:color="auto"/>
              <w:right w:val="single" w:sz="4" w:space="0" w:color="auto"/>
            </w:tcBorders>
            <w:shd w:val="clear" w:color="auto" w:fill="auto"/>
            <w:noWrap/>
            <w:vAlign w:val="bottom"/>
            <w:hideMark/>
            <w:tcPrChange w:id="2851"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5AA16DE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147.00</w:t>
            </w:r>
          </w:p>
        </w:tc>
        <w:tc>
          <w:tcPr>
            <w:tcW w:w="525" w:type="pct"/>
            <w:tcBorders>
              <w:top w:val="nil"/>
              <w:left w:val="nil"/>
              <w:bottom w:val="single" w:sz="4" w:space="0" w:color="auto"/>
              <w:right w:val="single" w:sz="4" w:space="0" w:color="auto"/>
            </w:tcBorders>
            <w:shd w:val="clear" w:color="auto" w:fill="auto"/>
            <w:noWrap/>
            <w:vAlign w:val="bottom"/>
            <w:hideMark/>
            <w:tcPrChange w:id="285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7E02BBE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10.50</w:t>
            </w:r>
          </w:p>
        </w:tc>
        <w:tc>
          <w:tcPr>
            <w:tcW w:w="423" w:type="pct"/>
            <w:tcBorders>
              <w:top w:val="nil"/>
              <w:left w:val="nil"/>
              <w:bottom w:val="single" w:sz="4" w:space="0" w:color="auto"/>
              <w:right w:val="single" w:sz="4" w:space="0" w:color="auto"/>
            </w:tcBorders>
            <w:shd w:val="clear" w:color="auto" w:fill="auto"/>
            <w:noWrap/>
            <w:vAlign w:val="bottom"/>
            <w:hideMark/>
            <w:tcPrChange w:id="285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49EF0CC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14.00</w:t>
            </w:r>
          </w:p>
        </w:tc>
        <w:tc>
          <w:tcPr>
            <w:tcW w:w="512" w:type="pct"/>
            <w:tcBorders>
              <w:top w:val="nil"/>
              <w:left w:val="nil"/>
              <w:bottom w:val="single" w:sz="4" w:space="0" w:color="auto"/>
              <w:right w:val="single" w:sz="4" w:space="0" w:color="auto"/>
            </w:tcBorders>
            <w:shd w:val="clear" w:color="auto" w:fill="auto"/>
            <w:noWrap/>
            <w:vAlign w:val="bottom"/>
            <w:hideMark/>
            <w:tcPrChange w:id="285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72C9AD7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3.50</w:t>
            </w:r>
          </w:p>
        </w:tc>
        <w:tc>
          <w:tcPr>
            <w:tcW w:w="517" w:type="pct"/>
            <w:tcBorders>
              <w:top w:val="nil"/>
              <w:left w:val="nil"/>
              <w:bottom w:val="single" w:sz="4" w:space="0" w:color="auto"/>
              <w:right w:val="single" w:sz="4" w:space="0" w:color="auto"/>
            </w:tcBorders>
            <w:shd w:val="clear" w:color="auto" w:fill="auto"/>
            <w:noWrap/>
            <w:vAlign w:val="bottom"/>
            <w:hideMark/>
            <w:tcPrChange w:id="285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3E10AE8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14.00</w:t>
            </w:r>
          </w:p>
        </w:tc>
        <w:tc>
          <w:tcPr>
            <w:tcW w:w="733" w:type="pct"/>
            <w:tcBorders>
              <w:top w:val="nil"/>
              <w:left w:val="nil"/>
              <w:bottom w:val="single" w:sz="4" w:space="0" w:color="auto"/>
              <w:right w:val="single" w:sz="4" w:space="0" w:color="auto"/>
            </w:tcBorders>
            <w:shd w:val="clear" w:color="auto" w:fill="auto"/>
            <w:noWrap/>
            <w:vAlign w:val="bottom"/>
            <w:hideMark/>
            <w:tcPrChange w:id="2856"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210389D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10.50</w:t>
            </w:r>
          </w:p>
        </w:tc>
        <w:tc>
          <w:tcPr>
            <w:tcW w:w="444" w:type="pct"/>
            <w:tcBorders>
              <w:top w:val="nil"/>
              <w:left w:val="nil"/>
              <w:bottom w:val="single" w:sz="4" w:space="0" w:color="auto"/>
              <w:right w:val="single" w:sz="4" w:space="0" w:color="auto"/>
            </w:tcBorders>
            <w:shd w:val="clear" w:color="auto" w:fill="auto"/>
            <w:noWrap/>
            <w:vAlign w:val="bottom"/>
            <w:hideMark/>
            <w:tcPrChange w:id="2857"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1FCCDEE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444.50</w:t>
            </w:r>
          </w:p>
        </w:tc>
      </w:tr>
      <w:tr w:rsidR="00CD51C7" w:rsidRPr="00CD51C7" w14:paraId="23F037FD" w14:textId="77777777" w:rsidTr="00B33BF6">
        <w:trPr>
          <w:trHeight w:val="144"/>
          <w:trPrChange w:id="2858"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859"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762237AF"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Subtotal</w:t>
            </w:r>
          </w:p>
        </w:tc>
        <w:tc>
          <w:tcPr>
            <w:tcW w:w="449" w:type="pct"/>
            <w:tcBorders>
              <w:top w:val="nil"/>
              <w:left w:val="nil"/>
              <w:bottom w:val="single" w:sz="4" w:space="0" w:color="auto"/>
              <w:right w:val="single" w:sz="4" w:space="0" w:color="auto"/>
            </w:tcBorders>
            <w:shd w:val="clear" w:color="auto" w:fill="auto"/>
            <w:noWrap/>
            <w:vAlign w:val="bottom"/>
            <w:hideMark/>
            <w:tcPrChange w:id="2860"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19BF38AD"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99,879.86</w:t>
            </w:r>
          </w:p>
        </w:tc>
        <w:tc>
          <w:tcPr>
            <w:tcW w:w="568" w:type="pct"/>
            <w:tcBorders>
              <w:top w:val="nil"/>
              <w:left w:val="nil"/>
              <w:bottom w:val="single" w:sz="4" w:space="0" w:color="auto"/>
              <w:right w:val="single" w:sz="4" w:space="0" w:color="auto"/>
            </w:tcBorders>
            <w:shd w:val="clear" w:color="auto" w:fill="auto"/>
            <w:noWrap/>
            <w:vAlign w:val="bottom"/>
            <w:hideMark/>
            <w:tcPrChange w:id="2861"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57EE015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17,919.80</w:t>
            </w:r>
          </w:p>
        </w:tc>
        <w:tc>
          <w:tcPr>
            <w:tcW w:w="525" w:type="pct"/>
            <w:tcBorders>
              <w:top w:val="nil"/>
              <w:left w:val="nil"/>
              <w:bottom w:val="single" w:sz="4" w:space="0" w:color="auto"/>
              <w:right w:val="single" w:sz="4" w:space="0" w:color="auto"/>
            </w:tcBorders>
            <w:shd w:val="clear" w:color="auto" w:fill="auto"/>
            <w:noWrap/>
            <w:vAlign w:val="bottom"/>
            <w:hideMark/>
            <w:tcPrChange w:id="286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60B54A4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4,468.12</w:t>
            </w:r>
          </w:p>
        </w:tc>
        <w:tc>
          <w:tcPr>
            <w:tcW w:w="423" w:type="pct"/>
            <w:tcBorders>
              <w:top w:val="nil"/>
              <w:left w:val="nil"/>
              <w:bottom w:val="single" w:sz="4" w:space="0" w:color="auto"/>
              <w:right w:val="single" w:sz="4" w:space="0" w:color="auto"/>
            </w:tcBorders>
            <w:shd w:val="clear" w:color="auto" w:fill="auto"/>
            <w:noWrap/>
            <w:vAlign w:val="bottom"/>
            <w:hideMark/>
            <w:tcPrChange w:id="286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25F06FEC"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1,217.97</w:t>
            </w:r>
          </w:p>
        </w:tc>
        <w:tc>
          <w:tcPr>
            <w:tcW w:w="512" w:type="pct"/>
            <w:tcBorders>
              <w:top w:val="nil"/>
              <w:left w:val="nil"/>
              <w:bottom w:val="single" w:sz="4" w:space="0" w:color="auto"/>
              <w:right w:val="single" w:sz="4" w:space="0" w:color="auto"/>
            </w:tcBorders>
            <w:shd w:val="clear" w:color="auto" w:fill="auto"/>
            <w:noWrap/>
            <w:vAlign w:val="bottom"/>
            <w:hideMark/>
            <w:tcPrChange w:id="286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1402858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347.96</w:t>
            </w:r>
          </w:p>
        </w:tc>
        <w:tc>
          <w:tcPr>
            <w:tcW w:w="517" w:type="pct"/>
            <w:tcBorders>
              <w:top w:val="nil"/>
              <w:left w:val="nil"/>
              <w:bottom w:val="single" w:sz="4" w:space="0" w:color="auto"/>
              <w:right w:val="single" w:sz="4" w:space="0" w:color="auto"/>
            </w:tcBorders>
            <w:shd w:val="clear" w:color="auto" w:fill="auto"/>
            <w:noWrap/>
            <w:vAlign w:val="bottom"/>
            <w:hideMark/>
            <w:tcPrChange w:id="286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3FCA63BD"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642.48</w:t>
            </w:r>
          </w:p>
        </w:tc>
        <w:tc>
          <w:tcPr>
            <w:tcW w:w="733" w:type="pct"/>
            <w:tcBorders>
              <w:top w:val="nil"/>
              <w:left w:val="nil"/>
              <w:bottom w:val="single" w:sz="4" w:space="0" w:color="auto"/>
              <w:right w:val="single" w:sz="4" w:space="0" w:color="auto"/>
            </w:tcBorders>
            <w:shd w:val="clear" w:color="auto" w:fill="auto"/>
            <w:noWrap/>
            <w:vAlign w:val="bottom"/>
            <w:hideMark/>
            <w:tcPrChange w:id="2866"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52612A9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1,778.50</w:t>
            </w:r>
          </w:p>
        </w:tc>
        <w:tc>
          <w:tcPr>
            <w:tcW w:w="444" w:type="pct"/>
            <w:tcBorders>
              <w:top w:val="nil"/>
              <w:left w:val="nil"/>
              <w:bottom w:val="single" w:sz="4" w:space="0" w:color="auto"/>
              <w:right w:val="single" w:sz="4" w:space="0" w:color="auto"/>
            </w:tcBorders>
            <w:shd w:val="clear" w:color="auto" w:fill="auto"/>
            <w:noWrap/>
            <w:vAlign w:val="bottom"/>
            <w:hideMark/>
            <w:tcPrChange w:id="2867"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74ACCAE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126,254.69</w:t>
            </w:r>
          </w:p>
        </w:tc>
      </w:tr>
      <w:tr w:rsidR="00CD51C7" w:rsidRPr="00CD51C7" w14:paraId="18441D3A" w14:textId="77777777" w:rsidTr="00B33BF6">
        <w:trPr>
          <w:trHeight w:val="144"/>
          <w:trPrChange w:id="2868"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869"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51A0B05D"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AWS Support Costs</w:t>
            </w:r>
          </w:p>
        </w:tc>
        <w:tc>
          <w:tcPr>
            <w:tcW w:w="449" w:type="pct"/>
            <w:tcBorders>
              <w:top w:val="nil"/>
              <w:left w:val="nil"/>
              <w:bottom w:val="single" w:sz="4" w:space="0" w:color="auto"/>
              <w:right w:val="nil"/>
            </w:tcBorders>
            <w:shd w:val="clear" w:color="auto" w:fill="auto"/>
            <w:noWrap/>
            <w:vAlign w:val="bottom"/>
            <w:hideMark/>
            <w:tcPrChange w:id="2870" w:author="Jeff Johnson" w:date="2017-07-12T21:15:00Z">
              <w:tcPr>
                <w:tcW w:w="620" w:type="pct"/>
                <w:tcBorders>
                  <w:top w:val="nil"/>
                  <w:left w:val="nil"/>
                  <w:bottom w:val="single" w:sz="4" w:space="0" w:color="auto"/>
                  <w:right w:val="nil"/>
                </w:tcBorders>
                <w:shd w:val="clear" w:color="auto" w:fill="auto"/>
                <w:noWrap/>
                <w:vAlign w:val="bottom"/>
                <w:hideMark/>
              </w:tcPr>
            </w:tcPrChange>
          </w:tcPr>
          <w:p w14:paraId="1C9AB64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68" w:type="pct"/>
            <w:tcBorders>
              <w:top w:val="nil"/>
              <w:left w:val="nil"/>
              <w:bottom w:val="single" w:sz="4" w:space="0" w:color="auto"/>
              <w:right w:val="nil"/>
            </w:tcBorders>
            <w:shd w:val="clear" w:color="auto" w:fill="auto"/>
            <w:noWrap/>
            <w:vAlign w:val="bottom"/>
            <w:hideMark/>
            <w:tcPrChange w:id="2871" w:author="Jeff Johnson" w:date="2017-07-12T21:15:00Z">
              <w:tcPr>
                <w:tcW w:w="451" w:type="pct"/>
                <w:tcBorders>
                  <w:top w:val="nil"/>
                  <w:left w:val="nil"/>
                  <w:bottom w:val="single" w:sz="4" w:space="0" w:color="auto"/>
                  <w:right w:val="nil"/>
                </w:tcBorders>
                <w:shd w:val="clear" w:color="auto" w:fill="auto"/>
                <w:noWrap/>
                <w:vAlign w:val="bottom"/>
                <w:hideMark/>
              </w:tcPr>
            </w:tcPrChange>
          </w:tcPr>
          <w:p w14:paraId="764EA69D"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25" w:type="pct"/>
            <w:tcBorders>
              <w:top w:val="nil"/>
              <w:left w:val="nil"/>
              <w:bottom w:val="single" w:sz="4" w:space="0" w:color="auto"/>
              <w:right w:val="nil"/>
            </w:tcBorders>
            <w:shd w:val="clear" w:color="auto" w:fill="auto"/>
            <w:noWrap/>
            <w:vAlign w:val="bottom"/>
            <w:hideMark/>
            <w:tcPrChange w:id="2872"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425ACE6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23" w:type="pct"/>
            <w:tcBorders>
              <w:top w:val="nil"/>
              <w:left w:val="nil"/>
              <w:bottom w:val="single" w:sz="4" w:space="0" w:color="auto"/>
              <w:right w:val="nil"/>
            </w:tcBorders>
            <w:shd w:val="clear" w:color="auto" w:fill="auto"/>
            <w:noWrap/>
            <w:vAlign w:val="bottom"/>
            <w:hideMark/>
            <w:tcPrChange w:id="2873"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30ADC29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12" w:type="pct"/>
            <w:tcBorders>
              <w:top w:val="nil"/>
              <w:left w:val="nil"/>
              <w:bottom w:val="single" w:sz="4" w:space="0" w:color="auto"/>
              <w:right w:val="nil"/>
            </w:tcBorders>
            <w:shd w:val="clear" w:color="auto" w:fill="auto"/>
            <w:noWrap/>
            <w:vAlign w:val="bottom"/>
            <w:hideMark/>
            <w:tcPrChange w:id="2874"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150F5EB9"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17" w:type="pct"/>
            <w:tcBorders>
              <w:top w:val="nil"/>
              <w:left w:val="nil"/>
              <w:bottom w:val="single" w:sz="4" w:space="0" w:color="auto"/>
              <w:right w:val="single" w:sz="4" w:space="0" w:color="auto"/>
            </w:tcBorders>
            <w:shd w:val="clear" w:color="auto" w:fill="auto"/>
            <w:noWrap/>
            <w:vAlign w:val="bottom"/>
            <w:hideMark/>
            <w:tcPrChange w:id="287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09B18B5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733" w:type="pct"/>
            <w:tcBorders>
              <w:top w:val="nil"/>
              <w:left w:val="nil"/>
              <w:bottom w:val="single" w:sz="4" w:space="0" w:color="auto"/>
              <w:right w:val="nil"/>
            </w:tcBorders>
            <w:shd w:val="clear" w:color="auto" w:fill="auto"/>
            <w:noWrap/>
            <w:vAlign w:val="bottom"/>
            <w:hideMark/>
            <w:tcPrChange w:id="2876"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7B3B61E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44" w:type="pct"/>
            <w:tcBorders>
              <w:top w:val="nil"/>
              <w:left w:val="single" w:sz="4" w:space="0" w:color="auto"/>
              <w:bottom w:val="single" w:sz="4" w:space="0" w:color="auto"/>
              <w:right w:val="single" w:sz="4" w:space="0" w:color="auto"/>
            </w:tcBorders>
            <w:shd w:val="clear" w:color="auto" w:fill="auto"/>
            <w:noWrap/>
            <w:vAlign w:val="bottom"/>
            <w:hideMark/>
            <w:tcPrChange w:id="2877" w:author="Jeff Johnson" w:date="2017-07-12T21:15:00Z">
              <w:tcPr>
                <w:tcW w:w="46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302861F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12,625.47</w:t>
            </w:r>
          </w:p>
        </w:tc>
      </w:tr>
      <w:tr w:rsidR="00CD51C7" w:rsidRPr="00CD51C7" w14:paraId="07DC3AD5" w14:textId="77777777" w:rsidTr="00B33BF6">
        <w:trPr>
          <w:trHeight w:val="144"/>
          <w:trPrChange w:id="2878"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879"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0821E648"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Ubuntu Cloud Support Costs</w:t>
            </w:r>
          </w:p>
        </w:tc>
        <w:tc>
          <w:tcPr>
            <w:tcW w:w="449" w:type="pct"/>
            <w:tcBorders>
              <w:top w:val="nil"/>
              <w:left w:val="nil"/>
              <w:bottom w:val="single" w:sz="4" w:space="0" w:color="auto"/>
              <w:right w:val="nil"/>
            </w:tcBorders>
            <w:shd w:val="clear" w:color="auto" w:fill="auto"/>
            <w:noWrap/>
            <w:vAlign w:val="bottom"/>
            <w:hideMark/>
            <w:tcPrChange w:id="2880" w:author="Jeff Johnson" w:date="2017-07-12T21:15:00Z">
              <w:tcPr>
                <w:tcW w:w="620" w:type="pct"/>
                <w:tcBorders>
                  <w:top w:val="nil"/>
                  <w:left w:val="nil"/>
                  <w:bottom w:val="single" w:sz="4" w:space="0" w:color="auto"/>
                  <w:right w:val="nil"/>
                </w:tcBorders>
                <w:shd w:val="clear" w:color="auto" w:fill="auto"/>
                <w:noWrap/>
                <w:vAlign w:val="bottom"/>
                <w:hideMark/>
              </w:tcPr>
            </w:tcPrChange>
          </w:tcPr>
          <w:p w14:paraId="178C121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68" w:type="pct"/>
            <w:tcBorders>
              <w:top w:val="nil"/>
              <w:left w:val="nil"/>
              <w:bottom w:val="single" w:sz="4" w:space="0" w:color="auto"/>
              <w:right w:val="nil"/>
            </w:tcBorders>
            <w:shd w:val="clear" w:color="auto" w:fill="auto"/>
            <w:noWrap/>
            <w:vAlign w:val="bottom"/>
            <w:hideMark/>
            <w:tcPrChange w:id="2881" w:author="Jeff Johnson" w:date="2017-07-12T21:15:00Z">
              <w:tcPr>
                <w:tcW w:w="451" w:type="pct"/>
                <w:tcBorders>
                  <w:top w:val="nil"/>
                  <w:left w:val="nil"/>
                  <w:bottom w:val="single" w:sz="4" w:space="0" w:color="auto"/>
                  <w:right w:val="nil"/>
                </w:tcBorders>
                <w:shd w:val="clear" w:color="auto" w:fill="auto"/>
                <w:noWrap/>
                <w:vAlign w:val="bottom"/>
                <w:hideMark/>
              </w:tcPr>
            </w:tcPrChange>
          </w:tcPr>
          <w:p w14:paraId="739E4C6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25" w:type="pct"/>
            <w:tcBorders>
              <w:top w:val="nil"/>
              <w:left w:val="nil"/>
              <w:bottom w:val="single" w:sz="4" w:space="0" w:color="auto"/>
              <w:right w:val="nil"/>
            </w:tcBorders>
            <w:shd w:val="clear" w:color="auto" w:fill="auto"/>
            <w:noWrap/>
            <w:vAlign w:val="bottom"/>
            <w:hideMark/>
            <w:tcPrChange w:id="2882"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1AE5DBA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23" w:type="pct"/>
            <w:tcBorders>
              <w:top w:val="nil"/>
              <w:left w:val="nil"/>
              <w:bottom w:val="single" w:sz="4" w:space="0" w:color="auto"/>
              <w:right w:val="nil"/>
            </w:tcBorders>
            <w:shd w:val="clear" w:color="auto" w:fill="auto"/>
            <w:noWrap/>
            <w:vAlign w:val="bottom"/>
            <w:hideMark/>
            <w:tcPrChange w:id="2883"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7F28F74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12" w:type="pct"/>
            <w:tcBorders>
              <w:top w:val="nil"/>
              <w:left w:val="nil"/>
              <w:bottom w:val="single" w:sz="4" w:space="0" w:color="auto"/>
              <w:right w:val="nil"/>
            </w:tcBorders>
            <w:shd w:val="clear" w:color="auto" w:fill="auto"/>
            <w:noWrap/>
            <w:vAlign w:val="bottom"/>
            <w:hideMark/>
            <w:tcPrChange w:id="2884"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61A3358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17" w:type="pct"/>
            <w:tcBorders>
              <w:top w:val="nil"/>
              <w:left w:val="nil"/>
              <w:bottom w:val="single" w:sz="4" w:space="0" w:color="auto"/>
              <w:right w:val="single" w:sz="4" w:space="0" w:color="auto"/>
            </w:tcBorders>
            <w:shd w:val="clear" w:color="auto" w:fill="auto"/>
            <w:noWrap/>
            <w:vAlign w:val="bottom"/>
            <w:hideMark/>
            <w:tcPrChange w:id="288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4D4A95D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733" w:type="pct"/>
            <w:tcBorders>
              <w:top w:val="nil"/>
              <w:left w:val="nil"/>
              <w:bottom w:val="single" w:sz="4" w:space="0" w:color="auto"/>
              <w:right w:val="nil"/>
            </w:tcBorders>
            <w:shd w:val="clear" w:color="auto" w:fill="auto"/>
            <w:noWrap/>
            <w:vAlign w:val="bottom"/>
            <w:hideMark/>
            <w:tcPrChange w:id="2886"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4162A88D"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44" w:type="pct"/>
            <w:tcBorders>
              <w:top w:val="nil"/>
              <w:left w:val="single" w:sz="4" w:space="0" w:color="auto"/>
              <w:bottom w:val="single" w:sz="4" w:space="0" w:color="auto"/>
              <w:right w:val="single" w:sz="4" w:space="0" w:color="auto"/>
            </w:tcBorders>
            <w:shd w:val="clear" w:color="auto" w:fill="auto"/>
            <w:noWrap/>
            <w:vAlign w:val="bottom"/>
            <w:hideMark/>
            <w:tcPrChange w:id="2887" w:author="Jeff Johnson" w:date="2017-07-12T21:15:00Z">
              <w:tcPr>
                <w:tcW w:w="46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00E90E7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6,250.00</w:t>
            </w:r>
          </w:p>
        </w:tc>
      </w:tr>
      <w:tr w:rsidR="00CD51C7" w:rsidRPr="00CD51C7" w14:paraId="2F0D1233" w14:textId="77777777" w:rsidTr="00B33BF6">
        <w:trPr>
          <w:trHeight w:val="144"/>
          <w:trPrChange w:id="2888"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889"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26C9A3D2"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Total</w:t>
            </w:r>
          </w:p>
        </w:tc>
        <w:tc>
          <w:tcPr>
            <w:tcW w:w="449" w:type="pct"/>
            <w:tcBorders>
              <w:top w:val="nil"/>
              <w:left w:val="nil"/>
              <w:bottom w:val="single" w:sz="4" w:space="0" w:color="auto"/>
              <w:right w:val="nil"/>
            </w:tcBorders>
            <w:shd w:val="clear" w:color="auto" w:fill="auto"/>
            <w:noWrap/>
            <w:vAlign w:val="bottom"/>
            <w:hideMark/>
            <w:tcPrChange w:id="2890" w:author="Jeff Johnson" w:date="2017-07-12T21:15:00Z">
              <w:tcPr>
                <w:tcW w:w="620" w:type="pct"/>
                <w:tcBorders>
                  <w:top w:val="nil"/>
                  <w:left w:val="nil"/>
                  <w:bottom w:val="single" w:sz="4" w:space="0" w:color="auto"/>
                  <w:right w:val="nil"/>
                </w:tcBorders>
                <w:shd w:val="clear" w:color="auto" w:fill="auto"/>
                <w:noWrap/>
                <w:vAlign w:val="bottom"/>
                <w:hideMark/>
              </w:tcPr>
            </w:tcPrChange>
          </w:tcPr>
          <w:p w14:paraId="209E753D"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68" w:type="pct"/>
            <w:tcBorders>
              <w:top w:val="nil"/>
              <w:left w:val="nil"/>
              <w:bottom w:val="single" w:sz="4" w:space="0" w:color="auto"/>
              <w:right w:val="nil"/>
            </w:tcBorders>
            <w:shd w:val="clear" w:color="auto" w:fill="auto"/>
            <w:noWrap/>
            <w:vAlign w:val="bottom"/>
            <w:hideMark/>
            <w:tcPrChange w:id="2891" w:author="Jeff Johnson" w:date="2017-07-12T21:15:00Z">
              <w:tcPr>
                <w:tcW w:w="451" w:type="pct"/>
                <w:tcBorders>
                  <w:top w:val="nil"/>
                  <w:left w:val="nil"/>
                  <w:bottom w:val="single" w:sz="4" w:space="0" w:color="auto"/>
                  <w:right w:val="nil"/>
                </w:tcBorders>
                <w:shd w:val="clear" w:color="auto" w:fill="auto"/>
                <w:noWrap/>
                <w:vAlign w:val="bottom"/>
                <w:hideMark/>
              </w:tcPr>
            </w:tcPrChange>
          </w:tcPr>
          <w:p w14:paraId="7A045AF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25" w:type="pct"/>
            <w:tcBorders>
              <w:top w:val="nil"/>
              <w:left w:val="nil"/>
              <w:bottom w:val="single" w:sz="4" w:space="0" w:color="auto"/>
              <w:right w:val="nil"/>
            </w:tcBorders>
            <w:shd w:val="clear" w:color="auto" w:fill="auto"/>
            <w:noWrap/>
            <w:vAlign w:val="bottom"/>
            <w:hideMark/>
            <w:tcPrChange w:id="2892"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1423C2D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23" w:type="pct"/>
            <w:tcBorders>
              <w:top w:val="nil"/>
              <w:left w:val="nil"/>
              <w:bottom w:val="single" w:sz="4" w:space="0" w:color="auto"/>
              <w:right w:val="nil"/>
            </w:tcBorders>
            <w:shd w:val="clear" w:color="auto" w:fill="auto"/>
            <w:noWrap/>
            <w:vAlign w:val="bottom"/>
            <w:hideMark/>
            <w:tcPrChange w:id="2893"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3AF5837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12" w:type="pct"/>
            <w:tcBorders>
              <w:top w:val="nil"/>
              <w:left w:val="nil"/>
              <w:bottom w:val="single" w:sz="4" w:space="0" w:color="auto"/>
              <w:right w:val="nil"/>
            </w:tcBorders>
            <w:shd w:val="clear" w:color="auto" w:fill="auto"/>
            <w:noWrap/>
            <w:vAlign w:val="bottom"/>
            <w:hideMark/>
            <w:tcPrChange w:id="2894"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77C09D1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17" w:type="pct"/>
            <w:tcBorders>
              <w:top w:val="nil"/>
              <w:left w:val="nil"/>
              <w:bottom w:val="single" w:sz="4" w:space="0" w:color="auto"/>
              <w:right w:val="single" w:sz="4" w:space="0" w:color="auto"/>
            </w:tcBorders>
            <w:shd w:val="clear" w:color="auto" w:fill="auto"/>
            <w:noWrap/>
            <w:vAlign w:val="bottom"/>
            <w:hideMark/>
            <w:tcPrChange w:id="289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3357F5D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733" w:type="pct"/>
            <w:tcBorders>
              <w:top w:val="nil"/>
              <w:left w:val="nil"/>
              <w:bottom w:val="single" w:sz="4" w:space="0" w:color="auto"/>
              <w:right w:val="nil"/>
            </w:tcBorders>
            <w:shd w:val="clear" w:color="auto" w:fill="auto"/>
            <w:noWrap/>
            <w:vAlign w:val="bottom"/>
            <w:hideMark/>
            <w:tcPrChange w:id="2896"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507F1BA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44" w:type="pct"/>
            <w:tcBorders>
              <w:top w:val="nil"/>
              <w:left w:val="single" w:sz="4" w:space="0" w:color="auto"/>
              <w:bottom w:val="single" w:sz="4" w:space="0" w:color="auto"/>
              <w:right w:val="single" w:sz="4" w:space="0" w:color="auto"/>
            </w:tcBorders>
            <w:shd w:val="clear" w:color="auto" w:fill="auto"/>
            <w:noWrap/>
            <w:vAlign w:val="bottom"/>
            <w:hideMark/>
            <w:tcPrChange w:id="2897" w:author="Jeff Johnson" w:date="2017-07-12T21:15:00Z">
              <w:tcPr>
                <w:tcW w:w="46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3754109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145,130.16</w:t>
            </w:r>
          </w:p>
        </w:tc>
      </w:tr>
      <w:tr w:rsidR="00CD51C7" w:rsidRPr="00CD51C7" w14:paraId="2E8FB9FA" w14:textId="77777777" w:rsidTr="00B33BF6">
        <w:trPr>
          <w:trHeight w:val="144"/>
          <w:trPrChange w:id="2898" w:author="Jeff Johnson" w:date="2017-07-12T21:15:00Z">
            <w:trPr>
              <w:trHeight w:val="144"/>
            </w:trPr>
          </w:trPrChange>
        </w:trPr>
        <w:tc>
          <w:tcPr>
            <w:tcW w:w="828" w:type="pct"/>
            <w:tcBorders>
              <w:top w:val="nil"/>
              <w:left w:val="nil"/>
              <w:bottom w:val="nil"/>
              <w:right w:val="nil"/>
            </w:tcBorders>
            <w:shd w:val="clear" w:color="auto" w:fill="auto"/>
            <w:noWrap/>
            <w:vAlign w:val="bottom"/>
            <w:hideMark/>
            <w:tcPrChange w:id="2899" w:author="Jeff Johnson" w:date="2017-07-12T21:15:00Z">
              <w:tcPr>
                <w:tcW w:w="1122" w:type="pct"/>
                <w:tcBorders>
                  <w:top w:val="nil"/>
                  <w:left w:val="nil"/>
                  <w:bottom w:val="nil"/>
                  <w:right w:val="nil"/>
                </w:tcBorders>
                <w:shd w:val="clear" w:color="auto" w:fill="auto"/>
                <w:noWrap/>
                <w:vAlign w:val="bottom"/>
                <w:hideMark/>
              </w:tcPr>
            </w:tcPrChange>
          </w:tcPr>
          <w:p w14:paraId="238001DA" w14:textId="77777777" w:rsidR="00CD51C7" w:rsidRPr="00CD51C7" w:rsidRDefault="00CD51C7" w:rsidP="00CD51C7">
            <w:pPr>
              <w:spacing w:before="0"/>
              <w:rPr>
                <w:rFonts w:ascii="Calibri" w:eastAsia="Times New Roman" w:hAnsi="Calibri" w:cs="Calibri"/>
                <w:color w:val="000000"/>
                <w:sz w:val="18"/>
                <w:szCs w:val="18"/>
              </w:rPr>
            </w:pPr>
          </w:p>
        </w:tc>
        <w:tc>
          <w:tcPr>
            <w:tcW w:w="449" w:type="pct"/>
            <w:tcBorders>
              <w:top w:val="nil"/>
              <w:left w:val="nil"/>
              <w:bottom w:val="nil"/>
              <w:right w:val="nil"/>
            </w:tcBorders>
            <w:shd w:val="clear" w:color="auto" w:fill="auto"/>
            <w:noWrap/>
            <w:vAlign w:val="bottom"/>
            <w:hideMark/>
            <w:tcPrChange w:id="2900" w:author="Jeff Johnson" w:date="2017-07-12T21:15:00Z">
              <w:tcPr>
                <w:tcW w:w="620" w:type="pct"/>
                <w:tcBorders>
                  <w:top w:val="nil"/>
                  <w:left w:val="nil"/>
                  <w:bottom w:val="nil"/>
                  <w:right w:val="nil"/>
                </w:tcBorders>
                <w:shd w:val="clear" w:color="auto" w:fill="auto"/>
                <w:noWrap/>
                <w:vAlign w:val="bottom"/>
                <w:hideMark/>
              </w:tcPr>
            </w:tcPrChange>
          </w:tcPr>
          <w:p w14:paraId="00D3BB13" w14:textId="77777777" w:rsidR="00CD51C7" w:rsidRPr="00CD51C7" w:rsidRDefault="00CD51C7" w:rsidP="00CD51C7">
            <w:pPr>
              <w:spacing w:before="0"/>
              <w:jc w:val="center"/>
              <w:rPr>
                <w:rFonts w:ascii="Calibri" w:eastAsia="Times New Roman" w:hAnsi="Calibri" w:cs="Calibri"/>
                <w:color w:val="000000"/>
                <w:sz w:val="18"/>
                <w:szCs w:val="18"/>
              </w:rPr>
            </w:pPr>
          </w:p>
        </w:tc>
        <w:tc>
          <w:tcPr>
            <w:tcW w:w="568" w:type="pct"/>
            <w:tcBorders>
              <w:top w:val="nil"/>
              <w:left w:val="nil"/>
              <w:bottom w:val="nil"/>
              <w:right w:val="nil"/>
            </w:tcBorders>
            <w:shd w:val="clear" w:color="auto" w:fill="auto"/>
            <w:noWrap/>
            <w:vAlign w:val="bottom"/>
            <w:hideMark/>
            <w:tcPrChange w:id="2901" w:author="Jeff Johnson" w:date="2017-07-12T21:15:00Z">
              <w:tcPr>
                <w:tcW w:w="451" w:type="pct"/>
                <w:tcBorders>
                  <w:top w:val="nil"/>
                  <w:left w:val="nil"/>
                  <w:bottom w:val="nil"/>
                  <w:right w:val="nil"/>
                </w:tcBorders>
                <w:shd w:val="clear" w:color="auto" w:fill="auto"/>
                <w:noWrap/>
                <w:vAlign w:val="bottom"/>
                <w:hideMark/>
              </w:tcPr>
            </w:tcPrChange>
          </w:tcPr>
          <w:p w14:paraId="55BC8831" w14:textId="77777777" w:rsidR="00CD51C7" w:rsidRPr="00CD51C7" w:rsidRDefault="00CD51C7" w:rsidP="00CD51C7">
            <w:pPr>
              <w:spacing w:before="0"/>
              <w:jc w:val="center"/>
              <w:rPr>
                <w:rFonts w:ascii="Calibri" w:eastAsia="Times New Roman" w:hAnsi="Calibri" w:cs="Calibri"/>
                <w:color w:val="000000"/>
                <w:sz w:val="18"/>
                <w:szCs w:val="18"/>
              </w:rPr>
            </w:pPr>
          </w:p>
        </w:tc>
        <w:tc>
          <w:tcPr>
            <w:tcW w:w="525" w:type="pct"/>
            <w:tcBorders>
              <w:top w:val="nil"/>
              <w:left w:val="nil"/>
              <w:bottom w:val="nil"/>
              <w:right w:val="nil"/>
            </w:tcBorders>
            <w:shd w:val="clear" w:color="auto" w:fill="auto"/>
            <w:noWrap/>
            <w:vAlign w:val="bottom"/>
            <w:hideMark/>
            <w:tcPrChange w:id="2902" w:author="Jeff Johnson" w:date="2017-07-12T21:15:00Z">
              <w:tcPr>
                <w:tcW w:w="469" w:type="pct"/>
                <w:tcBorders>
                  <w:top w:val="nil"/>
                  <w:left w:val="nil"/>
                  <w:bottom w:val="nil"/>
                  <w:right w:val="nil"/>
                </w:tcBorders>
                <w:shd w:val="clear" w:color="auto" w:fill="auto"/>
                <w:noWrap/>
                <w:vAlign w:val="bottom"/>
                <w:hideMark/>
              </w:tcPr>
            </w:tcPrChange>
          </w:tcPr>
          <w:p w14:paraId="3CC193CC"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23" w:type="pct"/>
            <w:tcBorders>
              <w:top w:val="nil"/>
              <w:left w:val="nil"/>
              <w:bottom w:val="nil"/>
              <w:right w:val="nil"/>
            </w:tcBorders>
            <w:shd w:val="clear" w:color="auto" w:fill="auto"/>
            <w:noWrap/>
            <w:vAlign w:val="bottom"/>
            <w:hideMark/>
            <w:tcPrChange w:id="2903" w:author="Jeff Johnson" w:date="2017-07-12T21:15:00Z">
              <w:tcPr>
                <w:tcW w:w="469" w:type="pct"/>
                <w:tcBorders>
                  <w:top w:val="nil"/>
                  <w:left w:val="nil"/>
                  <w:bottom w:val="nil"/>
                  <w:right w:val="nil"/>
                </w:tcBorders>
                <w:shd w:val="clear" w:color="auto" w:fill="auto"/>
                <w:noWrap/>
                <w:vAlign w:val="bottom"/>
                <w:hideMark/>
              </w:tcPr>
            </w:tcPrChange>
          </w:tcPr>
          <w:p w14:paraId="694FCFCD" w14:textId="77777777" w:rsidR="00CD51C7" w:rsidRPr="00CD51C7" w:rsidRDefault="00CD51C7" w:rsidP="00CD51C7">
            <w:pPr>
              <w:spacing w:before="0"/>
              <w:jc w:val="center"/>
              <w:rPr>
                <w:rFonts w:ascii="Calibri" w:eastAsia="Times New Roman" w:hAnsi="Calibri" w:cs="Calibri"/>
                <w:color w:val="000000"/>
                <w:sz w:val="18"/>
                <w:szCs w:val="18"/>
              </w:rPr>
            </w:pPr>
          </w:p>
        </w:tc>
        <w:tc>
          <w:tcPr>
            <w:tcW w:w="512" w:type="pct"/>
            <w:tcBorders>
              <w:top w:val="nil"/>
              <w:left w:val="nil"/>
              <w:bottom w:val="nil"/>
              <w:right w:val="nil"/>
            </w:tcBorders>
            <w:shd w:val="clear" w:color="auto" w:fill="auto"/>
            <w:noWrap/>
            <w:vAlign w:val="bottom"/>
            <w:hideMark/>
            <w:tcPrChange w:id="2904" w:author="Jeff Johnson" w:date="2017-07-12T21:15:00Z">
              <w:tcPr>
                <w:tcW w:w="469" w:type="pct"/>
                <w:tcBorders>
                  <w:top w:val="nil"/>
                  <w:left w:val="nil"/>
                  <w:bottom w:val="nil"/>
                  <w:right w:val="nil"/>
                </w:tcBorders>
                <w:shd w:val="clear" w:color="auto" w:fill="auto"/>
                <w:noWrap/>
                <w:vAlign w:val="bottom"/>
                <w:hideMark/>
              </w:tcPr>
            </w:tcPrChange>
          </w:tcPr>
          <w:p w14:paraId="35E3CB62" w14:textId="77777777" w:rsidR="00CD51C7" w:rsidRPr="00CD51C7" w:rsidRDefault="00CD51C7" w:rsidP="00CD51C7">
            <w:pPr>
              <w:spacing w:before="0"/>
              <w:jc w:val="center"/>
              <w:rPr>
                <w:rFonts w:ascii="Calibri" w:eastAsia="Times New Roman" w:hAnsi="Calibri" w:cs="Calibri"/>
                <w:color w:val="000000"/>
                <w:sz w:val="18"/>
                <w:szCs w:val="18"/>
              </w:rPr>
            </w:pPr>
          </w:p>
        </w:tc>
        <w:tc>
          <w:tcPr>
            <w:tcW w:w="517" w:type="pct"/>
            <w:tcBorders>
              <w:top w:val="nil"/>
              <w:left w:val="nil"/>
              <w:bottom w:val="nil"/>
              <w:right w:val="nil"/>
            </w:tcBorders>
            <w:shd w:val="clear" w:color="auto" w:fill="auto"/>
            <w:noWrap/>
            <w:vAlign w:val="bottom"/>
            <w:hideMark/>
            <w:tcPrChange w:id="2905" w:author="Jeff Johnson" w:date="2017-07-12T21:15:00Z">
              <w:tcPr>
                <w:tcW w:w="469" w:type="pct"/>
                <w:tcBorders>
                  <w:top w:val="nil"/>
                  <w:left w:val="nil"/>
                  <w:bottom w:val="nil"/>
                  <w:right w:val="nil"/>
                </w:tcBorders>
                <w:shd w:val="clear" w:color="auto" w:fill="auto"/>
                <w:noWrap/>
                <w:vAlign w:val="bottom"/>
                <w:hideMark/>
              </w:tcPr>
            </w:tcPrChange>
          </w:tcPr>
          <w:p w14:paraId="7EFE3541" w14:textId="77777777" w:rsidR="00CD51C7" w:rsidRPr="00CD51C7" w:rsidRDefault="00CD51C7" w:rsidP="00CD51C7">
            <w:pPr>
              <w:spacing w:before="0"/>
              <w:jc w:val="center"/>
              <w:rPr>
                <w:rFonts w:ascii="Calibri" w:eastAsia="Times New Roman" w:hAnsi="Calibri" w:cs="Calibri"/>
                <w:color w:val="000000"/>
                <w:sz w:val="18"/>
                <w:szCs w:val="18"/>
              </w:rPr>
            </w:pPr>
          </w:p>
        </w:tc>
        <w:tc>
          <w:tcPr>
            <w:tcW w:w="733" w:type="pct"/>
            <w:tcBorders>
              <w:top w:val="nil"/>
              <w:left w:val="nil"/>
              <w:bottom w:val="nil"/>
              <w:right w:val="nil"/>
            </w:tcBorders>
            <w:shd w:val="clear" w:color="auto" w:fill="auto"/>
            <w:noWrap/>
            <w:vAlign w:val="bottom"/>
            <w:hideMark/>
            <w:tcPrChange w:id="2906" w:author="Jeff Johnson" w:date="2017-07-12T21:15:00Z">
              <w:tcPr>
                <w:tcW w:w="469" w:type="pct"/>
                <w:tcBorders>
                  <w:top w:val="nil"/>
                  <w:left w:val="nil"/>
                  <w:bottom w:val="nil"/>
                  <w:right w:val="nil"/>
                </w:tcBorders>
                <w:shd w:val="clear" w:color="auto" w:fill="auto"/>
                <w:noWrap/>
                <w:vAlign w:val="bottom"/>
                <w:hideMark/>
              </w:tcPr>
            </w:tcPrChange>
          </w:tcPr>
          <w:p w14:paraId="794E09D4"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44" w:type="pct"/>
            <w:tcBorders>
              <w:top w:val="nil"/>
              <w:left w:val="nil"/>
              <w:bottom w:val="nil"/>
              <w:right w:val="nil"/>
            </w:tcBorders>
            <w:shd w:val="clear" w:color="auto" w:fill="auto"/>
            <w:noWrap/>
            <w:vAlign w:val="bottom"/>
            <w:hideMark/>
            <w:tcPrChange w:id="2907" w:author="Jeff Johnson" w:date="2017-07-12T21:15:00Z">
              <w:tcPr>
                <w:tcW w:w="462" w:type="pct"/>
                <w:tcBorders>
                  <w:top w:val="nil"/>
                  <w:left w:val="nil"/>
                  <w:bottom w:val="nil"/>
                  <w:right w:val="nil"/>
                </w:tcBorders>
                <w:shd w:val="clear" w:color="auto" w:fill="auto"/>
                <w:noWrap/>
                <w:vAlign w:val="bottom"/>
                <w:hideMark/>
              </w:tcPr>
            </w:tcPrChange>
          </w:tcPr>
          <w:p w14:paraId="41DBF696" w14:textId="77777777" w:rsidR="00CD51C7" w:rsidRPr="00CD51C7" w:rsidRDefault="00CD51C7" w:rsidP="00CD51C7">
            <w:pPr>
              <w:spacing w:before="0"/>
              <w:rPr>
                <w:rFonts w:ascii="Calibri" w:eastAsia="Times New Roman" w:hAnsi="Calibri" w:cs="Calibri"/>
                <w:color w:val="000000"/>
                <w:sz w:val="18"/>
                <w:szCs w:val="18"/>
              </w:rPr>
            </w:pPr>
          </w:p>
        </w:tc>
      </w:tr>
      <w:tr w:rsidR="00CD51C7" w:rsidRPr="00CD51C7" w14:paraId="1FC79554" w14:textId="77777777" w:rsidTr="00B33BF6">
        <w:trPr>
          <w:trHeight w:val="144"/>
          <w:trPrChange w:id="2908" w:author="Jeff Johnson" w:date="2017-07-12T21:15:00Z">
            <w:trPr>
              <w:trHeight w:val="144"/>
            </w:trPr>
          </w:trPrChange>
        </w:trPr>
        <w:tc>
          <w:tcPr>
            <w:tcW w:w="828" w:type="pct"/>
            <w:tcBorders>
              <w:top w:val="nil"/>
              <w:left w:val="nil"/>
              <w:bottom w:val="nil"/>
              <w:right w:val="nil"/>
            </w:tcBorders>
            <w:shd w:val="clear" w:color="000000" w:fill="D9D9D9"/>
            <w:noWrap/>
            <w:vAlign w:val="bottom"/>
            <w:hideMark/>
            <w:tcPrChange w:id="2909" w:author="Jeff Johnson" w:date="2017-07-12T21:15:00Z">
              <w:tcPr>
                <w:tcW w:w="1122" w:type="pct"/>
                <w:tcBorders>
                  <w:top w:val="nil"/>
                  <w:left w:val="nil"/>
                  <w:bottom w:val="nil"/>
                  <w:right w:val="nil"/>
                </w:tcBorders>
                <w:shd w:val="clear" w:color="000000" w:fill="D9D9D9"/>
                <w:noWrap/>
                <w:vAlign w:val="bottom"/>
                <w:hideMark/>
              </w:tcPr>
            </w:tcPrChange>
          </w:tcPr>
          <w:p w14:paraId="5ADE6B5C" w14:textId="77777777" w:rsidR="00CD51C7" w:rsidRPr="00CD51C7" w:rsidRDefault="00CD51C7" w:rsidP="00CD51C7">
            <w:pPr>
              <w:spacing w:before="0"/>
              <w:rPr>
                <w:rFonts w:ascii="Calibri" w:eastAsia="Times New Roman" w:hAnsi="Calibri" w:cs="Calibri"/>
                <w:b/>
                <w:bCs/>
                <w:color w:val="000000"/>
                <w:sz w:val="18"/>
                <w:szCs w:val="18"/>
              </w:rPr>
            </w:pPr>
            <w:r w:rsidRPr="00CD51C7">
              <w:rPr>
                <w:rFonts w:ascii="Calibri" w:eastAsia="Times New Roman" w:hAnsi="Calibri" w:cs="Calibri"/>
                <w:b/>
                <w:bCs/>
                <w:color w:val="000000"/>
                <w:sz w:val="18"/>
                <w:szCs w:val="18"/>
              </w:rPr>
              <w:t>TOTAL COSTS PER YEAR</w:t>
            </w:r>
          </w:p>
        </w:tc>
        <w:tc>
          <w:tcPr>
            <w:tcW w:w="449" w:type="pct"/>
            <w:tcBorders>
              <w:top w:val="nil"/>
              <w:left w:val="nil"/>
              <w:bottom w:val="nil"/>
              <w:right w:val="nil"/>
            </w:tcBorders>
            <w:shd w:val="clear" w:color="000000" w:fill="D9D9D9"/>
            <w:noWrap/>
            <w:vAlign w:val="bottom"/>
            <w:hideMark/>
            <w:tcPrChange w:id="2910" w:author="Jeff Johnson" w:date="2017-07-12T21:15:00Z">
              <w:tcPr>
                <w:tcW w:w="620" w:type="pct"/>
                <w:tcBorders>
                  <w:top w:val="nil"/>
                  <w:left w:val="nil"/>
                  <w:bottom w:val="nil"/>
                  <w:right w:val="nil"/>
                </w:tcBorders>
                <w:shd w:val="clear" w:color="000000" w:fill="D9D9D9"/>
                <w:noWrap/>
                <w:vAlign w:val="bottom"/>
                <w:hideMark/>
              </w:tcPr>
            </w:tcPrChange>
          </w:tcPr>
          <w:p w14:paraId="21C98376"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68" w:type="pct"/>
            <w:tcBorders>
              <w:top w:val="nil"/>
              <w:left w:val="nil"/>
              <w:bottom w:val="nil"/>
              <w:right w:val="nil"/>
            </w:tcBorders>
            <w:shd w:val="clear" w:color="000000" w:fill="D9D9D9"/>
            <w:noWrap/>
            <w:vAlign w:val="bottom"/>
            <w:hideMark/>
            <w:tcPrChange w:id="2911" w:author="Jeff Johnson" w:date="2017-07-12T21:15:00Z">
              <w:tcPr>
                <w:tcW w:w="451" w:type="pct"/>
                <w:tcBorders>
                  <w:top w:val="nil"/>
                  <w:left w:val="nil"/>
                  <w:bottom w:val="nil"/>
                  <w:right w:val="nil"/>
                </w:tcBorders>
                <w:shd w:val="clear" w:color="000000" w:fill="D9D9D9"/>
                <w:noWrap/>
                <w:vAlign w:val="bottom"/>
                <w:hideMark/>
              </w:tcPr>
            </w:tcPrChange>
          </w:tcPr>
          <w:p w14:paraId="4AC513F1"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25" w:type="pct"/>
            <w:tcBorders>
              <w:top w:val="nil"/>
              <w:left w:val="nil"/>
              <w:bottom w:val="nil"/>
              <w:right w:val="nil"/>
            </w:tcBorders>
            <w:shd w:val="clear" w:color="000000" w:fill="D9D9D9"/>
            <w:noWrap/>
            <w:vAlign w:val="bottom"/>
            <w:hideMark/>
            <w:tcPrChange w:id="2912" w:author="Jeff Johnson" w:date="2017-07-12T21:15:00Z">
              <w:tcPr>
                <w:tcW w:w="469" w:type="pct"/>
                <w:tcBorders>
                  <w:top w:val="nil"/>
                  <w:left w:val="nil"/>
                  <w:bottom w:val="nil"/>
                  <w:right w:val="nil"/>
                </w:tcBorders>
                <w:shd w:val="clear" w:color="000000" w:fill="D9D9D9"/>
                <w:noWrap/>
                <w:vAlign w:val="bottom"/>
                <w:hideMark/>
              </w:tcPr>
            </w:tcPrChange>
          </w:tcPr>
          <w:p w14:paraId="059AE8BC"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23" w:type="pct"/>
            <w:tcBorders>
              <w:top w:val="nil"/>
              <w:left w:val="nil"/>
              <w:bottom w:val="nil"/>
              <w:right w:val="nil"/>
            </w:tcBorders>
            <w:shd w:val="clear" w:color="000000" w:fill="D9D9D9"/>
            <w:noWrap/>
            <w:vAlign w:val="bottom"/>
            <w:hideMark/>
            <w:tcPrChange w:id="2913" w:author="Jeff Johnson" w:date="2017-07-12T21:15:00Z">
              <w:tcPr>
                <w:tcW w:w="469" w:type="pct"/>
                <w:tcBorders>
                  <w:top w:val="nil"/>
                  <w:left w:val="nil"/>
                  <w:bottom w:val="nil"/>
                  <w:right w:val="nil"/>
                </w:tcBorders>
                <w:shd w:val="clear" w:color="000000" w:fill="D9D9D9"/>
                <w:noWrap/>
                <w:vAlign w:val="bottom"/>
                <w:hideMark/>
              </w:tcPr>
            </w:tcPrChange>
          </w:tcPr>
          <w:p w14:paraId="22DF2228"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12" w:type="pct"/>
            <w:tcBorders>
              <w:top w:val="nil"/>
              <w:left w:val="nil"/>
              <w:bottom w:val="nil"/>
              <w:right w:val="nil"/>
            </w:tcBorders>
            <w:shd w:val="clear" w:color="000000" w:fill="D9D9D9"/>
            <w:noWrap/>
            <w:vAlign w:val="bottom"/>
            <w:hideMark/>
            <w:tcPrChange w:id="2914" w:author="Jeff Johnson" w:date="2017-07-12T21:15:00Z">
              <w:tcPr>
                <w:tcW w:w="469" w:type="pct"/>
                <w:tcBorders>
                  <w:top w:val="nil"/>
                  <w:left w:val="nil"/>
                  <w:bottom w:val="nil"/>
                  <w:right w:val="nil"/>
                </w:tcBorders>
                <w:shd w:val="clear" w:color="000000" w:fill="D9D9D9"/>
                <w:noWrap/>
                <w:vAlign w:val="bottom"/>
                <w:hideMark/>
              </w:tcPr>
            </w:tcPrChange>
          </w:tcPr>
          <w:p w14:paraId="652E124D"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17" w:type="pct"/>
            <w:tcBorders>
              <w:top w:val="nil"/>
              <w:left w:val="nil"/>
              <w:bottom w:val="nil"/>
              <w:right w:val="nil"/>
            </w:tcBorders>
            <w:shd w:val="clear" w:color="000000" w:fill="D9D9D9"/>
            <w:noWrap/>
            <w:vAlign w:val="bottom"/>
            <w:hideMark/>
            <w:tcPrChange w:id="2915" w:author="Jeff Johnson" w:date="2017-07-12T21:15:00Z">
              <w:tcPr>
                <w:tcW w:w="469" w:type="pct"/>
                <w:tcBorders>
                  <w:top w:val="nil"/>
                  <w:left w:val="nil"/>
                  <w:bottom w:val="nil"/>
                  <w:right w:val="nil"/>
                </w:tcBorders>
                <w:shd w:val="clear" w:color="000000" w:fill="D9D9D9"/>
                <w:noWrap/>
                <w:vAlign w:val="bottom"/>
                <w:hideMark/>
              </w:tcPr>
            </w:tcPrChange>
          </w:tcPr>
          <w:p w14:paraId="3380EF89"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733" w:type="pct"/>
            <w:tcBorders>
              <w:top w:val="nil"/>
              <w:left w:val="nil"/>
              <w:bottom w:val="nil"/>
              <w:right w:val="nil"/>
            </w:tcBorders>
            <w:shd w:val="clear" w:color="000000" w:fill="D9D9D9"/>
            <w:noWrap/>
            <w:vAlign w:val="bottom"/>
            <w:hideMark/>
            <w:tcPrChange w:id="2916" w:author="Jeff Johnson" w:date="2017-07-12T21:15:00Z">
              <w:tcPr>
                <w:tcW w:w="469" w:type="pct"/>
                <w:tcBorders>
                  <w:top w:val="nil"/>
                  <w:left w:val="nil"/>
                  <w:bottom w:val="nil"/>
                  <w:right w:val="nil"/>
                </w:tcBorders>
                <w:shd w:val="clear" w:color="000000" w:fill="D9D9D9"/>
                <w:noWrap/>
                <w:vAlign w:val="bottom"/>
                <w:hideMark/>
              </w:tcPr>
            </w:tcPrChange>
          </w:tcPr>
          <w:p w14:paraId="74723342"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44" w:type="pct"/>
            <w:tcBorders>
              <w:top w:val="nil"/>
              <w:left w:val="nil"/>
              <w:bottom w:val="nil"/>
              <w:right w:val="nil"/>
            </w:tcBorders>
            <w:shd w:val="clear" w:color="000000" w:fill="D9D9D9"/>
            <w:noWrap/>
            <w:vAlign w:val="bottom"/>
            <w:hideMark/>
            <w:tcPrChange w:id="2917" w:author="Jeff Johnson" w:date="2017-07-12T21:15:00Z">
              <w:tcPr>
                <w:tcW w:w="462" w:type="pct"/>
                <w:tcBorders>
                  <w:top w:val="nil"/>
                  <w:left w:val="nil"/>
                  <w:bottom w:val="nil"/>
                  <w:right w:val="nil"/>
                </w:tcBorders>
                <w:shd w:val="clear" w:color="000000" w:fill="D9D9D9"/>
                <w:noWrap/>
                <w:vAlign w:val="bottom"/>
                <w:hideMark/>
              </w:tcPr>
            </w:tcPrChange>
          </w:tcPr>
          <w:p w14:paraId="5C2558AC"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r>
      <w:tr w:rsidR="00CD51C7" w:rsidRPr="00CD51C7" w14:paraId="0159A5A3" w14:textId="77777777" w:rsidTr="00B33BF6">
        <w:trPr>
          <w:trHeight w:val="144"/>
          <w:trPrChange w:id="2918" w:author="Jeff Johnson" w:date="2017-07-12T21:15:00Z">
            <w:trPr>
              <w:trHeight w:val="144"/>
            </w:trPr>
          </w:trPrChange>
        </w:trPr>
        <w:tc>
          <w:tcPr>
            <w:tcW w:w="828" w:type="pct"/>
            <w:tcBorders>
              <w:top w:val="nil"/>
              <w:left w:val="nil"/>
              <w:bottom w:val="single" w:sz="4" w:space="0" w:color="auto"/>
              <w:right w:val="nil"/>
            </w:tcBorders>
            <w:shd w:val="clear" w:color="auto" w:fill="auto"/>
            <w:noWrap/>
            <w:vAlign w:val="bottom"/>
            <w:hideMark/>
            <w:tcPrChange w:id="2919" w:author="Jeff Johnson" w:date="2017-07-12T21:15:00Z">
              <w:tcPr>
                <w:tcW w:w="1122" w:type="pct"/>
                <w:tcBorders>
                  <w:top w:val="nil"/>
                  <w:left w:val="nil"/>
                  <w:bottom w:val="single" w:sz="4" w:space="0" w:color="auto"/>
                  <w:right w:val="nil"/>
                </w:tcBorders>
                <w:shd w:val="clear" w:color="auto" w:fill="auto"/>
                <w:noWrap/>
                <w:vAlign w:val="bottom"/>
                <w:hideMark/>
              </w:tcPr>
            </w:tcPrChange>
          </w:tcPr>
          <w:p w14:paraId="46B87EFF" w14:textId="77777777" w:rsidR="00CD51C7" w:rsidRPr="00CD51C7" w:rsidRDefault="00CD51C7" w:rsidP="00CD51C7">
            <w:pPr>
              <w:spacing w:before="0"/>
              <w:rPr>
                <w:rFonts w:ascii="Calibri" w:eastAsia="Times New Roman" w:hAnsi="Calibri" w:cs="Calibri"/>
                <w:color w:val="000000"/>
                <w:sz w:val="18"/>
                <w:szCs w:val="18"/>
              </w:rPr>
            </w:pPr>
          </w:p>
        </w:tc>
        <w:tc>
          <w:tcPr>
            <w:tcW w:w="449" w:type="pct"/>
            <w:tcBorders>
              <w:top w:val="nil"/>
              <w:left w:val="nil"/>
              <w:bottom w:val="single" w:sz="4" w:space="0" w:color="auto"/>
              <w:right w:val="nil"/>
            </w:tcBorders>
            <w:shd w:val="clear" w:color="auto" w:fill="auto"/>
            <w:noWrap/>
            <w:vAlign w:val="bottom"/>
            <w:hideMark/>
            <w:tcPrChange w:id="2920" w:author="Jeff Johnson" w:date="2017-07-12T21:15:00Z">
              <w:tcPr>
                <w:tcW w:w="620" w:type="pct"/>
                <w:tcBorders>
                  <w:top w:val="nil"/>
                  <w:left w:val="nil"/>
                  <w:bottom w:val="single" w:sz="4" w:space="0" w:color="auto"/>
                  <w:right w:val="nil"/>
                </w:tcBorders>
                <w:shd w:val="clear" w:color="auto" w:fill="auto"/>
                <w:noWrap/>
                <w:vAlign w:val="bottom"/>
                <w:hideMark/>
              </w:tcPr>
            </w:tcPrChange>
          </w:tcPr>
          <w:p w14:paraId="2EECE16B" w14:textId="77777777" w:rsidR="00CD51C7" w:rsidRPr="00CD51C7" w:rsidRDefault="00CD51C7" w:rsidP="00CD51C7">
            <w:pPr>
              <w:spacing w:before="0"/>
              <w:jc w:val="center"/>
              <w:rPr>
                <w:rFonts w:ascii="Calibri" w:eastAsia="Times New Roman" w:hAnsi="Calibri" w:cs="Calibri"/>
                <w:color w:val="000000"/>
                <w:sz w:val="18"/>
                <w:szCs w:val="18"/>
              </w:rPr>
            </w:pPr>
          </w:p>
        </w:tc>
        <w:tc>
          <w:tcPr>
            <w:tcW w:w="568" w:type="pct"/>
            <w:tcBorders>
              <w:top w:val="nil"/>
              <w:left w:val="nil"/>
              <w:bottom w:val="single" w:sz="4" w:space="0" w:color="auto"/>
              <w:right w:val="nil"/>
            </w:tcBorders>
            <w:shd w:val="clear" w:color="auto" w:fill="auto"/>
            <w:noWrap/>
            <w:vAlign w:val="bottom"/>
            <w:hideMark/>
            <w:tcPrChange w:id="2921" w:author="Jeff Johnson" w:date="2017-07-12T21:15:00Z">
              <w:tcPr>
                <w:tcW w:w="451" w:type="pct"/>
                <w:tcBorders>
                  <w:top w:val="nil"/>
                  <w:left w:val="nil"/>
                  <w:bottom w:val="single" w:sz="4" w:space="0" w:color="auto"/>
                  <w:right w:val="nil"/>
                </w:tcBorders>
                <w:shd w:val="clear" w:color="auto" w:fill="auto"/>
                <w:noWrap/>
                <w:vAlign w:val="bottom"/>
                <w:hideMark/>
              </w:tcPr>
            </w:tcPrChange>
          </w:tcPr>
          <w:p w14:paraId="5090851C" w14:textId="77777777" w:rsidR="00CD51C7" w:rsidRPr="00CD51C7" w:rsidRDefault="00CD51C7" w:rsidP="00CD51C7">
            <w:pPr>
              <w:spacing w:before="0"/>
              <w:jc w:val="center"/>
              <w:rPr>
                <w:rFonts w:ascii="Calibri" w:eastAsia="Times New Roman" w:hAnsi="Calibri" w:cs="Calibri"/>
                <w:color w:val="000000"/>
                <w:sz w:val="18"/>
                <w:szCs w:val="18"/>
              </w:rPr>
            </w:pPr>
          </w:p>
        </w:tc>
        <w:tc>
          <w:tcPr>
            <w:tcW w:w="525" w:type="pct"/>
            <w:tcBorders>
              <w:top w:val="nil"/>
              <w:left w:val="nil"/>
              <w:bottom w:val="single" w:sz="4" w:space="0" w:color="auto"/>
              <w:right w:val="nil"/>
            </w:tcBorders>
            <w:shd w:val="clear" w:color="auto" w:fill="auto"/>
            <w:noWrap/>
            <w:vAlign w:val="bottom"/>
            <w:hideMark/>
            <w:tcPrChange w:id="2922"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534F68B3"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23" w:type="pct"/>
            <w:tcBorders>
              <w:top w:val="nil"/>
              <w:left w:val="nil"/>
              <w:bottom w:val="single" w:sz="4" w:space="0" w:color="auto"/>
              <w:right w:val="nil"/>
            </w:tcBorders>
            <w:shd w:val="clear" w:color="auto" w:fill="auto"/>
            <w:noWrap/>
            <w:vAlign w:val="bottom"/>
            <w:hideMark/>
            <w:tcPrChange w:id="2923"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28707997" w14:textId="77777777" w:rsidR="00CD51C7" w:rsidRPr="00CD51C7" w:rsidRDefault="00CD51C7" w:rsidP="00CD51C7">
            <w:pPr>
              <w:spacing w:before="0"/>
              <w:jc w:val="center"/>
              <w:rPr>
                <w:rFonts w:ascii="Calibri" w:eastAsia="Times New Roman" w:hAnsi="Calibri" w:cs="Calibri"/>
                <w:color w:val="000000"/>
                <w:sz w:val="18"/>
                <w:szCs w:val="18"/>
              </w:rPr>
            </w:pPr>
          </w:p>
        </w:tc>
        <w:tc>
          <w:tcPr>
            <w:tcW w:w="512" w:type="pct"/>
            <w:tcBorders>
              <w:top w:val="nil"/>
              <w:left w:val="nil"/>
              <w:bottom w:val="single" w:sz="4" w:space="0" w:color="auto"/>
              <w:right w:val="nil"/>
            </w:tcBorders>
            <w:shd w:val="clear" w:color="auto" w:fill="auto"/>
            <w:noWrap/>
            <w:vAlign w:val="bottom"/>
            <w:hideMark/>
            <w:tcPrChange w:id="2924"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7DF5522B" w14:textId="77777777" w:rsidR="00CD51C7" w:rsidRPr="00CD51C7" w:rsidRDefault="00CD51C7" w:rsidP="00CD51C7">
            <w:pPr>
              <w:spacing w:before="0"/>
              <w:jc w:val="center"/>
              <w:rPr>
                <w:rFonts w:ascii="Calibri" w:eastAsia="Times New Roman" w:hAnsi="Calibri" w:cs="Calibri"/>
                <w:color w:val="000000"/>
                <w:sz w:val="18"/>
                <w:szCs w:val="18"/>
              </w:rPr>
            </w:pPr>
          </w:p>
        </w:tc>
        <w:tc>
          <w:tcPr>
            <w:tcW w:w="517" w:type="pct"/>
            <w:tcBorders>
              <w:top w:val="nil"/>
              <w:left w:val="nil"/>
              <w:bottom w:val="single" w:sz="4" w:space="0" w:color="auto"/>
              <w:right w:val="nil"/>
            </w:tcBorders>
            <w:shd w:val="clear" w:color="auto" w:fill="auto"/>
            <w:noWrap/>
            <w:vAlign w:val="bottom"/>
            <w:hideMark/>
            <w:tcPrChange w:id="2925"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475E444A" w14:textId="77777777" w:rsidR="00CD51C7" w:rsidRPr="00CD51C7" w:rsidRDefault="00CD51C7" w:rsidP="00CD51C7">
            <w:pPr>
              <w:spacing w:before="0"/>
              <w:jc w:val="center"/>
              <w:rPr>
                <w:rFonts w:ascii="Calibri" w:eastAsia="Times New Roman" w:hAnsi="Calibri" w:cs="Calibri"/>
                <w:color w:val="000000"/>
                <w:sz w:val="18"/>
                <w:szCs w:val="18"/>
              </w:rPr>
            </w:pPr>
          </w:p>
        </w:tc>
        <w:tc>
          <w:tcPr>
            <w:tcW w:w="733" w:type="pct"/>
            <w:tcBorders>
              <w:top w:val="nil"/>
              <w:left w:val="nil"/>
              <w:bottom w:val="single" w:sz="4" w:space="0" w:color="auto"/>
              <w:right w:val="nil"/>
            </w:tcBorders>
            <w:shd w:val="clear" w:color="auto" w:fill="auto"/>
            <w:noWrap/>
            <w:vAlign w:val="bottom"/>
            <w:hideMark/>
            <w:tcPrChange w:id="2926"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066EB0B7"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44" w:type="pct"/>
            <w:tcBorders>
              <w:top w:val="nil"/>
              <w:left w:val="nil"/>
              <w:bottom w:val="single" w:sz="4" w:space="0" w:color="auto"/>
              <w:right w:val="nil"/>
            </w:tcBorders>
            <w:shd w:val="clear" w:color="auto" w:fill="auto"/>
            <w:noWrap/>
            <w:vAlign w:val="bottom"/>
            <w:hideMark/>
            <w:tcPrChange w:id="2927" w:author="Jeff Johnson" w:date="2017-07-12T21:15:00Z">
              <w:tcPr>
                <w:tcW w:w="462" w:type="pct"/>
                <w:tcBorders>
                  <w:top w:val="nil"/>
                  <w:left w:val="nil"/>
                  <w:bottom w:val="single" w:sz="4" w:space="0" w:color="auto"/>
                  <w:right w:val="nil"/>
                </w:tcBorders>
                <w:shd w:val="clear" w:color="auto" w:fill="auto"/>
                <w:noWrap/>
                <w:vAlign w:val="bottom"/>
                <w:hideMark/>
              </w:tcPr>
            </w:tcPrChange>
          </w:tcPr>
          <w:p w14:paraId="5F7E0A2F" w14:textId="77777777" w:rsidR="00CD51C7" w:rsidRPr="00CD51C7" w:rsidRDefault="00CD51C7" w:rsidP="00CD51C7">
            <w:pPr>
              <w:spacing w:before="0"/>
              <w:rPr>
                <w:rFonts w:ascii="Calibri" w:eastAsia="Times New Roman" w:hAnsi="Calibri" w:cs="Calibri"/>
                <w:color w:val="000000"/>
                <w:sz w:val="18"/>
                <w:szCs w:val="18"/>
              </w:rPr>
            </w:pPr>
          </w:p>
        </w:tc>
      </w:tr>
      <w:tr w:rsidR="0014347D" w:rsidRPr="0014347D" w14:paraId="6AF6A490" w14:textId="77777777" w:rsidTr="00B33BF6">
        <w:trPr>
          <w:trHeight w:val="432"/>
          <w:trPrChange w:id="2928" w:author="Jeff Johnson" w:date="2017-07-12T21:15:00Z">
            <w:trPr>
              <w:trHeight w:val="432"/>
            </w:trPr>
          </w:trPrChange>
        </w:trPr>
        <w:tc>
          <w:tcPr>
            <w:tcW w:w="828" w:type="pct"/>
            <w:tcBorders>
              <w:top w:val="single" w:sz="4" w:space="0" w:color="auto"/>
              <w:left w:val="single" w:sz="4" w:space="0" w:color="auto"/>
              <w:bottom w:val="single" w:sz="4" w:space="0" w:color="auto"/>
              <w:right w:val="single" w:sz="4" w:space="0" w:color="auto"/>
            </w:tcBorders>
            <w:shd w:val="clear" w:color="auto" w:fill="43B02A"/>
            <w:noWrap/>
            <w:vAlign w:val="center"/>
            <w:hideMark/>
            <w:tcPrChange w:id="2929" w:author="Jeff Johnson" w:date="2017-07-12T21:15:00Z">
              <w:tcPr>
                <w:tcW w:w="1122" w:type="pct"/>
                <w:tcBorders>
                  <w:top w:val="single" w:sz="4" w:space="0" w:color="auto"/>
                  <w:left w:val="single" w:sz="4" w:space="0" w:color="auto"/>
                  <w:bottom w:val="single" w:sz="4" w:space="0" w:color="auto"/>
                  <w:right w:val="single" w:sz="4" w:space="0" w:color="auto"/>
                </w:tcBorders>
                <w:shd w:val="clear" w:color="auto" w:fill="43B02A"/>
                <w:noWrap/>
                <w:vAlign w:val="center"/>
                <w:hideMark/>
              </w:tcPr>
            </w:tcPrChange>
          </w:tcPr>
          <w:p w14:paraId="67341BA7" w14:textId="77777777" w:rsidR="00CD51C7" w:rsidRPr="00CD51C7" w:rsidRDefault="00CD51C7" w:rsidP="0014347D">
            <w:pPr>
              <w:spacing w:before="0"/>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Monthly Costs</w:t>
            </w:r>
          </w:p>
        </w:tc>
        <w:tc>
          <w:tcPr>
            <w:tcW w:w="449" w:type="pct"/>
            <w:tcBorders>
              <w:top w:val="single" w:sz="4" w:space="0" w:color="auto"/>
              <w:left w:val="nil"/>
              <w:bottom w:val="single" w:sz="4" w:space="0" w:color="auto"/>
              <w:right w:val="single" w:sz="4" w:space="0" w:color="auto"/>
            </w:tcBorders>
            <w:shd w:val="clear" w:color="auto" w:fill="43B02A"/>
            <w:noWrap/>
            <w:vAlign w:val="center"/>
            <w:hideMark/>
            <w:tcPrChange w:id="2930" w:author="Jeff Johnson" w:date="2017-07-12T21:15:00Z">
              <w:tcPr>
                <w:tcW w:w="620" w:type="pct"/>
                <w:tcBorders>
                  <w:top w:val="single" w:sz="4" w:space="0" w:color="auto"/>
                  <w:left w:val="nil"/>
                  <w:bottom w:val="single" w:sz="4" w:space="0" w:color="auto"/>
                  <w:right w:val="single" w:sz="4" w:space="0" w:color="auto"/>
                </w:tcBorders>
                <w:shd w:val="clear" w:color="auto" w:fill="43B02A"/>
                <w:noWrap/>
                <w:vAlign w:val="center"/>
                <w:hideMark/>
              </w:tcPr>
            </w:tcPrChange>
          </w:tcPr>
          <w:p w14:paraId="5515D3C6"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Test Delivery</w:t>
            </w:r>
          </w:p>
        </w:tc>
        <w:tc>
          <w:tcPr>
            <w:tcW w:w="568" w:type="pct"/>
            <w:tcBorders>
              <w:top w:val="single" w:sz="4" w:space="0" w:color="auto"/>
              <w:left w:val="nil"/>
              <w:bottom w:val="single" w:sz="4" w:space="0" w:color="auto"/>
              <w:right w:val="single" w:sz="4" w:space="0" w:color="auto"/>
            </w:tcBorders>
            <w:shd w:val="clear" w:color="auto" w:fill="43B02A"/>
            <w:noWrap/>
            <w:vAlign w:val="center"/>
            <w:hideMark/>
            <w:tcPrChange w:id="2931" w:author="Jeff Johnson" w:date="2017-07-12T21:15:00Z">
              <w:tcPr>
                <w:tcW w:w="451" w:type="pct"/>
                <w:tcBorders>
                  <w:top w:val="single" w:sz="4" w:space="0" w:color="auto"/>
                  <w:left w:val="nil"/>
                  <w:bottom w:val="single" w:sz="4" w:space="0" w:color="auto"/>
                  <w:right w:val="single" w:sz="4" w:space="0" w:color="auto"/>
                </w:tcBorders>
                <w:shd w:val="clear" w:color="auto" w:fill="43B02A"/>
                <w:noWrap/>
                <w:vAlign w:val="center"/>
                <w:hideMark/>
              </w:tcPr>
            </w:tcPrChange>
          </w:tcPr>
          <w:p w14:paraId="416A2CC5"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 xml:space="preserve">Test </w:t>
            </w:r>
            <w:proofErr w:type="spellStart"/>
            <w:r w:rsidRPr="00CD51C7">
              <w:rPr>
                <w:rFonts w:ascii="Calibri" w:eastAsia="Times New Roman" w:hAnsi="Calibri" w:cs="Calibri"/>
                <w:b/>
                <w:bCs/>
                <w:color w:val="FFFFFF" w:themeColor="background1"/>
                <w:sz w:val="18"/>
                <w:szCs w:val="18"/>
              </w:rPr>
              <w:t>Int</w:t>
            </w:r>
            <w:proofErr w:type="spellEnd"/>
            <w:r w:rsidRPr="00CD51C7">
              <w:rPr>
                <w:rFonts w:ascii="Calibri" w:eastAsia="Times New Roman" w:hAnsi="Calibri" w:cs="Calibri"/>
                <w:b/>
                <w:bCs/>
                <w:color w:val="FFFFFF" w:themeColor="background1"/>
                <w:sz w:val="18"/>
                <w:szCs w:val="18"/>
              </w:rPr>
              <w:t xml:space="preserve"> &amp; Scoring</w:t>
            </w:r>
          </w:p>
        </w:tc>
        <w:tc>
          <w:tcPr>
            <w:tcW w:w="525" w:type="pct"/>
            <w:tcBorders>
              <w:top w:val="single" w:sz="4" w:space="0" w:color="auto"/>
              <w:left w:val="nil"/>
              <w:bottom w:val="single" w:sz="4" w:space="0" w:color="auto"/>
              <w:right w:val="single" w:sz="4" w:space="0" w:color="auto"/>
            </w:tcBorders>
            <w:shd w:val="clear" w:color="auto" w:fill="43B02A"/>
            <w:noWrap/>
            <w:vAlign w:val="center"/>
            <w:hideMark/>
            <w:tcPrChange w:id="2932" w:author="Jeff Johnson" w:date="2017-07-12T21:15:00Z">
              <w:tcPr>
                <w:tcW w:w="469" w:type="pct"/>
                <w:tcBorders>
                  <w:top w:val="single" w:sz="4" w:space="0" w:color="auto"/>
                  <w:left w:val="nil"/>
                  <w:bottom w:val="single" w:sz="4" w:space="0" w:color="auto"/>
                  <w:right w:val="single" w:sz="4" w:space="0" w:color="auto"/>
                </w:tcBorders>
                <w:shd w:val="clear" w:color="auto" w:fill="43B02A"/>
                <w:noWrap/>
                <w:vAlign w:val="center"/>
                <w:hideMark/>
              </w:tcPr>
            </w:tcPrChange>
          </w:tcPr>
          <w:p w14:paraId="2144533E"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 xml:space="preserve">Test </w:t>
            </w:r>
            <w:proofErr w:type="spellStart"/>
            <w:r w:rsidRPr="00CD51C7">
              <w:rPr>
                <w:rFonts w:ascii="Calibri" w:eastAsia="Times New Roman" w:hAnsi="Calibri" w:cs="Calibri"/>
                <w:b/>
                <w:bCs/>
                <w:color w:val="FFFFFF" w:themeColor="background1"/>
                <w:sz w:val="18"/>
                <w:szCs w:val="18"/>
              </w:rPr>
              <w:t>Reg</w:t>
            </w:r>
            <w:proofErr w:type="spellEnd"/>
            <w:r w:rsidRPr="00CD51C7">
              <w:rPr>
                <w:rFonts w:ascii="Calibri" w:eastAsia="Times New Roman" w:hAnsi="Calibri" w:cs="Calibri"/>
                <w:b/>
                <w:bCs/>
                <w:color w:val="FFFFFF" w:themeColor="background1"/>
                <w:sz w:val="18"/>
                <w:szCs w:val="18"/>
              </w:rPr>
              <w:t xml:space="preserve"> &amp; </w:t>
            </w:r>
            <w:proofErr w:type="spellStart"/>
            <w:r w:rsidRPr="00CD51C7">
              <w:rPr>
                <w:rFonts w:ascii="Calibri" w:eastAsia="Times New Roman" w:hAnsi="Calibri" w:cs="Calibri"/>
                <w:b/>
                <w:bCs/>
                <w:color w:val="FFFFFF" w:themeColor="background1"/>
                <w:sz w:val="18"/>
                <w:szCs w:val="18"/>
              </w:rPr>
              <w:t>Adm</w:t>
            </w:r>
            <w:proofErr w:type="spellEnd"/>
          </w:p>
        </w:tc>
        <w:tc>
          <w:tcPr>
            <w:tcW w:w="423" w:type="pct"/>
            <w:tcBorders>
              <w:top w:val="single" w:sz="4" w:space="0" w:color="auto"/>
              <w:left w:val="nil"/>
              <w:bottom w:val="single" w:sz="4" w:space="0" w:color="auto"/>
              <w:right w:val="single" w:sz="4" w:space="0" w:color="auto"/>
            </w:tcBorders>
            <w:shd w:val="clear" w:color="auto" w:fill="43B02A"/>
            <w:noWrap/>
            <w:vAlign w:val="center"/>
            <w:hideMark/>
            <w:tcPrChange w:id="2933" w:author="Jeff Johnson" w:date="2017-07-12T21:15:00Z">
              <w:tcPr>
                <w:tcW w:w="469" w:type="pct"/>
                <w:tcBorders>
                  <w:top w:val="single" w:sz="4" w:space="0" w:color="auto"/>
                  <w:left w:val="nil"/>
                  <w:bottom w:val="single" w:sz="4" w:space="0" w:color="auto"/>
                  <w:right w:val="single" w:sz="4" w:space="0" w:color="auto"/>
                </w:tcBorders>
                <w:shd w:val="clear" w:color="auto" w:fill="43B02A"/>
                <w:noWrap/>
                <w:vAlign w:val="center"/>
                <w:hideMark/>
              </w:tcPr>
            </w:tcPrChange>
          </w:tcPr>
          <w:p w14:paraId="553A248C"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SSO &amp; Perm</w:t>
            </w:r>
          </w:p>
        </w:tc>
        <w:tc>
          <w:tcPr>
            <w:tcW w:w="512" w:type="pct"/>
            <w:tcBorders>
              <w:top w:val="single" w:sz="4" w:space="0" w:color="auto"/>
              <w:left w:val="nil"/>
              <w:bottom w:val="single" w:sz="4" w:space="0" w:color="auto"/>
              <w:right w:val="single" w:sz="4" w:space="0" w:color="auto"/>
            </w:tcBorders>
            <w:shd w:val="clear" w:color="auto" w:fill="43B02A"/>
            <w:noWrap/>
            <w:vAlign w:val="center"/>
            <w:hideMark/>
            <w:tcPrChange w:id="2934" w:author="Jeff Johnson" w:date="2017-07-12T21:15:00Z">
              <w:tcPr>
                <w:tcW w:w="469" w:type="pct"/>
                <w:tcBorders>
                  <w:top w:val="single" w:sz="4" w:space="0" w:color="auto"/>
                  <w:left w:val="nil"/>
                  <w:bottom w:val="single" w:sz="4" w:space="0" w:color="auto"/>
                  <w:right w:val="single" w:sz="4" w:space="0" w:color="auto"/>
                </w:tcBorders>
                <w:shd w:val="clear" w:color="auto" w:fill="43B02A"/>
                <w:noWrap/>
                <w:vAlign w:val="center"/>
                <w:hideMark/>
              </w:tcPr>
            </w:tcPrChange>
          </w:tcPr>
          <w:p w14:paraId="32990373"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Mon &amp; Alerting</w:t>
            </w:r>
          </w:p>
        </w:tc>
        <w:tc>
          <w:tcPr>
            <w:tcW w:w="517" w:type="pct"/>
            <w:tcBorders>
              <w:top w:val="single" w:sz="4" w:space="0" w:color="auto"/>
              <w:left w:val="nil"/>
              <w:bottom w:val="single" w:sz="4" w:space="0" w:color="auto"/>
              <w:right w:val="single" w:sz="4" w:space="0" w:color="auto"/>
            </w:tcBorders>
            <w:shd w:val="clear" w:color="auto" w:fill="43B02A"/>
            <w:noWrap/>
            <w:vAlign w:val="center"/>
            <w:hideMark/>
            <w:tcPrChange w:id="2935" w:author="Jeff Johnson" w:date="2017-07-12T21:15:00Z">
              <w:tcPr>
                <w:tcW w:w="469" w:type="pct"/>
                <w:tcBorders>
                  <w:top w:val="single" w:sz="4" w:space="0" w:color="auto"/>
                  <w:left w:val="nil"/>
                  <w:bottom w:val="single" w:sz="4" w:space="0" w:color="auto"/>
                  <w:right w:val="single" w:sz="4" w:space="0" w:color="auto"/>
                </w:tcBorders>
                <w:shd w:val="clear" w:color="auto" w:fill="43B02A"/>
                <w:noWrap/>
                <w:vAlign w:val="center"/>
                <w:hideMark/>
              </w:tcPr>
            </w:tcPrChange>
          </w:tcPr>
          <w:p w14:paraId="33261E88"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Shared Services</w:t>
            </w:r>
          </w:p>
        </w:tc>
        <w:tc>
          <w:tcPr>
            <w:tcW w:w="733" w:type="pct"/>
            <w:tcBorders>
              <w:top w:val="single" w:sz="4" w:space="0" w:color="auto"/>
              <w:left w:val="nil"/>
              <w:bottom w:val="single" w:sz="4" w:space="0" w:color="auto"/>
              <w:right w:val="single" w:sz="4" w:space="0" w:color="auto"/>
            </w:tcBorders>
            <w:shd w:val="clear" w:color="auto" w:fill="43B02A"/>
            <w:noWrap/>
            <w:vAlign w:val="center"/>
            <w:hideMark/>
            <w:tcPrChange w:id="2936" w:author="Jeff Johnson" w:date="2017-07-12T21:15:00Z">
              <w:tcPr>
                <w:tcW w:w="469" w:type="pct"/>
                <w:tcBorders>
                  <w:top w:val="single" w:sz="4" w:space="0" w:color="auto"/>
                  <w:left w:val="nil"/>
                  <w:bottom w:val="single" w:sz="4" w:space="0" w:color="auto"/>
                  <w:right w:val="single" w:sz="4" w:space="0" w:color="auto"/>
                </w:tcBorders>
                <w:shd w:val="clear" w:color="auto" w:fill="43B02A"/>
                <w:noWrap/>
                <w:vAlign w:val="center"/>
                <w:hideMark/>
              </w:tcPr>
            </w:tcPrChange>
          </w:tcPr>
          <w:p w14:paraId="586E1362"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proofErr w:type="spellStart"/>
            <w:r w:rsidRPr="00CD51C7">
              <w:rPr>
                <w:rFonts w:ascii="Calibri" w:eastAsia="Times New Roman" w:hAnsi="Calibri" w:cs="Calibri"/>
                <w:b/>
                <w:bCs/>
                <w:color w:val="FFFFFF" w:themeColor="background1"/>
                <w:sz w:val="18"/>
                <w:szCs w:val="18"/>
              </w:rPr>
              <w:t>Assmt</w:t>
            </w:r>
            <w:proofErr w:type="spellEnd"/>
            <w:r w:rsidRPr="00CD51C7">
              <w:rPr>
                <w:rFonts w:ascii="Calibri" w:eastAsia="Times New Roman" w:hAnsi="Calibri" w:cs="Calibri"/>
                <w:b/>
                <w:bCs/>
                <w:color w:val="FFFFFF" w:themeColor="background1"/>
                <w:sz w:val="18"/>
                <w:szCs w:val="18"/>
              </w:rPr>
              <w:t xml:space="preserve"> Creation &amp; </w:t>
            </w:r>
            <w:proofErr w:type="spellStart"/>
            <w:r w:rsidRPr="00CD51C7">
              <w:rPr>
                <w:rFonts w:ascii="Calibri" w:eastAsia="Times New Roman" w:hAnsi="Calibri" w:cs="Calibri"/>
                <w:b/>
                <w:bCs/>
                <w:color w:val="FFFFFF" w:themeColor="background1"/>
                <w:sz w:val="18"/>
                <w:szCs w:val="18"/>
              </w:rPr>
              <w:t>Mgmt</w:t>
            </w:r>
            <w:proofErr w:type="spellEnd"/>
          </w:p>
        </w:tc>
        <w:tc>
          <w:tcPr>
            <w:tcW w:w="444" w:type="pct"/>
            <w:tcBorders>
              <w:top w:val="single" w:sz="4" w:space="0" w:color="auto"/>
              <w:left w:val="nil"/>
              <w:bottom w:val="single" w:sz="4" w:space="0" w:color="auto"/>
              <w:right w:val="single" w:sz="4" w:space="0" w:color="auto"/>
            </w:tcBorders>
            <w:shd w:val="clear" w:color="auto" w:fill="43B02A"/>
            <w:noWrap/>
            <w:vAlign w:val="center"/>
            <w:hideMark/>
            <w:tcPrChange w:id="2937" w:author="Jeff Johnson" w:date="2017-07-12T21:15:00Z">
              <w:tcPr>
                <w:tcW w:w="462" w:type="pct"/>
                <w:tcBorders>
                  <w:top w:val="single" w:sz="4" w:space="0" w:color="auto"/>
                  <w:left w:val="nil"/>
                  <w:bottom w:val="single" w:sz="4" w:space="0" w:color="auto"/>
                  <w:right w:val="single" w:sz="4" w:space="0" w:color="auto"/>
                </w:tcBorders>
                <w:shd w:val="clear" w:color="auto" w:fill="43B02A"/>
                <w:noWrap/>
                <w:vAlign w:val="center"/>
                <w:hideMark/>
              </w:tcPr>
            </w:tcPrChange>
          </w:tcPr>
          <w:p w14:paraId="11EA777D"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Total</w:t>
            </w:r>
          </w:p>
        </w:tc>
      </w:tr>
      <w:tr w:rsidR="00CD51C7" w:rsidRPr="00CD51C7" w14:paraId="3BF8BF4F" w14:textId="77777777" w:rsidTr="00B33BF6">
        <w:trPr>
          <w:trHeight w:val="144"/>
          <w:trPrChange w:id="2938"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939"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13142452"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lastRenderedPageBreak/>
              <w:t>Load balancer</w:t>
            </w:r>
          </w:p>
        </w:tc>
        <w:tc>
          <w:tcPr>
            <w:tcW w:w="449" w:type="pct"/>
            <w:tcBorders>
              <w:top w:val="nil"/>
              <w:left w:val="nil"/>
              <w:bottom w:val="single" w:sz="4" w:space="0" w:color="auto"/>
              <w:right w:val="single" w:sz="4" w:space="0" w:color="auto"/>
            </w:tcBorders>
            <w:shd w:val="clear" w:color="auto" w:fill="auto"/>
            <w:noWrap/>
            <w:vAlign w:val="bottom"/>
            <w:hideMark/>
            <w:tcPrChange w:id="2940"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06C228F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20,143.20</w:t>
            </w:r>
          </w:p>
        </w:tc>
        <w:tc>
          <w:tcPr>
            <w:tcW w:w="568" w:type="pct"/>
            <w:tcBorders>
              <w:top w:val="nil"/>
              <w:left w:val="nil"/>
              <w:bottom w:val="single" w:sz="4" w:space="0" w:color="auto"/>
              <w:right w:val="single" w:sz="4" w:space="0" w:color="auto"/>
            </w:tcBorders>
            <w:shd w:val="clear" w:color="auto" w:fill="auto"/>
            <w:noWrap/>
            <w:vAlign w:val="bottom"/>
            <w:hideMark/>
            <w:tcPrChange w:id="2941"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61A9868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3,522.96</w:t>
            </w:r>
          </w:p>
        </w:tc>
        <w:tc>
          <w:tcPr>
            <w:tcW w:w="525" w:type="pct"/>
            <w:tcBorders>
              <w:top w:val="nil"/>
              <w:left w:val="nil"/>
              <w:bottom w:val="single" w:sz="4" w:space="0" w:color="auto"/>
              <w:right w:val="single" w:sz="4" w:space="0" w:color="auto"/>
            </w:tcBorders>
            <w:shd w:val="clear" w:color="auto" w:fill="auto"/>
            <w:noWrap/>
            <w:vAlign w:val="bottom"/>
            <w:hideMark/>
            <w:tcPrChange w:id="294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3F9A04B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3,163.68</w:t>
            </w:r>
          </w:p>
        </w:tc>
        <w:tc>
          <w:tcPr>
            <w:tcW w:w="423" w:type="pct"/>
            <w:tcBorders>
              <w:top w:val="nil"/>
              <w:left w:val="nil"/>
              <w:bottom w:val="single" w:sz="4" w:space="0" w:color="auto"/>
              <w:right w:val="single" w:sz="4" w:space="0" w:color="auto"/>
            </w:tcBorders>
            <w:shd w:val="clear" w:color="auto" w:fill="auto"/>
            <w:noWrap/>
            <w:vAlign w:val="bottom"/>
            <w:hideMark/>
            <w:tcPrChange w:id="294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12B3B20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615.24</w:t>
            </w:r>
          </w:p>
        </w:tc>
        <w:tc>
          <w:tcPr>
            <w:tcW w:w="512" w:type="pct"/>
            <w:tcBorders>
              <w:top w:val="nil"/>
              <w:left w:val="nil"/>
              <w:bottom w:val="single" w:sz="4" w:space="0" w:color="auto"/>
              <w:right w:val="single" w:sz="4" w:space="0" w:color="auto"/>
            </w:tcBorders>
            <w:shd w:val="clear" w:color="auto" w:fill="auto"/>
            <w:noWrap/>
            <w:vAlign w:val="bottom"/>
            <w:hideMark/>
            <w:tcPrChange w:id="294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12C09BD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17" w:type="pct"/>
            <w:tcBorders>
              <w:top w:val="nil"/>
              <w:left w:val="nil"/>
              <w:bottom w:val="single" w:sz="4" w:space="0" w:color="auto"/>
              <w:right w:val="single" w:sz="4" w:space="0" w:color="auto"/>
            </w:tcBorders>
            <w:shd w:val="clear" w:color="auto" w:fill="auto"/>
            <w:noWrap/>
            <w:vAlign w:val="bottom"/>
            <w:hideMark/>
            <w:tcPrChange w:id="294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0226776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239.64</w:t>
            </w:r>
          </w:p>
        </w:tc>
        <w:tc>
          <w:tcPr>
            <w:tcW w:w="733" w:type="pct"/>
            <w:tcBorders>
              <w:top w:val="nil"/>
              <w:left w:val="nil"/>
              <w:bottom w:val="single" w:sz="4" w:space="0" w:color="auto"/>
              <w:right w:val="single" w:sz="4" w:space="0" w:color="auto"/>
            </w:tcBorders>
            <w:shd w:val="clear" w:color="auto" w:fill="auto"/>
            <w:noWrap/>
            <w:vAlign w:val="bottom"/>
            <w:hideMark/>
            <w:tcPrChange w:id="2946"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18BF28B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379.68</w:t>
            </w:r>
          </w:p>
        </w:tc>
        <w:tc>
          <w:tcPr>
            <w:tcW w:w="444" w:type="pct"/>
            <w:tcBorders>
              <w:top w:val="nil"/>
              <w:left w:val="nil"/>
              <w:bottom w:val="single" w:sz="4" w:space="0" w:color="auto"/>
              <w:right w:val="single" w:sz="4" w:space="0" w:color="auto"/>
            </w:tcBorders>
            <w:shd w:val="clear" w:color="auto" w:fill="auto"/>
            <w:noWrap/>
            <w:vAlign w:val="bottom"/>
            <w:hideMark/>
            <w:tcPrChange w:id="2947"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788907A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28,064.40</w:t>
            </w:r>
          </w:p>
        </w:tc>
      </w:tr>
      <w:tr w:rsidR="00CD51C7" w:rsidRPr="00CD51C7" w14:paraId="08995B62" w14:textId="77777777" w:rsidTr="00B33BF6">
        <w:trPr>
          <w:trHeight w:val="144"/>
          <w:trPrChange w:id="2948"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949"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50D00168"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Data transfer out</w:t>
            </w:r>
          </w:p>
        </w:tc>
        <w:tc>
          <w:tcPr>
            <w:tcW w:w="449" w:type="pct"/>
            <w:tcBorders>
              <w:top w:val="nil"/>
              <w:left w:val="nil"/>
              <w:bottom w:val="single" w:sz="4" w:space="0" w:color="auto"/>
              <w:right w:val="single" w:sz="4" w:space="0" w:color="auto"/>
            </w:tcBorders>
            <w:shd w:val="clear" w:color="auto" w:fill="auto"/>
            <w:noWrap/>
            <w:vAlign w:val="bottom"/>
            <w:hideMark/>
            <w:tcPrChange w:id="2950"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56D2C61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14,630.40</w:t>
            </w:r>
          </w:p>
        </w:tc>
        <w:tc>
          <w:tcPr>
            <w:tcW w:w="568" w:type="pct"/>
            <w:tcBorders>
              <w:top w:val="nil"/>
              <w:left w:val="nil"/>
              <w:bottom w:val="single" w:sz="4" w:space="0" w:color="auto"/>
              <w:right w:val="single" w:sz="4" w:space="0" w:color="auto"/>
            </w:tcBorders>
            <w:shd w:val="clear" w:color="auto" w:fill="auto"/>
            <w:noWrap/>
            <w:vAlign w:val="bottom"/>
            <w:hideMark/>
            <w:tcPrChange w:id="2951"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6F06ACA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384.00</w:t>
            </w:r>
          </w:p>
        </w:tc>
        <w:tc>
          <w:tcPr>
            <w:tcW w:w="525" w:type="pct"/>
            <w:tcBorders>
              <w:top w:val="nil"/>
              <w:left w:val="nil"/>
              <w:bottom w:val="single" w:sz="4" w:space="0" w:color="auto"/>
              <w:right w:val="single" w:sz="4" w:space="0" w:color="auto"/>
            </w:tcBorders>
            <w:shd w:val="clear" w:color="auto" w:fill="auto"/>
            <w:noWrap/>
            <w:vAlign w:val="bottom"/>
            <w:hideMark/>
            <w:tcPrChange w:id="295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6E1B9C39"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35,328.00</w:t>
            </w:r>
          </w:p>
        </w:tc>
        <w:tc>
          <w:tcPr>
            <w:tcW w:w="423" w:type="pct"/>
            <w:tcBorders>
              <w:top w:val="nil"/>
              <w:left w:val="nil"/>
              <w:bottom w:val="single" w:sz="4" w:space="0" w:color="auto"/>
              <w:right w:val="single" w:sz="4" w:space="0" w:color="auto"/>
            </w:tcBorders>
            <w:shd w:val="clear" w:color="auto" w:fill="auto"/>
            <w:noWrap/>
            <w:vAlign w:val="bottom"/>
            <w:hideMark/>
            <w:tcPrChange w:id="295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3445311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2,112.00</w:t>
            </w:r>
          </w:p>
        </w:tc>
        <w:tc>
          <w:tcPr>
            <w:tcW w:w="512" w:type="pct"/>
            <w:tcBorders>
              <w:top w:val="nil"/>
              <w:left w:val="nil"/>
              <w:bottom w:val="single" w:sz="4" w:space="0" w:color="auto"/>
              <w:right w:val="single" w:sz="4" w:space="0" w:color="auto"/>
            </w:tcBorders>
            <w:shd w:val="clear" w:color="auto" w:fill="auto"/>
            <w:noWrap/>
            <w:vAlign w:val="bottom"/>
            <w:hideMark/>
            <w:tcPrChange w:id="295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5D78247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17" w:type="pct"/>
            <w:tcBorders>
              <w:top w:val="nil"/>
              <w:left w:val="nil"/>
              <w:bottom w:val="single" w:sz="4" w:space="0" w:color="auto"/>
              <w:right w:val="single" w:sz="4" w:space="0" w:color="auto"/>
            </w:tcBorders>
            <w:shd w:val="clear" w:color="auto" w:fill="auto"/>
            <w:noWrap/>
            <w:vAlign w:val="bottom"/>
            <w:hideMark/>
            <w:tcPrChange w:id="295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651C4B3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240.00</w:t>
            </w:r>
          </w:p>
        </w:tc>
        <w:tc>
          <w:tcPr>
            <w:tcW w:w="733" w:type="pct"/>
            <w:tcBorders>
              <w:top w:val="nil"/>
              <w:left w:val="nil"/>
              <w:bottom w:val="single" w:sz="4" w:space="0" w:color="auto"/>
              <w:right w:val="single" w:sz="4" w:space="0" w:color="auto"/>
            </w:tcBorders>
            <w:shd w:val="clear" w:color="auto" w:fill="auto"/>
            <w:noWrap/>
            <w:vAlign w:val="bottom"/>
            <w:hideMark/>
            <w:tcPrChange w:id="2956"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097E503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1,920.00</w:t>
            </w:r>
          </w:p>
        </w:tc>
        <w:tc>
          <w:tcPr>
            <w:tcW w:w="444" w:type="pct"/>
            <w:tcBorders>
              <w:top w:val="nil"/>
              <w:left w:val="nil"/>
              <w:bottom w:val="single" w:sz="4" w:space="0" w:color="auto"/>
              <w:right w:val="single" w:sz="4" w:space="0" w:color="auto"/>
            </w:tcBorders>
            <w:shd w:val="clear" w:color="auto" w:fill="auto"/>
            <w:noWrap/>
            <w:vAlign w:val="bottom"/>
            <w:hideMark/>
            <w:tcPrChange w:id="2957"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4DD8935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54,614.40</w:t>
            </w:r>
          </w:p>
        </w:tc>
      </w:tr>
      <w:tr w:rsidR="00CD51C7" w:rsidRPr="00CD51C7" w14:paraId="7D4149E7" w14:textId="77777777" w:rsidTr="00B33BF6">
        <w:trPr>
          <w:trHeight w:val="144"/>
          <w:trPrChange w:id="2958"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959"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7E536BDB"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Baseline web server</w:t>
            </w:r>
          </w:p>
        </w:tc>
        <w:tc>
          <w:tcPr>
            <w:tcW w:w="449" w:type="pct"/>
            <w:tcBorders>
              <w:top w:val="nil"/>
              <w:left w:val="nil"/>
              <w:bottom w:val="single" w:sz="4" w:space="0" w:color="auto"/>
              <w:right w:val="single" w:sz="4" w:space="0" w:color="auto"/>
            </w:tcBorders>
            <w:shd w:val="clear" w:color="auto" w:fill="auto"/>
            <w:noWrap/>
            <w:vAlign w:val="bottom"/>
            <w:hideMark/>
            <w:tcPrChange w:id="2960"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615DA5A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68,866.56</w:t>
            </w:r>
          </w:p>
        </w:tc>
        <w:tc>
          <w:tcPr>
            <w:tcW w:w="568" w:type="pct"/>
            <w:tcBorders>
              <w:top w:val="nil"/>
              <w:left w:val="nil"/>
              <w:bottom w:val="single" w:sz="4" w:space="0" w:color="auto"/>
              <w:right w:val="single" w:sz="4" w:space="0" w:color="auto"/>
            </w:tcBorders>
            <w:shd w:val="clear" w:color="auto" w:fill="auto"/>
            <w:noWrap/>
            <w:vAlign w:val="bottom"/>
            <w:hideMark/>
            <w:tcPrChange w:id="2961"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60A98DB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68,866.56</w:t>
            </w:r>
          </w:p>
        </w:tc>
        <w:tc>
          <w:tcPr>
            <w:tcW w:w="525" w:type="pct"/>
            <w:tcBorders>
              <w:top w:val="nil"/>
              <w:left w:val="nil"/>
              <w:bottom w:val="single" w:sz="4" w:space="0" w:color="auto"/>
              <w:right w:val="single" w:sz="4" w:space="0" w:color="auto"/>
            </w:tcBorders>
            <w:shd w:val="clear" w:color="auto" w:fill="auto"/>
            <w:noWrap/>
            <w:vAlign w:val="bottom"/>
            <w:hideMark/>
            <w:tcPrChange w:id="296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63AEF50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4,919.04</w:t>
            </w:r>
          </w:p>
        </w:tc>
        <w:tc>
          <w:tcPr>
            <w:tcW w:w="423" w:type="pct"/>
            <w:tcBorders>
              <w:top w:val="nil"/>
              <w:left w:val="nil"/>
              <w:bottom w:val="single" w:sz="4" w:space="0" w:color="auto"/>
              <w:right w:val="single" w:sz="4" w:space="0" w:color="auto"/>
            </w:tcBorders>
            <w:shd w:val="clear" w:color="auto" w:fill="auto"/>
            <w:noWrap/>
            <w:vAlign w:val="bottom"/>
            <w:hideMark/>
            <w:tcPrChange w:id="296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49FB134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9,838.08</w:t>
            </w:r>
          </w:p>
        </w:tc>
        <w:tc>
          <w:tcPr>
            <w:tcW w:w="512" w:type="pct"/>
            <w:tcBorders>
              <w:top w:val="nil"/>
              <w:left w:val="nil"/>
              <w:bottom w:val="single" w:sz="4" w:space="0" w:color="auto"/>
              <w:right w:val="single" w:sz="4" w:space="0" w:color="auto"/>
            </w:tcBorders>
            <w:shd w:val="clear" w:color="auto" w:fill="auto"/>
            <w:noWrap/>
            <w:vAlign w:val="bottom"/>
            <w:hideMark/>
            <w:tcPrChange w:id="296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401FE07D"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2,459.52</w:t>
            </w:r>
          </w:p>
        </w:tc>
        <w:tc>
          <w:tcPr>
            <w:tcW w:w="517" w:type="pct"/>
            <w:tcBorders>
              <w:top w:val="nil"/>
              <w:left w:val="nil"/>
              <w:bottom w:val="single" w:sz="4" w:space="0" w:color="auto"/>
              <w:right w:val="single" w:sz="4" w:space="0" w:color="auto"/>
            </w:tcBorders>
            <w:shd w:val="clear" w:color="auto" w:fill="auto"/>
            <w:noWrap/>
            <w:vAlign w:val="bottom"/>
            <w:hideMark/>
            <w:tcPrChange w:id="296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21F3F6C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4,919.04</w:t>
            </w:r>
          </w:p>
        </w:tc>
        <w:tc>
          <w:tcPr>
            <w:tcW w:w="733" w:type="pct"/>
            <w:tcBorders>
              <w:top w:val="nil"/>
              <w:left w:val="nil"/>
              <w:bottom w:val="single" w:sz="4" w:space="0" w:color="auto"/>
              <w:right w:val="single" w:sz="4" w:space="0" w:color="auto"/>
            </w:tcBorders>
            <w:shd w:val="clear" w:color="auto" w:fill="auto"/>
            <w:noWrap/>
            <w:vAlign w:val="bottom"/>
            <w:hideMark/>
            <w:tcPrChange w:id="2966"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274DE75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4,919.04</w:t>
            </w:r>
          </w:p>
        </w:tc>
        <w:tc>
          <w:tcPr>
            <w:tcW w:w="444" w:type="pct"/>
            <w:tcBorders>
              <w:top w:val="nil"/>
              <w:left w:val="nil"/>
              <w:bottom w:val="single" w:sz="4" w:space="0" w:color="auto"/>
              <w:right w:val="single" w:sz="4" w:space="0" w:color="auto"/>
            </w:tcBorders>
            <w:shd w:val="clear" w:color="auto" w:fill="auto"/>
            <w:noWrap/>
            <w:vAlign w:val="bottom"/>
            <w:hideMark/>
            <w:tcPrChange w:id="2967"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72B0A1E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164,787.84</w:t>
            </w:r>
          </w:p>
        </w:tc>
      </w:tr>
      <w:tr w:rsidR="00CD51C7" w:rsidRPr="00CD51C7" w14:paraId="3AF9B72B" w14:textId="77777777" w:rsidTr="00B33BF6">
        <w:trPr>
          <w:trHeight w:val="144"/>
          <w:trPrChange w:id="2968"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969"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4CBD1B54"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On-demand web server</w:t>
            </w:r>
          </w:p>
        </w:tc>
        <w:tc>
          <w:tcPr>
            <w:tcW w:w="449" w:type="pct"/>
            <w:tcBorders>
              <w:top w:val="nil"/>
              <w:left w:val="nil"/>
              <w:bottom w:val="single" w:sz="4" w:space="0" w:color="auto"/>
              <w:right w:val="single" w:sz="4" w:space="0" w:color="auto"/>
            </w:tcBorders>
            <w:shd w:val="clear" w:color="auto" w:fill="auto"/>
            <w:noWrap/>
            <w:vAlign w:val="bottom"/>
            <w:hideMark/>
            <w:tcPrChange w:id="2970"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0DCE3B7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11,321.52</w:t>
            </w:r>
          </w:p>
        </w:tc>
        <w:tc>
          <w:tcPr>
            <w:tcW w:w="568" w:type="pct"/>
            <w:tcBorders>
              <w:top w:val="nil"/>
              <w:left w:val="nil"/>
              <w:bottom w:val="single" w:sz="4" w:space="0" w:color="auto"/>
              <w:right w:val="single" w:sz="4" w:space="0" w:color="auto"/>
            </w:tcBorders>
            <w:shd w:val="clear" w:color="auto" w:fill="auto"/>
            <w:noWrap/>
            <w:vAlign w:val="bottom"/>
            <w:hideMark/>
            <w:tcPrChange w:id="2971"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3BCBDE7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12,579.84</w:t>
            </w:r>
          </w:p>
        </w:tc>
        <w:tc>
          <w:tcPr>
            <w:tcW w:w="525" w:type="pct"/>
            <w:tcBorders>
              <w:top w:val="nil"/>
              <w:left w:val="nil"/>
              <w:bottom w:val="single" w:sz="4" w:space="0" w:color="auto"/>
              <w:right w:val="single" w:sz="4" w:space="0" w:color="auto"/>
            </w:tcBorders>
            <w:shd w:val="clear" w:color="auto" w:fill="auto"/>
            <w:noWrap/>
            <w:vAlign w:val="bottom"/>
            <w:hideMark/>
            <w:tcPrChange w:id="297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1721F80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898.56</w:t>
            </w:r>
          </w:p>
        </w:tc>
        <w:tc>
          <w:tcPr>
            <w:tcW w:w="423" w:type="pct"/>
            <w:tcBorders>
              <w:top w:val="nil"/>
              <w:left w:val="nil"/>
              <w:bottom w:val="single" w:sz="4" w:space="0" w:color="auto"/>
              <w:right w:val="single" w:sz="4" w:space="0" w:color="auto"/>
            </w:tcBorders>
            <w:shd w:val="clear" w:color="auto" w:fill="auto"/>
            <w:noWrap/>
            <w:vAlign w:val="bottom"/>
            <w:hideMark/>
            <w:tcPrChange w:id="297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0D3445D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12" w:type="pct"/>
            <w:tcBorders>
              <w:top w:val="nil"/>
              <w:left w:val="nil"/>
              <w:bottom w:val="single" w:sz="4" w:space="0" w:color="auto"/>
              <w:right w:val="single" w:sz="4" w:space="0" w:color="auto"/>
            </w:tcBorders>
            <w:shd w:val="clear" w:color="auto" w:fill="auto"/>
            <w:noWrap/>
            <w:vAlign w:val="bottom"/>
            <w:hideMark/>
            <w:tcPrChange w:id="297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2967E5C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17" w:type="pct"/>
            <w:tcBorders>
              <w:top w:val="nil"/>
              <w:left w:val="nil"/>
              <w:bottom w:val="single" w:sz="4" w:space="0" w:color="auto"/>
              <w:right w:val="single" w:sz="4" w:space="0" w:color="auto"/>
            </w:tcBorders>
            <w:shd w:val="clear" w:color="auto" w:fill="auto"/>
            <w:noWrap/>
            <w:vAlign w:val="bottom"/>
            <w:hideMark/>
            <w:tcPrChange w:id="297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11E7D91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1,123.08</w:t>
            </w:r>
          </w:p>
        </w:tc>
        <w:tc>
          <w:tcPr>
            <w:tcW w:w="733" w:type="pct"/>
            <w:tcBorders>
              <w:top w:val="nil"/>
              <w:left w:val="nil"/>
              <w:bottom w:val="single" w:sz="4" w:space="0" w:color="auto"/>
              <w:right w:val="single" w:sz="4" w:space="0" w:color="auto"/>
            </w:tcBorders>
            <w:shd w:val="clear" w:color="auto" w:fill="auto"/>
            <w:noWrap/>
            <w:vAlign w:val="bottom"/>
            <w:hideMark/>
            <w:tcPrChange w:id="2976"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0681201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898.56</w:t>
            </w:r>
          </w:p>
        </w:tc>
        <w:tc>
          <w:tcPr>
            <w:tcW w:w="444" w:type="pct"/>
            <w:tcBorders>
              <w:top w:val="nil"/>
              <w:left w:val="nil"/>
              <w:bottom w:val="single" w:sz="4" w:space="0" w:color="auto"/>
              <w:right w:val="single" w:sz="4" w:space="0" w:color="auto"/>
            </w:tcBorders>
            <w:shd w:val="clear" w:color="auto" w:fill="auto"/>
            <w:noWrap/>
            <w:vAlign w:val="bottom"/>
            <w:hideMark/>
            <w:tcPrChange w:id="2977"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22B954D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26,821.56</w:t>
            </w:r>
          </w:p>
        </w:tc>
      </w:tr>
      <w:tr w:rsidR="00CD51C7" w:rsidRPr="00CD51C7" w14:paraId="4E3BF360" w14:textId="77777777" w:rsidTr="00B33BF6">
        <w:trPr>
          <w:trHeight w:val="144"/>
          <w:trPrChange w:id="2978"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979"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18F4C364"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Web server storage</w:t>
            </w:r>
          </w:p>
        </w:tc>
        <w:tc>
          <w:tcPr>
            <w:tcW w:w="449" w:type="pct"/>
            <w:tcBorders>
              <w:top w:val="nil"/>
              <w:left w:val="nil"/>
              <w:bottom w:val="single" w:sz="4" w:space="0" w:color="auto"/>
              <w:right w:val="single" w:sz="4" w:space="0" w:color="auto"/>
            </w:tcBorders>
            <w:shd w:val="clear" w:color="auto" w:fill="auto"/>
            <w:noWrap/>
            <w:vAlign w:val="bottom"/>
            <w:hideMark/>
            <w:tcPrChange w:id="2980"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00F893D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68" w:type="pct"/>
            <w:tcBorders>
              <w:top w:val="nil"/>
              <w:left w:val="nil"/>
              <w:bottom w:val="single" w:sz="4" w:space="0" w:color="auto"/>
              <w:right w:val="single" w:sz="4" w:space="0" w:color="auto"/>
            </w:tcBorders>
            <w:shd w:val="clear" w:color="auto" w:fill="auto"/>
            <w:noWrap/>
            <w:vAlign w:val="bottom"/>
            <w:hideMark/>
            <w:tcPrChange w:id="2981"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5B4C880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25" w:type="pct"/>
            <w:tcBorders>
              <w:top w:val="nil"/>
              <w:left w:val="nil"/>
              <w:bottom w:val="single" w:sz="4" w:space="0" w:color="auto"/>
              <w:right w:val="single" w:sz="4" w:space="0" w:color="auto"/>
            </w:tcBorders>
            <w:shd w:val="clear" w:color="auto" w:fill="auto"/>
            <w:noWrap/>
            <w:vAlign w:val="bottom"/>
            <w:hideMark/>
            <w:tcPrChange w:id="298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220A739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23" w:type="pct"/>
            <w:tcBorders>
              <w:top w:val="nil"/>
              <w:left w:val="nil"/>
              <w:bottom w:val="single" w:sz="4" w:space="0" w:color="auto"/>
              <w:right w:val="single" w:sz="4" w:space="0" w:color="auto"/>
            </w:tcBorders>
            <w:shd w:val="clear" w:color="auto" w:fill="auto"/>
            <w:noWrap/>
            <w:vAlign w:val="bottom"/>
            <w:hideMark/>
            <w:tcPrChange w:id="298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06015C5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1,882.32</w:t>
            </w:r>
          </w:p>
        </w:tc>
        <w:tc>
          <w:tcPr>
            <w:tcW w:w="512" w:type="pct"/>
            <w:tcBorders>
              <w:top w:val="nil"/>
              <w:left w:val="nil"/>
              <w:bottom w:val="single" w:sz="4" w:space="0" w:color="auto"/>
              <w:right w:val="single" w:sz="4" w:space="0" w:color="auto"/>
            </w:tcBorders>
            <w:shd w:val="clear" w:color="auto" w:fill="auto"/>
            <w:noWrap/>
            <w:vAlign w:val="bottom"/>
            <w:hideMark/>
            <w:tcPrChange w:id="298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7D416D4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1,674.00</w:t>
            </w:r>
          </w:p>
        </w:tc>
        <w:tc>
          <w:tcPr>
            <w:tcW w:w="517" w:type="pct"/>
            <w:tcBorders>
              <w:top w:val="nil"/>
              <w:left w:val="nil"/>
              <w:bottom w:val="single" w:sz="4" w:space="0" w:color="auto"/>
              <w:right w:val="single" w:sz="4" w:space="0" w:color="auto"/>
            </w:tcBorders>
            <w:shd w:val="clear" w:color="auto" w:fill="auto"/>
            <w:noWrap/>
            <w:vAlign w:val="bottom"/>
            <w:hideMark/>
            <w:tcPrChange w:id="298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520ACCB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733" w:type="pct"/>
            <w:tcBorders>
              <w:top w:val="nil"/>
              <w:left w:val="nil"/>
              <w:bottom w:val="single" w:sz="4" w:space="0" w:color="auto"/>
              <w:right w:val="single" w:sz="4" w:space="0" w:color="auto"/>
            </w:tcBorders>
            <w:shd w:val="clear" w:color="auto" w:fill="auto"/>
            <w:noWrap/>
            <w:vAlign w:val="bottom"/>
            <w:hideMark/>
            <w:tcPrChange w:id="2986"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035C1C5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44" w:type="pct"/>
            <w:tcBorders>
              <w:top w:val="nil"/>
              <w:left w:val="nil"/>
              <w:bottom w:val="single" w:sz="4" w:space="0" w:color="auto"/>
              <w:right w:val="single" w:sz="4" w:space="0" w:color="auto"/>
            </w:tcBorders>
            <w:shd w:val="clear" w:color="auto" w:fill="auto"/>
            <w:noWrap/>
            <w:vAlign w:val="bottom"/>
            <w:hideMark/>
            <w:tcPrChange w:id="2987"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7FB7EE3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3,556.32</w:t>
            </w:r>
          </w:p>
        </w:tc>
      </w:tr>
      <w:tr w:rsidR="00CD51C7" w:rsidRPr="00CD51C7" w14:paraId="320D79E9" w14:textId="77777777" w:rsidTr="00B33BF6">
        <w:trPr>
          <w:trHeight w:val="144"/>
          <w:trPrChange w:id="2988"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989"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6CF499E4"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Database server</w:t>
            </w:r>
          </w:p>
        </w:tc>
        <w:tc>
          <w:tcPr>
            <w:tcW w:w="449" w:type="pct"/>
            <w:tcBorders>
              <w:top w:val="nil"/>
              <w:left w:val="nil"/>
              <w:bottom w:val="single" w:sz="4" w:space="0" w:color="auto"/>
              <w:right w:val="single" w:sz="4" w:space="0" w:color="auto"/>
            </w:tcBorders>
            <w:shd w:val="clear" w:color="auto" w:fill="auto"/>
            <w:noWrap/>
            <w:vAlign w:val="bottom"/>
            <w:hideMark/>
            <w:tcPrChange w:id="2990"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7EC0AED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324,656.64</w:t>
            </w:r>
          </w:p>
        </w:tc>
        <w:tc>
          <w:tcPr>
            <w:tcW w:w="568" w:type="pct"/>
            <w:tcBorders>
              <w:top w:val="nil"/>
              <w:left w:val="nil"/>
              <w:bottom w:val="single" w:sz="4" w:space="0" w:color="auto"/>
              <w:right w:val="single" w:sz="4" w:space="0" w:color="auto"/>
            </w:tcBorders>
            <w:shd w:val="clear" w:color="auto" w:fill="auto"/>
            <w:noWrap/>
            <w:vAlign w:val="bottom"/>
            <w:hideMark/>
            <w:tcPrChange w:id="2991"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4101823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91,002.24</w:t>
            </w:r>
          </w:p>
        </w:tc>
        <w:tc>
          <w:tcPr>
            <w:tcW w:w="525" w:type="pct"/>
            <w:tcBorders>
              <w:top w:val="nil"/>
              <w:left w:val="nil"/>
              <w:bottom w:val="single" w:sz="4" w:space="0" w:color="auto"/>
              <w:right w:val="single" w:sz="4" w:space="0" w:color="auto"/>
            </w:tcBorders>
            <w:shd w:val="clear" w:color="auto" w:fill="auto"/>
            <w:noWrap/>
            <w:vAlign w:val="bottom"/>
            <w:hideMark/>
            <w:tcPrChange w:id="299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71EC824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6,500.16</w:t>
            </w:r>
          </w:p>
        </w:tc>
        <w:tc>
          <w:tcPr>
            <w:tcW w:w="423" w:type="pct"/>
            <w:tcBorders>
              <w:top w:val="nil"/>
              <w:left w:val="nil"/>
              <w:bottom w:val="single" w:sz="4" w:space="0" w:color="auto"/>
              <w:right w:val="single" w:sz="4" w:space="0" w:color="auto"/>
            </w:tcBorders>
            <w:shd w:val="clear" w:color="auto" w:fill="auto"/>
            <w:noWrap/>
            <w:vAlign w:val="bottom"/>
            <w:hideMark/>
            <w:tcPrChange w:id="299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194E5D3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12" w:type="pct"/>
            <w:tcBorders>
              <w:top w:val="nil"/>
              <w:left w:val="nil"/>
              <w:bottom w:val="single" w:sz="4" w:space="0" w:color="auto"/>
              <w:right w:val="single" w:sz="4" w:space="0" w:color="auto"/>
            </w:tcBorders>
            <w:shd w:val="clear" w:color="auto" w:fill="auto"/>
            <w:noWrap/>
            <w:vAlign w:val="bottom"/>
            <w:hideMark/>
            <w:tcPrChange w:id="299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6E5A0F9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17" w:type="pct"/>
            <w:tcBorders>
              <w:top w:val="nil"/>
              <w:left w:val="nil"/>
              <w:bottom w:val="single" w:sz="4" w:space="0" w:color="auto"/>
              <w:right w:val="single" w:sz="4" w:space="0" w:color="auto"/>
            </w:tcBorders>
            <w:shd w:val="clear" w:color="auto" w:fill="auto"/>
            <w:noWrap/>
            <w:vAlign w:val="bottom"/>
            <w:hideMark/>
            <w:tcPrChange w:id="299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1016130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733" w:type="pct"/>
            <w:tcBorders>
              <w:top w:val="nil"/>
              <w:left w:val="nil"/>
              <w:bottom w:val="single" w:sz="4" w:space="0" w:color="auto"/>
              <w:right w:val="single" w:sz="4" w:space="0" w:color="auto"/>
            </w:tcBorders>
            <w:shd w:val="clear" w:color="auto" w:fill="auto"/>
            <w:noWrap/>
            <w:vAlign w:val="bottom"/>
            <w:hideMark/>
            <w:tcPrChange w:id="2996"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39E53D0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2,898.72</w:t>
            </w:r>
          </w:p>
        </w:tc>
        <w:tc>
          <w:tcPr>
            <w:tcW w:w="444" w:type="pct"/>
            <w:tcBorders>
              <w:top w:val="nil"/>
              <w:left w:val="nil"/>
              <w:bottom w:val="single" w:sz="4" w:space="0" w:color="auto"/>
              <w:right w:val="single" w:sz="4" w:space="0" w:color="auto"/>
            </w:tcBorders>
            <w:shd w:val="clear" w:color="auto" w:fill="auto"/>
            <w:noWrap/>
            <w:vAlign w:val="bottom"/>
            <w:hideMark/>
            <w:tcPrChange w:id="2997"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2A62F99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425,057.76</w:t>
            </w:r>
          </w:p>
        </w:tc>
      </w:tr>
      <w:tr w:rsidR="00CD51C7" w:rsidRPr="00CD51C7" w14:paraId="68D4BD48" w14:textId="77777777" w:rsidTr="00B33BF6">
        <w:trPr>
          <w:trHeight w:val="144"/>
          <w:trPrChange w:id="2998"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999"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4A0A9CA3"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Database server storage</w:t>
            </w:r>
          </w:p>
        </w:tc>
        <w:tc>
          <w:tcPr>
            <w:tcW w:w="449" w:type="pct"/>
            <w:tcBorders>
              <w:top w:val="nil"/>
              <w:left w:val="nil"/>
              <w:bottom w:val="single" w:sz="4" w:space="0" w:color="auto"/>
              <w:right w:val="single" w:sz="4" w:space="0" w:color="auto"/>
            </w:tcBorders>
            <w:shd w:val="clear" w:color="auto" w:fill="auto"/>
            <w:noWrap/>
            <w:vAlign w:val="bottom"/>
            <w:hideMark/>
            <w:tcPrChange w:id="3000"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1427ED8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756,000.00</w:t>
            </w:r>
          </w:p>
        </w:tc>
        <w:tc>
          <w:tcPr>
            <w:tcW w:w="568" w:type="pct"/>
            <w:tcBorders>
              <w:top w:val="nil"/>
              <w:left w:val="nil"/>
              <w:bottom w:val="single" w:sz="4" w:space="0" w:color="auto"/>
              <w:right w:val="single" w:sz="4" w:space="0" w:color="auto"/>
            </w:tcBorders>
            <w:shd w:val="clear" w:color="auto" w:fill="auto"/>
            <w:noWrap/>
            <w:vAlign w:val="bottom"/>
            <w:hideMark/>
            <w:tcPrChange w:id="3001"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5ACF7B5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36,918.00</w:t>
            </w:r>
          </w:p>
        </w:tc>
        <w:tc>
          <w:tcPr>
            <w:tcW w:w="525" w:type="pct"/>
            <w:tcBorders>
              <w:top w:val="nil"/>
              <w:left w:val="nil"/>
              <w:bottom w:val="single" w:sz="4" w:space="0" w:color="auto"/>
              <w:right w:val="single" w:sz="4" w:space="0" w:color="auto"/>
            </w:tcBorders>
            <w:shd w:val="clear" w:color="auto" w:fill="auto"/>
            <w:noWrap/>
            <w:vAlign w:val="bottom"/>
            <w:hideMark/>
            <w:tcPrChange w:id="300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64BB1CF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2,682.00</w:t>
            </w:r>
          </w:p>
        </w:tc>
        <w:tc>
          <w:tcPr>
            <w:tcW w:w="423" w:type="pct"/>
            <w:tcBorders>
              <w:top w:val="nil"/>
              <w:left w:val="nil"/>
              <w:bottom w:val="single" w:sz="4" w:space="0" w:color="auto"/>
              <w:right w:val="single" w:sz="4" w:space="0" w:color="auto"/>
            </w:tcBorders>
            <w:shd w:val="clear" w:color="auto" w:fill="auto"/>
            <w:noWrap/>
            <w:vAlign w:val="bottom"/>
            <w:hideMark/>
            <w:tcPrChange w:id="300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7952BBD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12" w:type="pct"/>
            <w:tcBorders>
              <w:top w:val="nil"/>
              <w:left w:val="nil"/>
              <w:bottom w:val="single" w:sz="4" w:space="0" w:color="auto"/>
              <w:right w:val="single" w:sz="4" w:space="0" w:color="auto"/>
            </w:tcBorders>
            <w:shd w:val="clear" w:color="auto" w:fill="auto"/>
            <w:noWrap/>
            <w:vAlign w:val="bottom"/>
            <w:hideMark/>
            <w:tcPrChange w:id="300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75FE1DD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17" w:type="pct"/>
            <w:tcBorders>
              <w:top w:val="nil"/>
              <w:left w:val="nil"/>
              <w:bottom w:val="single" w:sz="4" w:space="0" w:color="auto"/>
              <w:right w:val="single" w:sz="4" w:space="0" w:color="auto"/>
            </w:tcBorders>
            <w:shd w:val="clear" w:color="auto" w:fill="auto"/>
            <w:noWrap/>
            <w:vAlign w:val="bottom"/>
            <w:hideMark/>
            <w:tcPrChange w:id="300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30CAE9F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1,020.00</w:t>
            </w:r>
          </w:p>
        </w:tc>
        <w:tc>
          <w:tcPr>
            <w:tcW w:w="733" w:type="pct"/>
            <w:tcBorders>
              <w:top w:val="nil"/>
              <w:left w:val="nil"/>
              <w:bottom w:val="single" w:sz="4" w:space="0" w:color="auto"/>
              <w:right w:val="single" w:sz="4" w:space="0" w:color="auto"/>
            </w:tcBorders>
            <w:shd w:val="clear" w:color="auto" w:fill="auto"/>
            <w:noWrap/>
            <w:vAlign w:val="bottom"/>
            <w:hideMark/>
            <w:tcPrChange w:id="3006"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737E792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10,200.00</w:t>
            </w:r>
          </w:p>
        </w:tc>
        <w:tc>
          <w:tcPr>
            <w:tcW w:w="444" w:type="pct"/>
            <w:tcBorders>
              <w:top w:val="nil"/>
              <w:left w:val="nil"/>
              <w:bottom w:val="single" w:sz="4" w:space="0" w:color="auto"/>
              <w:right w:val="single" w:sz="4" w:space="0" w:color="auto"/>
            </w:tcBorders>
            <w:shd w:val="clear" w:color="auto" w:fill="auto"/>
            <w:noWrap/>
            <w:vAlign w:val="bottom"/>
            <w:hideMark/>
            <w:tcPrChange w:id="3007"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55F9BD0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806,820.00</w:t>
            </w:r>
          </w:p>
        </w:tc>
      </w:tr>
      <w:tr w:rsidR="00CD51C7" w:rsidRPr="00CD51C7" w14:paraId="651A3ACF" w14:textId="77777777" w:rsidTr="00B33BF6">
        <w:trPr>
          <w:trHeight w:val="144"/>
          <w:trPrChange w:id="3008"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3009"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446E5EE7" w14:textId="77777777" w:rsidR="00CD51C7" w:rsidRPr="00CD51C7" w:rsidRDefault="00CD51C7" w:rsidP="00CD51C7">
            <w:pPr>
              <w:spacing w:before="0"/>
              <w:rPr>
                <w:rFonts w:ascii="Calibri" w:eastAsia="Times New Roman" w:hAnsi="Calibri" w:cs="Calibri"/>
                <w:color w:val="000000"/>
                <w:sz w:val="18"/>
                <w:szCs w:val="18"/>
              </w:rPr>
            </w:pPr>
            <w:proofErr w:type="spellStart"/>
            <w:r w:rsidRPr="00CD51C7">
              <w:rPr>
                <w:rFonts w:ascii="Calibri" w:eastAsia="Times New Roman" w:hAnsi="Calibri" w:cs="Calibri"/>
                <w:color w:val="000000"/>
                <w:sz w:val="18"/>
                <w:szCs w:val="18"/>
              </w:rPr>
              <w:t>CloudWatch</w:t>
            </w:r>
            <w:proofErr w:type="spellEnd"/>
            <w:r w:rsidRPr="00CD51C7">
              <w:rPr>
                <w:rFonts w:ascii="Calibri" w:eastAsia="Times New Roman" w:hAnsi="Calibri" w:cs="Calibri"/>
                <w:color w:val="000000"/>
                <w:sz w:val="18"/>
                <w:szCs w:val="18"/>
              </w:rPr>
              <w:t xml:space="preserve"> Monitoring</w:t>
            </w:r>
          </w:p>
        </w:tc>
        <w:tc>
          <w:tcPr>
            <w:tcW w:w="449" w:type="pct"/>
            <w:tcBorders>
              <w:top w:val="nil"/>
              <w:left w:val="nil"/>
              <w:bottom w:val="single" w:sz="4" w:space="0" w:color="auto"/>
              <w:right w:val="single" w:sz="4" w:space="0" w:color="auto"/>
            </w:tcBorders>
            <w:shd w:val="clear" w:color="auto" w:fill="auto"/>
            <w:noWrap/>
            <w:vAlign w:val="bottom"/>
            <w:hideMark/>
            <w:tcPrChange w:id="3010"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593BA56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2,940.00</w:t>
            </w:r>
          </w:p>
        </w:tc>
        <w:tc>
          <w:tcPr>
            <w:tcW w:w="568" w:type="pct"/>
            <w:tcBorders>
              <w:top w:val="nil"/>
              <w:left w:val="nil"/>
              <w:bottom w:val="single" w:sz="4" w:space="0" w:color="auto"/>
              <w:right w:val="single" w:sz="4" w:space="0" w:color="auto"/>
            </w:tcBorders>
            <w:shd w:val="clear" w:color="auto" w:fill="auto"/>
            <w:noWrap/>
            <w:vAlign w:val="bottom"/>
            <w:hideMark/>
            <w:tcPrChange w:id="3011"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60451FF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1,764.00</w:t>
            </w:r>
          </w:p>
        </w:tc>
        <w:tc>
          <w:tcPr>
            <w:tcW w:w="525" w:type="pct"/>
            <w:tcBorders>
              <w:top w:val="nil"/>
              <w:left w:val="nil"/>
              <w:bottom w:val="single" w:sz="4" w:space="0" w:color="auto"/>
              <w:right w:val="single" w:sz="4" w:space="0" w:color="auto"/>
            </w:tcBorders>
            <w:shd w:val="clear" w:color="auto" w:fill="auto"/>
            <w:noWrap/>
            <w:vAlign w:val="bottom"/>
            <w:hideMark/>
            <w:tcPrChange w:id="301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56E7D50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126.00</w:t>
            </w:r>
          </w:p>
        </w:tc>
        <w:tc>
          <w:tcPr>
            <w:tcW w:w="423" w:type="pct"/>
            <w:tcBorders>
              <w:top w:val="nil"/>
              <w:left w:val="nil"/>
              <w:bottom w:val="single" w:sz="4" w:space="0" w:color="auto"/>
              <w:right w:val="single" w:sz="4" w:space="0" w:color="auto"/>
            </w:tcBorders>
            <w:shd w:val="clear" w:color="auto" w:fill="auto"/>
            <w:noWrap/>
            <w:vAlign w:val="bottom"/>
            <w:hideMark/>
            <w:tcPrChange w:id="301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16E4D51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168.00</w:t>
            </w:r>
          </w:p>
        </w:tc>
        <w:tc>
          <w:tcPr>
            <w:tcW w:w="512" w:type="pct"/>
            <w:tcBorders>
              <w:top w:val="nil"/>
              <w:left w:val="nil"/>
              <w:bottom w:val="single" w:sz="4" w:space="0" w:color="auto"/>
              <w:right w:val="single" w:sz="4" w:space="0" w:color="auto"/>
            </w:tcBorders>
            <w:shd w:val="clear" w:color="auto" w:fill="auto"/>
            <w:noWrap/>
            <w:vAlign w:val="bottom"/>
            <w:hideMark/>
            <w:tcPrChange w:id="301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63CEF7B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42.00</w:t>
            </w:r>
          </w:p>
        </w:tc>
        <w:tc>
          <w:tcPr>
            <w:tcW w:w="517" w:type="pct"/>
            <w:tcBorders>
              <w:top w:val="nil"/>
              <w:left w:val="nil"/>
              <w:bottom w:val="single" w:sz="4" w:space="0" w:color="auto"/>
              <w:right w:val="single" w:sz="4" w:space="0" w:color="auto"/>
            </w:tcBorders>
            <w:shd w:val="clear" w:color="auto" w:fill="auto"/>
            <w:noWrap/>
            <w:vAlign w:val="bottom"/>
            <w:hideMark/>
            <w:tcPrChange w:id="301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1602221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168.00</w:t>
            </w:r>
          </w:p>
        </w:tc>
        <w:tc>
          <w:tcPr>
            <w:tcW w:w="733" w:type="pct"/>
            <w:tcBorders>
              <w:top w:val="nil"/>
              <w:left w:val="nil"/>
              <w:bottom w:val="single" w:sz="4" w:space="0" w:color="auto"/>
              <w:right w:val="single" w:sz="4" w:space="0" w:color="auto"/>
            </w:tcBorders>
            <w:shd w:val="clear" w:color="auto" w:fill="auto"/>
            <w:noWrap/>
            <w:vAlign w:val="bottom"/>
            <w:hideMark/>
            <w:tcPrChange w:id="3016"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6AE19FF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126.00</w:t>
            </w:r>
          </w:p>
        </w:tc>
        <w:tc>
          <w:tcPr>
            <w:tcW w:w="444" w:type="pct"/>
            <w:tcBorders>
              <w:top w:val="nil"/>
              <w:left w:val="nil"/>
              <w:bottom w:val="single" w:sz="4" w:space="0" w:color="auto"/>
              <w:right w:val="single" w:sz="4" w:space="0" w:color="auto"/>
            </w:tcBorders>
            <w:shd w:val="clear" w:color="auto" w:fill="auto"/>
            <w:noWrap/>
            <w:vAlign w:val="bottom"/>
            <w:hideMark/>
            <w:tcPrChange w:id="3017"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6CC1E279"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5,334.00</w:t>
            </w:r>
          </w:p>
        </w:tc>
      </w:tr>
      <w:tr w:rsidR="00CD51C7" w:rsidRPr="00CD51C7" w14:paraId="25186D05" w14:textId="77777777" w:rsidTr="00B33BF6">
        <w:trPr>
          <w:trHeight w:val="144"/>
          <w:trPrChange w:id="3018"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3019"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3A4F04F8"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Subtotal</w:t>
            </w:r>
          </w:p>
        </w:tc>
        <w:tc>
          <w:tcPr>
            <w:tcW w:w="449" w:type="pct"/>
            <w:tcBorders>
              <w:top w:val="nil"/>
              <w:left w:val="nil"/>
              <w:bottom w:val="single" w:sz="4" w:space="0" w:color="auto"/>
              <w:right w:val="single" w:sz="4" w:space="0" w:color="auto"/>
            </w:tcBorders>
            <w:shd w:val="clear" w:color="auto" w:fill="auto"/>
            <w:noWrap/>
            <w:vAlign w:val="bottom"/>
            <w:hideMark/>
            <w:tcPrChange w:id="3020"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047E7BE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1,198,558.32</w:t>
            </w:r>
          </w:p>
        </w:tc>
        <w:tc>
          <w:tcPr>
            <w:tcW w:w="568" w:type="pct"/>
            <w:tcBorders>
              <w:top w:val="nil"/>
              <w:left w:val="nil"/>
              <w:bottom w:val="single" w:sz="4" w:space="0" w:color="auto"/>
              <w:right w:val="single" w:sz="4" w:space="0" w:color="auto"/>
            </w:tcBorders>
            <w:shd w:val="clear" w:color="auto" w:fill="auto"/>
            <w:noWrap/>
            <w:vAlign w:val="bottom"/>
            <w:hideMark/>
            <w:tcPrChange w:id="3021"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036436A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213,273.60</w:t>
            </w:r>
          </w:p>
        </w:tc>
        <w:tc>
          <w:tcPr>
            <w:tcW w:w="525" w:type="pct"/>
            <w:tcBorders>
              <w:top w:val="nil"/>
              <w:left w:val="nil"/>
              <w:bottom w:val="single" w:sz="4" w:space="0" w:color="auto"/>
              <w:right w:val="single" w:sz="4" w:space="0" w:color="auto"/>
            </w:tcBorders>
            <w:shd w:val="clear" w:color="auto" w:fill="auto"/>
            <w:noWrap/>
            <w:vAlign w:val="bottom"/>
            <w:hideMark/>
            <w:tcPrChange w:id="302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369116B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53,491.44</w:t>
            </w:r>
          </w:p>
        </w:tc>
        <w:tc>
          <w:tcPr>
            <w:tcW w:w="423" w:type="pct"/>
            <w:tcBorders>
              <w:top w:val="nil"/>
              <w:left w:val="nil"/>
              <w:bottom w:val="single" w:sz="4" w:space="0" w:color="auto"/>
              <w:right w:val="single" w:sz="4" w:space="0" w:color="auto"/>
            </w:tcBorders>
            <w:shd w:val="clear" w:color="auto" w:fill="auto"/>
            <w:noWrap/>
            <w:vAlign w:val="bottom"/>
            <w:hideMark/>
            <w:tcPrChange w:id="302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7721E60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14,447.64</w:t>
            </w:r>
          </w:p>
        </w:tc>
        <w:tc>
          <w:tcPr>
            <w:tcW w:w="512" w:type="pct"/>
            <w:tcBorders>
              <w:top w:val="nil"/>
              <w:left w:val="nil"/>
              <w:bottom w:val="single" w:sz="4" w:space="0" w:color="auto"/>
              <w:right w:val="single" w:sz="4" w:space="0" w:color="auto"/>
            </w:tcBorders>
            <w:shd w:val="clear" w:color="auto" w:fill="auto"/>
            <w:noWrap/>
            <w:vAlign w:val="bottom"/>
            <w:hideMark/>
            <w:tcPrChange w:id="302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6A81F86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4,133.52</w:t>
            </w:r>
          </w:p>
        </w:tc>
        <w:tc>
          <w:tcPr>
            <w:tcW w:w="517" w:type="pct"/>
            <w:tcBorders>
              <w:top w:val="nil"/>
              <w:left w:val="nil"/>
              <w:bottom w:val="single" w:sz="4" w:space="0" w:color="auto"/>
              <w:right w:val="single" w:sz="4" w:space="0" w:color="auto"/>
            </w:tcBorders>
            <w:shd w:val="clear" w:color="auto" w:fill="auto"/>
            <w:noWrap/>
            <w:vAlign w:val="bottom"/>
            <w:hideMark/>
            <w:tcPrChange w:id="302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17225B4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7,541.76</w:t>
            </w:r>
          </w:p>
        </w:tc>
        <w:tc>
          <w:tcPr>
            <w:tcW w:w="733" w:type="pct"/>
            <w:tcBorders>
              <w:top w:val="nil"/>
              <w:left w:val="nil"/>
              <w:bottom w:val="single" w:sz="4" w:space="0" w:color="auto"/>
              <w:right w:val="single" w:sz="4" w:space="0" w:color="auto"/>
            </w:tcBorders>
            <w:shd w:val="clear" w:color="auto" w:fill="auto"/>
            <w:noWrap/>
            <w:vAlign w:val="bottom"/>
            <w:hideMark/>
            <w:tcPrChange w:id="3026"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1C15B6C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21,216.00</w:t>
            </w:r>
          </w:p>
        </w:tc>
        <w:tc>
          <w:tcPr>
            <w:tcW w:w="444" w:type="pct"/>
            <w:tcBorders>
              <w:top w:val="nil"/>
              <w:left w:val="nil"/>
              <w:bottom w:val="single" w:sz="4" w:space="0" w:color="auto"/>
              <w:right w:val="single" w:sz="4" w:space="0" w:color="auto"/>
            </w:tcBorders>
            <w:shd w:val="clear" w:color="auto" w:fill="auto"/>
            <w:noWrap/>
            <w:vAlign w:val="bottom"/>
            <w:hideMark/>
            <w:tcPrChange w:id="3027"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081191F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1,515,056.28</w:t>
            </w:r>
          </w:p>
        </w:tc>
      </w:tr>
      <w:tr w:rsidR="00CD51C7" w:rsidRPr="00CD51C7" w14:paraId="296AB760" w14:textId="77777777" w:rsidTr="00B33BF6">
        <w:trPr>
          <w:trHeight w:val="144"/>
          <w:trPrChange w:id="3028"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3029"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351B2193"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AWS Support Costs</w:t>
            </w:r>
          </w:p>
        </w:tc>
        <w:tc>
          <w:tcPr>
            <w:tcW w:w="449" w:type="pct"/>
            <w:tcBorders>
              <w:top w:val="nil"/>
              <w:left w:val="nil"/>
              <w:bottom w:val="single" w:sz="4" w:space="0" w:color="auto"/>
              <w:right w:val="nil"/>
            </w:tcBorders>
            <w:shd w:val="clear" w:color="auto" w:fill="auto"/>
            <w:noWrap/>
            <w:vAlign w:val="bottom"/>
            <w:hideMark/>
            <w:tcPrChange w:id="3030" w:author="Jeff Johnson" w:date="2017-07-12T21:15:00Z">
              <w:tcPr>
                <w:tcW w:w="620" w:type="pct"/>
                <w:tcBorders>
                  <w:top w:val="nil"/>
                  <w:left w:val="nil"/>
                  <w:bottom w:val="single" w:sz="4" w:space="0" w:color="auto"/>
                  <w:right w:val="nil"/>
                </w:tcBorders>
                <w:shd w:val="clear" w:color="auto" w:fill="auto"/>
                <w:noWrap/>
                <w:vAlign w:val="bottom"/>
                <w:hideMark/>
              </w:tcPr>
            </w:tcPrChange>
          </w:tcPr>
          <w:p w14:paraId="6CE3C63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68" w:type="pct"/>
            <w:tcBorders>
              <w:top w:val="nil"/>
              <w:left w:val="nil"/>
              <w:bottom w:val="single" w:sz="4" w:space="0" w:color="auto"/>
              <w:right w:val="nil"/>
            </w:tcBorders>
            <w:shd w:val="clear" w:color="auto" w:fill="auto"/>
            <w:noWrap/>
            <w:vAlign w:val="bottom"/>
            <w:hideMark/>
            <w:tcPrChange w:id="3031" w:author="Jeff Johnson" w:date="2017-07-12T21:15:00Z">
              <w:tcPr>
                <w:tcW w:w="451" w:type="pct"/>
                <w:tcBorders>
                  <w:top w:val="nil"/>
                  <w:left w:val="nil"/>
                  <w:bottom w:val="single" w:sz="4" w:space="0" w:color="auto"/>
                  <w:right w:val="nil"/>
                </w:tcBorders>
                <w:shd w:val="clear" w:color="auto" w:fill="auto"/>
                <w:noWrap/>
                <w:vAlign w:val="bottom"/>
                <w:hideMark/>
              </w:tcPr>
            </w:tcPrChange>
          </w:tcPr>
          <w:p w14:paraId="79370BB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25" w:type="pct"/>
            <w:tcBorders>
              <w:top w:val="nil"/>
              <w:left w:val="nil"/>
              <w:bottom w:val="single" w:sz="4" w:space="0" w:color="auto"/>
              <w:right w:val="nil"/>
            </w:tcBorders>
            <w:shd w:val="clear" w:color="auto" w:fill="auto"/>
            <w:noWrap/>
            <w:vAlign w:val="bottom"/>
            <w:hideMark/>
            <w:tcPrChange w:id="3032"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4FC90AB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23" w:type="pct"/>
            <w:tcBorders>
              <w:top w:val="nil"/>
              <w:left w:val="nil"/>
              <w:bottom w:val="single" w:sz="4" w:space="0" w:color="auto"/>
              <w:right w:val="nil"/>
            </w:tcBorders>
            <w:shd w:val="clear" w:color="auto" w:fill="auto"/>
            <w:noWrap/>
            <w:vAlign w:val="bottom"/>
            <w:hideMark/>
            <w:tcPrChange w:id="3033"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6EAD51A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12" w:type="pct"/>
            <w:tcBorders>
              <w:top w:val="nil"/>
              <w:left w:val="nil"/>
              <w:bottom w:val="single" w:sz="4" w:space="0" w:color="auto"/>
              <w:right w:val="nil"/>
            </w:tcBorders>
            <w:shd w:val="clear" w:color="auto" w:fill="auto"/>
            <w:noWrap/>
            <w:vAlign w:val="bottom"/>
            <w:hideMark/>
            <w:tcPrChange w:id="3034"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0A22EDA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17" w:type="pct"/>
            <w:tcBorders>
              <w:top w:val="nil"/>
              <w:left w:val="nil"/>
              <w:bottom w:val="single" w:sz="4" w:space="0" w:color="auto"/>
              <w:right w:val="single" w:sz="4" w:space="0" w:color="auto"/>
            </w:tcBorders>
            <w:shd w:val="clear" w:color="auto" w:fill="auto"/>
            <w:noWrap/>
            <w:vAlign w:val="bottom"/>
            <w:hideMark/>
            <w:tcPrChange w:id="303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7903118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733" w:type="pct"/>
            <w:tcBorders>
              <w:top w:val="nil"/>
              <w:left w:val="nil"/>
              <w:bottom w:val="single" w:sz="4" w:space="0" w:color="auto"/>
              <w:right w:val="nil"/>
            </w:tcBorders>
            <w:shd w:val="clear" w:color="auto" w:fill="auto"/>
            <w:noWrap/>
            <w:vAlign w:val="bottom"/>
            <w:hideMark/>
            <w:tcPrChange w:id="3036"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05C4524C"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44" w:type="pct"/>
            <w:tcBorders>
              <w:top w:val="nil"/>
              <w:left w:val="single" w:sz="4" w:space="0" w:color="auto"/>
              <w:bottom w:val="single" w:sz="4" w:space="0" w:color="auto"/>
              <w:right w:val="single" w:sz="4" w:space="0" w:color="auto"/>
            </w:tcBorders>
            <w:shd w:val="clear" w:color="auto" w:fill="auto"/>
            <w:noWrap/>
            <w:vAlign w:val="bottom"/>
            <w:hideMark/>
            <w:tcPrChange w:id="3037" w:author="Jeff Johnson" w:date="2017-07-12T21:15:00Z">
              <w:tcPr>
                <w:tcW w:w="46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5795D07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151,505.64</w:t>
            </w:r>
          </w:p>
        </w:tc>
      </w:tr>
      <w:tr w:rsidR="00CD51C7" w:rsidRPr="00CD51C7" w14:paraId="26EF9919" w14:textId="77777777" w:rsidTr="00B33BF6">
        <w:trPr>
          <w:trHeight w:val="144"/>
          <w:trPrChange w:id="3038"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3039"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7E09B16B"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Ubuntu Cloud Support Costs</w:t>
            </w:r>
          </w:p>
        </w:tc>
        <w:tc>
          <w:tcPr>
            <w:tcW w:w="449" w:type="pct"/>
            <w:tcBorders>
              <w:top w:val="nil"/>
              <w:left w:val="nil"/>
              <w:bottom w:val="single" w:sz="4" w:space="0" w:color="auto"/>
              <w:right w:val="nil"/>
            </w:tcBorders>
            <w:shd w:val="clear" w:color="auto" w:fill="auto"/>
            <w:noWrap/>
            <w:vAlign w:val="bottom"/>
            <w:hideMark/>
            <w:tcPrChange w:id="3040" w:author="Jeff Johnson" w:date="2017-07-12T21:15:00Z">
              <w:tcPr>
                <w:tcW w:w="620" w:type="pct"/>
                <w:tcBorders>
                  <w:top w:val="nil"/>
                  <w:left w:val="nil"/>
                  <w:bottom w:val="single" w:sz="4" w:space="0" w:color="auto"/>
                  <w:right w:val="nil"/>
                </w:tcBorders>
                <w:shd w:val="clear" w:color="auto" w:fill="auto"/>
                <w:noWrap/>
                <w:vAlign w:val="bottom"/>
                <w:hideMark/>
              </w:tcPr>
            </w:tcPrChange>
          </w:tcPr>
          <w:p w14:paraId="54E8440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68" w:type="pct"/>
            <w:tcBorders>
              <w:top w:val="nil"/>
              <w:left w:val="nil"/>
              <w:bottom w:val="single" w:sz="4" w:space="0" w:color="auto"/>
              <w:right w:val="nil"/>
            </w:tcBorders>
            <w:shd w:val="clear" w:color="auto" w:fill="auto"/>
            <w:noWrap/>
            <w:vAlign w:val="bottom"/>
            <w:hideMark/>
            <w:tcPrChange w:id="3041" w:author="Jeff Johnson" w:date="2017-07-12T21:15:00Z">
              <w:tcPr>
                <w:tcW w:w="451" w:type="pct"/>
                <w:tcBorders>
                  <w:top w:val="nil"/>
                  <w:left w:val="nil"/>
                  <w:bottom w:val="single" w:sz="4" w:space="0" w:color="auto"/>
                  <w:right w:val="nil"/>
                </w:tcBorders>
                <w:shd w:val="clear" w:color="auto" w:fill="auto"/>
                <w:noWrap/>
                <w:vAlign w:val="bottom"/>
                <w:hideMark/>
              </w:tcPr>
            </w:tcPrChange>
          </w:tcPr>
          <w:p w14:paraId="6D8627BD"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25" w:type="pct"/>
            <w:tcBorders>
              <w:top w:val="nil"/>
              <w:left w:val="nil"/>
              <w:bottom w:val="single" w:sz="4" w:space="0" w:color="auto"/>
              <w:right w:val="nil"/>
            </w:tcBorders>
            <w:shd w:val="clear" w:color="auto" w:fill="auto"/>
            <w:noWrap/>
            <w:vAlign w:val="bottom"/>
            <w:hideMark/>
            <w:tcPrChange w:id="3042"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4EAF792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23" w:type="pct"/>
            <w:tcBorders>
              <w:top w:val="nil"/>
              <w:left w:val="nil"/>
              <w:bottom w:val="single" w:sz="4" w:space="0" w:color="auto"/>
              <w:right w:val="nil"/>
            </w:tcBorders>
            <w:shd w:val="clear" w:color="auto" w:fill="auto"/>
            <w:noWrap/>
            <w:vAlign w:val="bottom"/>
            <w:hideMark/>
            <w:tcPrChange w:id="3043"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3CC7411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12" w:type="pct"/>
            <w:tcBorders>
              <w:top w:val="nil"/>
              <w:left w:val="nil"/>
              <w:bottom w:val="single" w:sz="4" w:space="0" w:color="auto"/>
              <w:right w:val="nil"/>
            </w:tcBorders>
            <w:shd w:val="clear" w:color="auto" w:fill="auto"/>
            <w:noWrap/>
            <w:vAlign w:val="bottom"/>
            <w:hideMark/>
            <w:tcPrChange w:id="3044"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4319794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17" w:type="pct"/>
            <w:tcBorders>
              <w:top w:val="nil"/>
              <w:left w:val="nil"/>
              <w:bottom w:val="single" w:sz="4" w:space="0" w:color="auto"/>
              <w:right w:val="single" w:sz="4" w:space="0" w:color="auto"/>
            </w:tcBorders>
            <w:shd w:val="clear" w:color="auto" w:fill="auto"/>
            <w:noWrap/>
            <w:vAlign w:val="bottom"/>
            <w:hideMark/>
            <w:tcPrChange w:id="304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434E9C2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733" w:type="pct"/>
            <w:tcBorders>
              <w:top w:val="nil"/>
              <w:left w:val="nil"/>
              <w:bottom w:val="single" w:sz="4" w:space="0" w:color="auto"/>
              <w:right w:val="nil"/>
            </w:tcBorders>
            <w:shd w:val="clear" w:color="auto" w:fill="auto"/>
            <w:noWrap/>
            <w:vAlign w:val="bottom"/>
            <w:hideMark/>
            <w:tcPrChange w:id="3046"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39C8FAE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44" w:type="pct"/>
            <w:tcBorders>
              <w:top w:val="nil"/>
              <w:left w:val="single" w:sz="4" w:space="0" w:color="auto"/>
              <w:bottom w:val="single" w:sz="4" w:space="0" w:color="auto"/>
              <w:right w:val="single" w:sz="4" w:space="0" w:color="auto"/>
            </w:tcBorders>
            <w:shd w:val="clear" w:color="auto" w:fill="auto"/>
            <w:noWrap/>
            <w:vAlign w:val="bottom"/>
            <w:hideMark/>
            <w:tcPrChange w:id="3047" w:author="Jeff Johnson" w:date="2017-07-12T21:15:00Z">
              <w:tcPr>
                <w:tcW w:w="46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6E4D4F7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75,000.00</w:t>
            </w:r>
          </w:p>
        </w:tc>
      </w:tr>
      <w:tr w:rsidR="00CD51C7" w:rsidRPr="00CD51C7" w14:paraId="6004CC15" w14:textId="77777777" w:rsidTr="00B33BF6">
        <w:trPr>
          <w:trHeight w:val="413"/>
          <w:trPrChange w:id="3048"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3049"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50D12561"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Total</w:t>
            </w:r>
          </w:p>
        </w:tc>
        <w:tc>
          <w:tcPr>
            <w:tcW w:w="449" w:type="pct"/>
            <w:tcBorders>
              <w:top w:val="nil"/>
              <w:left w:val="nil"/>
              <w:bottom w:val="single" w:sz="4" w:space="0" w:color="auto"/>
              <w:right w:val="nil"/>
            </w:tcBorders>
            <w:shd w:val="clear" w:color="auto" w:fill="auto"/>
            <w:noWrap/>
            <w:vAlign w:val="bottom"/>
            <w:hideMark/>
            <w:tcPrChange w:id="3050" w:author="Jeff Johnson" w:date="2017-07-12T21:15:00Z">
              <w:tcPr>
                <w:tcW w:w="620" w:type="pct"/>
                <w:tcBorders>
                  <w:top w:val="nil"/>
                  <w:left w:val="nil"/>
                  <w:bottom w:val="single" w:sz="4" w:space="0" w:color="auto"/>
                  <w:right w:val="nil"/>
                </w:tcBorders>
                <w:shd w:val="clear" w:color="auto" w:fill="auto"/>
                <w:noWrap/>
                <w:vAlign w:val="bottom"/>
                <w:hideMark/>
              </w:tcPr>
            </w:tcPrChange>
          </w:tcPr>
          <w:p w14:paraId="0293D72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68" w:type="pct"/>
            <w:tcBorders>
              <w:top w:val="nil"/>
              <w:left w:val="nil"/>
              <w:bottom w:val="single" w:sz="4" w:space="0" w:color="auto"/>
              <w:right w:val="nil"/>
            </w:tcBorders>
            <w:shd w:val="clear" w:color="auto" w:fill="auto"/>
            <w:noWrap/>
            <w:vAlign w:val="bottom"/>
            <w:hideMark/>
            <w:tcPrChange w:id="3051" w:author="Jeff Johnson" w:date="2017-07-12T21:15:00Z">
              <w:tcPr>
                <w:tcW w:w="451" w:type="pct"/>
                <w:tcBorders>
                  <w:top w:val="nil"/>
                  <w:left w:val="nil"/>
                  <w:bottom w:val="single" w:sz="4" w:space="0" w:color="auto"/>
                  <w:right w:val="nil"/>
                </w:tcBorders>
                <w:shd w:val="clear" w:color="auto" w:fill="auto"/>
                <w:noWrap/>
                <w:vAlign w:val="bottom"/>
                <w:hideMark/>
              </w:tcPr>
            </w:tcPrChange>
          </w:tcPr>
          <w:p w14:paraId="7CB1AFA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25" w:type="pct"/>
            <w:tcBorders>
              <w:top w:val="nil"/>
              <w:left w:val="nil"/>
              <w:bottom w:val="single" w:sz="4" w:space="0" w:color="auto"/>
              <w:right w:val="nil"/>
            </w:tcBorders>
            <w:shd w:val="clear" w:color="auto" w:fill="auto"/>
            <w:noWrap/>
            <w:vAlign w:val="bottom"/>
            <w:hideMark/>
            <w:tcPrChange w:id="3052"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47ABCA19"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23" w:type="pct"/>
            <w:tcBorders>
              <w:top w:val="nil"/>
              <w:left w:val="nil"/>
              <w:bottom w:val="single" w:sz="4" w:space="0" w:color="auto"/>
              <w:right w:val="nil"/>
            </w:tcBorders>
            <w:shd w:val="clear" w:color="auto" w:fill="auto"/>
            <w:noWrap/>
            <w:vAlign w:val="bottom"/>
            <w:hideMark/>
            <w:tcPrChange w:id="3053"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2474EF3C"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12" w:type="pct"/>
            <w:tcBorders>
              <w:top w:val="nil"/>
              <w:left w:val="nil"/>
              <w:bottom w:val="single" w:sz="4" w:space="0" w:color="auto"/>
              <w:right w:val="nil"/>
            </w:tcBorders>
            <w:shd w:val="clear" w:color="auto" w:fill="auto"/>
            <w:noWrap/>
            <w:vAlign w:val="bottom"/>
            <w:hideMark/>
            <w:tcPrChange w:id="3054"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350A959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17" w:type="pct"/>
            <w:tcBorders>
              <w:top w:val="nil"/>
              <w:left w:val="nil"/>
              <w:bottom w:val="single" w:sz="4" w:space="0" w:color="auto"/>
              <w:right w:val="single" w:sz="4" w:space="0" w:color="auto"/>
            </w:tcBorders>
            <w:shd w:val="clear" w:color="auto" w:fill="auto"/>
            <w:noWrap/>
            <w:vAlign w:val="bottom"/>
            <w:hideMark/>
            <w:tcPrChange w:id="305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72194539"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733" w:type="pct"/>
            <w:tcBorders>
              <w:top w:val="nil"/>
              <w:left w:val="nil"/>
              <w:bottom w:val="single" w:sz="4" w:space="0" w:color="auto"/>
              <w:right w:val="nil"/>
            </w:tcBorders>
            <w:shd w:val="clear" w:color="auto" w:fill="auto"/>
            <w:noWrap/>
            <w:vAlign w:val="bottom"/>
            <w:hideMark/>
            <w:tcPrChange w:id="3056"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4E81A29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44" w:type="pct"/>
            <w:tcBorders>
              <w:top w:val="nil"/>
              <w:left w:val="single" w:sz="4" w:space="0" w:color="auto"/>
              <w:bottom w:val="single" w:sz="4" w:space="0" w:color="auto"/>
              <w:right w:val="single" w:sz="4" w:space="0" w:color="auto"/>
            </w:tcBorders>
            <w:shd w:val="clear" w:color="auto" w:fill="auto"/>
            <w:noWrap/>
            <w:vAlign w:val="bottom"/>
            <w:hideMark/>
            <w:tcPrChange w:id="3057" w:author="Jeff Johnson" w:date="2017-07-12T21:15:00Z">
              <w:tcPr>
                <w:tcW w:w="46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5E46DFCE" w14:textId="77777777" w:rsidR="00CD51C7" w:rsidRPr="00CD51C7" w:rsidRDefault="00CD51C7">
            <w:pPr>
              <w:keepNext/>
              <w:spacing w:before="0"/>
              <w:jc w:val="center"/>
              <w:rPr>
                <w:rFonts w:ascii="Calibri" w:eastAsia="Times New Roman" w:hAnsi="Calibri" w:cs="Calibri"/>
                <w:color w:val="000000"/>
                <w:sz w:val="18"/>
                <w:szCs w:val="18"/>
              </w:rPr>
              <w:pPrChange w:id="3058" w:author="Jeff Johnson" w:date="2017-07-12T21:16:00Z">
                <w:pPr>
                  <w:spacing w:before="0"/>
                  <w:jc w:val="center"/>
                </w:pPr>
              </w:pPrChange>
            </w:pPr>
            <w:r w:rsidRPr="00CD51C7">
              <w:rPr>
                <w:rFonts w:ascii="Calibri" w:eastAsia="Times New Roman" w:hAnsi="Calibri" w:cs="Calibri"/>
                <w:color w:val="000000"/>
                <w:sz w:val="18"/>
                <w:szCs w:val="18"/>
              </w:rPr>
              <w:t>1,741,561.92</w:t>
            </w:r>
          </w:p>
        </w:tc>
      </w:tr>
    </w:tbl>
    <w:p w14:paraId="70AF8DFE" w14:textId="41C42535" w:rsidR="00B33BF6" w:rsidRDefault="00B33BF6">
      <w:pPr>
        <w:pStyle w:val="Caption"/>
        <w:rPr>
          <w:ins w:id="3059" w:author="Jeff Johnson" w:date="2017-07-12T21:16:00Z"/>
        </w:rPr>
      </w:pPr>
      <w:bookmarkStart w:id="3060" w:name="_Toc487492081"/>
      <w:ins w:id="3061" w:author="Jeff Johnson" w:date="2017-07-12T21:16:00Z">
        <w:r>
          <w:t xml:space="preserve">Table </w:t>
        </w:r>
        <w:r>
          <w:fldChar w:fldCharType="begin"/>
        </w:r>
        <w:r>
          <w:instrText xml:space="preserve"> SEQ Table \* ARABIC </w:instrText>
        </w:r>
      </w:ins>
      <w:r>
        <w:fldChar w:fldCharType="separate"/>
      </w:r>
      <w:ins w:id="3062" w:author="Jeff Johnson" w:date="2017-07-12T21:16:00Z">
        <w:r>
          <w:rPr>
            <w:noProof/>
          </w:rPr>
          <w:t>13</w:t>
        </w:r>
        <w:r>
          <w:fldChar w:fldCharType="end"/>
        </w:r>
        <w:r>
          <w:t xml:space="preserve">: Example hosting cost </w:t>
        </w:r>
        <w:proofErr w:type="spellStart"/>
        <w:r>
          <w:t>calulator</w:t>
        </w:r>
        <w:proofErr w:type="spellEnd"/>
        <w:r>
          <w:t xml:space="preserve"> output</w:t>
        </w:r>
      </w:ins>
    </w:p>
    <w:p w14:paraId="56EC7760" w14:textId="0357C796" w:rsidR="00D12DDA" w:rsidRPr="00857A4F" w:rsidDel="00B33BF6" w:rsidRDefault="00D12DDA">
      <w:pPr>
        <w:rPr>
          <w:del w:id="3063" w:author="Jeff Johnson" w:date="2017-07-12T21:16:00Z"/>
          <w:rStyle w:val="SubtleReference"/>
          <w:i/>
          <w:color w:val="A6A6A6" w:themeColor="background1" w:themeShade="A6"/>
          <w:sz w:val="18"/>
          <w:szCs w:val="18"/>
          <w:rPrChange w:id="3064" w:author="Jeff Johnson" w:date="2017-07-12T21:17:00Z">
            <w:rPr>
              <w:del w:id="3065" w:author="Jeff Johnson" w:date="2017-07-12T21:16:00Z"/>
            </w:rPr>
          </w:rPrChange>
        </w:rPr>
        <w:pPrChange w:id="3066" w:author="Jeff Johnson" w:date="2017-07-12T21:17:00Z">
          <w:pPr>
            <w:pStyle w:val="Caption"/>
          </w:pPr>
        </w:pPrChange>
      </w:pPr>
      <w:del w:id="3067" w:author="Jeff Johnson" w:date="2017-07-12T21:16:00Z">
        <w:r w:rsidRPr="00857A4F" w:rsidDel="00B33BF6">
          <w:rPr>
            <w:rStyle w:val="SubtleReference"/>
            <w:i/>
            <w:color w:val="A6A6A6" w:themeColor="background1" w:themeShade="A6"/>
            <w:sz w:val="18"/>
            <w:szCs w:val="18"/>
            <w:rPrChange w:id="3068" w:author="Jeff Johnson" w:date="2017-07-12T21:17:00Z">
              <w:rPr>
                <w:bCs w:val="0"/>
              </w:rPr>
            </w:rPrChange>
          </w:rPr>
          <w:delText xml:space="preserve">Table </w:delText>
        </w:r>
      </w:del>
      <w:del w:id="3069" w:author="Jeff Johnson" w:date="2017-07-12T21:11:00Z">
        <w:r w:rsidR="00A36C43" w:rsidRPr="00857A4F" w:rsidDel="00482B84">
          <w:rPr>
            <w:rStyle w:val="SubtleReference"/>
            <w:i/>
            <w:color w:val="A6A6A6" w:themeColor="background1" w:themeShade="A6"/>
            <w:sz w:val="18"/>
            <w:szCs w:val="18"/>
            <w:rPrChange w:id="3070" w:author="Jeff Johnson" w:date="2017-07-12T21:17:00Z">
              <w:rPr>
                <w:bCs w:val="0"/>
                <w:noProof/>
              </w:rPr>
            </w:rPrChange>
          </w:rPr>
          <w:fldChar w:fldCharType="begin"/>
        </w:r>
        <w:r w:rsidR="00A36C43" w:rsidRPr="00857A4F" w:rsidDel="00482B84">
          <w:rPr>
            <w:rStyle w:val="SubtleReference"/>
            <w:i/>
            <w:color w:val="A6A6A6" w:themeColor="background1" w:themeShade="A6"/>
            <w:sz w:val="18"/>
            <w:szCs w:val="18"/>
            <w:rPrChange w:id="3071" w:author="Jeff Johnson" w:date="2017-07-12T21:17:00Z">
              <w:rPr>
                <w:bCs w:val="0"/>
              </w:rPr>
            </w:rPrChange>
          </w:rPr>
          <w:delInstrText xml:space="preserve"> SEQ Table \* ARABIC </w:delInstrText>
        </w:r>
        <w:r w:rsidR="00A36C43" w:rsidRPr="00857A4F" w:rsidDel="00482B84">
          <w:rPr>
            <w:rStyle w:val="SubtleReference"/>
            <w:i/>
            <w:color w:val="A6A6A6" w:themeColor="background1" w:themeShade="A6"/>
            <w:sz w:val="18"/>
            <w:szCs w:val="18"/>
            <w:rPrChange w:id="3072" w:author="Jeff Johnson" w:date="2017-07-12T21:17:00Z">
              <w:rPr>
                <w:bCs w:val="0"/>
                <w:noProof/>
              </w:rPr>
            </w:rPrChange>
          </w:rPr>
          <w:fldChar w:fldCharType="separate"/>
        </w:r>
        <w:r w:rsidR="00FF2E3D" w:rsidRPr="00857A4F" w:rsidDel="00482B84">
          <w:rPr>
            <w:rStyle w:val="SubtleReference"/>
            <w:i/>
            <w:color w:val="A6A6A6" w:themeColor="background1" w:themeShade="A6"/>
            <w:sz w:val="18"/>
            <w:szCs w:val="18"/>
            <w:rPrChange w:id="3073" w:author="Jeff Johnson" w:date="2017-07-12T21:17:00Z">
              <w:rPr>
                <w:bCs w:val="0"/>
                <w:noProof/>
              </w:rPr>
            </w:rPrChange>
          </w:rPr>
          <w:delText>14</w:delText>
        </w:r>
        <w:r w:rsidR="00A36C43" w:rsidRPr="00857A4F" w:rsidDel="00482B84">
          <w:rPr>
            <w:rStyle w:val="SubtleReference"/>
            <w:i/>
            <w:color w:val="A6A6A6" w:themeColor="background1" w:themeShade="A6"/>
            <w:sz w:val="18"/>
            <w:szCs w:val="18"/>
            <w:rPrChange w:id="3074" w:author="Jeff Johnson" w:date="2017-07-12T21:17:00Z">
              <w:rPr>
                <w:bCs w:val="0"/>
                <w:noProof/>
              </w:rPr>
            </w:rPrChange>
          </w:rPr>
          <w:fldChar w:fldCharType="end"/>
        </w:r>
      </w:del>
      <w:del w:id="3075" w:author="Jeff Johnson" w:date="2017-07-12T21:16:00Z">
        <w:r w:rsidRPr="00857A4F" w:rsidDel="00B33BF6">
          <w:rPr>
            <w:rStyle w:val="SubtleReference"/>
            <w:i/>
            <w:color w:val="A6A6A6" w:themeColor="background1" w:themeShade="A6"/>
            <w:sz w:val="18"/>
            <w:szCs w:val="18"/>
            <w:rPrChange w:id="3076" w:author="Jeff Johnson" w:date="2017-07-12T21:17:00Z">
              <w:rPr>
                <w:bCs w:val="0"/>
              </w:rPr>
            </w:rPrChange>
          </w:rPr>
          <w:delText>. Example Cost Summary from Spreadsheet</w:delText>
        </w:r>
        <w:bookmarkEnd w:id="3060"/>
      </w:del>
    </w:p>
    <w:p w14:paraId="1D62232B" w14:textId="1782E854" w:rsidR="0064737E" w:rsidRPr="00857A4F" w:rsidRDefault="00D12DDA" w:rsidP="00857A4F">
      <w:pPr>
        <w:rPr>
          <w:rStyle w:val="SubtleReference"/>
          <w:i/>
          <w:color w:val="A6A6A6" w:themeColor="background1" w:themeShade="A6"/>
          <w:sz w:val="18"/>
          <w:szCs w:val="18"/>
          <w:rPrChange w:id="3077" w:author="Jeff Johnson" w:date="2017-07-12T21:17:00Z">
            <w:rPr/>
          </w:rPrChange>
        </w:rPr>
      </w:pPr>
      <w:r w:rsidRPr="00857A4F">
        <w:rPr>
          <w:rStyle w:val="SubtleReference"/>
          <w:i/>
          <w:color w:val="A6A6A6" w:themeColor="background1" w:themeShade="A6"/>
          <w:sz w:val="18"/>
          <w:szCs w:val="18"/>
          <w:rPrChange w:id="3078" w:author="Jeff Johnson" w:date="2017-07-12T21:17:00Z">
            <w:rPr/>
          </w:rPrChange>
        </w:rPr>
        <w:t>Please note that Amazon support costs of 10% of the subtotal and Ubuntu yearly support costs of $</w:t>
      </w:r>
      <w:r w:rsidR="0014347D" w:rsidRPr="00857A4F">
        <w:rPr>
          <w:rStyle w:val="SubtleReference"/>
          <w:i/>
          <w:color w:val="A6A6A6" w:themeColor="background1" w:themeShade="A6"/>
          <w:sz w:val="18"/>
          <w:szCs w:val="18"/>
          <w:rPrChange w:id="3079" w:author="Jeff Johnson" w:date="2017-07-12T21:17:00Z">
            <w:rPr/>
          </w:rPrChange>
        </w:rPr>
        <w:t>75</w:t>
      </w:r>
      <w:r w:rsidRPr="00857A4F">
        <w:rPr>
          <w:rStyle w:val="SubtleReference"/>
          <w:i/>
          <w:color w:val="A6A6A6" w:themeColor="background1" w:themeShade="A6"/>
          <w:sz w:val="18"/>
          <w:szCs w:val="18"/>
          <w:rPrChange w:id="3080" w:author="Jeff Johnson" w:date="2017-07-12T21:17:00Z">
            <w:rPr/>
          </w:rPrChange>
        </w:rPr>
        <w:t>,000 per year are factored in.</w:t>
      </w:r>
    </w:p>
    <w:sectPr w:rsidR="0064737E" w:rsidRPr="00857A4F" w:rsidSect="00B33BF6">
      <w:pgSz w:w="12240" w:h="15840" w:orient="portrait"/>
      <w:pgMar w:top="1080" w:right="1440" w:bottom="990" w:left="1440" w:header="720" w:footer="720" w:gutter="0"/>
      <w:cols w:space="720"/>
      <w:docGrid w:linePitch="360"/>
      <w:sectPrChange w:id="3081" w:author="Jeff Johnson" w:date="2017-07-12T21:14:00Z">
        <w:sectPr w:rsidR="0064737E" w:rsidRPr="00857A4F" w:rsidSect="00B33BF6">
          <w:pgSz w:w="15840" w:h="12240" w:orient="landscape"/>
          <w:pgMar w:top="1440" w:right="1080" w:bottom="1440" w:left="990" w:header="720" w:footer="720" w:gutter="0"/>
        </w:sectPr>
      </w:sectPrChang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85" w:author="Jeff Johnson" w:date="2017-07-10T21:24:00Z" w:initials="JJ">
    <w:p w14:paraId="16E13E75" w14:textId="13883EE8" w:rsidR="003E2A29" w:rsidRDefault="003E2A29">
      <w:pPr>
        <w:pStyle w:val="CommentText"/>
      </w:pPr>
      <w:r>
        <w:rPr>
          <w:rStyle w:val="CommentReference"/>
        </w:rPr>
        <w:annotationRef/>
      </w:r>
      <w:r>
        <w:t xml:space="preserve">Is this statement true?  </w:t>
      </w:r>
      <w:proofErr w:type="gramStart"/>
      <w:r>
        <w:t>Actually, is</w:t>
      </w:r>
      <w:proofErr w:type="gramEnd"/>
      <w:r>
        <w:t xml:space="preserve"> this paragraph true?</w:t>
      </w:r>
    </w:p>
  </w:comment>
  <w:comment w:id="293" w:author="Jeff Johnson" w:date="2017-07-10T23:21:00Z" w:initials="JJ">
    <w:p w14:paraId="6EBEF1B7" w14:textId="21586C18" w:rsidR="003E2A29" w:rsidRDefault="003E2A29">
      <w:pPr>
        <w:pStyle w:val="CommentText"/>
      </w:pPr>
      <w:r>
        <w:rPr>
          <w:rStyle w:val="CommentReference"/>
        </w:rPr>
        <w:annotationRef/>
      </w:r>
      <w:r>
        <w:t xml:space="preserve">Should we update this?  This document doesn’t strictly apply to Contract 11 anymore.  Maybe change it to TDS 3.1.0?  I haven’t been consistent w/this throughout the doc, </w:t>
      </w:r>
      <w:proofErr w:type="spellStart"/>
      <w:r>
        <w:t>‘cause</w:t>
      </w:r>
      <w:proofErr w:type="spellEnd"/>
      <w:r>
        <w:t xml:space="preserve"> I’m not sure it should be changed.  I feel like it should be, but I could be pretty easily convinced otherwise.</w:t>
      </w:r>
    </w:p>
  </w:comment>
  <w:comment w:id="1588" w:author="Jeff Johnson" w:date="2017-07-10T23:15:00Z" w:initials="JJ">
    <w:p w14:paraId="24F65035" w14:textId="38380900" w:rsidR="003E2A29" w:rsidRDefault="003E2A29">
      <w:pPr>
        <w:pStyle w:val="CommentText"/>
      </w:pPr>
      <w:r>
        <w:rPr>
          <w:rStyle w:val="CommentReference"/>
        </w:rPr>
        <w:annotationRef/>
      </w:r>
      <w:r>
        <w:t>I’m unsure of how to articulate this point.  I have some of the metrics Will recorded during the various load tests, so I guess I could put those in here.  If anyone has any thoughts, I’m all ears.  The reason I haven’t done that already is because that’s performance stuff and not strictly hosting requirements-related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6E13E75" w15:done="0"/>
  <w15:commentEx w15:paraId="6EBEF1B7" w15:done="0"/>
  <w15:commentEx w15:paraId="24F65035" w15:done="1"/>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EA0FB4" w14:textId="77777777" w:rsidR="00442F96" w:rsidRDefault="00442F96" w:rsidP="00567046">
      <w:r>
        <w:separator/>
      </w:r>
    </w:p>
  </w:endnote>
  <w:endnote w:type="continuationSeparator" w:id="0">
    <w:p w14:paraId="77304F24" w14:textId="77777777" w:rsidR="00442F96" w:rsidRDefault="00442F96" w:rsidP="005670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Franklin Gothic Book">
    <w:panose1 w:val="020B05030201020202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7075005"/>
      <w:docPartObj>
        <w:docPartGallery w:val="Page Numbers (Bottom of Page)"/>
        <w:docPartUnique/>
      </w:docPartObj>
    </w:sdtPr>
    <w:sdtEndPr>
      <w:rPr>
        <w:noProof/>
      </w:rPr>
    </w:sdtEndPr>
    <w:sdtContent>
      <w:p w14:paraId="448C79AB" w14:textId="03E8734B" w:rsidR="003E2A29" w:rsidRDefault="003E2A29" w:rsidP="0089497D">
        <w:pPr>
          <w:pStyle w:val="Footer"/>
          <w:jc w:val="center"/>
        </w:pPr>
        <w:r>
          <w:fldChar w:fldCharType="begin"/>
        </w:r>
        <w:r>
          <w:instrText xml:space="preserve"> PAGE   \* MERGEFORMAT </w:instrText>
        </w:r>
        <w:r>
          <w:fldChar w:fldCharType="separate"/>
        </w:r>
        <w:r w:rsidR="000A08E0">
          <w:rPr>
            <w:noProof/>
          </w:rPr>
          <w:t>12</w:t>
        </w:r>
        <w:r>
          <w:rPr>
            <w:noProof/>
          </w:rPr>
          <w:fldChar w:fldCharType="end"/>
        </w:r>
      </w:p>
    </w:sdtContent>
  </w:sdt>
  <w:p w14:paraId="5C246FDC" w14:textId="77777777" w:rsidR="003E2A29" w:rsidRDefault="003E2A29" w:rsidP="0056704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240B6" w14:textId="77777777" w:rsidR="003E2A29" w:rsidRDefault="003E2A29" w:rsidP="00567046">
    <w:pPr>
      <w:pStyle w:val="Footer"/>
    </w:pPr>
  </w:p>
  <w:p w14:paraId="3DE958EA" w14:textId="77777777" w:rsidR="003E2A29" w:rsidRDefault="003E2A29" w:rsidP="0056704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B87587" w14:textId="77777777" w:rsidR="00442F96" w:rsidRDefault="00442F96" w:rsidP="00567046">
      <w:r>
        <w:separator/>
      </w:r>
    </w:p>
  </w:footnote>
  <w:footnote w:type="continuationSeparator" w:id="0">
    <w:p w14:paraId="17BEAC82" w14:textId="77777777" w:rsidR="00442F96" w:rsidRDefault="00442F96" w:rsidP="00567046">
      <w:r>
        <w:continuationSeparator/>
      </w:r>
    </w:p>
  </w:footnote>
  <w:footnote w:id="1">
    <w:p w14:paraId="73BD824B" w14:textId="4D215624" w:rsidR="003E2A29" w:rsidRDefault="003E2A29">
      <w:pPr>
        <w:pStyle w:val="FootnoteText"/>
      </w:pPr>
      <w:ins w:id="1093" w:author="Jeff Johnson" w:date="2017-07-10T16:48:00Z">
        <w:r>
          <w:rPr>
            <w:rStyle w:val="FootnoteReference"/>
          </w:rPr>
          <w:footnoteRef/>
        </w:r>
        <w:r>
          <w:t xml:space="preserve"> </w:t>
        </w:r>
      </w:ins>
      <w:ins w:id="1094" w:author="Jeff Johnson" w:date="2017-07-10T16:49:00Z">
        <w:r w:rsidRPr="00065F82">
          <w:t>https://kubernetes.io/</w:t>
        </w:r>
      </w:ins>
    </w:p>
  </w:footnote>
  <w:footnote w:id="2">
    <w:p w14:paraId="5DD6828F" w14:textId="4014EC14" w:rsidR="003E2A29" w:rsidRDefault="003E2A29">
      <w:pPr>
        <w:pStyle w:val="FootnoteText"/>
      </w:pPr>
      <w:ins w:id="1098" w:author="Jeff Johnson" w:date="2017-07-10T16:49:00Z">
        <w:r>
          <w:rPr>
            <w:rStyle w:val="FootnoteReference"/>
          </w:rPr>
          <w:footnoteRef/>
        </w:r>
        <w:r>
          <w:t xml:space="preserve"> </w:t>
        </w:r>
        <w:r w:rsidRPr="00065F82">
          <w:t>https://www.docker.com/</w:t>
        </w:r>
      </w:ins>
    </w:p>
  </w:footnote>
  <w:footnote w:id="3">
    <w:p w14:paraId="38B0C998" w14:textId="228511FF" w:rsidR="003E2A29" w:rsidRDefault="003E2A29">
      <w:pPr>
        <w:pStyle w:val="FootnoteText"/>
      </w:pPr>
      <w:ins w:id="1112" w:author="Jeff Johnson" w:date="2017-07-10T16:01:00Z">
        <w:r>
          <w:rPr>
            <w:rStyle w:val="FootnoteReference"/>
          </w:rPr>
          <w:footnoteRef/>
        </w:r>
        <w:r>
          <w:t xml:space="preserve"> </w:t>
        </w:r>
        <w:proofErr w:type="spellStart"/>
        <w:r>
          <w:t>ElasticSearch</w:t>
        </w:r>
        <w:proofErr w:type="spellEnd"/>
        <w:r>
          <w:t xml:space="preserve">, </w:t>
        </w:r>
        <w:proofErr w:type="spellStart"/>
        <w:r>
          <w:t>LogStash</w:t>
        </w:r>
        <w:proofErr w:type="spellEnd"/>
        <w:r>
          <w:t xml:space="preserve"> and </w:t>
        </w:r>
        <w:proofErr w:type="spellStart"/>
        <w:r>
          <w:t>Kibana</w:t>
        </w:r>
        <w:proofErr w:type="spellEnd"/>
        <w:r>
          <w:t xml:space="preserve"> are not listed in the component table </w:t>
        </w:r>
      </w:ins>
      <w:ins w:id="1113" w:author="Jeff Johnson" w:date="2017-07-10T16:02:00Z">
        <w:r>
          <w:t>above</w:t>
        </w:r>
      </w:ins>
      <w:ins w:id="1114" w:author="Jeff Johnson" w:date="2017-07-10T16:01:00Z">
        <w:r>
          <w:t xml:space="preserve"> </w:t>
        </w:r>
      </w:ins>
      <w:ins w:id="1115" w:author="Jeff Johnson" w:date="2017-07-10T16:02:00Z">
        <w:r>
          <w:t>because they are third-party software components</w:t>
        </w:r>
      </w:ins>
      <w:ins w:id="1116" w:author="Jeff Johnson" w:date="2017-07-10T16:03:00Z">
        <w:r>
          <w:t>; they are not part of the Test Delivery Unit source code</w:t>
        </w:r>
      </w:ins>
    </w:p>
  </w:footnote>
  <w:footnote w:id="4">
    <w:p w14:paraId="104BC398" w14:textId="03019054" w:rsidR="003E2A29" w:rsidRDefault="003E2A29">
      <w:pPr>
        <w:pStyle w:val="FootnoteText"/>
      </w:pPr>
      <w:ins w:id="1230" w:author="Jeff Johnson" w:date="2017-07-10T16:53:00Z">
        <w:r>
          <w:rPr>
            <w:rStyle w:val="FootnoteReference"/>
          </w:rPr>
          <w:footnoteRef/>
        </w:r>
        <w:r>
          <w:t xml:space="preserve"> </w:t>
        </w:r>
        <w:r w:rsidRPr="00065F82">
          <w:t>https://www.nginx.com/resources/wiki/</w:t>
        </w:r>
      </w:ins>
    </w:p>
  </w:footnote>
  <w:footnote w:id="5">
    <w:p w14:paraId="67D81DC5" w14:textId="34795C46" w:rsidR="003E2A29" w:rsidRDefault="003E2A29">
      <w:pPr>
        <w:pStyle w:val="FootnoteText"/>
      </w:pPr>
      <w:ins w:id="1259" w:author="Jeff Johnson" w:date="2017-07-10T21:44:00Z">
        <w:r>
          <w:rPr>
            <w:rStyle w:val="FootnoteReference"/>
          </w:rPr>
          <w:footnoteRef/>
        </w:r>
        <w:r>
          <w:t xml:space="preserve"> </w:t>
        </w:r>
        <w:r w:rsidRPr="00CA423B">
          <w:t>https://aws.amazon.com/ec2/instance-types/</w:t>
        </w:r>
      </w:ins>
    </w:p>
  </w:footnote>
  <w:footnote w:id="6">
    <w:p w14:paraId="43744FBD" w14:textId="00EF044E" w:rsidR="003E2A29" w:rsidRDefault="003E2A29">
      <w:pPr>
        <w:pStyle w:val="FootnoteText"/>
      </w:pPr>
      <w:ins w:id="1262" w:author="Jeff Johnson" w:date="2017-07-10T16:17:00Z">
        <w:r>
          <w:rPr>
            <w:rStyle w:val="FootnoteReference"/>
          </w:rPr>
          <w:footnoteRef/>
        </w:r>
        <w:r>
          <w:t xml:space="preserve"> </w:t>
        </w:r>
        <w:r w:rsidRPr="00354B29">
          <w:t>https://kubernetes.io/docs/getting-started-guides/aws/</w:t>
        </w:r>
      </w:ins>
    </w:p>
  </w:footnote>
  <w:footnote w:id="7">
    <w:p w14:paraId="2B5890E3" w14:textId="4036493D" w:rsidR="003E2A29" w:rsidRDefault="003E2A29">
      <w:pPr>
        <w:pStyle w:val="FootnoteText"/>
      </w:pPr>
      <w:ins w:id="1334" w:author="Jeff Johnson" w:date="2017-07-10T18:25:00Z">
        <w:r>
          <w:rPr>
            <w:rStyle w:val="FootnoteReference"/>
          </w:rPr>
          <w:footnoteRef/>
        </w:r>
        <w:r>
          <w:t xml:space="preserve"> </w:t>
        </w:r>
        <w:r w:rsidRPr="00C42B6D">
          <w:t>https://alpinelinux.org/about/</w:t>
        </w:r>
      </w:ins>
    </w:p>
  </w:footnote>
  <w:footnote w:id="8">
    <w:p w14:paraId="71DD6784" w14:textId="1FD6E239" w:rsidR="003E2A29" w:rsidRDefault="003E2A29">
      <w:pPr>
        <w:pStyle w:val="FootnoteText"/>
      </w:pPr>
      <w:ins w:id="1346" w:author="Jeff Johnson" w:date="2017-07-10T20:29:00Z">
        <w:r>
          <w:rPr>
            <w:rStyle w:val="FootnoteReference"/>
          </w:rPr>
          <w:footnoteRef/>
        </w:r>
        <w:r>
          <w:t xml:space="preserve"> </w:t>
        </w:r>
        <w:r w:rsidRPr="00882EC0">
          <w:t>https://redis.io/</w:t>
        </w:r>
      </w:ins>
    </w:p>
  </w:footnote>
  <w:footnote w:id="9">
    <w:p w14:paraId="6E089302" w14:textId="41CAC3FD" w:rsidR="003E2A29" w:rsidRDefault="003E2A29">
      <w:pPr>
        <w:pStyle w:val="FootnoteText"/>
      </w:pPr>
      <w:ins w:id="1365" w:author="Jeff Johnson" w:date="2017-07-10T21:06:00Z">
        <w:r>
          <w:rPr>
            <w:rStyle w:val="FootnoteReference"/>
          </w:rPr>
          <w:footnoteRef/>
        </w:r>
        <w:r>
          <w:t xml:space="preserve"> </w:t>
        </w:r>
        <w:r w:rsidRPr="00074416">
          <w:t>https://about.gitlab.com/</w:t>
        </w:r>
      </w:ins>
    </w:p>
  </w:footnote>
  <w:footnote w:id="10">
    <w:p w14:paraId="7D95D3AA" w14:textId="620AB53A" w:rsidR="003E2A29" w:rsidRDefault="003E2A29">
      <w:pPr>
        <w:pStyle w:val="FootnoteText"/>
      </w:pPr>
      <w:ins w:id="1368" w:author="Jeff Johnson" w:date="2017-07-10T21:07:00Z">
        <w:r>
          <w:rPr>
            <w:rStyle w:val="FootnoteReference"/>
          </w:rPr>
          <w:footnoteRef/>
        </w:r>
        <w:r>
          <w:t xml:space="preserve"> </w:t>
        </w:r>
        <w:r w:rsidRPr="00074416">
          <w:t>https://github.com/</w:t>
        </w:r>
      </w:ins>
    </w:p>
  </w:footnote>
  <w:footnote w:id="11">
    <w:p w14:paraId="46C377C1" w14:textId="5143217E" w:rsidR="003E2A29" w:rsidRDefault="003E2A29">
      <w:pPr>
        <w:pStyle w:val="FootnoteText"/>
      </w:pPr>
      <w:ins w:id="1375" w:author="Jeff Johnson" w:date="2017-07-10T21:05:00Z">
        <w:r>
          <w:rPr>
            <w:rStyle w:val="FootnoteReference"/>
          </w:rPr>
          <w:footnoteRef/>
        </w:r>
        <w:r>
          <w:t xml:space="preserve"> </w:t>
        </w:r>
        <w:r w:rsidRPr="00074416">
          <w:t>http://cloud.spring.io/spring-cloud-static/spring-cloud.html#_features</w:t>
        </w:r>
      </w:ins>
    </w:p>
  </w:footnote>
  <w:footnote w:id="12">
    <w:p w14:paraId="22FF9E08" w14:textId="20C2AFC2" w:rsidR="003E2A29" w:rsidRDefault="003E2A29">
      <w:pPr>
        <w:pStyle w:val="FootnoteText"/>
      </w:pPr>
      <w:ins w:id="1396" w:author="Jeff Johnson" w:date="2017-07-10T21:05:00Z">
        <w:r>
          <w:rPr>
            <w:rStyle w:val="FootnoteReference"/>
          </w:rPr>
          <w:footnoteRef/>
        </w:r>
        <w:r>
          <w:t xml:space="preserve"> </w:t>
        </w:r>
        <w:r w:rsidRPr="00074416">
          <w:t>https://cloud.spring.io/spring-cloud-cli/</w:t>
        </w:r>
      </w:ins>
    </w:p>
  </w:footnote>
  <w:footnote w:id="13">
    <w:p w14:paraId="7495E9EC" w14:textId="228D7E5B" w:rsidR="003E2A29" w:rsidRDefault="003E2A29">
      <w:pPr>
        <w:pStyle w:val="FootnoteText"/>
      </w:pPr>
      <w:ins w:id="1410" w:author="Jeff Johnson" w:date="2017-07-10T21:20:00Z">
        <w:r>
          <w:rPr>
            <w:rStyle w:val="FootnoteReference"/>
          </w:rPr>
          <w:footnoteRef/>
        </w:r>
        <w:r>
          <w:t xml:space="preserve"> </w:t>
        </w:r>
        <w:r w:rsidRPr="00F641E0">
          <w:t>http://cloud.spring.io/spring-cloud-static/spring-cloud.html#_push_notifications_and_spring_cloud_bus</w:t>
        </w:r>
      </w:ins>
    </w:p>
  </w:footnote>
  <w:footnote w:id="14">
    <w:p w14:paraId="1A4FC603" w14:textId="57C99983" w:rsidR="003E2A29" w:rsidRDefault="003E2A29">
      <w:pPr>
        <w:pStyle w:val="FootnoteText"/>
      </w:pPr>
      <w:ins w:id="1451" w:author="Jeff Johnson" w:date="2017-07-10T21:43:00Z">
        <w:r>
          <w:rPr>
            <w:rStyle w:val="FootnoteReference"/>
          </w:rPr>
          <w:footnoteRef/>
        </w:r>
        <w:r>
          <w:t xml:space="preserve"> </w:t>
        </w:r>
        <w:r w:rsidRPr="00CA423B">
          <w:t>http://docs.aws.amazon.com/AmazonRDS/latest/UserGuide/Concepts.DBInstanceClass.html</w:t>
        </w:r>
      </w:ins>
    </w:p>
  </w:footnote>
  <w:footnote w:id="15">
    <w:p w14:paraId="6E835E4A" w14:textId="63DCE836" w:rsidR="003E2A29" w:rsidRDefault="003E2A29">
      <w:pPr>
        <w:pStyle w:val="FootnoteText"/>
      </w:pPr>
      <w:ins w:id="1464" w:author="Jeff Johnson" w:date="2017-07-10T23:06:00Z">
        <w:r>
          <w:rPr>
            <w:rStyle w:val="FootnoteReference"/>
          </w:rPr>
          <w:footnoteRef/>
        </w:r>
        <w:r>
          <w:t xml:space="preserve"> </w:t>
        </w:r>
        <w:r w:rsidRPr="00C46CA1">
          <w:t>https://mariadb.org/</w:t>
        </w:r>
      </w:ins>
    </w:p>
  </w:footnote>
  <w:footnote w:id="16">
    <w:p w14:paraId="12B4F001" w14:textId="55B4C408" w:rsidR="003E2A29" w:rsidRDefault="003E2A29">
      <w:pPr>
        <w:pStyle w:val="FootnoteText"/>
      </w:pPr>
      <w:ins w:id="1467" w:author="Jeff Johnson" w:date="2017-07-10T23:05:00Z">
        <w:r>
          <w:rPr>
            <w:rStyle w:val="FootnoteReference"/>
          </w:rPr>
          <w:footnoteRef/>
        </w:r>
        <w:r>
          <w:t xml:space="preserve"> </w:t>
        </w:r>
        <w:r w:rsidRPr="00C46CA1">
          <w:t>https://aws.amazon.com/rds/aurora/</w:t>
        </w:r>
      </w:ins>
    </w:p>
  </w:footnote>
  <w:footnote w:id="17">
    <w:p w14:paraId="660AE60D" w14:textId="1A8B4C5B" w:rsidR="003E2A29" w:rsidRDefault="003E2A29">
      <w:pPr>
        <w:pStyle w:val="FootnoteText"/>
      </w:pPr>
      <w:ins w:id="1635" w:author="Jeff Johnson" w:date="2017-07-12T17:55:00Z">
        <w:r>
          <w:rPr>
            <w:rStyle w:val="FootnoteReference"/>
          </w:rPr>
          <w:footnoteRef/>
        </w:r>
        <w:r>
          <w:t xml:space="preserve"> </w:t>
        </w:r>
        <w:r w:rsidRPr="00A36C43">
          <w:t>https://qbox.io/blog/welcome-to-the-elk-stack-elasticsearch-logstash-kibana</w:t>
        </w:r>
      </w:ins>
    </w:p>
  </w:footnote>
  <w:footnote w:id="18">
    <w:p w14:paraId="4880A79B" w14:textId="39D1F32F" w:rsidR="003E2A29" w:rsidRDefault="003E2A29">
      <w:pPr>
        <w:pStyle w:val="FootnoteText"/>
      </w:pPr>
      <w:ins w:id="2487" w:author="Jeff Johnson" w:date="2017-07-12T20:46:00Z">
        <w:r>
          <w:rPr>
            <w:rStyle w:val="FootnoteReference"/>
          </w:rPr>
          <w:footnoteRef/>
        </w:r>
        <w:r>
          <w:t xml:space="preserve"> </w:t>
        </w:r>
        <w:r>
          <w:rPr>
            <w:rFonts w:ascii="Arial" w:hAnsi="Arial" w:cs="Arial"/>
            <w:color w:val="444444"/>
            <w:sz w:val="21"/>
            <w:szCs w:val="21"/>
          </w:rPr>
          <w:fldChar w:fldCharType="begin"/>
        </w:r>
        <w:r>
          <w:rPr>
            <w:rFonts w:ascii="Arial" w:hAnsi="Arial" w:cs="Arial"/>
            <w:color w:val="444444"/>
            <w:sz w:val="21"/>
            <w:szCs w:val="21"/>
          </w:rPr>
          <w:instrText xml:space="preserve"> HYPERLINK "https://www.elastic.co/guide/en/logstash/5.0/deploying-and-scaling.html" </w:instrText>
        </w:r>
        <w:r>
          <w:rPr>
            <w:rFonts w:ascii="Arial" w:hAnsi="Arial" w:cs="Arial"/>
            <w:color w:val="444444"/>
            <w:sz w:val="21"/>
            <w:szCs w:val="21"/>
          </w:rPr>
          <w:fldChar w:fldCharType="separate"/>
        </w:r>
        <w:r>
          <w:rPr>
            <w:rStyle w:val="Hyperlink"/>
            <w:rFonts w:ascii="Arial" w:hAnsi="Arial" w:cs="Arial"/>
            <w:color w:val="3B73AF"/>
            <w:sz w:val="21"/>
            <w:szCs w:val="21"/>
          </w:rPr>
          <w:t>https://www.elastic.co/guide/en/logstash/5.0/deploying-and-scaling.html</w:t>
        </w:r>
        <w:r>
          <w:rPr>
            <w:rFonts w:ascii="Arial" w:hAnsi="Arial" w:cs="Arial"/>
            <w:color w:val="444444"/>
            <w:sz w:val="21"/>
            <w:szCs w:val="21"/>
          </w:rPr>
          <w:fldChar w:fldCharType="end"/>
        </w:r>
      </w:ins>
    </w:p>
  </w:footnote>
  <w:footnote w:id="19">
    <w:p w14:paraId="39482C95" w14:textId="12589F9F" w:rsidR="003E2A29" w:rsidRDefault="003E2A29">
      <w:pPr>
        <w:pStyle w:val="FootnoteText"/>
      </w:pPr>
      <w:ins w:id="2538" w:author="Jeff Johnson" w:date="2017-07-12T20:14:00Z">
        <w:r>
          <w:rPr>
            <w:rStyle w:val="FootnoteReference"/>
          </w:rPr>
          <w:footnoteRef/>
        </w:r>
        <w:r>
          <w:t xml:space="preserve"> </w:t>
        </w:r>
        <w:r>
          <w:rPr>
            <w:rFonts w:ascii="Arial" w:hAnsi="Arial" w:cs="Arial"/>
            <w:color w:val="333333"/>
            <w:sz w:val="21"/>
            <w:szCs w:val="21"/>
          </w:rPr>
          <w:fldChar w:fldCharType="begin"/>
        </w:r>
        <w:r>
          <w:rPr>
            <w:rFonts w:ascii="Arial" w:hAnsi="Arial" w:cs="Arial"/>
            <w:color w:val="333333"/>
            <w:sz w:val="21"/>
            <w:szCs w:val="21"/>
          </w:rPr>
          <w:instrText xml:space="preserve"> HYPERLINK "https://www.elastic.co/guide/en/elasticsearch/client/curator/current/index.html" </w:instrText>
        </w:r>
        <w:r>
          <w:rPr>
            <w:rFonts w:ascii="Arial" w:hAnsi="Arial" w:cs="Arial"/>
            <w:color w:val="333333"/>
            <w:sz w:val="21"/>
            <w:szCs w:val="21"/>
          </w:rPr>
          <w:fldChar w:fldCharType="separate"/>
        </w:r>
        <w:r>
          <w:rPr>
            <w:rStyle w:val="Hyperlink"/>
            <w:rFonts w:ascii="Arial" w:hAnsi="Arial" w:cs="Arial"/>
            <w:color w:val="3B73AF"/>
            <w:sz w:val="21"/>
            <w:szCs w:val="21"/>
          </w:rPr>
          <w:t>https://www.elastic.co/guide/en/elasticsearch/client/curator/current/index.html</w:t>
        </w:r>
        <w:r>
          <w:rPr>
            <w:rFonts w:ascii="Arial" w:hAnsi="Arial" w:cs="Arial"/>
            <w:color w:val="333333"/>
            <w:sz w:val="21"/>
            <w:szCs w:val="21"/>
          </w:rPr>
          <w:fldChar w:fldCharType="end"/>
        </w:r>
      </w:ins>
    </w:p>
  </w:footnote>
  <w:footnote w:id="20">
    <w:p w14:paraId="5FA5B62D" w14:textId="5D2774C2" w:rsidR="003E2A29" w:rsidRDefault="003E2A29">
      <w:pPr>
        <w:pStyle w:val="FootnoteText"/>
      </w:pPr>
      <w:ins w:id="2541" w:author="Jeff Johnson" w:date="2017-07-12T20:33:00Z">
        <w:r>
          <w:rPr>
            <w:rStyle w:val="FootnoteReference"/>
          </w:rPr>
          <w:footnoteRef/>
        </w:r>
        <w:r>
          <w:t xml:space="preserve"> </w:t>
        </w:r>
        <w:r>
          <w:rPr>
            <w:rFonts w:ascii="Arial" w:hAnsi="Arial" w:cs="Arial"/>
            <w:color w:val="333333"/>
            <w:sz w:val="21"/>
            <w:szCs w:val="21"/>
          </w:rPr>
          <w:fldChar w:fldCharType="begin"/>
        </w:r>
        <w:r>
          <w:rPr>
            <w:rFonts w:ascii="Arial" w:hAnsi="Arial" w:cs="Arial"/>
            <w:color w:val="333333"/>
            <w:sz w:val="21"/>
            <w:szCs w:val="21"/>
          </w:rPr>
          <w:instrText xml:space="preserve"> HYPERLINK "https://www.elastic.co/guide/en/elasticsearch/client/curator/current/configfile.html" </w:instrText>
        </w:r>
        <w:r>
          <w:rPr>
            <w:rFonts w:ascii="Arial" w:hAnsi="Arial" w:cs="Arial"/>
            <w:color w:val="333333"/>
            <w:sz w:val="21"/>
            <w:szCs w:val="21"/>
          </w:rPr>
          <w:fldChar w:fldCharType="separate"/>
        </w:r>
        <w:r>
          <w:rPr>
            <w:rStyle w:val="Hyperlink"/>
            <w:rFonts w:ascii="Arial" w:hAnsi="Arial" w:cs="Arial"/>
            <w:color w:val="3B73AF"/>
            <w:sz w:val="21"/>
            <w:szCs w:val="21"/>
          </w:rPr>
          <w:t>https://www.elastic.co/guide/en/elasticsearch/client/curator/current/configfile.html</w:t>
        </w:r>
        <w:r>
          <w:rPr>
            <w:rFonts w:ascii="Arial" w:hAnsi="Arial" w:cs="Arial"/>
            <w:color w:val="333333"/>
            <w:sz w:val="21"/>
            <w:szCs w:val="21"/>
          </w:rPr>
          <w:fldChar w:fldCharType="end"/>
        </w:r>
      </w:ins>
    </w:p>
  </w:footnote>
  <w:footnote w:id="21">
    <w:p w14:paraId="67002375" w14:textId="6ED354D4" w:rsidR="003E2A29" w:rsidRDefault="003E2A29">
      <w:pPr>
        <w:pStyle w:val="FootnoteText"/>
      </w:pPr>
      <w:ins w:id="2681" w:author="Jeff Johnson" w:date="2017-07-12T20:10:00Z">
        <w:r>
          <w:rPr>
            <w:rStyle w:val="FootnoteReference"/>
          </w:rPr>
          <w:footnoteRef/>
        </w:r>
        <w:r>
          <w:t xml:space="preserve"> </w:t>
        </w:r>
        <w:r>
          <w:rPr>
            <w:rFonts w:ascii="Arial" w:hAnsi="Arial" w:cs="Arial"/>
            <w:color w:val="333333"/>
            <w:sz w:val="21"/>
            <w:szCs w:val="21"/>
          </w:rPr>
          <w:fldChar w:fldCharType="begin"/>
        </w:r>
        <w:r>
          <w:rPr>
            <w:rFonts w:ascii="Arial" w:hAnsi="Arial" w:cs="Arial"/>
            <w:color w:val="333333"/>
            <w:sz w:val="21"/>
            <w:szCs w:val="21"/>
          </w:rPr>
          <w:instrText xml:space="preserve"> HYPERLINK "http://docs.aws.amazon.com/AmazonS3/latest/dev/storage-class-intro.html" </w:instrText>
        </w:r>
        <w:r>
          <w:rPr>
            <w:rFonts w:ascii="Arial" w:hAnsi="Arial" w:cs="Arial"/>
            <w:color w:val="333333"/>
            <w:sz w:val="21"/>
            <w:szCs w:val="21"/>
          </w:rPr>
          <w:fldChar w:fldCharType="separate"/>
        </w:r>
        <w:r>
          <w:rPr>
            <w:rStyle w:val="Hyperlink"/>
            <w:rFonts w:ascii="Arial" w:hAnsi="Arial" w:cs="Arial"/>
            <w:color w:val="3B73AF"/>
            <w:sz w:val="21"/>
            <w:szCs w:val="21"/>
          </w:rPr>
          <w:t>http://docs.aws.amazon.com/AmazonS3/latest/dev/storage-class-intro.html</w:t>
        </w:r>
        <w:r>
          <w:rPr>
            <w:rFonts w:ascii="Arial" w:hAnsi="Arial" w:cs="Arial"/>
            <w:color w:val="333333"/>
            <w:sz w:val="21"/>
            <w:szCs w:val="21"/>
          </w:rPr>
          <w:fldChar w:fldCharType="end"/>
        </w:r>
      </w:ins>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3"/>
      <w:gridCol w:w="4647"/>
    </w:tblGrid>
    <w:tr w:rsidR="003E2A29" w14:paraId="2E3DEC37" w14:textId="77777777" w:rsidTr="00C56047">
      <w:trPr>
        <w:trHeight w:val="1008"/>
      </w:trPr>
      <w:tc>
        <w:tcPr>
          <w:tcW w:w="4788" w:type="dxa"/>
          <w:vAlign w:val="center"/>
        </w:tcPr>
        <w:p w14:paraId="7EA56F6C" w14:textId="43A83D3E" w:rsidR="003E2A29" w:rsidRDefault="003E2A29" w:rsidP="00C56047">
          <w:pPr>
            <w:pStyle w:val="Header"/>
            <w:spacing w:before="0"/>
          </w:pPr>
          <w:r w:rsidRPr="00E50BBA">
            <w:rPr>
              <w:noProof/>
            </w:rPr>
            <w:drawing>
              <wp:inline distT="0" distB="0" distL="0" distR="0" wp14:anchorId="28424CD7" wp14:editId="128A9B5E">
                <wp:extent cx="1801495" cy="574040"/>
                <wp:effectExtent l="0" t="0" r="8255" b="0"/>
                <wp:docPr id="13" name="Picture 1" descr="SmarterBalanced_logo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erBalanced_logo_HEAD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1495" cy="574040"/>
                        </a:xfrm>
                        <a:prstGeom prst="rect">
                          <a:avLst/>
                        </a:prstGeom>
                      </pic:spPr>
                    </pic:pic>
                  </a:graphicData>
                </a:graphic>
              </wp:inline>
            </w:drawing>
          </w:r>
        </w:p>
      </w:tc>
      <w:tc>
        <w:tcPr>
          <w:tcW w:w="4788" w:type="dxa"/>
          <w:vAlign w:val="center"/>
        </w:tcPr>
        <w:p w14:paraId="3DE84003" w14:textId="77777777" w:rsidR="003E2A29" w:rsidRDefault="003E2A29" w:rsidP="00C56047">
          <w:pPr>
            <w:pStyle w:val="Header"/>
            <w:spacing w:before="0"/>
            <w:jc w:val="right"/>
          </w:pPr>
          <w:r>
            <w:t>Hosting Requirements</w:t>
          </w:r>
        </w:p>
        <w:p w14:paraId="717F2EEA" w14:textId="77777777" w:rsidR="003E2A29" w:rsidRDefault="003E2A29" w:rsidP="003E2A29">
          <w:pPr>
            <w:pStyle w:val="Header"/>
            <w:spacing w:before="0"/>
            <w:jc w:val="right"/>
            <w:rPr>
              <w:ins w:id="335" w:author="Jeff Johnson" w:date="2017-07-13T11:15:00Z"/>
            </w:rPr>
          </w:pPr>
          <w:r>
            <w:t xml:space="preserve">Smarter Balanced Assessment Consortium </w:t>
          </w:r>
        </w:p>
        <w:p w14:paraId="2BB08729" w14:textId="3737BC0C" w:rsidR="003E2A29" w:rsidRDefault="003E2A29" w:rsidP="003E2A29">
          <w:pPr>
            <w:pStyle w:val="Header"/>
            <w:spacing w:before="0"/>
            <w:jc w:val="right"/>
          </w:pPr>
          <w:del w:id="336" w:author="Jeff Johnson" w:date="2017-07-13T11:15:00Z">
            <w:r w:rsidDel="003E2A29">
              <w:delText xml:space="preserve">Contract 11 – </w:delText>
            </w:r>
          </w:del>
          <w:r>
            <w:t>Test Delivery System</w:t>
          </w:r>
        </w:p>
      </w:tc>
    </w:tr>
  </w:tbl>
  <w:p w14:paraId="25C95815" w14:textId="77777777" w:rsidR="003E2A29" w:rsidRDefault="003E2A29" w:rsidP="00C5604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D1581" w14:textId="488AA68F" w:rsidR="003E2A29" w:rsidRDefault="003E2A29" w:rsidP="00567046">
    <w:pPr>
      <w:pStyle w:val="Header"/>
    </w:pPr>
    <w:r>
      <w:rPr>
        <w:noProof/>
      </w:rPr>
      <w:drawing>
        <wp:inline distT="0" distB="0" distL="0" distR="0" wp14:anchorId="3D2FE283" wp14:editId="71118791">
          <wp:extent cx="1801495" cy="574040"/>
          <wp:effectExtent l="0" t="0" r="8255" b="0"/>
          <wp:docPr id="14" name="Picture 1" descr="SmarterBalanced_logo_HEADER.png"/>
          <wp:cNvGraphicFramePr/>
          <a:graphic xmlns:a="http://schemas.openxmlformats.org/drawingml/2006/main">
            <a:graphicData uri="http://schemas.openxmlformats.org/drawingml/2006/picture">
              <pic:pic xmlns:pic="http://schemas.openxmlformats.org/drawingml/2006/picture">
                <pic:nvPicPr>
                  <pic:cNvPr id="2" name="Picture 1" descr="SmarterBalanced_logo_HEADER.png"/>
                  <pic:cNvPicPr/>
                </pic:nvPicPr>
                <pic:blipFill>
                  <a:blip r:embed="rId1"/>
                  <a:stretch>
                    <a:fillRect/>
                  </a:stretch>
                </pic:blipFill>
                <pic:spPr>
                  <a:xfrm>
                    <a:off x="0" y="0"/>
                    <a:ext cx="1801495" cy="574040"/>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388"/>
    <w:multiLevelType w:val="hybridMultilevel"/>
    <w:tmpl w:val="122A27A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86E029C"/>
    <w:multiLevelType w:val="hybridMultilevel"/>
    <w:tmpl w:val="AA4479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CDB6315"/>
    <w:multiLevelType w:val="hybridMultilevel"/>
    <w:tmpl w:val="F6A817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0484088"/>
    <w:multiLevelType w:val="hybridMultilevel"/>
    <w:tmpl w:val="ACA842F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nsid w:val="12810B62"/>
    <w:multiLevelType w:val="hybridMultilevel"/>
    <w:tmpl w:val="E304A034"/>
    <w:lvl w:ilvl="0" w:tplc="EB76914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2BE3B02"/>
    <w:multiLevelType w:val="hybridMultilevel"/>
    <w:tmpl w:val="E83289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93F28EA"/>
    <w:multiLevelType w:val="hybridMultilevel"/>
    <w:tmpl w:val="A210DB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BAC599D"/>
    <w:multiLevelType w:val="hybridMultilevel"/>
    <w:tmpl w:val="5ED20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B5180F"/>
    <w:multiLevelType w:val="hybridMultilevel"/>
    <w:tmpl w:val="41C81CF4"/>
    <w:lvl w:ilvl="0" w:tplc="2B105374">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D020D29"/>
    <w:multiLevelType w:val="hybridMultilevel"/>
    <w:tmpl w:val="0F34A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0B0FCD"/>
    <w:multiLevelType w:val="multilevel"/>
    <w:tmpl w:val="A5AC6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3DF4A17"/>
    <w:multiLevelType w:val="hybridMultilevel"/>
    <w:tmpl w:val="1D1299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C1D1398"/>
    <w:multiLevelType w:val="multilevel"/>
    <w:tmpl w:val="D2F0E8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2ED72324"/>
    <w:multiLevelType w:val="hybridMultilevel"/>
    <w:tmpl w:val="CF50B1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6F6106"/>
    <w:multiLevelType w:val="hybridMultilevel"/>
    <w:tmpl w:val="F8A8E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232614C"/>
    <w:multiLevelType w:val="hybridMultilevel"/>
    <w:tmpl w:val="BEE4BC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2AD583A"/>
    <w:multiLevelType w:val="hybridMultilevel"/>
    <w:tmpl w:val="03147C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60233C0"/>
    <w:multiLevelType w:val="hybridMultilevel"/>
    <w:tmpl w:val="23526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E54082"/>
    <w:multiLevelType w:val="hybridMultilevel"/>
    <w:tmpl w:val="E8549646"/>
    <w:lvl w:ilvl="0" w:tplc="EB76914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AFE5944"/>
    <w:multiLevelType w:val="hybridMultilevel"/>
    <w:tmpl w:val="91A867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BCF4179"/>
    <w:multiLevelType w:val="hybridMultilevel"/>
    <w:tmpl w:val="26EC9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8C50CB"/>
    <w:multiLevelType w:val="hybridMultilevel"/>
    <w:tmpl w:val="A6B2AC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0FD7678"/>
    <w:multiLevelType w:val="hybridMultilevel"/>
    <w:tmpl w:val="3F9A85C4"/>
    <w:lvl w:ilvl="0" w:tplc="04090001">
      <w:start w:val="1"/>
      <w:numFmt w:val="bullet"/>
      <w:lvlText w:val=""/>
      <w:lvlJc w:val="left"/>
      <w:pPr>
        <w:ind w:left="752" w:hanging="360"/>
      </w:pPr>
      <w:rPr>
        <w:rFonts w:ascii="Symbol" w:hAnsi="Symbol" w:hint="default"/>
      </w:rPr>
    </w:lvl>
    <w:lvl w:ilvl="1" w:tplc="04090003" w:tentative="1">
      <w:start w:val="1"/>
      <w:numFmt w:val="bullet"/>
      <w:lvlText w:val="o"/>
      <w:lvlJc w:val="left"/>
      <w:pPr>
        <w:ind w:left="1472" w:hanging="360"/>
      </w:pPr>
      <w:rPr>
        <w:rFonts w:ascii="Courier New" w:hAnsi="Courier New" w:cs="Courier New" w:hint="default"/>
      </w:rPr>
    </w:lvl>
    <w:lvl w:ilvl="2" w:tplc="04090005" w:tentative="1">
      <w:start w:val="1"/>
      <w:numFmt w:val="bullet"/>
      <w:lvlText w:val=""/>
      <w:lvlJc w:val="left"/>
      <w:pPr>
        <w:ind w:left="2192" w:hanging="360"/>
      </w:pPr>
      <w:rPr>
        <w:rFonts w:ascii="Wingdings" w:hAnsi="Wingdings" w:hint="default"/>
      </w:rPr>
    </w:lvl>
    <w:lvl w:ilvl="3" w:tplc="04090001" w:tentative="1">
      <w:start w:val="1"/>
      <w:numFmt w:val="bullet"/>
      <w:lvlText w:val=""/>
      <w:lvlJc w:val="left"/>
      <w:pPr>
        <w:ind w:left="2912" w:hanging="360"/>
      </w:pPr>
      <w:rPr>
        <w:rFonts w:ascii="Symbol" w:hAnsi="Symbol" w:hint="default"/>
      </w:rPr>
    </w:lvl>
    <w:lvl w:ilvl="4" w:tplc="04090003" w:tentative="1">
      <w:start w:val="1"/>
      <w:numFmt w:val="bullet"/>
      <w:lvlText w:val="o"/>
      <w:lvlJc w:val="left"/>
      <w:pPr>
        <w:ind w:left="3632" w:hanging="360"/>
      </w:pPr>
      <w:rPr>
        <w:rFonts w:ascii="Courier New" w:hAnsi="Courier New" w:cs="Courier New" w:hint="default"/>
      </w:rPr>
    </w:lvl>
    <w:lvl w:ilvl="5" w:tplc="04090005" w:tentative="1">
      <w:start w:val="1"/>
      <w:numFmt w:val="bullet"/>
      <w:lvlText w:val=""/>
      <w:lvlJc w:val="left"/>
      <w:pPr>
        <w:ind w:left="4352" w:hanging="360"/>
      </w:pPr>
      <w:rPr>
        <w:rFonts w:ascii="Wingdings" w:hAnsi="Wingdings" w:hint="default"/>
      </w:rPr>
    </w:lvl>
    <w:lvl w:ilvl="6" w:tplc="04090001" w:tentative="1">
      <w:start w:val="1"/>
      <w:numFmt w:val="bullet"/>
      <w:lvlText w:val=""/>
      <w:lvlJc w:val="left"/>
      <w:pPr>
        <w:ind w:left="5072" w:hanging="360"/>
      </w:pPr>
      <w:rPr>
        <w:rFonts w:ascii="Symbol" w:hAnsi="Symbol" w:hint="default"/>
      </w:rPr>
    </w:lvl>
    <w:lvl w:ilvl="7" w:tplc="04090003" w:tentative="1">
      <w:start w:val="1"/>
      <w:numFmt w:val="bullet"/>
      <w:lvlText w:val="o"/>
      <w:lvlJc w:val="left"/>
      <w:pPr>
        <w:ind w:left="5792" w:hanging="360"/>
      </w:pPr>
      <w:rPr>
        <w:rFonts w:ascii="Courier New" w:hAnsi="Courier New" w:cs="Courier New" w:hint="default"/>
      </w:rPr>
    </w:lvl>
    <w:lvl w:ilvl="8" w:tplc="04090005" w:tentative="1">
      <w:start w:val="1"/>
      <w:numFmt w:val="bullet"/>
      <w:lvlText w:val=""/>
      <w:lvlJc w:val="left"/>
      <w:pPr>
        <w:ind w:left="6512" w:hanging="360"/>
      </w:pPr>
      <w:rPr>
        <w:rFonts w:ascii="Wingdings" w:hAnsi="Wingdings" w:hint="default"/>
      </w:rPr>
    </w:lvl>
  </w:abstractNum>
  <w:abstractNum w:abstractNumId="23">
    <w:nsid w:val="42A50656"/>
    <w:multiLevelType w:val="hybridMultilevel"/>
    <w:tmpl w:val="5E1A8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F27697"/>
    <w:multiLevelType w:val="hybridMultilevel"/>
    <w:tmpl w:val="C4FA55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AC36DDF"/>
    <w:multiLevelType w:val="hybridMultilevel"/>
    <w:tmpl w:val="88DCC1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F8C05DD"/>
    <w:multiLevelType w:val="hybridMultilevel"/>
    <w:tmpl w:val="FCD2AC7E"/>
    <w:lvl w:ilvl="0" w:tplc="E6A2935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1432D55"/>
    <w:multiLevelType w:val="hybridMultilevel"/>
    <w:tmpl w:val="B8C86DC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5340162D"/>
    <w:multiLevelType w:val="hybridMultilevel"/>
    <w:tmpl w:val="E52C7A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49E0A98"/>
    <w:multiLevelType w:val="hybridMultilevel"/>
    <w:tmpl w:val="54A823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85E5955"/>
    <w:multiLevelType w:val="hybridMultilevel"/>
    <w:tmpl w:val="F3AA4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8F757AE"/>
    <w:multiLevelType w:val="hybridMultilevel"/>
    <w:tmpl w:val="E8A83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0F2CA2"/>
    <w:multiLevelType w:val="hybridMultilevel"/>
    <w:tmpl w:val="0616E1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25F290E"/>
    <w:multiLevelType w:val="hybridMultilevel"/>
    <w:tmpl w:val="3AD097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2F06202"/>
    <w:multiLevelType w:val="hybridMultilevel"/>
    <w:tmpl w:val="8AFC54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3C95F2A"/>
    <w:multiLevelType w:val="hybridMultilevel"/>
    <w:tmpl w:val="16AC1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3D70B99"/>
    <w:multiLevelType w:val="hybridMultilevel"/>
    <w:tmpl w:val="324025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87C266F"/>
    <w:multiLevelType w:val="hybridMultilevel"/>
    <w:tmpl w:val="6428F15A"/>
    <w:lvl w:ilvl="0" w:tplc="2B105374">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B5860A4"/>
    <w:multiLevelType w:val="hybridMultilevel"/>
    <w:tmpl w:val="94F29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5F4415"/>
    <w:multiLevelType w:val="hybridMultilevel"/>
    <w:tmpl w:val="27B4A6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0AC5274"/>
    <w:multiLevelType w:val="hybridMultilevel"/>
    <w:tmpl w:val="D2222076"/>
    <w:lvl w:ilvl="0" w:tplc="04090001">
      <w:start w:val="1"/>
      <w:numFmt w:val="bullet"/>
      <w:lvlText w:val=""/>
      <w:lvlJc w:val="left"/>
      <w:pPr>
        <w:ind w:left="1136" w:hanging="360"/>
      </w:pPr>
      <w:rPr>
        <w:rFonts w:ascii="Symbol" w:hAnsi="Symbol"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41">
    <w:nsid w:val="751C1626"/>
    <w:multiLevelType w:val="hybridMultilevel"/>
    <w:tmpl w:val="F0EE684E"/>
    <w:lvl w:ilvl="0" w:tplc="2B10537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4A09EE"/>
    <w:multiLevelType w:val="hybridMultilevel"/>
    <w:tmpl w:val="1F5A38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889770C"/>
    <w:multiLevelType w:val="hybridMultilevel"/>
    <w:tmpl w:val="95100C76"/>
    <w:lvl w:ilvl="0" w:tplc="EB76914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9A45AF4"/>
    <w:multiLevelType w:val="hybridMultilevel"/>
    <w:tmpl w:val="FB42D1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C7743D4"/>
    <w:multiLevelType w:val="hybridMultilevel"/>
    <w:tmpl w:val="A7EC93CE"/>
    <w:lvl w:ilvl="0" w:tplc="04090001">
      <w:start w:val="1"/>
      <w:numFmt w:val="bullet"/>
      <w:lvlText w:val=""/>
      <w:lvlJc w:val="left"/>
      <w:pPr>
        <w:ind w:left="1136" w:hanging="360"/>
      </w:pPr>
      <w:rPr>
        <w:rFonts w:ascii="Symbol" w:hAnsi="Symbol"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46">
    <w:nsid w:val="7F4C6E0A"/>
    <w:multiLevelType w:val="hybridMultilevel"/>
    <w:tmpl w:val="93C8D1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6"/>
  </w:num>
  <w:num w:numId="3">
    <w:abstractNumId w:val="27"/>
  </w:num>
  <w:num w:numId="4">
    <w:abstractNumId w:val="30"/>
  </w:num>
  <w:num w:numId="5">
    <w:abstractNumId w:val="7"/>
  </w:num>
  <w:num w:numId="6">
    <w:abstractNumId w:val="15"/>
  </w:num>
  <w:num w:numId="7">
    <w:abstractNumId w:val="11"/>
  </w:num>
  <w:num w:numId="8">
    <w:abstractNumId w:val="18"/>
  </w:num>
  <w:num w:numId="9">
    <w:abstractNumId w:val="33"/>
  </w:num>
  <w:num w:numId="10">
    <w:abstractNumId w:val="43"/>
  </w:num>
  <w:num w:numId="11">
    <w:abstractNumId w:val="25"/>
  </w:num>
  <w:num w:numId="12">
    <w:abstractNumId w:val="32"/>
  </w:num>
  <w:num w:numId="13">
    <w:abstractNumId w:val="42"/>
  </w:num>
  <w:num w:numId="14">
    <w:abstractNumId w:val="36"/>
  </w:num>
  <w:num w:numId="15">
    <w:abstractNumId w:val="4"/>
  </w:num>
  <w:num w:numId="16">
    <w:abstractNumId w:val="19"/>
  </w:num>
  <w:num w:numId="17">
    <w:abstractNumId w:val="28"/>
  </w:num>
  <w:num w:numId="18">
    <w:abstractNumId w:val="45"/>
  </w:num>
  <w:num w:numId="19">
    <w:abstractNumId w:val="34"/>
  </w:num>
  <w:num w:numId="20">
    <w:abstractNumId w:val="40"/>
  </w:num>
  <w:num w:numId="21">
    <w:abstractNumId w:val="20"/>
  </w:num>
  <w:num w:numId="22">
    <w:abstractNumId w:val="24"/>
  </w:num>
  <w:num w:numId="23">
    <w:abstractNumId w:val="41"/>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7"/>
  </w:num>
  <w:num w:numId="26">
    <w:abstractNumId w:val="8"/>
  </w:num>
  <w:num w:numId="27">
    <w:abstractNumId w:val="3"/>
  </w:num>
  <w:num w:numId="28">
    <w:abstractNumId w:val="44"/>
  </w:num>
  <w:num w:numId="29">
    <w:abstractNumId w:val="1"/>
  </w:num>
  <w:num w:numId="30">
    <w:abstractNumId w:val="16"/>
  </w:num>
  <w:num w:numId="31">
    <w:abstractNumId w:val="46"/>
  </w:num>
  <w:num w:numId="32">
    <w:abstractNumId w:val="39"/>
  </w:num>
  <w:num w:numId="33">
    <w:abstractNumId w:val="6"/>
  </w:num>
  <w:num w:numId="34">
    <w:abstractNumId w:val="5"/>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8"/>
  </w:num>
  <w:num w:numId="38">
    <w:abstractNumId w:val="35"/>
  </w:num>
  <w:num w:numId="39">
    <w:abstractNumId w:val="0"/>
  </w:num>
  <w:num w:numId="40">
    <w:abstractNumId w:val="2"/>
  </w:num>
  <w:num w:numId="41">
    <w:abstractNumId w:val="22"/>
  </w:num>
  <w:num w:numId="42">
    <w:abstractNumId w:val="31"/>
  </w:num>
  <w:num w:numId="43">
    <w:abstractNumId w:val="17"/>
  </w:num>
  <w:num w:numId="44">
    <w:abstractNumId w:val="14"/>
  </w:num>
  <w:num w:numId="45">
    <w:abstractNumId w:val="21"/>
  </w:num>
  <w:num w:numId="46">
    <w:abstractNumId w:val="29"/>
  </w:num>
  <w:num w:numId="47">
    <w:abstractNumId w:val="13"/>
  </w:num>
  <w:num w:numId="48">
    <w:abstractNumId w:val="23"/>
  </w:num>
  <w:num w:numId="49">
    <w:abstractNumId w:val="10"/>
  </w:num>
  <w:num w:numId="50">
    <w:abstractNumId w:val="9"/>
  </w:num>
  <w:numIdMacAtCleanup w:val="1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eff Johnson">
    <w15:presenceInfo w15:providerId="None" w15:userId="Jeff Johnson"/>
  </w15:person>
  <w15:person w15:author="Michael Trupkin">
    <w15:presenceInfo w15:providerId="None" w15:userId="Michael Trupk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revisionView w:markup="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216"/>
    <w:rsid w:val="00000FC1"/>
    <w:rsid w:val="00003548"/>
    <w:rsid w:val="00004943"/>
    <w:rsid w:val="000060A7"/>
    <w:rsid w:val="00007038"/>
    <w:rsid w:val="00007913"/>
    <w:rsid w:val="00010C58"/>
    <w:rsid w:val="00010C8D"/>
    <w:rsid w:val="000110D2"/>
    <w:rsid w:val="000122AF"/>
    <w:rsid w:val="000130C9"/>
    <w:rsid w:val="000146CC"/>
    <w:rsid w:val="000149FC"/>
    <w:rsid w:val="00015E98"/>
    <w:rsid w:val="00016902"/>
    <w:rsid w:val="00017B69"/>
    <w:rsid w:val="00017CAE"/>
    <w:rsid w:val="00017DB1"/>
    <w:rsid w:val="00021106"/>
    <w:rsid w:val="00021565"/>
    <w:rsid w:val="00023EC3"/>
    <w:rsid w:val="0003036D"/>
    <w:rsid w:val="00033696"/>
    <w:rsid w:val="0003438D"/>
    <w:rsid w:val="000354CE"/>
    <w:rsid w:val="000410C9"/>
    <w:rsid w:val="00042FF7"/>
    <w:rsid w:val="00043728"/>
    <w:rsid w:val="00050BE1"/>
    <w:rsid w:val="000538D1"/>
    <w:rsid w:val="00053A88"/>
    <w:rsid w:val="000606E5"/>
    <w:rsid w:val="0006288A"/>
    <w:rsid w:val="00064285"/>
    <w:rsid w:val="00064839"/>
    <w:rsid w:val="00064A62"/>
    <w:rsid w:val="00064F5D"/>
    <w:rsid w:val="00065F82"/>
    <w:rsid w:val="00067B82"/>
    <w:rsid w:val="000711AD"/>
    <w:rsid w:val="00071874"/>
    <w:rsid w:val="00072861"/>
    <w:rsid w:val="00074416"/>
    <w:rsid w:val="00074A94"/>
    <w:rsid w:val="0007609B"/>
    <w:rsid w:val="00076224"/>
    <w:rsid w:val="00076B2A"/>
    <w:rsid w:val="00080B6B"/>
    <w:rsid w:val="00090466"/>
    <w:rsid w:val="000907BC"/>
    <w:rsid w:val="00091BBD"/>
    <w:rsid w:val="000961D0"/>
    <w:rsid w:val="0009626D"/>
    <w:rsid w:val="00097CA7"/>
    <w:rsid w:val="000A08E0"/>
    <w:rsid w:val="000A1F1C"/>
    <w:rsid w:val="000A4E7B"/>
    <w:rsid w:val="000A63DE"/>
    <w:rsid w:val="000A6EE6"/>
    <w:rsid w:val="000A7094"/>
    <w:rsid w:val="000A7453"/>
    <w:rsid w:val="000B1CFD"/>
    <w:rsid w:val="000B786D"/>
    <w:rsid w:val="000C7D24"/>
    <w:rsid w:val="000D3E3D"/>
    <w:rsid w:val="000D3E7C"/>
    <w:rsid w:val="000D4FD8"/>
    <w:rsid w:val="000D6699"/>
    <w:rsid w:val="000E0776"/>
    <w:rsid w:val="000E15FB"/>
    <w:rsid w:val="000E2C1C"/>
    <w:rsid w:val="000E47A8"/>
    <w:rsid w:val="000E4FE5"/>
    <w:rsid w:val="000E6A0F"/>
    <w:rsid w:val="000E738B"/>
    <w:rsid w:val="000F0573"/>
    <w:rsid w:val="000F1E5E"/>
    <w:rsid w:val="000F2BEF"/>
    <w:rsid w:val="000F495C"/>
    <w:rsid w:val="000F77FC"/>
    <w:rsid w:val="0010056A"/>
    <w:rsid w:val="00101049"/>
    <w:rsid w:val="00102DCC"/>
    <w:rsid w:val="00103656"/>
    <w:rsid w:val="00104907"/>
    <w:rsid w:val="001067AC"/>
    <w:rsid w:val="0010704B"/>
    <w:rsid w:val="001074F5"/>
    <w:rsid w:val="0011079D"/>
    <w:rsid w:val="00113307"/>
    <w:rsid w:val="001147F3"/>
    <w:rsid w:val="001153D3"/>
    <w:rsid w:val="001155D2"/>
    <w:rsid w:val="00116329"/>
    <w:rsid w:val="0012040B"/>
    <w:rsid w:val="001207EA"/>
    <w:rsid w:val="00120AD2"/>
    <w:rsid w:val="0012156A"/>
    <w:rsid w:val="00124098"/>
    <w:rsid w:val="0013024E"/>
    <w:rsid w:val="001340AD"/>
    <w:rsid w:val="00136393"/>
    <w:rsid w:val="00136B0A"/>
    <w:rsid w:val="0014065C"/>
    <w:rsid w:val="001408B0"/>
    <w:rsid w:val="00140C22"/>
    <w:rsid w:val="0014347D"/>
    <w:rsid w:val="00150B1C"/>
    <w:rsid w:val="00152CAF"/>
    <w:rsid w:val="001530E6"/>
    <w:rsid w:val="0015420A"/>
    <w:rsid w:val="00156217"/>
    <w:rsid w:val="0016233E"/>
    <w:rsid w:val="00162C22"/>
    <w:rsid w:val="001652F6"/>
    <w:rsid w:val="0017022B"/>
    <w:rsid w:val="00171F61"/>
    <w:rsid w:val="001727CA"/>
    <w:rsid w:val="00174529"/>
    <w:rsid w:val="00174951"/>
    <w:rsid w:val="00175619"/>
    <w:rsid w:val="00180CE6"/>
    <w:rsid w:val="00181A10"/>
    <w:rsid w:val="00181CE2"/>
    <w:rsid w:val="00184E53"/>
    <w:rsid w:val="00185214"/>
    <w:rsid w:val="001856CA"/>
    <w:rsid w:val="00186035"/>
    <w:rsid w:val="00190111"/>
    <w:rsid w:val="0019115D"/>
    <w:rsid w:val="00192184"/>
    <w:rsid w:val="001926B6"/>
    <w:rsid w:val="00195987"/>
    <w:rsid w:val="001A01CE"/>
    <w:rsid w:val="001A0778"/>
    <w:rsid w:val="001A3FA2"/>
    <w:rsid w:val="001A5A12"/>
    <w:rsid w:val="001A5CD6"/>
    <w:rsid w:val="001A65B2"/>
    <w:rsid w:val="001A73EA"/>
    <w:rsid w:val="001A796A"/>
    <w:rsid w:val="001B21F3"/>
    <w:rsid w:val="001B4071"/>
    <w:rsid w:val="001B59A6"/>
    <w:rsid w:val="001C36D0"/>
    <w:rsid w:val="001C3C3B"/>
    <w:rsid w:val="001C5D26"/>
    <w:rsid w:val="001C66BF"/>
    <w:rsid w:val="001C734D"/>
    <w:rsid w:val="001C7F13"/>
    <w:rsid w:val="001D099A"/>
    <w:rsid w:val="001D10FA"/>
    <w:rsid w:val="001D1DD5"/>
    <w:rsid w:val="001D408C"/>
    <w:rsid w:val="001D6ACB"/>
    <w:rsid w:val="001E1CF6"/>
    <w:rsid w:val="001F0B36"/>
    <w:rsid w:val="001F11A4"/>
    <w:rsid w:val="001F4B70"/>
    <w:rsid w:val="001F7015"/>
    <w:rsid w:val="0020015C"/>
    <w:rsid w:val="00201656"/>
    <w:rsid w:val="00201C33"/>
    <w:rsid w:val="00202634"/>
    <w:rsid w:val="00203164"/>
    <w:rsid w:val="00204C68"/>
    <w:rsid w:val="002053C3"/>
    <w:rsid w:val="00205CD4"/>
    <w:rsid w:val="00207286"/>
    <w:rsid w:val="00207834"/>
    <w:rsid w:val="00214029"/>
    <w:rsid w:val="00214189"/>
    <w:rsid w:val="00215115"/>
    <w:rsid w:val="002201D5"/>
    <w:rsid w:val="002260ED"/>
    <w:rsid w:val="0023016D"/>
    <w:rsid w:val="00230CC1"/>
    <w:rsid w:val="002338DB"/>
    <w:rsid w:val="002366B9"/>
    <w:rsid w:val="00240094"/>
    <w:rsid w:val="0024012A"/>
    <w:rsid w:val="0024129A"/>
    <w:rsid w:val="00245071"/>
    <w:rsid w:val="00245808"/>
    <w:rsid w:val="00246060"/>
    <w:rsid w:val="00247BE4"/>
    <w:rsid w:val="002516DE"/>
    <w:rsid w:val="00251B70"/>
    <w:rsid w:val="00251F29"/>
    <w:rsid w:val="00254A87"/>
    <w:rsid w:val="002555BC"/>
    <w:rsid w:val="00256589"/>
    <w:rsid w:val="00257B43"/>
    <w:rsid w:val="0026501A"/>
    <w:rsid w:val="0026584E"/>
    <w:rsid w:val="002662BE"/>
    <w:rsid w:val="002676AB"/>
    <w:rsid w:val="00270235"/>
    <w:rsid w:val="00270EFB"/>
    <w:rsid w:val="0028228C"/>
    <w:rsid w:val="00282B99"/>
    <w:rsid w:val="00285A74"/>
    <w:rsid w:val="002867D7"/>
    <w:rsid w:val="002918C6"/>
    <w:rsid w:val="00292F5E"/>
    <w:rsid w:val="00294BB9"/>
    <w:rsid w:val="00295D0F"/>
    <w:rsid w:val="0029609D"/>
    <w:rsid w:val="002969EC"/>
    <w:rsid w:val="00296A6B"/>
    <w:rsid w:val="002A3A88"/>
    <w:rsid w:val="002A60AA"/>
    <w:rsid w:val="002C06CF"/>
    <w:rsid w:val="002C3278"/>
    <w:rsid w:val="002C4123"/>
    <w:rsid w:val="002C587F"/>
    <w:rsid w:val="002C6ACE"/>
    <w:rsid w:val="002D2E7F"/>
    <w:rsid w:val="002D2F2C"/>
    <w:rsid w:val="002E0AC2"/>
    <w:rsid w:val="002E26D9"/>
    <w:rsid w:val="002E3786"/>
    <w:rsid w:val="002E3A9B"/>
    <w:rsid w:val="002E40E3"/>
    <w:rsid w:val="002E53FA"/>
    <w:rsid w:val="002E765D"/>
    <w:rsid w:val="002F0077"/>
    <w:rsid w:val="002F0674"/>
    <w:rsid w:val="002F33B5"/>
    <w:rsid w:val="002F667B"/>
    <w:rsid w:val="003004AF"/>
    <w:rsid w:val="00301797"/>
    <w:rsid w:val="00302329"/>
    <w:rsid w:val="003049A0"/>
    <w:rsid w:val="0030502C"/>
    <w:rsid w:val="00311E71"/>
    <w:rsid w:val="003123BD"/>
    <w:rsid w:val="003128BF"/>
    <w:rsid w:val="0031502B"/>
    <w:rsid w:val="003171AA"/>
    <w:rsid w:val="00320A9F"/>
    <w:rsid w:val="003215B2"/>
    <w:rsid w:val="003217CA"/>
    <w:rsid w:val="003223ED"/>
    <w:rsid w:val="003244A7"/>
    <w:rsid w:val="003269EB"/>
    <w:rsid w:val="00330661"/>
    <w:rsid w:val="00331BB4"/>
    <w:rsid w:val="00332B5D"/>
    <w:rsid w:val="00332EBB"/>
    <w:rsid w:val="00336434"/>
    <w:rsid w:val="00337632"/>
    <w:rsid w:val="00337CC3"/>
    <w:rsid w:val="0034310C"/>
    <w:rsid w:val="00346D17"/>
    <w:rsid w:val="00347680"/>
    <w:rsid w:val="00351FB1"/>
    <w:rsid w:val="00354B29"/>
    <w:rsid w:val="0035503D"/>
    <w:rsid w:val="00356D09"/>
    <w:rsid w:val="003602ED"/>
    <w:rsid w:val="00362094"/>
    <w:rsid w:val="00362B0C"/>
    <w:rsid w:val="0037072F"/>
    <w:rsid w:val="00371872"/>
    <w:rsid w:val="003718DE"/>
    <w:rsid w:val="00374930"/>
    <w:rsid w:val="0037544B"/>
    <w:rsid w:val="00376C26"/>
    <w:rsid w:val="0037726C"/>
    <w:rsid w:val="00377D7E"/>
    <w:rsid w:val="0038048E"/>
    <w:rsid w:val="00383DEC"/>
    <w:rsid w:val="00386207"/>
    <w:rsid w:val="00386669"/>
    <w:rsid w:val="00390440"/>
    <w:rsid w:val="0039222B"/>
    <w:rsid w:val="00392C77"/>
    <w:rsid w:val="00393154"/>
    <w:rsid w:val="0039509B"/>
    <w:rsid w:val="003A014C"/>
    <w:rsid w:val="003A1ACF"/>
    <w:rsid w:val="003A2214"/>
    <w:rsid w:val="003A2AC6"/>
    <w:rsid w:val="003A638A"/>
    <w:rsid w:val="003A66A7"/>
    <w:rsid w:val="003A696C"/>
    <w:rsid w:val="003A6976"/>
    <w:rsid w:val="003A7D57"/>
    <w:rsid w:val="003B7D79"/>
    <w:rsid w:val="003B7F3E"/>
    <w:rsid w:val="003C02A2"/>
    <w:rsid w:val="003C1E69"/>
    <w:rsid w:val="003C3880"/>
    <w:rsid w:val="003C442E"/>
    <w:rsid w:val="003C725B"/>
    <w:rsid w:val="003D0DB4"/>
    <w:rsid w:val="003D14B8"/>
    <w:rsid w:val="003D298A"/>
    <w:rsid w:val="003D4216"/>
    <w:rsid w:val="003D579C"/>
    <w:rsid w:val="003D61D2"/>
    <w:rsid w:val="003E0497"/>
    <w:rsid w:val="003E0C41"/>
    <w:rsid w:val="003E0E60"/>
    <w:rsid w:val="003E1F6A"/>
    <w:rsid w:val="003E2A29"/>
    <w:rsid w:val="003E3ACA"/>
    <w:rsid w:val="003E5E84"/>
    <w:rsid w:val="003E71EF"/>
    <w:rsid w:val="003E7B04"/>
    <w:rsid w:val="003E7B83"/>
    <w:rsid w:val="003F16A4"/>
    <w:rsid w:val="003F3822"/>
    <w:rsid w:val="003F4B58"/>
    <w:rsid w:val="003F55ED"/>
    <w:rsid w:val="00402E38"/>
    <w:rsid w:val="00403D63"/>
    <w:rsid w:val="00406230"/>
    <w:rsid w:val="00406496"/>
    <w:rsid w:val="004064C1"/>
    <w:rsid w:val="00406674"/>
    <w:rsid w:val="00406EC9"/>
    <w:rsid w:val="00407DCE"/>
    <w:rsid w:val="00410278"/>
    <w:rsid w:val="00410484"/>
    <w:rsid w:val="00411F2F"/>
    <w:rsid w:val="00414A7A"/>
    <w:rsid w:val="00421E5A"/>
    <w:rsid w:val="00425139"/>
    <w:rsid w:val="0042703A"/>
    <w:rsid w:val="00427366"/>
    <w:rsid w:val="0042787E"/>
    <w:rsid w:val="00430EF9"/>
    <w:rsid w:val="0043170E"/>
    <w:rsid w:val="00433CBB"/>
    <w:rsid w:val="004354EF"/>
    <w:rsid w:val="00435D7C"/>
    <w:rsid w:val="0044097F"/>
    <w:rsid w:val="0044129A"/>
    <w:rsid w:val="00441FF7"/>
    <w:rsid w:val="00442F96"/>
    <w:rsid w:val="00443452"/>
    <w:rsid w:val="00444B7B"/>
    <w:rsid w:val="004460E4"/>
    <w:rsid w:val="00447752"/>
    <w:rsid w:val="004504FE"/>
    <w:rsid w:val="0045052C"/>
    <w:rsid w:val="00453695"/>
    <w:rsid w:val="004549E1"/>
    <w:rsid w:val="0045504E"/>
    <w:rsid w:val="004571BB"/>
    <w:rsid w:val="00461928"/>
    <w:rsid w:val="004624A9"/>
    <w:rsid w:val="0046256B"/>
    <w:rsid w:val="00465B7A"/>
    <w:rsid w:val="00466320"/>
    <w:rsid w:val="004664D0"/>
    <w:rsid w:val="00467809"/>
    <w:rsid w:val="00467C96"/>
    <w:rsid w:val="00470456"/>
    <w:rsid w:val="004711E7"/>
    <w:rsid w:val="004714AC"/>
    <w:rsid w:val="00472001"/>
    <w:rsid w:val="00473740"/>
    <w:rsid w:val="00476B3D"/>
    <w:rsid w:val="0048042B"/>
    <w:rsid w:val="00480EE2"/>
    <w:rsid w:val="00482B84"/>
    <w:rsid w:val="00484E64"/>
    <w:rsid w:val="0049726F"/>
    <w:rsid w:val="004A0D10"/>
    <w:rsid w:val="004A1CD1"/>
    <w:rsid w:val="004A68E7"/>
    <w:rsid w:val="004A6DC2"/>
    <w:rsid w:val="004B45B5"/>
    <w:rsid w:val="004B4B5A"/>
    <w:rsid w:val="004B5884"/>
    <w:rsid w:val="004B7C53"/>
    <w:rsid w:val="004C00BB"/>
    <w:rsid w:val="004C69B6"/>
    <w:rsid w:val="004D04B5"/>
    <w:rsid w:val="004D0FC4"/>
    <w:rsid w:val="004D26F4"/>
    <w:rsid w:val="004D2BE9"/>
    <w:rsid w:val="004D46F1"/>
    <w:rsid w:val="004D516A"/>
    <w:rsid w:val="004D6F5C"/>
    <w:rsid w:val="004E06B1"/>
    <w:rsid w:val="004E1CD6"/>
    <w:rsid w:val="004E36CF"/>
    <w:rsid w:val="004E4E8F"/>
    <w:rsid w:val="004E648B"/>
    <w:rsid w:val="004F38DE"/>
    <w:rsid w:val="004F392A"/>
    <w:rsid w:val="004F3F0B"/>
    <w:rsid w:val="004F5E43"/>
    <w:rsid w:val="004F5F8E"/>
    <w:rsid w:val="004F73BF"/>
    <w:rsid w:val="004F7AE7"/>
    <w:rsid w:val="00500B97"/>
    <w:rsid w:val="0050177E"/>
    <w:rsid w:val="00501A4E"/>
    <w:rsid w:val="00501C72"/>
    <w:rsid w:val="005022E3"/>
    <w:rsid w:val="00504BE0"/>
    <w:rsid w:val="00506DCD"/>
    <w:rsid w:val="005076CA"/>
    <w:rsid w:val="005121D7"/>
    <w:rsid w:val="00515208"/>
    <w:rsid w:val="00516273"/>
    <w:rsid w:val="00517F0B"/>
    <w:rsid w:val="0052231A"/>
    <w:rsid w:val="00525932"/>
    <w:rsid w:val="00527627"/>
    <w:rsid w:val="005278A5"/>
    <w:rsid w:val="0053067F"/>
    <w:rsid w:val="00532253"/>
    <w:rsid w:val="00532D61"/>
    <w:rsid w:val="005342F0"/>
    <w:rsid w:val="005358F6"/>
    <w:rsid w:val="00536A59"/>
    <w:rsid w:val="00536EF2"/>
    <w:rsid w:val="0054003F"/>
    <w:rsid w:val="00540C3D"/>
    <w:rsid w:val="005424C8"/>
    <w:rsid w:val="0054347E"/>
    <w:rsid w:val="005453C4"/>
    <w:rsid w:val="0055559B"/>
    <w:rsid w:val="005569DC"/>
    <w:rsid w:val="00557CA1"/>
    <w:rsid w:val="00561A55"/>
    <w:rsid w:val="00567046"/>
    <w:rsid w:val="005708C3"/>
    <w:rsid w:val="005736BD"/>
    <w:rsid w:val="00573D50"/>
    <w:rsid w:val="00573ECF"/>
    <w:rsid w:val="00574355"/>
    <w:rsid w:val="00574494"/>
    <w:rsid w:val="00577300"/>
    <w:rsid w:val="00580850"/>
    <w:rsid w:val="00580EAA"/>
    <w:rsid w:val="005828C4"/>
    <w:rsid w:val="00582BD1"/>
    <w:rsid w:val="00594831"/>
    <w:rsid w:val="00596491"/>
    <w:rsid w:val="0059791F"/>
    <w:rsid w:val="005A1CAE"/>
    <w:rsid w:val="005A32F3"/>
    <w:rsid w:val="005A376C"/>
    <w:rsid w:val="005A43C4"/>
    <w:rsid w:val="005A66A6"/>
    <w:rsid w:val="005A79F6"/>
    <w:rsid w:val="005A7CC9"/>
    <w:rsid w:val="005B2D77"/>
    <w:rsid w:val="005B41DD"/>
    <w:rsid w:val="005B51FC"/>
    <w:rsid w:val="005C2A7E"/>
    <w:rsid w:val="005C2D82"/>
    <w:rsid w:val="005C3FFA"/>
    <w:rsid w:val="005C498A"/>
    <w:rsid w:val="005D0C87"/>
    <w:rsid w:val="005D0FE0"/>
    <w:rsid w:val="005D5967"/>
    <w:rsid w:val="005D6A66"/>
    <w:rsid w:val="005D76DD"/>
    <w:rsid w:val="005E0F9F"/>
    <w:rsid w:val="005E264A"/>
    <w:rsid w:val="005E3C99"/>
    <w:rsid w:val="005E4066"/>
    <w:rsid w:val="005E550F"/>
    <w:rsid w:val="005E6239"/>
    <w:rsid w:val="005F2542"/>
    <w:rsid w:val="005F5FFF"/>
    <w:rsid w:val="005F77B6"/>
    <w:rsid w:val="00600A18"/>
    <w:rsid w:val="00603D77"/>
    <w:rsid w:val="00606571"/>
    <w:rsid w:val="006109CA"/>
    <w:rsid w:val="00616756"/>
    <w:rsid w:val="00616E35"/>
    <w:rsid w:val="0062129B"/>
    <w:rsid w:val="006250F5"/>
    <w:rsid w:val="0063181F"/>
    <w:rsid w:val="00640BE0"/>
    <w:rsid w:val="006415A1"/>
    <w:rsid w:val="00641C7A"/>
    <w:rsid w:val="00642E75"/>
    <w:rsid w:val="0064319B"/>
    <w:rsid w:val="00645589"/>
    <w:rsid w:val="00646412"/>
    <w:rsid w:val="0064737E"/>
    <w:rsid w:val="00651DD0"/>
    <w:rsid w:val="00652220"/>
    <w:rsid w:val="00655009"/>
    <w:rsid w:val="00655DB3"/>
    <w:rsid w:val="0065645A"/>
    <w:rsid w:val="00660391"/>
    <w:rsid w:val="00660507"/>
    <w:rsid w:val="0066074C"/>
    <w:rsid w:val="006610DF"/>
    <w:rsid w:val="00661B5C"/>
    <w:rsid w:val="006635A6"/>
    <w:rsid w:val="006650D3"/>
    <w:rsid w:val="006709C6"/>
    <w:rsid w:val="0067246E"/>
    <w:rsid w:val="00673FB4"/>
    <w:rsid w:val="00674378"/>
    <w:rsid w:val="00676BAC"/>
    <w:rsid w:val="0067759B"/>
    <w:rsid w:val="00677A3A"/>
    <w:rsid w:val="00685946"/>
    <w:rsid w:val="00687750"/>
    <w:rsid w:val="00690E2E"/>
    <w:rsid w:val="0069220A"/>
    <w:rsid w:val="006978B4"/>
    <w:rsid w:val="00697A61"/>
    <w:rsid w:val="006A007B"/>
    <w:rsid w:val="006A1B11"/>
    <w:rsid w:val="006A3EFD"/>
    <w:rsid w:val="006A5E65"/>
    <w:rsid w:val="006A7901"/>
    <w:rsid w:val="006A7AEF"/>
    <w:rsid w:val="006A7B49"/>
    <w:rsid w:val="006B1341"/>
    <w:rsid w:val="006B1938"/>
    <w:rsid w:val="006B2041"/>
    <w:rsid w:val="006B25B2"/>
    <w:rsid w:val="006B5813"/>
    <w:rsid w:val="006B5C9E"/>
    <w:rsid w:val="006B7722"/>
    <w:rsid w:val="006B7E57"/>
    <w:rsid w:val="006C094F"/>
    <w:rsid w:val="006C1285"/>
    <w:rsid w:val="006C1DB5"/>
    <w:rsid w:val="006C4ED0"/>
    <w:rsid w:val="006C56A1"/>
    <w:rsid w:val="006C5B9D"/>
    <w:rsid w:val="006C6D96"/>
    <w:rsid w:val="006D2487"/>
    <w:rsid w:val="006D38B7"/>
    <w:rsid w:val="006D544D"/>
    <w:rsid w:val="006D564C"/>
    <w:rsid w:val="006D7C36"/>
    <w:rsid w:val="006E1227"/>
    <w:rsid w:val="006E2486"/>
    <w:rsid w:val="006E49D4"/>
    <w:rsid w:val="006E6019"/>
    <w:rsid w:val="006E6AAC"/>
    <w:rsid w:val="006E7097"/>
    <w:rsid w:val="006F09F7"/>
    <w:rsid w:val="006F15C7"/>
    <w:rsid w:val="006F42B4"/>
    <w:rsid w:val="006F5DEC"/>
    <w:rsid w:val="006F68C5"/>
    <w:rsid w:val="00705A8A"/>
    <w:rsid w:val="00714D51"/>
    <w:rsid w:val="00717E41"/>
    <w:rsid w:val="00725061"/>
    <w:rsid w:val="00725886"/>
    <w:rsid w:val="00726042"/>
    <w:rsid w:val="007304C1"/>
    <w:rsid w:val="0073054A"/>
    <w:rsid w:val="00731452"/>
    <w:rsid w:val="007347EC"/>
    <w:rsid w:val="00734C7B"/>
    <w:rsid w:val="00740BB1"/>
    <w:rsid w:val="00741287"/>
    <w:rsid w:val="00746237"/>
    <w:rsid w:val="00746778"/>
    <w:rsid w:val="00751387"/>
    <w:rsid w:val="00751FC8"/>
    <w:rsid w:val="007526E8"/>
    <w:rsid w:val="00754EBD"/>
    <w:rsid w:val="007572A1"/>
    <w:rsid w:val="007608E9"/>
    <w:rsid w:val="007622EB"/>
    <w:rsid w:val="00772759"/>
    <w:rsid w:val="0077462C"/>
    <w:rsid w:val="00776EE6"/>
    <w:rsid w:val="00780482"/>
    <w:rsid w:val="00780C6E"/>
    <w:rsid w:val="00782E41"/>
    <w:rsid w:val="007832B2"/>
    <w:rsid w:val="00784385"/>
    <w:rsid w:val="00786FF9"/>
    <w:rsid w:val="00787157"/>
    <w:rsid w:val="00787EF7"/>
    <w:rsid w:val="00790294"/>
    <w:rsid w:val="00795F02"/>
    <w:rsid w:val="00797F0E"/>
    <w:rsid w:val="007A5119"/>
    <w:rsid w:val="007A5B3B"/>
    <w:rsid w:val="007B047F"/>
    <w:rsid w:val="007B222A"/>
    <w:rsid w:val="007B3810"/>
    <w:rsid w:val="007B7A90"/>
    <w:rsid w:val="007C1159"/>
    <w:rsid w:val="007C550B"/>
    <w:rsid w:val="007C793E"/>
    <w:rsid w:val="007D0F48"/>
    <w:rsid w:val="007D1A14"/>
    <w:rsid w:val="007D2BCF"/>
    <w:rsid w:val="007D2CB4"/>
    <w:rsid w:val="007E2ABA"/>
    <w:rsid w:val="007E5E78"/>
    <w:rsid w:val="007F38A0"/>
    <w:rsid w:val="007F5991"/>
    <w:rsid w:val="007F5FEC"/>
    <w:rsid w:val="007F61D2"/>
    <w:rsid w:val="007F6782"/>
    <w:rsid w:val="007F7268"/>
    <w:rsid w:val="007F76BF"/>
    <w:rsid w:val="0080362C"/>
    <w:rsid w:val="00804BB6"/>
    <w:rsid w:val="00806D85"/>
    <w:rsid w:val="008117EA"/>
    <w:rsid w:val="008124D4"/>
    <w:rsid w:val="00812AC7"/>
    <w:rsid w:val="0081391A"/>
    <w:rsid w:val="00813D88"/>
    <w:rsid w:val="00821410"/>
    <w:rsid w:val="008242DD"/>
    <w:rsid w:val="00827557"/>
    <w:rsid w:val="008303BD"/>
    <w:rsid w:val="008311C7"/>
    <w:rsid w:val="00832244"/>
    <w:rsid w:val="0083283C"/>
    <w:rsid w:val="00837134"/>
    <w:rsid w:val="008425AF"/>
    <w:rsid w:val="00843C15"/>
    <w:rsid w:val="00850530"/>
    <w:rsid w:val="008528E0"/>
    <w:rsid w:val="00855389"/>
    <w:rsid w:val="00855C14"/>
    <w:rsid w:val="00857A4F"/>
    <w:rsid w:val="00860361"/>
    <w:rsid w:val="008623CC"/>
    <w:rsid w:val="00863DF9"/>
    <w:rsid w:val="00864B3B"/>
    <w:rsid w:val="008678B1"/>
    <w:rsid w:val="00867A13"/>
    <w:rsid w:val="00872E90"/>
    <w:rsid w:val="008746EA"/>
    <w:rsid w:val="00874F6E"/>
    <w:rsid w:val="00874F8A"/>
    <w:rsid w:val="0087621F"/>
    <w:rsid w:val="00880EE0"/>
    <w:rsid w:val="00882EC0"/>
    <w:rsid w:val="00884E0F"/>
    <w:rsid w:val="008855CE"/>
    <w:rsid w:val="00886F8B"/>
    <w:rsid w:val="00887C21"/>
    <w:rsid w:val="0089009C"/>
    <w:rsid w:val="0089019D"/>
    <w:rsid w:val="008943EA"/>
    <w:rsid w:val="0089497D"/>
    <w:rsid w:val="00895FC8"/>
    <w:rsid w:val="008A07B2"/>
    <w:rsid w:val="008A16C0"/>
    <w:rsid w:val="008A1AA3"/>
    <w:rsid w:val="008A4493"/>
    <w:rsid w:val="008A57AE"/>
    <w:rsid w:val="008A6769"/>
    <w:rsid w:val="008A794D"/>
    <w:rsid w:val="008B00A2"/>
    <w:rsid w:val="008B203F"/>
    <w:rsid w:val="008B6ED0"/>
    <w:rsid w:val="008B6F26"/>
    <w:rsid w:val="008B776B"/>
    <w:rsid w:val="008B7BB7"/>
    <w:rsid w:val="008C12B5"/>
    <w:rsid w:val="008C1ADE"/>
    <w:rsid w:val="008C66DB"/>
    <w:rsid w:val="008D25EC"/>
    <w:rsid w:val="008D5D76"/>
    <w:rsid w:val="008D79FF"/>
    <w:rsid w:val="008E23F6"/>
    <w:rsid w:val="008E2B01"/>
    <w:rsid w:val="008E2FEA"/>
    <w:rsid w:val="008E3A4B"/>
    <w:rsid w:val="008E3D35"/>
    <w:rsid w:val="008E4D92"/>
    <w:rsid w:val="008E7CBC"/>
    <w:rsid w:val="008E7F40"/>
    <w:rsid w:val="008F05D6"/>
    <w:rsid w:val="008F17BF"/>
    <w:rsid w:val="008F49A7"/>
    <w:rsid w:val="009017D4"/>
    <w:rsid w:val="00901B42"/>
    <w:rsid w:val="0090234A"/>
    <w:rsid w:val="00903CC1"/>
    <w:rsid w:val="00907511"/>
    <w:rsid w:val="00910009"/>
    <w:rsid w:val="00910A67"/>
    <w:rsid w:val="00913719"/>
    <w:rsid w:val="009142CB"/>
    <w:rsid w:val="0091446E"/>
    <w:rsid w:val="00917097"/>
    <w:rsid w:val="0091768A"/>
    <w:rsid w:val="00917A27"/>
    <w:rsid w:val="00921B2B"/>
    <w:rsid w:val="009223A2"/>
    <w:rsid w:val="0092248E"/>
    <w:rsid w:val="00925590"/>
    <w:rsid w:val="00926F41"/>
    <w:rsid w:val="00931C44"/>
    <w:rsid w:val="00932D18"/>
    <w:rsid w:val="00932DE6"/>
    <w:rsid w:val="00933153"/>
    <w:rsid w:val="009333FF"/>
    <w:rsid w:val="00933983"/>
    <w:rsid w:val="0093525D"/>
    <w:rsid w:val="00935FB2"/>
    <w:rsid w:val="00937A69"/>
    <w:rsid w:val="00945C35"/>
    <w:rsid w:val="0094621B"/>
    <w:rsid w:val="00947B04"/>
    <w:rsid w:val="00947BB9"/>
    <w:rsid w:val="00947D03"/>
    <w:rsid w:val="00947FEB"/>
    <w:rsid w:val="00951137"/>
    <w:rsid w:val="0095219E"/>
    <w:rsid w:val="0095257C"/>
    <w:rsid w:val="0095267F"/>
    <w:rsid w:val="00952B86"/>
    <w:rsid w:val="009533DA"/>
    <w:rsid w:val="00955507"/>
    <w:rsid w:val="0095753D"/>
    <w:rsid w:val="00957C26"/>
    <w:rsid w:val="009629E6"/>
    <w:rsid w:val="009665EC"/>
    <w:rsid w:val="009677C2"/>
    <w:rsid w:val="00971084"/>
    <w:rsid w:val="00971A52"/>
    <w:rsid w:val="00971CDF"/>
    <w:rsid w:val="009767F4"/>
    <w:rsid w:val="00980840"/>
    <w:rsid w:val="009832C1"/>
    <w:rsid w:val="00983A15"/>
    <w:rsid w:val="0098496D"/>
    <w:rsid w:val="0099689C"/>
    <w:rsid w:val="00997137"/>
    <w:rsid w:val="009A2348"/>
    <w:rsid w:val="009A356B"/>
    <w:rsid w:val="009A4CD6"/>
    <w:rsid w:val="009A52AD"/>
    <w:rsid w:val="009A58A4"/>
    <w:rsid w:val="009A653A"/>
    <w:rsid w:val="009B076C"/>
    <w:rsid w:val="009B6361"/>
    <w:rsid w:val="009C3442"/>
    <w:rsid w:val="009C4027"/>
    <w:rsid w:val="009C45F4"/>
    <w:rsid w:val="009C4CA5"/>
    <w:rsid w:val="009D0495"/>
    <w:rsid w:val="009D1E0D"/>
    <w:rsid w:val="009D3EA8"/>
    <w:rsid w:val="009D480C"/>
    <w:rsid w:val="009D58BB"/>
    <w:rsid w:val="009D6BE3"/>
    <w:rsid w:val="009D6E5D"/>
    <w:rsid w:val="009E092D"/>
    <w:rsid w:val="009E1A09"/>
    <w:rsid w:val="009E2D8D"/>
    <w:rsid w:val="009E6077"/>
    <w:rsid w:val="009E60D2"/>
    <w:rsid w:val="009F012E"/>
    <w:rsid w:val="009F0A47"/>
    <w:rsid w:val="009F0B46"/>
    <w:rsid w:val="009F2916"/>
    <w:rsid w:val="009F2F4A"/>
    <w:rsid w:val="009F3996"/>
    <w:rsid w:val="009F3F88"/>
    <w:rsid w:val="009F475C"/>
    <w:rsid w:val="009F65EB"/>
    <w:rsid w:val="009F782A"/>
    <w:rsid w:val="009F7C3C"/>
    <w:rsid w:val="00A03B61"/>
    <w:rsid w:val="00A06433"/>
    <w:rsid w:val="00A064BF"/>
    <w:rsid w:val="00A10C96"/>
    <w:rsid w:val="00A12D98"/>
    <w:rsid w:val="00A12ED4"/>
    <w:rsid w:val="00A14547"/>
    <w:rsid w:val="00A16EDC"/>
    <w:rsid w:val="00A20A05"/>
    <w:rsid w:val="00A20A0E"/>
    <w:rsid w:val="00A23D21"/>
    <w:rsid w:val="00A25F6F"/>
    <w:rsid w:val="00A27C2D"/>
    <w:rsid w:val="00A3351E"/>
    <w:rsid w:val="00A35361"/>
    <w:rsid w:val="00A36C43"/>
    <w:rsid w:val="00A37423"/>
    <w:rsid w:val="00A41747"/>
    <w:rsid w:val="00A42C83"/>
    <w:rsid w:val="00A42F46"/>
    <w:rsid w:val="00A51951"/>
    <w:rsid w:val="00A53941"/>
    <w:rsid w:val="00A53E9B"/>
    <w:rsid w:val="00A5754C"/>
    <w:rsid w:val="00A63957"/>
    <w:rsid w:val="00A643EB"/>
    <w:rsid w:val="00A65088"/>
    <w:rsid w:val="00A66D02"/>
    <w:rsid w:val="00A702C0"/>
    <w:rsid w:val="00A76E7A"/>
    <w:rsid w:val="00A806AC"/>
    <w:rsid w:val="00A83F80"/>
    <w:rsid w:val="00A84BD6"/>
    <w:rsid w:val="00A85A62"/>
    <w:rsid w:val="00A865C8"/>
    <w:rsid w:val="00A943FC"/>
    <w:rsid w:val="00A94FE9"/>
    <w:rsid w:val="00A9728C"/>
    <w:rsid w:val="00A974CC"/>
    <w:rsid w:val="00AA316F"/>
    <w:rsid w:val="00AA383F"/>
    <w:rsid w:val="00AA3BD6"/>
    <w:rsid w:val="00AA5B2C"/>
    <w:rsid w:val="00AA6B1F"/>
    <w:rsid w:val="00AA7D0F"/>
    <w:rsid w:val="00AB0297"/>
    <w:rsid w:val="00AB07F9"/>
    <w:rsid w:val="00AB0EC2"/>
    <w:rsid w:val="00AB3802"/>
    <w:rsid w:val="00AB4084"/>
    <w:rsid w:val="00AB4DA7"/>
    <w:rsid w:val="00AB5F66"/>
    <w:rsid w:val="00AC51AB"/>
    <w:rsid w:val="00AD434A"/>
    <w:rsid w:val="00AD7CA8"/>
    <w:rsid w:val="00AE1AC9"/>
    <w:rsid w:val="00AE48EF"/>
    <w:rsid w:val="00AE61D6"/>
    <w:rsid w:val="00AE645E"/>
    <w:rsid w:val="00AE7268"/>
    <w:rsid w:val="00AE7CCC"/>
    <w:rsid w:val="00AF1225"/>
    <w:rsid w:val="00AF38C2"/>
    <w:rsid w:val="00AF4544"/>
    <w:rsid w:val="00AF6E99"/>
    <w:rsid w:val="00AF7215"/>
    <w:rsid w:val="00B01645"/>
    <w:rsid w:val="00B01B67"/>
    <w:rsid w:val="00B01CBE"/>
    <w:rsid w:val="00B0487A"/>
    <w:rsid w:val="00B05C80"/>
    <w:rsid w:val="00B062E5"/>
    <w:rsid w:val="00B068EB"/>
    <w:rsid w:val="00B10E04"/>
    <w:rsid w:val="00B13977"/>
    <w:rsid w:val="00B1460F"/>
    <w:rsid w:val="00B148D4"/>
    <w:rsid w:val="00B20B0F"/>
    <w:rsid w:val="00B21AB4"/>
    <w:rsid w:val="00B254FA"/>
    <w:rsid w:val="00B27AA2"/>
    <w:rsid w:val="00B307BF"/>
    <w:rsid w:val="00B30AEA"/>
    <w:rsid w:val="00B3114B"/>
    <w:rsid w:val="00B32B96"/>
    <w:rsid w:val="00B33BF6"/>
    <w:rsid w:val="00B343CF"/>
    <w:rsid w:val="00B36D3B"/>
    <w:rsid w:val="00B36F87"/>
    <w:rsid w:val="00B405F7"/>
    <w:rsid w:val="00B427B0"/>
    <w:rsid w:val="00B42FF6"/>
    <w:rsid w:val="00B432A8"/>
    <w:rsid w:val="00B43CDA"/>
    <w:rsid w:val="00B47CAE"/>
    <w:rsid w:val="00B54A8C"/>
    <w:rsid w:val="00B54E2A"/>
    <w:rsid w:val="00B5788C"/>
    <w:rsid w:val="00B704D9"/>
    <w:rsid w:val="00B7147E"/>
    <w:rsid w:val="00B71F98"/>
    <w:rsid w:val="00B72629"/>
    <w:rsid w:val="00B74525"/>
    <w:rsid w:val="00B748FA"/>
    <w:rsid w:val="00B75EDB"/>
    <w:rsid w:val="00B7665B"/>
    <w:rsid w:val="00B82B45"/>
    <w:rsid w:val="00B90C06"/>
    <w:rsid w:val="00B92ABB"/>
    <w:rsid w:val="00B96C8E"/>
    <w:rsid w:val="00BA0103"/>
    <w:rsid w:val="00BA07DE"/>
    <w:rsid w:val="00BA140E"/>
    <w:rsid w:val="00BA2D17"/>
    <w:rsid w:val="00BA43A7"/>
    <w:rsid w:val="00BA57AF"/>
    <w:rsid w:val="00BA63E5"/>
    <w:rsid w:val="00BA7B22"/>
    <w:rsid w:val="00BB0850"/>
    <w:rsid w:val="00BB4470"/>
    <w:rsid w:val="00BB5C24"/>
    <w:rsid w:val="00BB6515"/>
    <w:rsid w:val="00BB67A9"/>
    <w:rsid w:val="00BB6BC7"/>
    <w:rsid w:val="00BC3257"/>
    <w:rsid w:val="00BC3A1F"/>
    <w:rsid w:val="00BC412E"/>
    <w:rsid w:val="00BD09C2"/>
    <w:rsid w:val="00BD6473"/>
    <w:rsid w:val="00BD7B62"/>
    <w:rsid w:val="00BD7E53"/>
    <w:rsid w:val="00BE0748"/>
    <w:rsid w:val="00BE1D8F"/>
    <w:rsid w:val="00BE24CD"/>
    <w:rsid w:val="00BE4BD4"/>
    <w:rsid w:val="00BE5023"/>
    <w:rsid w:val="00BF0961"/>
    <w:rsid w:val="00BF1A1D"/>
    <w:rsid w:val="00BF1C81"/>
    <w:rsid w:val="00BF23C5"/>
    <w:rsid w:val="00BF2DB8"/>
    <w:rsid w:val="00BF540E"/>
    <w:rsid w:val="00BF642F"/>
    <w:rsid w:val="00C01D43"/>
    <w:rsid w:val="00C02D56"/>
    <w:rsid w:val="00C032D1"/>
    <w:rsid w:val="00C03414"/>
    <w:rsid w:val="00C03F9E"/>
    <w:rsid w:val="00C051A8"/>
    <w:rsid w:val="00C11B0B"/>
    <w:rsid w:val="00C11FC3"/>
    <w:rsid w:val="00C127AA"/>
    <w:rsid w:val="00C12E47"/>
    <w:rsid w:val="00C170E1"/>
    <w:rsid w:val="00C17120"/>
    <w:rsid w:val="00C22189"/>
    <w:rsid w:val="00C27374"/>
    <w:rsid w:val="00C315F0"/>
    <w:rsid w:val="00C32A5F"/>
    <w:rsid w:val="00C34804"/>
    <w:rsid w:val="00C34E40"/>
    <w:rsid w:val="00C3679E"/>
    <w:rsid w:val="00C36E18"/>
    <w:rsid w:val="00C4039D"/>
    <w:rsid w:val="00C40B29"/>
    <w:rsid w:val="00C4169D"/>
    <w:rsid w:val="00C41CE2"/>
    <w:rsid w:val="00C42B6D"/>
    <w:rsid w:val="00C4518F"/>
    <w:rsid w:val="00C45204"/>
    <w:rsid w:val="00C452DF"/>
    <w:rsid w:val="00C46C45"/>
    <w:rsid w:val="00C46CA1"/>
    <w:rsid w:val="00C47305"/>
    <w:rsid w:val="00C56047"/>
    <w:rsid w:val="00C56A70"/>
    <w:rsid w:val="00C56CC8"/>
    <w:rsid w:val="00C60E15"/>
    <w:rsid w:val="00C646E5"/>
    <w:rsid w:val="00C6548B"/>
    <w:rsid w:val="00C65BCB"/>
    <w:rsid w:val="00C67E92"/>
    <w:rsid w:val="00C67FCC"/>
    <w:rsid w:val="00C71B21"/>
    <w:rsid w:val="00C75A36"/>
    <w:rsid w:val="00C8542E"/>
    <w:rsid w:val="00C8609D"/>
    <w:rsid w:val="00CA30BA"/>
    <w:rsid w:val="00CA3737"/>
    <w:rsid w:val="00CA398E"/>
    <w:rsid w:val="00CA423B"/>
    <w:rsid w:val="00CB0CA0"/>
    <w:rsid w:val="00CB2942"/>
    <w:rsid w:val="00CB35B3"/>
    <w:rsid w:val="00CB7D18"/>
    <w:rsid w:val="00CC13DD"/>
    <w:rsid w:val="00CC2236"/>
    <w:rsid w:val="00CC33E8"/>
    <w:rsid w:val="00CC3EDA"/>
    <w:rsid w:val="00CC6103"/>
    <w:rsid w:val="00CC73F0"/>
    <w:rsid w:val="00CC747A"/>
    <w:rsid w:val="00CC74BF"/>
    <w:rsid w:val="00CC7EC2"/>
    <w:rsid w:val="00CD0623"/>
    <w:rsid w:val="00CD4660"/>
    <w:rsid w:val="00CD51C7"/>
    <w:rsid w:val="00CD5BE9"/>
    <w:rsid w:val="00CD67F5"/>
    <w:rsid w:val="00CD7DEE"/>
    <w:rsid w:val="00CE02CD"/>
    <w:rsid w:val="00CE0C8E"/>
    <w:rsid w:val="00CE1808"/>
    <w:rsid w:val="00CE2D45"/>
    <w:rsid w:val="00CE43EC"/>
    <w:rsid w:val="00CE56AF"/>
    <w:rsid w:val="00CF1ED8"/>
    <w:rsid w:val="00CF33CD"/>
    <w:rsid w:val="00CF7970"/>
    <w:rsid w:val="00D01882"/>
    <w:rsid w:val="00D018AE"/>
    <w:rsid w:val="00D022FA"/>
    <w:rsid w:val="00D0321A"/>
    <w:rsid w:val="00D077F5"/>
    <w:rsid w:val="00D07916"/>
    <w:rsid w:val="00D1038A"/>
    <w:rsid w:val="00D119F0"/>
    <w:rsid w:val="00D12DDA"/>
    <w:rsid w:val="00D161D2"/>
    <w:rsid w:val="00D2118F"/>
    <w:rsid w:val="00D21EBD"/>
    <w:rsid w:val="00D25B69"/>
    <w:rsid w:val="00D31B0C"/>
    <w:rsid w:val="00D347D2"/>
    <w:rsid w:val="00D352CE"/>
    <w:rsid w:val="00D357FA"/>
    <w:rsid w:val="00D40294"/>
    <w:rsid w:val="00D40B07"/>
    <w:rsid w:val="00D44001"/>
    <w:rsid w:val="00D44AC8"/>
    <w:rsid w:val="00D46E1B"/>
    <w:rsid w:val="00D508C0"/>
    <w:rsid w:val="00D50AED"/>
    <w:rsid w:val="00D51881"/>
    <w:rsid w:val="00D54D6B"/>
    <w:rsid w:val="00D559B2"/>
    <w:rsid w:val="00D55F5C"/>
    <w:rsid w:val="00D62155"/>
    <w:rsid w:val="00D62910"/>
    <w:rsid w:val="00D64ED4"/>
    <w:rsid w:val="00D661C8"/>
    <w:rsid w:val="00D6692F"/>
    <w:rsid w:val="00D66E61"/>
    <w:rsid w:val="00D6739C"/>
    <w:rsid w:val="00D71270"/>
    <w:rsid w:val="00D73226"/>
    <w:rsid w:val="00D7639A"/>
    <w:rsid w:val="00D81C30"/>
    <w:rsid w:val="00D823F5"/>
    <w:rsid w:val="00D827DA"/>
    <w:rsid w:val="00D82D80"/>
    <w:rsid w:val="00D86FE5"/>
    <w:rsid w:val="00D9171B"/>
    <w:rsid w:val="00D91BA5"/>
    <w:rsid w:val="00D946FF"/>
    <w:rsid w:val="00DA0049"/>
    <w:rsid w:val="00DA0EFC"/>
    <w:rsid w:val="00DA6863"/>
    <w:rsid w:val="00DB047F"/>
    <w:rsid w:val="00DB2EBC"/>
    <w:rsid w:val="00DB34B1"/>
    <w:rsid w:val="00DB54E2"/>
    <w:rsid w:val="00DC1DD3"/>
    <w:rsid w:val="00DC3ECF"/>
    <w:rsid w:val="00DC42D5"/>
    <w:rsid w:val="00DC5648"/>
    <w:rsid w:val="00DC6660"/>
    <w:rsid w:val="00DD0914"/>
    <w:rsid w:val="00DD1E22"/>
    <w:rsid w:val="00DE209A"/>
    <w:rsid w:val="00DE2C79"/>
    <w:rsid w:val="00DE5064"/>
    <w:rsid w:val="00DE74A0"/>
    <w:rsid w:val="00DF437A"/>
    <w:rsid w:val="00E0005A"/>
    <w:rsid w:val="00E04729"/>
    <w:rsid w:val="00E1233A"/>
    <w:rsid w:val="00E13057"/>
    <w:rsid w:val="00E160D1"/>
    <w:rsid w:val="00E17387"/>
    <w:rsid w:val="00E20E2F"/>
    <w:rsid w:val="00E26DBB"/>
    <w:rsid w:val="00E323E0"/>
    <w:rsid w:val="00E342A6"/>
    <w:rsid w:val="00E356D5"/>
    <w:rsid w:val="00E4106A"/>
    <w:rsid w:val="00E434C8"/>
    <w:rsid w:val="00E4450A"/>
    <w:rsid w:val="00E452D9"/>
    <w:rsid w:val="00E45CEB"/>
    <w:rsid w:val="00E45CF3"/>
    <w:rsid w:val="00E517B5"/>
    <w:rsid w:val="00E51937"/>
    <w:rsid w:val="00E57FEE"/>
    <w:rsid w:val="00E611F6"/>
    <w:rsid w:val="00E61EBA"/>
    <w:rsid w:val="00E62B52"/>
    <w:rsid w:val="00E66777"/>
    <w:rsid w:val="00E73985"/>
    <w:rsid w:val="00E76372"/>
    <w:rsid w:val="00E809B7"/>
    <w:rsid w:val="00E84372"/>
    <w:rsid w:val="00E84562"/>
    <w:rsid w:val="00E85E30"/>
    <w:rsid w:val="00E910F2"/>
    <w:rsid w:val="00E92086"/>
    <w:rsid w:val="00E92AA7"/>
    <w:rsid w:val="00E93113"/>
    <w:rsid w:val="00E9371E"/>
    <w:rsid w:val="00E94E11"/>
    <w:rsid w:val="00E9506E"/>
    <w:rsid w:val="00E95565"/>
    <w:rsid w:val="00E96787"/>
    <w:rsid w:val="00E976E5"/>
    <w:rsid w:val="00EA1C28"/>
    <w:rsid w:val="00EA2652"/>
    <w:rsid w:val="00EA37B8"/>
    <w:rsid w:val="00EA4223"/>
    <w:rsid w:val="00EA6C47"/>
    <w:rsid w:val="00EA6E1F"/>
    <w:rsid w:val="00EA7DAF"/>
    <w:rsid w:val="00EB1B16"/>
    <w:rsid w:val="00EB1F3B"/>
    <w:rsid w:val="00EB2762"/>
    <w:rsid w:val="00EB2777"/>
    <w:rsid w:val="00EB406F"/>
    <w:rsid w:val="00EB647C"/>
    <w:rsid w:val="00EB66B6"/>
    <w:rsid w:val="00EB709A"/>
    <w:rsid w:val="00EC7163"/>
    <w:rsid w:val="00ED09B6"/>
    <w:rsid w:val="00ED4783"/>
    <w:rsid w:val="00ED530A"/>
    <w:rsid w:val="00ED66CF"/>
    <w:rsid w:val="00ED765B"/>
    <w:rsid w:val="00EE1261"/>
    <w:rsid w:val="00EE3309"/>
    <w:rsid w:val="00EE5160"/>
    <w:rsid w:val="00EE70C0"/>
    <w:rsid w:val="00EE786B"/>
    <w:rsid w:val="00EF0189"/>
    <w:rsid w:val="00EF0457"/>
    <w:rsid w:val="00EF0AE8"/>
    <w:rsid w:val="00EF26AF"/>
    <w:rsid w:val="00EF4FA6"/>
    <w:rsid w:val="00F036A8"/>
    <w:rsid w:val="00F03736"/>
    <w:rsid w:val="00F0770D"/>
    <w:rsid w:val="00F10473"/>
    <w:rsid w:val="00F10801"/>
    <w:rsid w:val="00F108A0"/>
    <w:rsid w:val="00F10F72"/>
    <w:rsid w:val="00F11DBD"/>
    <w:rsid w:val="00F12357"/>
    <w:rsid w:val="00F12581"/>
    <w:rsid w:val="00F12BAD"/>
    <w:rsid w:val="00F14502"/>
    <w:rsid w:val="00F14B83"/>
    <w:rsid w:val="00F15273"/>
    <w:rsid w:val="00F214DF"/>
    <w:rsid w:val="00F233C7"/>
    <w:rsid w:val="00F2432E"/>
    <w:rsid w:val="00F27E38"/>
    <w:rsid w:val="00F3218E"/>
    <w:rsid w:val="00F32193"/>
    <w:rsid w:val="00F322D9"/>
    <w:rsid w:val="00F336D8"/>
    <w:rsid w:val="00F419C7"/>
    <w:rsid w:val="00F4776D"/>
    <w:rsid w:val="00F479CF"/>
    <w:rsid w:val="00F47A6B"/>
    <w:rsid w:val="00F5057E"/>
    <w:rsid w:val="00F53DFD"/>
    <w:rsid w:val="00F55870"/>
    <w:rsid w:val="00F55E28"/>
    <w:rsid w:val="00F56687"/>
    <w:rsid w:val="00F56E72"/>
    <w:rsid w:val="00F62895"/>
    <w:rsid w:val="00F641E0"/>
    <w:rsid w:val="00F64BB7"/>
    <w:rsid w:val="00F77E16"/>
    <w:rsid w:val="00F8215B"/>
    <w:rsid w:val="00F82DCA"/>
    <w:rsid w:val="00F849BB"/>
    <w:rsid w:val="00F86BC9"/>
    <w:rsid w:val="00F91AF2"/>
    <w:rsid w:val="00F9239E"/>
    <w:rsid w:val="00F92462"/>
    <w:rsid w:val="00F955B1"/>
    <w:rsid w:val="00F97296"/>
    <w:rsid w:val="00FA30F2"/>
    <w:rsid w:val="00FA6DD9"/>
    <w:rsid w:val="00FA7585"/>
    <w:rsid w:val="00FB0C16"/>
    <w:rsid w:val="00FB2E1B"/>
    <w:rsid w:val="00FB5549"/>
    <w:rsid w:val="00FB6815"/>
    <w:rsid w:val="00FB7908"/>
    <w:rsid w:val="00FC0136"/>
    <w:rsid w:val="00FC0279"/>
    <w:rsid w:val="00FC08CB"/>
    <w:rsid w:val="00FC4203"/>
    <w:rsid w:val="00FC4A54"/>
    <w:rsid w:val="00FC6C18"/>
    <w:rsid w:val="00FC7CED"/>
    <w:rsid w:val="00FD0135"/>
    <w:rsid w:val="00FD077B"/>
    <w:rsid w:val="00FD14EF"/>
    <w:rsid w:val="00FD183E"/>
    <w:rsid w:val="00FD1EE4"/>
    <w:rsid w:val="00FD59CE"/>
    <w:rsid w:val="00FE0A45"/>
    <w:rsid w:val="00FE46EA"/>
    <w:rsid w:val="00FE4F70"/>
    <w:rsid w:val="00FE4FBE"/>
    <w:rsid w:val="00FF181D"/>
    <w:rsid w:val="00FF2E3D"/>
    <w:rsid w:val="00FF36BC"/>
    <w:rsid w:val="00FF5588"/>
    <w:rsid w:val="00FF605B"/>
    <w:rsid w:val="00FF62D7"/>
    <w:rsid w:val="00FF6573"/>
    <w:rsid w:val="00FF692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1A0552"/>
  <w15:docId w15:val="{64CCD604-A0A2-472D-A62F-7C9E796F7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67046"/>
    <w:pPr>
      <w:spacing w:before="120" w:after="0" w:line="240" w:lineRule="auto"/>
    </w:pPr>
    <w:rPr>
      <w:rFonts w:ascii="Franklin Gothic Book" w:eastAsia="Calibri" w:hAnsi="Franklin Gothic Book" w:cs="Times New Roman"/>
    </w:rPr>
  </w:style>
  <w:style w:type="paragraph" w:styleId="Heading1">
    <w:name w:val="heading 1"/>
    <w:basedOn w:val="Normal"/>
    <w:next w:val="Normal"/>
    <w:link w:val="Heading1Char"/>
    <w:uiPriority w:val="9"/>
    <w:qFormat/>
    <w:rsid w:val="00567046"/>
    <w:pPr>
      <w:keepNext/>
      <w:keepLines/>
      <w:spacing w:before="360" w:after="120"/>
      <w:ind w:left="720" w:right="720"/>
      <w:jc w:val="center"/>
      <w:outlineLvl w:val="0"/>
    </w:pPr>
    <w:rPr>
      <w:rFonts w:eastAsiaTheme="majorEastAsia"/>
      <w:b/>
      <w:bCs/>
      <w:szCs w:val="28"/>
    </w:rPr>
  </w:style>
  <w:style w:type="paragraph" w:styleId="Heading2">
    <w:name w:val="heading 2"/>
    <w:basedOn w:val="Normal"/>
    <w:next w:val="Normal"/>
    <w:link w:val="Heading2Char"/>
    <w:uiPriority w:val="9"/>
    <w:unhideWhenUsed/>
    <w:qFormat/>
    <w:rsid w:val="00C56047"/>
    <w:pPr>
      <w:keepNext/>
      <w:keepLines/>
      <w:spacing w:before="24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10009"/>
    <w:pPr>
      <w:keepNext/>
      <w:keepLines/>
      <w:spacing w:before="240" w:after="120"/>
      <w:ind w:left="360"/>
      <w:outlineLvl w:val="2"/>
    </w:pPr>
    <w:rPr>
      <w:rFonts w:eastAsiaTheme="majorEastAsia"/>
      <w:b/>
      <w:bCs/>
      <w:szCs w:val="28"/>
    </w:rPr>
  </w:style>
  <w:style w:type="paragraph" w:styleId="Heading4">
    <w:name w:val="heading 4"/>
    <w:basedOn w:val="Normal"/>
    <w:next w:val="Normal"/>
    <w:link w:val="Heading4Char"/>
    <w:uiPriority w:val="9"/>
    <w:unhideWhenUsed/>
    <w:qFormat/>
    <w:rsid w:val="00140C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40C2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40C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40C2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40C2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40C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7046"/>
    <w:rPr>
      <w:rFonts w:ascii="Franklin Gothic Book" w:eastAsiaTheme="majorEastAsia" w:hAnsi="Franklin Gothic Book" w:cs="Times New Roman"/>
      <w:b/>
      <w:bCs/>
      <w:szCs w:val="28"/>
    </w:rPr>
  </w:style>
  <w:style w:type="paragraph" w:styleId="ListParagraph">
    <w:name w:val="List Paragraph"/>
    <w:basedOn w:val="Normal"/>
    <w:uiPriority w:val="34"/>
    <w:qFormat/>
    <w:rsid w:val="003D4216"/>
    <w:pPr>
      <w:ind w:left="720"/>
      <w:contextualSpacing/>
    </w:pPr>
  </w:style>
  <w:style w:type="paragraph" w:styleId="BalloonText">
    <w:name w:val="Balloon Text"/>
    <w:basedOn w:val="Normal"/>
    <w:link w:val="BalloonTextChar"/>
    <w:uiPriority w:val="99"/>
    <w:semiHidden/>
    <w:unhideWhenUsed/>
    <w:rsid w:val="00E910F2"/>
    <w:rPr>
      <w:rFonts w:ascii="Tahoma" w:hAnsi="Tahoma" w:cs="Tahoma"/>
      <w:sz w:val="16"/>
      <w:szCs w:val="16"/>
    </w:rPr>
  </w:style>
  <w:style w:type="character" w:customStyle="1" w:styleId="BalloonTextChar">
    <w:name w:val="Balloon Text Char"/>
    <w:basedOn w:val="DefaultParagraphFont"/>
    <w:link w:val="BalloonText"/>
    <w:uiPriority w:val="99"/>
    <w:semiHidden/>
    <w:rsid w:val="00E910F2"/>
    <w:rPr>
      <w:rFonts w:ascii="Tahoma" w:hAnsi="Tahoma" w:cs="Tahoma"/>
      <w:sz w:val="16"/>
      <w:szCs w:val="16"/>
    </w:rPr>
  </w:style>
  <w:style w:type="table" w:styleId="TableGrid">
    <w:name w:val="Table Grid"/>
    <w:basedOn w:val="TableNormal"/>
    <w:uiPriority w:val="59"/>
    <w:rsid w:val="00F12BA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175619"/>
    <w:rPr>
      <w:sz w:val="20"/>
      <w:szCs w:val="20"/>
    </w:rPr>
  </w:style>
  <w:style w:type="character" w:customStyle="1" w:styleId="FootnoteTextChar">
    <w:name w:val="Footnote Text Char"/>
    <w:basedOn w:val="DefaultParagraphFont"/>
    <w:link w:val="FootnoteText"/>
    <w:uiPriority w:val="99"/>
    <w:rsid w:val="00175619"/>
    <w:rPr>
      <w:sz w:val="20"/>
      <w:szCs w:val="20"/>
    </w:rPr>
  </w:style>
  <w:style w:type="character" w:styleId="FootnoteReference">
    <w:name w:val="footnote reference"/>
    <w:basedOn w:val="DefaultParagraphFont"/>
    <w:uiPriority w:val="99"/>
    <w:unhideWhenUsed/>
    <w:rsid w:val="00175619"/>
    <w:rPr>
      <w:vertAlign w:val="superscript"/>
    </w:rPr>
  </w:style>
  <w:style w:type="paragraph" w:styleId="Header">
    <w:name w:val="header"/>
    <w:basedOn w:val="Normal"/>
    <w:link w:val="HeaderChar"/>
    <w:uiPriority w:val="99"/>
    <w:unhideWhenUsed/>
    <w:rsid w:val="00B405F7"/>
    <w:pPr>
      <w:tabs>
        <w:tab w:val="center" w:pos="4680"/>
        <w:tab w:val="right" w:pos="9360"/>
      </w:tabs>
    </w:pPr>
  </w:style>
  <w:style w:type="character" w:customStyle="1" w:styleId="HeaderChar">
    <w:name w:val="Header Char"/>
    <w:basedOn w:val="DefaultParagraphFont"/>
    <w:link w:val="Header"/>
    <w:uiPriority w:val="99"/>
    <w:rsid w:val="00B405F7"/>
  </w:style>
  <w:style w:type="paragraph" w:styleId="Footer">
    <w:name w:val="footer"/>
    <w:basedOn w:val="Normal"/>
    <w:link w:val="FooterChar"/>
    <w:uiPriority w:val="99"/>
    <w:unhideWhenUsed/>
    <w:rsid w:val="00B405F7"/>
    <w:pPr>
      <w:tabs>
        <w:tab w:val="center" w:pos="4680"/>
        <w:tab w:val="right" w:pos="9360"/>
      </w:tabs>
    </w:pPr>
  </w:style>
  <w:style w:type="character" w:customStyle="1" w:styleId="FooterChar">
    <w:name w:val="Footer Char"/>
    <w:basedOn w:val="DefaultParagraphFont"/>
    <w:link w:val="Footer"/>
    <w:uiPriority w:val="99"/>
    <w:rsid w:val="00B405F7"/>
  </w:style>
  <w:style w:type="character" w:customStyle="1" w:styleId="Heading2Char">
    <w:name w:val="Heading 2 Char"/>
    <w:basedOn w:val="DefaultParagraphFont"/>
    <w:link w:val="Heading2"/>
    <w:uiPriority w:val="9"/>
    <w:rsid w:val="00C56047"/>
    <w:rPr>
      <w:rFonts w:ascii="Franklin Gothic Book" w:eastAsiaTheme="majorEastAsia" w:hAnsi="Franklin Gothic Book" w:cstheme="majorBidi"/>
      <w:b/>
      <w:szCs w:val="26"/>
    </w:rPr>
  </w:style>
  <w:style w:type="character" w:customStyle="1" w:styleId="Heading3Char">
    <w:name w:val="Heading 3 Char"/>
    <w:basedOn w:val="DefaultParagraphFont"/>
    <w:link w:val="Heading3"/>
    <w:uiPriority w:val="9"/>
    <w:rsid w:val="00910009"/>
    <w:rPr>
      <w:rFonts w:ascii="Franklin Gothic Book" w:eastAsiaTheme="majorEastAsia" w:hAnsi="Franklin Gothic Book" w:cs="Times New Roman"/>
      <w:b/>
      <w:bCs/>
      <w:szCs w:val="28"/>
    </w:rPr>
  </w:style>
  <w:style w:type="paragraph" w:styleId="NoSpacing">
    <w:name w:val="No Spacing"/>
    <w:link w:val="NoSpacingChar"/>
    <w:uiPriority w:val="1"/>
    <w:qFormat/>
    <w:rsid w:val="00D62155"/>
    <w:pPr>
      <w:spacing w:after="0" w:line="240" w:lineRule="auto"/>
    </w:pPr>
  </w:style>
  <w:style w:type="character" w:styleId="Hyperlink">
    <w:name w:val="Hyperlink"/>
    <w:basedOn w:val="DefaultParagraphFont"/>
    <w:uiPriority w:val="99"/>
    <w:unhideWhenUsed/>
    <w:rsid w:val="00D62155"/>
    <w:rPr>
      <w:color w:val="0000FF" w:themeColor="hyperlink"/>
      <w:u w:val="single"/>
    </w:rPr>
  </w:style>
  <w:style w:type="paragraph" w:styleId="TOCHeading">
    <w:name w:val="TOC Heading"/>
    <w:basedOn w:val="Heading1"/>
    <w:next w:val="Normal"/>
    <w:uiPriority w:val="39"/>
    <w:unhideWhenUsed/>
    <w:qFormat/>
    <w:rsid w:val="004D516A"/>
    <w:pPr>
      <w:outlineLvl w:val="9"/>
    </w:pPr>
  </w:style>
  <w:style w:type="paragraph" w:styleId="TOC1">
    <w:name w:val="toc 1"/>
    <w:basedOn w:val="Normal"/>
    <w:next w:val="Normal"/>
    <w:autoRedefine/>
    <w:uiPriority w:val="39"/>
    <w:unhideWhenUsed/>
    <w:rsid w:val="000A1F1C"/>
    <w:pPr>
      <w:tabs>
        <w:tab w:val="right" w:leader="dot" w:pos="9360"/>
      </w:tabs>
      <w:spacing w:after="100"/>
      <w:ind w:left="360" w:hanging="360"/>
      <w:pPrChange w:id="0" w:author="Jeff Johnson" w:date="2017-07-12T20:49:00Z">
        <w:pPr>
          <w:tabs>
            <w:tab w:val="right" w:leader="dot" w:pos="9360"/>
          </w:tabs>
          <w:spacing w:before="120" w:after="100"/>
          <w:ind w:left="360" w:hanging="360"/>
        </w:pPr>
      </w:pPrChange>
    </w:pPr>
    <w:rPr>
      <w:rPrChange w:id="0" w:author="Jeff Johnson" w:date="2017-07-12T20:49:00Z">
        <w:rPr>
          <w:rFonts w:ascii="Franklin Gothic Book" w:eastAsia="Calibri" w:hAnsi="Franklin Gothic Book"/>
          <w:sz w:val="22"/>
          <w:szCs w:val="22"/>
          <w:lang w:val="en-US" w:eastAsia="en-US" w:bidi="ar-SA"/>
        </w:rPr>
      </w:rPrChange>
    </w:rPr>
  </w:style>
  <w:style w:type="paragraph" w:customStyle="1" w:styleId="SBACTableText">
    <w:name w:val="SBAC_Table Text"/>
    <w:basedOn w:val="Normal"/>
    <w:qFormat/>
    <w:rsid w:val="006415A1"/>
    <w:pPr>
      <w:spacing w:before="0" w:after="60"/>
    </w:pPr>
    <w:rPr>
      <w:sz w:val="20"/>
      <w:szCs w:val="20"/>
    </w:rPr>
  </w:style>
  <w:style w:type="paragraph" w:customStyle="1" w:styleId="SBACTableHeaderRow">
    <w:name w:val="SBAC_Table Header Row"/>
    <w:link w:val="SBACTableHeaderRowChar"/>
    <w:qFormat/>
    <w:rsid w:val="006415A1"/>
    <w:pPr>
      <w:spacing w:after="60" w:line="240" w:lineRule="auto"/>
    </w:pPr>
    <w:rPr>
      <w:rFonts w:ascii="Franklin Gothic Book" w:hAnsi="Franklin Gothic Book"/>
      <w:b/>
      <w:sz w:val="20"/>
      <w:szCs w:val="20"/>
    </w:rPr>
  </w:style>
  <w:style w:type="character" w:customStyle="1" w:styleId="SBACTableHeaderRowChar">
    <w:name w:val="SBAC_Table Header Row Char"/>
    <w:basedOn w:val="DefaultParagraphFont"/>
    <w:link w:val="SBACTableHeaderRow"/>
    <w:rsid w:val="006415A1"/>
    <w:rPr>
      <w:rFonts w:ascii="Franklin Gothic Book" w:hAnsi="Franklin Gothic Book"/>
      <w:b/>
      <w:sz w:val="20"/>
      <w:szCs w:val="20"/>
    </w:rPr>
  </w:style>
  <w:style w:type="paragraph" w:customStyle="1" w:styleId="Default">
    <w:name w:val="Default"/>
    <w:rsid w:val="00BF23C5"/>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A66D02"/>
    <w:pPr>
      <w:spacing w:before="100" w:beforeAutospacing="1" w:after="100" w:afterAutospacing="1"/>
    </w:pPr>
    <w:rPr>
      <w:rFonts w:ascii="Times New Roman" w:eastAsiaTheme="minorEastAsia" w:hAnsi="Times New Roman"/>
      <w:sz w:val="24"/>
      <w:szCs w:val="24"/>
    </w:rPr>
  </w:style>
  <w:style w:type="paragraph" w:styleId="TOC2">
    <w:name w:val="toc 2"/>
    <w:basedOn w:val="Normal"/>
    <w:next w:val="Normal"/>
    <w:autoRedefine/>
    <w:uiPriority w:val="39"/>
    <w:unhideWhenUsed/>
    <w:rsid w:val="00567046"/>
    <w:pPr>
      <w:tabs>
        <w:tab w:val="right" w:pos="9360"/>
      </w:tabs>
      <w:spacing w:after="100"/>
      <w:ind w:left="720" w:hanging="500"/>
    </w:pPr>
  </w:style>
  <w:style w:type="character" w:customStyle="1" w:styleId="Heading4Char">
    <w:name w:val="Heading 4 Char"/>
    <w:basedOn w:val="DefaultParagraphFont"/>
    <w:link w:val="Heading4"/>
    <w:uiPriority w:val="9"/>
    <w:rsid w:val="00140C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40C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40C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40C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40C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40C2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6B25B2"/>
    <w:pPr>
      <w:spacing w:before="0" w:after="200"/>
      <w:jc w:val="center"/>
    </w:pPr>
    <w:rPr>
      <w:bCs/>
      <w:color w:val="000000" w:themeColor="text1"/>
      <w:u w:val="single"/>
    </w:rPr>
  </w:style>
  <w:style w:type="paragraph" w:styleId="TOC3">
    <w:name w:val="toc 3"/>
    <w:basedOn w:val="Normal"/>
    <w:next w:val="Normal"/>
    <w:autoRedefine/>
    <w:uiPriority w:val="39"/>
    <w:unhideWhenUsed/>
    <w:rsid w:val="00567046"/>
    <w:pPr>
      <w:tabs>
        <w:tab w:val="right" w:pos="9360"/>
      </w:tabs>
      <w:spacing w:after="100"/>
      <w:ind w:left="1260" w:hanging="820"/>
    </w:pPr>
  </w:style>
  <w:style w:type="paragraph" w:styleId="TableofFigures">
    <w:name w:val="table of figures"/>
    <w:basedOn w:val="Normal"/>
    <w:next w:val="Normal"/>
    <w:uiPriority w:val="99"/>
    <w:unhideWhenUsed/>
    <w:rsid w:val="00010C8D"/>
  </w:style>
  <w:style w:type="paragraph" w:customStyle="1" w:styleId="Part">
    <w:name w:val="Part"/>
    <w:basedOn w:val="NoSpacing"/>
    <w:next w:val="NoSpacing"/>
    <w:link w:val="PartChar"/>
    <w:qFormat/>
    <w:rsid w:val="00331BB4"/>
    <w:pPr>
      <w:keepNext/>
      <w:widowControl w:val="0"/>
    </w:pPr>
    <w:rPr>
      <w:rFonts w:eastAsiaTheme="minorEastAsia"/>
      <w:b/>
    </w:rPr>
  </w:style>
  <w:style w:type="character" w:customStyle="1" w:styleId="NoSpacingChar">
    <w:name w:val="No Spacing Char"/>
    <w:basedOn w:val="DefaultParagraphFont"/>
    <w:link w:val="NoSpacing"/>
    <w:uiPriority w:val="1"/>
    <w:rsid w:val="00331BB4"/>
  </w:style>
  <w:style w:type="character" w:customStyle="1" w:styleId="PartChar">
    <w:name w:val="Part Char"/>
    <w:basedOn w:val="NoSpacingChar"/>
    <w:link w:val="Part"/>
    <w:rsid w:val="00331BB4"/>
    <w:rPr>
      <w:rFonts w:eastAsiaTheme="minorEastAsia"/>
      <w:b/>
    </w:rPr>
  </w:style>
  <w:style w:type="character" w:styleId="CommentReference">
    <w:name w:val="annotation reference"/>
    <w:basedOn w:val="DefaultParagraphFont"/>
    <w:uiPriority w:val="99"/>
    <w:semiHidden/>
    <w:unhideWhenUsed/>
    <w:rsid w:val="00256589"/>
    <w:rPr>
      <w:sz w:val="16"/>
      <w:szCs w:val="16"/>
    </w:rPr>
  </w:style>
  <w:style w:type="paragraph" w:styleId="CommentText">
    <w:name w:val="annotation text"/>
    <w:basedOn w:val="Normal"/>
    <w:link w:val="CommentTextChar"/>
    <w:uiPriority w:val="99"/>
    <w:semiHidden/>
    <w:unhideWhenUsed/>
    <w:rsid w:val="00256589"/>
    <w:pPr>
      <w:spacing w:before="0" w:after="200"/>
    </w:pPr>
    <w:rPr>
      <w:rFonts w:eastAsiaTheme="minorEastAsia"/>
      <w:sz w:val="20"/>
      <w:szCs w:val="20"/>
    </w:rPr>
  </w:style>
  <w:style w:type="character" w:customStyle="1" w:styleId="CommentTextChar">
    <w:name w:val="Comment Text Char"/>
    <w:basedOn w:val="DefaultParagraphFont"/>
    <w:link w:val="CommentText"/>
    <w:uiPriority w:val="99"/>
    <w:semiHidden/>
    <w:rsid w:val="00256589"/>
    <w:rPr>
      <w:rFonts w:eastAsiaTheme="minorEastAsia"/>
      <w:sz w:val="20"/>
      <w:szCs w:val="20"/>
    </w:rPr>
  </w:style>
  <w:style w:type="character" w:customStyle="1" w:styleId="apple-converted-space">
    <w:name w:val="apple-converted-space"/>
    <w:basedOn w:val="DefaultParagraphFont"/>
    <w:rsid w:val="00A03B61"/>
  </w:style>
  <w:style w:type="character" w:styleId="PlaceholderText">
    <w:name w:val="Placeholder Text"/>
    <w:basedOn w:val="DefaultParagraphFont"/>
    <w:uiPriority w:val="99"/>
    <w:semiHidden/>
    <w:rsid w:val="00907511"/>
    <w:rPr>
      <w:color w:val="808080"/>
    </w:rPr>
  </w:style>
  <w:style w:type="character" w:styleId="FollowedHyperlink">
    <w:name w:val="FollowedHyperlink"/>
    <w:basedOn w:val="DefaultParagraphFont"/>
    <w:uiPriority w:val="99"/>
    <w:semiHidden/>
    <w:unhideWhenUsed/>
    <w:rsid w:val="0064737E"/>
    <w:rPr>
      <w:color w:val="800080"/>
      <w:u w:val="single"/>
    </w:rPr>
  </w:style>
  <w:style w:type="paragraph" w:customStyle="1" w:styleId="xl65">
    <w:name w:val="xl65"/>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rPr>
  </w:style>
  <w:style w:type="paragraph" w:customStyle="1" w:styleId="xl66">
    <w:name w:val="xl66"/>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rPr>
  </w:style>
  <w:style w:type="paragraph" w:customStyle="1" w:styleId="xl67">
    <w:name w:val="xl67"/>
    <w:basedOn w:val="Normal"/>
    <w:rsid w:val="0064737E"/>
    <w:pPr>
      <w:spacing w:before="100" w:beforeAutospacing="1" w:after="100" w:afterAutospacing="1"/>
    </w:pPr>
    <w:rPr>
      <w:rFonts w:ascii="Times New Roman" w:eastAsia="Times New Roman" w:hAnsi="Times New Roman"/>
      <w:b/>
      <w:bCs/>
      <w:sz w:val="24"/>
      <w:szCs w:val="24"/>
    </w:rPr>
  </w:style>
  <w:style w:type="paragraph" w:customStyle="1" w:styleId="xl69">
    <w:name w:val="xl69"/>
    <w:basedOn w:val="Normal"/>
    <w:rsid w:val="0064737E"/>
    <w:pPr>
      <w:shd w:val="clear" w:color="000000" w:fill="D9D9D9"/>
      <w:spacing w:before="100" w:beforeAutospacing="1" w:after="100" w:afterAutospacing="1"/>
    </w:pPr>
    <w:rPr>
      <w:rFonts w:ascii="Times New Roman" w:eastAsia="Times New Roman" w:hAnsi="Times New Roman"/>
      <w:b/>
      <w:bCs/>
      <w:sz w:val="24"/>
      <w:szCs w:val="24"/>
    </w:rPr>
  </w:style>
  <w:style w:type="paragraph" w:customStyle="1" w:styleId="xl70">
    <w:name w:val="xl70"/>
    <w:basedOn w:val="Normal"/>
    <w:rsid w:val="0064737E"/>
    <w:pPr>
      <w:shd w:val="clear" w:color="000000" w:fill="D9D9D9"/>
      <w:spacing w:before="100" w:beforeAutospacing="1" w:after="100" w:afterAutospacing="1"/>
    </w:pPr>
    <w:rPr>
      <w:rFonts w:ascii="Times New Roman" w:eastAsia="Times New Roman" w:hAnsi="Times New Roman"/>
      <w:sz w:val="24"/>
      <w:szCs w:val="24"/>
    </w:rPr>
  </w:style>
  <w:style w:type="paragraph" w:customStyle="1" w:styleId="xl71">
    <w:name w:val="xl71"/>
    <w:basedOn w:val="Normal"/>
    <w:rsid w:val="0064737E"/>
    <w:pPr>
      <w:spacing w:before="100" w:beforeAutospacing="1" w:after="100" w:afterAutospacing="1"/>
      <w:jc w:val="center"/>
    </w:pPr>
    <w:rPr>
      <w:rFonts w:ascii="Times New Roman" w:eastAsia="Times New Roman" w:hAnsi="Times New Roman"/>
      <w:b/>
      <w:bCs/>
      <w:sz w:val="24"/>
      <w:szCs w:val="24"/>
    </w:rPr>
  </w:style>
  <w:style w:type="paragraph" w:customStyle="1" w:styleId="xl72">
    <w:name w:val="xl72"/>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73">
    <w:name w:val="xl73"/>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pPr>
    <w:rPr>
      <w:rFonts w:ascii="Times New Roman" w:eastAsia="Times New Roman" w:hAnsi="Times New Roman"/>
      <w:b/>
      <w:bCs/>
      <w:sz w:val="24"/>
      <w:szCs w:val="24"/>
    </w:rPr>
  </w:style>
  <w:style w:type="paragraph" w:customStyle="1" w:styleId="xl74">
    <w:name w:val="xl74"/>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pPr>
    <w:rPr>
      <w:rFonts w:ascii="Times New Roman" w:eastAsia="Times New Roman" w:hAnsi="Times New Roman"/>
      <w:sz w:val="24"/>
      <w:szCs w:val="24"/>
    </w:rPr>
  </w:style>
  <w:style w:type="paragraph" w:customStyle="1" w:styleId="xl75">
    <w:name w:val="xl75"/>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jc w:val="center"/>
    </w:pPr>
    <w:rPr>
      <w:rFonts w:ascii="Times New Roman" w:eastAsia="Times New Roman" w:hAnsi="Times New Roman"/>
      <w:b/>
      <w:bCs/>
      <w:sz w:val="24"/>
      <w:szCs w:val="24"/>
    </w:rPr>
  </w:style>
  <w:style w:type="paragraph" w:customStyle="1" w:styleId="xl76">
    <w:name w:val="xl76"/>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jc w:val="center"/>
    </w:pPr>
    <w:rPr>
      <w:rFonts w:ascii="Times New Roman" w:eastAsia="Times New Roman" w:hAnsi="Times New Roman"/>
      <w:b/>
      <w:bCs/>
      <w:sz w:val="24"/>
      <w:szCs w:val="24"/>
    </w:rPr>
  </w:style>
  <w:style w:type="paragraph" w:customStyle="1" w:styleId="xl77">
    <w:name w:val="xl77"/>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olor w:val="808080"/>
      <w:sz w:val="24"/>
      <w:szCs w:val="24"/>
    </w:rPr>
  </w:style>
  <w:style w:type="paragraph" w:customStyle="1" w:styleId="xl78">
    <w:name w:val="xl78"/>
    <w:basedOn w:val="Normal"/>
    <w:rsid w:val="0064737E"/>
    <w:pPr>
      <w:pBdr>
        <w:top w:val="single" w:sz="4" w:space="0" w:color="auto"/>
        <w:left w:val="single" w:sz="4" w:space="0" w:color="auto"/>
        <w:bottom w:val="single" w:sz="4" w:space="0" w:color="auto"/>
      </w:pBdr>
      <w:shd w:val="clear" w:color="000000" w:fill="D8E4BC"/>
      <w:spacing w:before="100" w:beforeAutospacing="1" w:after="100" w:afterAutospacing="1"/>
    </w:pPr>
    <w:rPr>
      <w:rFonts w:ascii="Times New Roman" w:eastAsia="Times New Roman" w:hAnsi="Times New Roman"/>
      <w:b/>
      <w:bCs/>
      <w:sz w:val="24"/>
      <w:szCs w:val="24"/>
    </w:rPr>
  </w:style>
  <w:style w:type="paragraph" w:customStyle="1" w:styleId="xl79">
    <w:name w:val="xl79"/>
    <w:basedOn w:val="Normal"/>
    <w:rsid w:val="0064737E"/>
    <w:pPr>
      <w:pBdr>
        <w:top w:val="single" w:sz="4" w:space="0" w:color="auto"/>
        <w:bottom w:val="single" w:sz="4" w:space="0" w:color="auto"/>
      </w:pBdr>
      <w:shd w:val="clear" w:color="000000" w:fill="D8E4BC"/>
      <w:spacing w:before="100" w:beforeAutospacing="1" w:after="100" w:afterAutospacing="1"/>
      <w:jc w:val="center"/>
    </w:pPr>
    <w:rPr>
      <w:rFonts w:ascii="Times New Roman" w:eastAsia="Times New Roman" w:hAnsi="Times New Roman"/>
      <w:b/>
      <w:bCs/>
      <w:sz w:val="24"/>
      <w:szCs w:val="24"/>
    </w:rPr>
  </w:style>
  <w:style w:type="paragraph" w:customStyle="1" w:styleId="xl80">
    <w:name w:val="xl80"/>
    <w:basedOn w:val="Normal"/>
    <w:rsid w:val="0064737E"/>
    <w:pPr>
      <w:pBdr>
        <w:top w:val="single" w:sz="4" w:space="0" w:color="auto"/>
        <w:bottom w:val="single" w:sz="4" w:space="0" w:color="auto"/>
      </w:pBdr>
      <w:shd w:val="clear" w:color="000000" w:fill="D8E4BC"/>
      <w:spacing w:before="100" w:beforeAutospacing="1" w:after="100" w:afterAutospacing="1"/>
      <w:jc w:val="center"/>
    </w:pPr>
    <w:rPr>
      <w:rFonts w:ascii="Times New Roman" w:eastAsia="Times New Roman" w:hAnsi="Times New Roman"/>
      <w:b/>
      <w:bCs/>
      <w:sz w:val="24"/>
      <w:szCs w:val="24"/>
    </w:rPr>
  </w:style>
  <w:style w:type="paragraph" w:customStyle="1" w:styleId="xl81">
    <w:name w:val="xl81"/>
    <w:basedOn w:val="Normal"/>
    <w:rsid w:val="0064737E"/>
    <w:pPr>
      <w:pBdr>
        <w:top w:val="single" w:sz="4" w:space="0" w:color="auto"/>
        <w:bottom w:val="single" w:sz="4" w:space="0" w:color="auto"/>
        <w:right w:val="single" w:sz="4" w:space="0" w:color="auto"/>
      </w:pBdr>
      <w:shd w:val="clear" w:color="000000" w:fill="D8E4BC"/>
      <w:spacing w:before="100" w:beforeAutospacing="1" w:after="100" w:afterAutospacing="1"/>
      <w:jc w:val="center"/>
    </w:pPr>
    <w:rPr>
      <w:rFonts w:ascii="Times New Roman" w:eastAsia="Times New Roman" w:hAnsi="Times New Roman"/>
      <w:b/>
      <w:bCs/>
      <w:sz w:val="24"/>
      <w:szCs w:val="24"/>
    </w:rPr>
  </w:style>
  <w:style w:type="paragraph" w:customStyle="1" w:styleId="xl82">
    <w:name w:val="xl82"/>
    <w:basedOn w:val="Normal"/>
    <w:rsid w:val="0064737E"/>
    <w:pPr>
      <w:spacing w:before="100" w:beforeAutospacing="1" w:after="100" w:afterAutospacing="1"/>
      <w:jc w:val="center"/>
    </w:pPr>
    <w:rPr>
      <w:rFonts w:ascii="Times New Roman" w:eastAsia="Times New Roman" w:hAnsi="Times New Roman"/>
      <w:sz w:val="24"/>
      <w:szCs w:val="24"/>
    </w:rPr>
  </w:style>
  <w:style w:type="paragraph" w:customStyle="1" w:styleId="xl83">
    <w:name w:val="xl83"/>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b/>
      <w:bCs/>
      <w:sz w:val="24"/>
      <w:szCs w:val="24"/>
    </w:rPr>
  </w:style>
  <w:style w:type="paragraph" w:customStyle="1" w:styleId="xl84">
    <w:name w:val="xl84"/>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b/>
      <w:bCs/>
      <w:sz w:val="24"/>
      <w:szCs w:val="24"/>
    </w:rPr>
  </w:style>
  <w:style w:type="paragraph" w:customStyle="1" w:styleId="xl85">
    <w:name w:val="xl85"/>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86">
    <w:name w:val="xl86"/>
    <w:basedOn w:val="Normal"/>
    <w:rsid w:val="0064737E"/>
    <w:pPr>
      <w:pBdr>
        <w:top w:val="single" w:sz="4" w:space="0" w:color="auto"/>
        <w:left w:val="single" w:sz="4" w:space="0" w:color="auto"/>
        <w:bottom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87">
    <w:name w:val="xl87"/>
    <w:basedOn w:val="Normal"/>
    <w:rsid w:val="0064737E"/>
    <w:pPr>
      <w:pBdr>
        <w:top w:val="single" w:sz="4" w:space="0" w:color="auto"/>
        <w:bottom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88">
    <w:name w:val="xl88"/>
    <w:basedOn w:val="Normal"/>
    <w:rsid w:val="0064737E"/>
    <w:pPr>
      <w:pBdr>
        <w:top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89">
    <w:name w:val="xl89"/>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pPr>
    <w:rPr>
      <w:rFonts w:ascii="Times New Roman" w:eastAsia="Times New Roman" w:hAnsi="Times New Roman"/>
      <w:b/>
      <w:bCs/>
      <w:sz w:val="24"/>
      <w:szCs w:val="24"/>
    </w:rPr>
  </w:style>
  <w:style w:type="paragraph" w:customStyle="1" w:styleId="xl90">
    <w:name w:val="xl90"/>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jc w:val="right"/>
    </w:pPr>
    <w:rPr>
      <w:rFonts w:ascii="Times New Roman" w:eastAsia="Times New Roman" w:hAnsi="Times New Roman"/>
      <w:b/>
      <w:bCs/>
      <w:sz w:val="24"/>
      <w:szCs w:val="24"/>
    </w:rPr>
  </w:style>
  <w:style w:type="paragraph" w:customStyle="1" w:styleId="xl91">
    <w:name w:val="xl91"/>
    <w:basedOn w:val="Normal"/>
    <w:rsid w:val="0064737E"/>
    <w:pPr>
      <w:spacing w:before="100" w:beforeAutospacing="1" w:after="100" w:afterAutospacing="1"/>
      <w:jc w:val="center"/>
    </w:pPr>
    <w:rPr>
      <w:rFonts w:ascii="Times New Roman" w:eastAsia="Times New Roman" w:hAnsi="Times New Roman"/>
      <w:sz w:val="24"/>
      <w:szCs w:val="24"/>
    </w:rPr>
  </w:style>
  <w:style w:type="paragraph" w:customStyle="1" w:styleId="xl92">
    <w:name w:val="xl92"/>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93">
    <w:name w:val="xl93"/>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94">
    <w:name w:val="xl94"/>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b/>
      <w:bCs/>
      <w:sz w:val="24"/>
      <w:szCs w:val="24"/>
    </w:rPr>
  </w:style>
  <w:style w:type="paragraph" w:customStyle="1" w:styleId="xl95">
    <w:name w:val="xl95"/>
    <w:basedOn w:val="Normal"/>
    <w:rsid w:val="0064737E"/>
    <w:pPr>
      <w:spacing w:before="100" w:beforeAutospacing="1" w:after="100" w:afterAutospacing="1"/>
      <w:jc w:val="center"/>
    </w:pPr>
    <w:rPr>
      <w:rFonts w:ascii="Times New Roman" w:eastAsia="Times New Roman" w:hAnsi="Times New Roman"/>
      <w:sz w:val="24"/>
      <w:szCs w:val="24"/>
    </w:rPr>
  </w:style>
  <w:style w:type="paragraph" w:customStyle="1" w:styleId="xl97">
    <w:name w:val="xl97"/>
    <w:basedOn w:val="Normal"/>
    <w:rsid w:val="0064737E"/>
    <w:pPr>
      <w:shd w:val="clear" w:color="000000" w:fill="D9D9D9"/>
      <w:spacing w:before="100" w:beforeAutospacing="1" w:after="100" w:afterAutospacing="1"/>
    </w:pPr>
    <w:rPr>
      <w:rFonts w:ascii="Times New Roman" w:eastAsia="Times New Roman" w:hAnsi="Times New Roman"/>
      <w:sz w:val="24"/>
      <w:szCs w:val="24"/>
    </w:rPr>
  </w:style>
  <w:style w:type="paragraph" w:customStyle="1" w:styleId="xl98">
    <w:name w:val="xl98"/>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pPr>
    <w:rPr>
      <w:rFonts w:ascii="Times New Roman" w:eastAsia="Times New Roman" w:hAnsi="Times New Roman"/>
      <w:b/>
      <w:bCs/>
      <w:sz w:val="24"/>
      <w:szCs w:val="24"/>
    </w:rPr>
  </w:style>
  <w:style w:type="paragraph" w:customStyle="1" w:styleId="xl99">
    <w:name w:val="xl99"/>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pPr>
    <w:rPr>
      <w:rFonts w:ascii="Times New Roman" w:eastAsia="Times New Roman" w:hAnsi="Times New Roman"/>
      <w:b/>
      <w:bCs/>
      <w:sz w:val="24"/>
      <w:szCs w:val="24"/>
    </w:rPr>
  </w:style>
  <w:style w:type="paragraph" w:customStyle="1" w:styleId="xl100">
    <w:name w:val="xl100"/>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textAlignment w:val="center"/>
    </w:pPr>
    <w:rPr>
      <w:rFonts w:ascii="Times New Roman" w:eastAsia="Times New Roman" w:hAnsi="Times New Roman"/>
      <w:sz w:val="24"/>
      <w:szCs w:val="24"/>
    </w:rPr>
  </w:style>
  <w:style w:type="paragraph" w:customStyle="1" w:styleId="xl101">
    <w:name w:val="xl101"/>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textAlignment w:val="center"/>
    </w:pPr>
    <w:rPr>
      <w:rFonts w:ascii="Times New Roman" w:eastAsia="Times New Roman" w:hAnsi="Times New Roman"/>
      <w:b/>
      <w:bCs/>
      <w:sz w:val="24"/>
      <w:szCs w:val="24"/>
    </w:rPr>
  </w:style>
  <w:style w:type="paragraph" w:customStyle="1" w:styleId="xl102">
    <w:name w:val="xl102"/>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textAlignment w:val="center"/>
    </w:pPr>
    <w:rPr>
      <w:rFonts w:ascii="Times New Roman" w:eastAsia="Times New Roman" w:hAnsi="Times New Roman"/>
      <w:b/>
      <w:bCs/>
      <w:sz w:val="24"/>
      <w:szCs w:val="24"/>
    </w:rPr>
  </w:style>
  <w:style w:type="paragraph" w:styleId="CommentSubject">
    <w:name w:val="annotation subject"/>
    <w:basedOn w:val="CommentText"/>
    <w:next w:val="CommentText"/>
    <w:link w:val="CommentSubjectChar"/>
    <w:uiPriority w:val="99"/>
    <w:semiHidden/>
    <w:unhideWhenUsed/>
    <w:rsid w:val="00C27374"/>
    <w:pPr>
      <w:spacing w:before="120" w:after="0"/>
    </w:pPr>
    <w:rPr>
      <w:rFonts w:eastAsiaTheme="minorHAnsi"/>
      <w:b/>
      <w:bCs/>
    </w:rPr>
  </w:style>
  <w:style w:type="character" w:customStyle="1" w:styleId="CommentSubjectChar">
    <w:name w:val="Comment Subject Char"/>
    <w:basedOn w:val="CommentTextChar"/>
    <w:link w:val="CommentSubject"/>
    <w:uiPriority w:val="99"/>
    <w:semiHidden/>
    <w:rsid w:val="00C27374"/>
    <w:rPr>
      <w:rFonts w:eastAsiaTheme="minorEastAsia"/>
      <w:b/>
      <w:bCs/>
      <w:sz w:val="20"/>
      <w:szCs w:val="20"/>
    </w:rPr>
  </w:style>
  <w:style w:type="paragraph" w:styleId="Title">
    <w:name w:val="Title"/>
    <w:basedOn w:val="Normal"/>
    <w:next w:val="Normal"/>
    <w:link w:val="TitleChar"/>
    <w:uiPriority w:val="10"/>
    <w:rsid w:val="00567046"/>
    <w:pPr>
      <w:spacing w:before="0" w:after="480"/>
      <w:ind w:left="720" w:right="720"/>
      <w:contextualSpacing/>
      <w:jc w:val="center"/>
    </w:pPr>
    <w:rPr>
      <w:rFonts w:eastAsiaTheme="majorEastAsia"/>
      <w:b/>
      <w:spacing w:val="5"/>
      <w:kern w:val="28"/>
      <w:sz w:val="28"/>
      <w:szCs w:val="28"/>
    </w:rPr>
  </w:style>
  <w:style w:type="character" w:customStyle="1" w:styleId="TitleChar">
    <w:name w:val="Title Char"/>
    <w:basedOn w:val="DefaultParagraphFont"/>
    <w:link w:val="Title"/>
    <w:uiPriority w:val="10"/>
    <w:rsid w:val="00567046"/>
    <w:rPr>
      <w:rFonts w:ascii="Franklin Gothic Book" w:eastAsiaTheme="majorEastAsia" w:hAnsi="Franklin Gothic Book" w:cs="Times New Roman"/>
      <w:b/>
      <w:spacing w:val="5"/>
      <w:kern w:val="28"/>
      <w:sz w:val="28"/>
      <w:szCs w:val="28"/>
    </w:rPr>
  </w:style>
  <w:style w:type="paragraph" w:styleId="BodyText">
    <w:name w:val="Body Text"/>
    <w:basedOn w:val="Normal"/>
    <w:link w:val="BodyTextChar"/>
    <w:uiPriority w:val="99"/>
    <w:unhideWhenUsed/>
    <w:qFormat/>
    <w:rsid w:val="00567046"/>
    <w:pPr>
      <w:spacing w:before="0" w:after="120"/>
    </w:pPr>
  </w:style>
  <w:style w:type="character" w:customStyle="1" w:styleId="BodyTextChar">
    <w:name w:val="Body Text Char"/>
    <w:basedOn w:val="DefaultParagraphFont"/>
    <w:link w:val="BodyText"/>
    <w:uiPriority w:val="99"/>
    <w:rsid w:val="00567046"/>
    <w:rPr>
      <w:rFonts w:ascii="Franklin Gothic Book" w:eastAsia="Calibri" w:hAnsi="Franklin Gothic Book" w:cs="Times New Roman"/>
    </w:rPr>
  </w:style>
  <w:style w:type="paragraph" w:customStyle="1" w:styleId="TableHeading1">
    <w:name w:val="Table Heading 1"/>
    <w:basedOn w:val="Normal"/>
    <w:qFormat/>
    <w:rsid w:val="00C56047"/>
    <w:pPr>
      <w:spacing w:before="0" w:after="120"/>
      <w:jc w:val="center"/>
    </w:pPr>
    <w:rPr>
      <w:b/>
      <w:color w:val="FFFFFF" w:themeColor="background1"/>
      <w:sz w:val="20"/>
    </w:rPr>
  </w:style>
  <w:style w:type="paragraph" w:customStyle="1" w:styleId="TableLeftColumn">
    <w:name w:val="Table Left Column"/>
    <w:basedOn w:val="Normal"/>
    <w:qFormat/>
    <w:rsid w:val="00C56047"/>
    <w:pPr>
      <w:spacing w:before="0" w:after="120"/>
    </w:pPr>
    <w:rPr>
      <w:sz w:val="20"/>
    </w:rPr>
  </w:style>
  <w:style w:type="character" w:styleId="Strong">
    <w:name w:val="Strong"/>
    <w:basedOn w:val="DefaultParagraphFont"/>
    <w:uiPriority w:val="22"/>
    <w:qFormat/>
    <w:rsid w:val="001F0B36"/>
    <w:rPr>
      <w:b/>
      <w:bCs/>
    </w:rPr>
  </w:style>
  <w:style w:type="character" w:styleId="HTMLCode">
    <w:name w:val="HTML Code"/>
    <w:basedOn w:val="DefaultParagraphFont"/>
    <w:uiPriority w:val="99"/>
    <w:semiHidden/>
    <w:unhideWhenUsed/>
    <w:rsid w:val="00AE48EF"/>
    <w:rPr>
      <w:rFonts w:ascii="Courier New" w:eastAsiaTheme="minorHAnsi" w:hAnsi="Courier New" w:cs="Courier New"/>
      <w:sz w:val="20"/>
      <w:szCs w:val="20"/>
    </w:rPr>
  </w:style>
  <w:style w:type="paragraph" w:styleId="Quote">
    <w:name w:val="Quote"/>
    <w:basedOn w:val="Normal"/>
    <w:next w:val="Normal"/>
    <w:link w:val="QuoteChar"/>
    <w:uiPriority w:val="29"/>
    <w:qFormat/>
    <w:rsid w:val="00AE48E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E48EF"/>
    <w:rPr>
      <w:rFonts w:ascii="Franklin Gothic Book" w:eastAsia="Calibri" w:hAnsi="Franklin Gothic Book" w:cs="Times New Roman"/>
      <w:i/>
      <w:iCs/>
      <w:color w:val="404040" w:themeColor="text1" w:themeTint="BF"/>
    </w:rPr>
  </w:style>
  <w:style w:type="paragraph" w:styleId="HTMLPreformatted">
    <w:name w:val="HTML Preformatted"/>
    <w:basedOn w:val="Normal"/>
    <w:link w:val="HTMLPreformattedChar"/>
    <w:uiPriority w:val="99"/>
    <w:semiHidden/>
    <w:unhideWhenUsed/>
    <w:rsid w:val="00D55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heme="minorHAnsi" w:hAnsi="Courier New" w:cs="Courier New"/>
      <w:sz w:val="20"/>
      <w:szCs w:val="20"/>
    </w:rPr>
  </w:style>
  <w:style w:type="character" w:customStyle="1" w:styleId="HTMLPreformattedChar">
    <w:name w:val="HTML Preformatted Char"/>
    <w:basedOn w:val="DefaultParagraphFont"/>
    <w:link w:val="HTMLPreformatted"/>
    <w:uiPriority w:val="99"/>
    <w:semiHidden/>
    <w:rsid w:val="00D559B2"/>
    <w:rPr>
      <w:rFonts w:ascii="Courier New" w:hAnsi="Courier New" w:cs="Courier New"/>
      <w:sz w:val="20"/>
      <w:szCs w:val="20"/>
    </w:rPr>
  </w:style>
  <w:style w:type="character" w:customStyle="1" w:styleId="pln">
    <w:name w:val="pln"/>
    <w:basedOn w:val="DefaultParagraphFont"/>
    <w:rsid w:val="009533DA"/>
  </w:style>
  <w:style w:type="character" w:customStyle="1" w:styleId="pun">
    <w:name w:val="pun"/>
    <w:basedOn w:val="DefaultParagraphFont"/>
    <w:rsid w:val="009533DA"/>
  </w:style>
  <w:style w:type="paragraph" w:styleId="Revision">
    <w:name w:val="Revision"/>
    <w:hidden/>
    <w:uiPriority w:val="99"/>
    <w:semiHidden/>
    <w:rsid w:val="000A1F1C"/>
    <w:pPr>
      <w:spacing w:after="0" w:line="240" w:lineRule="auto"/>
    </w:pPr>
    <w:rPr>
      <w:rFonts w:ascii="Franklin Gothic Book" w:eastAsia="Calibri" w:hAnsi="Franklin Gothic Book" w:cs="Times New Roman"/>
    </w:rPr>
  </w:style>
  <w:style w:type="character" w:styleId="SubtleEmphasis">
    <w:name w:val="Subtle Emphasis"/>
    <w:basedOn w:val="DefaultParagraphFont"/>
    <w:uiPriority w:val="19"/>
    <w:qFormat/>
    <w:rsid w:val="00482B84"/>
    <w:rPr>
      <w:i/>
      <w:iCs/>
      <w:color w:val="404040" w:themeColor="text1" w:themeTint="BF"/>
    </w:rPr>
  </w:style>
  <w:style w:type="character" w:styleId="SubtleReference">
    <w:name w:val="Subtle Reference"/>
    <w:basedOn w:val="DefaultParagraphFont"/>
    <w:uiPriority w:val="31"/>
    <w:qFormat/>
    <w:rsid w:val="00857A4F"/>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93735">
      <w:bodyDiv w:val="1"/>
      <w:marLeft w:val="0"/>
      <w:marRight w:val="0"/>
      <w:marTop w:val="0"/>
      <w:marBottom w:val="0"/>
      <w:divBdr>
        <w:top w:val="none" w:sz="0" w:space="0" w:color="auto"/>
        <w:left w:val="none" w:sz="0" w:space="0" w:color="auto"/>
        <w:bottom w:val="none" w:sz="0" w:space="0" w:color="auto"/>
        <w:right w:val="none" w:sz="0" w:space="0" w:color="auto"/>
      </w:divBdr>
    </w:div>
    <w:div w:id="70543564">
      <w:bodyDiv w:val="1"/>
      <w:marLeft w:val="0"/>
      <w:marRight w:val="0"/>
      <w:marTop w:val="0"/>
      <w:marBottom w:val="0"/>
      <w:divBdr>
        <w:top w:val="none" w:sz="0" w:space="0" w:color="auto"/>
        <w:left w:val="none" w:sz="0" w:space="0" w:color="auto"/>
        <w:bottom w:val="none" w:sz="0" w:space="0" w:color="auto"/>
        <w:right w:val="none" w:sz="0" w:space="0" w:color="auto"/>
      </w:divBdr>
    </w:div>
    <w:div w:id="201288181">
      <w:bodyDiv w:val="1"/>
      <w:marLeft w:val="0"/>
      <w:marRight w:val="0"/>
      <w:marTop w:val="0"/>
      <w:marBottom w:val="0"/>
      <w:divBdr>
        <w:top w:val="none" w:sz="0" w:space="0" w:color="auto"/>
        <w:left w:val="none" w:sz="0" w:space="0" w:color="auto"/>
        <w:bottom w:val="none" w:sz="0" w:space="0" w:color="auto"/>
        <w:right w:val="none" w:sz="0" w:space="0" w:color="auto"/>
      </w:divBdr>
    </w:div>
    <w:div w:id="270864328">
      <w:bodyDiv w:val="1"/>
      <w:marLeft w:val="0"/>
      <w:marRight w:val="0"/>
      <w:marTop w:val="0"/>
      <w:marBottom w:val="0"/>
      <w:divBdr>
        <w:top w:val="none" w:sz="0" w:space="0" w:color="auto"/>
        <w:left w:val="none" w:sz="0" w:space="0" w:color="auto"/>
        <w:bottom w:val="none" w:sz="0" w:space="0" w:color="auto"/>
        <w:right w:val="none" w:sz="0" w:space="0" w:color="auto"/>
      </w:divBdr>
    </w:div>
    <w:div w:id="382094707">
      <w:bodyDiv w:val="1"/>
      <w:marLeft w:val="0"/>
      <w:marRight w:val="0"/>
      <w:marTop w:val="0"/>
      <w:marBottom w:val="0"/>
      <w:divBdr>
        <w:top w:val="none" w:sz="0" w:space="0" w:color="auto"/>
        <w:left w:val="none" w:sz="0" w:space="0" w:color="auto"/>
        <w:bottom w:val="none" w:sz="0" w:space="0" w:color="auto"/>
        <w:right w:val="none" w:sz="0" w:space="0" w:color="auto"/>
      </w:divBdr>
    </w:div>
    <w:div w:id="663974254">
      <w:bodyDiv w:val="1"/>
      <w:marLeft w:val="0"/>
      <w:marRight w:val="0"/>
      <w:marTop w:val="0"/>
      <w:marBottom w:val="0"/>
      <w:divBdr>
        <w:top w:val="none" w:sz="0" w:space="0" w:color="auto"/>
        <w:left w:val="none" w:sz="0" w:space="0" w:color="auto"/>
        <w:bottom w:val="none" w:sz="0" w:space="0" w:color="auto"/>
        <w:right w:val="none" w:sz="0" w:space="0" w:color="auto"/>
      </w:divBdr>
    </w:div>
    <w:div w:id="689794291">
      <w:bodyDiv w:val="1"/>
      <w:marLeft w:val="0"/>
      <w:marRight w:val="0"/>
      <w:marTop w:val="0"/>
      <w:marBottom w:val="0"/>
      <w:divBdr>
        <w:top w:val="none" w:sz="0" w:space="0" w:color="auto"/>
        <w:left w:val="none" w:sz="0" w:space="0" w:color="auto"/>
        <w:bottom w:val="none" w:sz="0" w:space="0" w:color="auto"/>
        <w:right w:val="none" w:sz="0" w:space="0" w:color="auto"/>
      </w:divBdr>
    </w:div>
    <w:div w:id="756749235">
      <w:bodyDiv w:val="1"/>
      <w:marLeft w:val="0"/>
      <w:marRight w:val="0"/>
      <w:marTop w:val="0"/>
      <w:marBottom w:val="0"/>
      <w:divBdr>
        <w:top w:val="none" w:sz="0" w:space="0" w:color="auto"/>
        <w:left w:val="none" w:sz="0" w:space="0" w:color="auto"/>
        <w:bottom w:val="none" w:sz="0" w:space="0" w:color="auto"/>
        <w:right w:val="none" w:sz="0" w:space="0" w:color="auto"/>
      </w:divBdr>
      <w:divsChild>
        <w:div w:id="765729644">
          <w:marLeft w:val="0"/>
          <w:marRight w:val="0"/>
          <w:marTop w:val="0"/>
          <w:marBottom w:val="0"/>
          <w:divBdr>
            <w:top w:val="none" w:sz="0" w:space="0" w:color="auto"/>
            <w:left w:val="none" w:sz="0" w:space="0" w:color="auto"/>
            <w:bottom w:val="none" w:sz="0" w:space="0" w:color="auto"/>
            <w:right w:val="none" w:sz="0" w:space="0" w:color="auto"/>
          </w:divBdr>
        </w:div>
        <w:div w:id="328603994">
          <w:marLeft w:val="0"/>
          <w:marRight w:val="0"/>
          <w:marTop w:val="0"/>
          <w:marBottom w:val="0"/>
          <w:divBdr>
            <w:top w:val="none" w:sz="0" w:space="0" w:color="auto"/>
            <w:left w:val="none" w:sz="0" w:space="0" w:color="auto"/>
            <w:bottom w:val="none" w:sz="0" w:space="0" w:color="auto"/>
            <w:right w:val="none" w:sz="0" w:space="0" w:color="auto"/>
          </w:divBdr>
        </w:div>
      </w:divsChild>
    </w:div>
    <w:div w:id="796989043">
      <w:bodyDiv w:val="1"/>
      <w:marLeft w:val="0"/>
      <w:marRight w:val="0"/>
      <w:marTop w:val="0"/>
      <w:marBottom w:val="0"/>
      <w:divBdr>
        <w:top w:val="none" w:sz="0" w:space="0" w:color="auto"/>
        <w:left w:val="none" w:sz="0" w:space="0" w:color="auto"/>
        <w:bottom w:val="none" w:sz="0" w:space="0" w:color="auto"/>
        <w:right w:val="none" w:sz="0" w:space="0" w:color="auto"/>
      </w:divBdr>
    </w:div>
    <w:div w:id="855732043">
      <w:bodyDiv w:val="1"/>
      <w:marLeft w:val="0"/>
      <w:marRight w:val="0"/>
      <w:marTop w:val="0"/>
      <w:marBottom w:val="0"/>
      <w:divBdr>
        <w:top w:val="none" w:sz="0" w:space="0" w:color="auto"/>
        <w:left w:val="none" w:sz="0" w:space="0" w:color="auto"/>
        <w:bottom w:val="none" w:sz="0" w:space="0" w:color="auto"/>
        <w:right w:val="none" w:sz="0" w:space="0" w:color="auto"/>
      </w:divBdr>
    </w:div>
    <w:div w:id="892034894">
      <w:bodyDiv w:val="1"/>
      <w:marLeft w:val="0"/>
      <w:marRight w:val="0"/>
      <w:marTop w:val="0"/>
      <w:marBottom w:val="0"/>
      <w:divBdr>
        <w:top w:val="none" w:sz="0" w:space="0" w:color="auto"/>
        <w:left w:val="none" w:sz="0" w:space="0" w:color="auto"/>
        <w:bottom w:val="none" w:sz="0" w:space="0" w:color="auto"/>
        <w:right w:val="none" w:sz="0" w:space="0" w:color="auto"/>
      </w:divBdr>
    </w:div>
    <w:div w:id="1049643180">
      <w:bodyDiv w:val="1"/>
      <w:marLeft w:val="0"/>
      <w:marRight w:val="0"/>
      <w:marTop w:val="0"/>
      <w:marBottom w:val="0"/>
      <w:divBdr>
        <w:top w:val="none" w:sz="0" w:space="0" w:color="auto"/>
        <w:left w:val="none" w:sz="0" w:space="0" w:color="auto"/>
        <w:bottom w:val="none" w:sz="0" w:space="0" w:color="auto"/>
        <w:right w:val="none" w:sz="0" w:space="0" w:color="auto"/>
      </w:divBdr>
    </w:div>
    <w:div w:id="1057818528">
      <w:bodyDiv w:val="1"/>
      <w:marLeft w:val="0"/>
      <w:marRight w:val="0"/>
      <w:marTop w:val="0"/>
      <w:marBottom w:val="0"/>
      <w:divBdr>
        <w:top w:val="none" w:sz="0" w:space="0" w:color="auto"/>
        <w:left w:val="none" w:sz="0" w:space="0" w:color="auto"/>
        <w:bottom w:val="none" w:sz="0" w:space="0" w:color="auto"/>
        <w:right w:val="none" w:sz="0" w:space="0" w:color="auto"/>
      </w:divBdr>
    </w:div>
    <w:div w:id="1094473715">
      <w:bodyDiv w:val="1"/>
      <w:marLeft w:val="0"/>
      <w:marRight w:val="0"/>
      <w:marTop w:val="0"/>
      <w:marBottom w:val="0"/>
      <w:divBdr>
        <w:top w:val="none" w:sz="0" w:space="0" w:color="auto"/>
        <w:left w:val="none" w:sz="0" w:space="0" w:color="auto"/>
        <w:bottom w:val="none" w:sz="0" w:space="0" w:color="auto"/>
        <w:right w:val="none" w:sz="0" w:space="0" w:color="auto"/>
      </w:divBdr>
    </w:div>
    <w:div w:id="1104883352">
      <w:bodyDiv w:val="1"/>
      <w:marLeft w:val="0"/>
      <w:marRight w:val="0"/>
      <w:marTop w:val="0"/>
      <w:marBottom w:val="0"/>
      <w:divBdr>
        <w:top w:val="none" w:sz="0" w:space="0" w:color="auto"/>
        <w:left w:val="none" w:sz="0" w:space="0" w:color="auto"/>
        <w:bottom w:val="none" w:sz="0" w:space="0" w:color="auto"/>
        <w:right w:val="none" w:sz="0" w:space="0" w:color="auto"/>
      </w:divBdr>
    </w:div>
    <w:div w:id="1109474962">
      <w:bodyDiv w:val="1"/>
      <w:marLeft w:val="0"/>
      <w:marRight w:val="0"/>
      <w:marTop w:val="0"/>
      <w:marBottom w:val="0"/>
      <w:divBdr>
        <w:top w:val="none" w:sz="0" w:space="0" w:color="auto"/>
        <w:left w:val="none" w:sz="0" w:space="0" w:color="auto"/>
        <w:bottom w:val="none" w:sz="0" w:space="0" w:color="auto"/>
        <w:right w:val="none" w:sz="0" w:space="0" w:color="auto"/>
      </w:divBdr>
    </w:div>
    <w:div w:id="1125349039">
      <w:bodyDiv w:val="1"/>
      <w:marLeft w:val="0"/>
      <w:marRight w:val="0"/>
      <w:marTop w:val="0"/>
      <w:marBottom w:val="0"/>
      <w:divBdr>
        <w:top w:val="none" w:sz="0" w:space="0" w:color="auto"/>
        <w:left w:val="none" w:sz="0" w:space="0" w:color="auto"/>
        <w:bottom w:val="none" w:sz="0" w:space="0" w:color="auto"/>
        <w:right w:val="none" w:sz="0" w:space="0" w:color="auto"/>
      </w:divBdr>
    </w:div>
    <w:div w:id="1230114373">
      <w:bodyDiv w:val="1"/>
      <w:marLeft w:val="0"/>
      <w:marRight w:val="0"/>
      <w:marTop w:val="0"/>
      <w:marBottom w:val="0"/>
      <w:divBdr>
        <w:top w:val="none" w:sz="0" w:space="0" w:color="auto"/>
        <w:left w:val="none" w:sz="0" w:space="0" w:color="auto"/>
        <w:bottom w:val="none" w:sz="0" w:space="0" w:color="auto"/>
        <w:right w:val="none" w:sz="0" w:space="0" w:color="auto"/>
      </w:divBdr>
    </w:div>
    <w:div w:id="1365248035">
      <w:bodyDiv w:val="1"/>
      <w:marLeft w:val="0"/>
      <w:marRight w:val="0"/>
      <w:marTop w:val="0"/>
      <w:marBottom w:val="0"/>
      <w:divBdr>
        <w:top w:val="none" w:sz="0" w:space="0" w:color="auto"/>
        <w:left w:val="none" w:sz="0" w:space="0" w:color="auto"/>
        <w:bottom w:val="none" w:sz="0" w:space="0" w:color="auto"/>
        <w:right w:val="none" w:sz="0" w:space="0" w:color="auto"/>
      </w:divBdr>
    </w:div>
    <w:div w:id="1456438868">
      <w:bodyDiv w:val="1"/>
      <w:marLeft w:val="0"/>
      <w:marRight w:val="0"/>
      <w:marTop w:val="0"/>
      <w:marBottom w:val="0"/>
      <w:divBdr>
        <w:top w:val="none" w:sz="0" w:space="0" w:color="auto"/>
        <w:left w:val="none" w:sz="0" w:space="0" w:color="auto"/>
        <w:bottom w:val="none" w:sz="0" w:space="0" w:color="auto"/>
        <w:right w:val="none" w:sz="0" w:space="0" w:color="auto"/>
      </w:divBdr>
    </w:div>
    <w:div w:id="1629125551">
      <w:bodyDiv w:val="1"/>
      <w:marLeft w:val="0"/>
      <w:marRight w:val="0"/>
      <w:marTop w:val="0"/>
      <w:marBottom w:val="0"/>
      <w:divBdr>
        <w:top w:val="none" w:sz="0" w:space="0" w:color="auto"/>
        <w:left w:val="none" w:sz="0" w:space="0" w:color="auto"/>
        <w:bottom w:val="none" w:sz="0" w:space="0" w:color="auto"/>
        <w:right w:val="none" w:sz="0" w:space="0" w:color="auto"/>
      </w:divBdr>
      <w:divsChild>
        <w:div w:id="547256314">
          <w:blockQuote w:val="1"/>
          <w:marLeft w:val="285"/>
          <w:marRight w:val="0"/>
          <w:marTop w:val="150"/>
          <w:marBottom w:val="0"/>
          <w:divBdr>
            <w:top w:val="none" w:sz="0" w:space="0" w:color="auto"/>
            <w:left w:val="single" w:sz="6" w:space="15" w:color="CCCCCC"/>
            <w:bottom w:val="none" w:sz="0" w:space="0" w:color="auto"/>
            <w:right w:val="none" w:sz="0" w:space="0" w:color="auto"/>
          </w:divBdr>
        </w:div>
      </w:divsChild>
    </w:div>
    <w:div w:id="1668511323">
      <w:bodyDiv w:val="1"/>
      <w:marLeft w:val="0"/>
      <w:marRight w:val="0"/>
      <w:marTop w:val="0"/>
      <w:marBottom w:val="0"/>
      <w:divBdr>
        <w:top w:val="none" w:sz="0" w:space="0" w:color="auto"/>
        <w:left w:val="none" w:sz="0" w:space="0" w:color="auto"/>
        <w:bottom w:val="none" w:sz="0" w:space="0" w:color="auto"/>
        <w:right w:val="none" w:sz="0" w:space="0" w:color="auto"/>
      </w:divBdr>
    </w:div>
    <w:div w:id="1691100319">
      <w:bodyDiv w:val="1"/>
      <w:marLeft w:val="0"/>
      <w:marRight w:val="0"/>
      <w:marTop w:val="0"/>
      <w:marBottom w:val="0"/>
      <w:divBdr>
        <w:top w:val="none" w:sz="0" w:space="0" w:color="auto"/>
        <w:left w:val="none" w:sz="0" w:space="0" w:color="auto"/>
        <w:bottom w:val="none" w:sz="0" w:space="0" w:color="auto"/>
        <w:right w:val="none" w:sz="0" w:space="0" w:color="auto"/>
      </w:divBdr>
    </w:div>
    <w:div w:id="1704134730">
      <w:bodyDiv w:val="1"/>
      <w:marLeft w:val="0"/>
      <w:marRight w:val="0"/>
      <w:marTop w:val="0"/>
      <w:marBottom w:val="0"/>
      <w:divBdr>
        <w:top w:val="none" w:sz="0" w:space="0" w:color="auto"/>
        <w:left w:val="none" w:sz="0" w:space="0" w:color="auto"/>
        <w:bottom w:val="none" w:sz="0" w:space="0" w:color="auto"/>
        <w:right w:val="none" w:sz="0" w:space="0" w:color="auto"/>
      </w:divBdr>
    </w:div>
    <w:div w:id="1724256471">
      <w:bodyDiv w:val="1"/>
      <w:marLeft w:val="0"/>
      <w:marRight w:val="0"/>
      <w:marTop w:val="0"/>
      <w:marBottom w:val="0"/>
      <w:divBdr>
        <w:top w:val="none" w:sz="0" w:space="0" w:color="auto"/>
        <w:left w:val="none" w:sz="0" w:space="0" w:color="auto"/>
        <w:bottom w:val="none" w:sz="0" w:space="0" w:color="auto"/>
        <w:right w:val="none" w:sz="0" w:space="0" w:color="auto"/>
      </w:divBdr>
    </w:div>
    <w:div w:id="1952276237">
      <w:bodyDiv w:val="1"/>
      <w:marLeft w:val="0"/>
      <w:marRight w:val="0"/>
      <w:marTop w:val="0"/>
      <w:marBottom w:val="0"/>
      <w:divBdr>
        <w:top w:val="none" w:sz="0" w:space="0" w:color="auto"/>
        <w:left w:val="none" w:sz="0" w:space="0" w:color="auto"/>
        <w:bottom w:val="none" w:sz="0" w:space="0" w:color="auto"/>
        <w:right w:val="none" w:sz="0" w:space="0" w:color="auto"/>
      </w:divBdr>
    </w:div>
    <w:div w:id="2039810870">
      <w:bodyDiv w:val="1"/>
      <w:marLeft w:val="0"/>
      <w:marRight w:val="0"/>
      <w:marTop w:val="0"/>
      <w:marBottom w:val="0"/>
      <w:divBdr>
        <w:top w:val="none" w:sz="0" w:space="0" w:color="auto"/>
        <w:left w:val="none" w:sz="0" w:space="0" w:color="auto"/>
        <w:bottom w:val="none" w:sz="0" w:space="0" w:color="auto"/>
        <w:right w:val="none" w:sz="0" w:space="0" w:color="auto"/>
      </w:divBdr>
    </w:div>
    <w:div w:id="2095854985">
      <w:bodyDiv w:val="1"/>
      <w:marLeft w:val="0"/>
      <w:marRight w:val="0"/>
      <w:marTop w:val="0"/>
      <w:marBottom w:val="0"/>
      <w:divBdr>
        <w:top w:val="none" w:sz="0" w:space="0" w:color="auto"/>
        <w:left w:val="none" w:sz="0" w:space="0" w:color="auto"/>
        <w:bottom w:val="none" w:sz="0" w:space="0" w:color="auto"/>
        <w:right w:val="none" w:sz="0" w:space="0" w:color="auto"/>
      </w:divBdr>
    </w:div>
    <w:div w:id="2115468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image" Target="media/image9.emf"/><Relationship Id="rId21" Type="http://schemas.openxmlformats.org/officeDocument/2006/relationships/image" Target="media/image10.emf"/><Relationship Id="rId22" Type="http://schemas.openxmlformats.org/officeDocument/2006/relationships/package" Target="embeddings/Microsoft_Excel_Worksheet1.xlsx"/><Relationship Id="rId23" Type="http://schemas.openxmlformats.org/officeDocument/2006/relationships/fontTable" Target="fontTable.xml"/><Relationship Id="rId24" Type="http://schemas.microsoft.com/office/2011/relationships/people" Target="people.xml"/><Relationship Id="rId2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footer" Target="footer2.xml"/><Relationship Id="rId16" Type="http://schemas.openxmlformats.org/officeDocument/2006/relationships/image" Target="media/image5.emf"/><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l%20Users\Application%20Data\KnowledgeTree\KnowledgeTree%20Tools\knowledgetre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25400"/>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810546-6625-A049-B3D8-E7DFF9124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Settings\All Users\Application Data\KnowledgeTree\KnowledgeTree Tools\knowledgetree.dot</Template>
  <TotalTime>0</TotalTime>
  <Pages>28</Pages>
  <Words>11172</Words>
  <Characters>63684</Characters>
  <Application>Microsoft Macintosh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American Institutes for Research</Company>
  <LinksUpToDate>false</LinksUpToDate>
  <CharactersWithSpaces>74707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American Institutes for Research</dc:creator>
  <cp:lastModifiedBy>Jeff Johnson</cp:lastModifiedBy>
  <cp:revision>2</cp:revision>
  <cp:lastPrinted>2013-06-03T17:59:00Z</cp:lastPrinted>
  <dcterms:created xsi:type="dcterms:W3CDTF">2017-07-13T20:05:00Z</dcterms:created>
  <dcterms:modified xsi:type="dcterms:W3CDTF">2017-07-13T20:05:00Z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MergeTypeOnOpen">
    <vt:lpwstr>None</vt:lpwstr>
  </property>
  <property fmtid="{D5CDD505-2E9C-101B-9397-08002B2CF9AE}" pid="3" name="Offisync_ProviderInitializationData">
    <vt:lpwstr>Airassessment</vt:lpwstr>
  </property>
  <property fmtid="{D5CDD505-2E9C-101B-9397-08002B2CF9AE}" pid="4" name="Offisync_UpdateToken">
    <vt:lpwstr>0.1</vt:lpwstr>
  </property>
  <property fmtid="{D5CDD505-2E9C-101B-9397-08002B2CF9AE}" pid="5" name="Offisync_UniqueId">
    <vt:lpwstr>4273</vt:lpwstr>
  </property>
  <property fmtid="{D5CDD505-2E9C-101B-9397-08002B2CF9AE}" pid="6" name="Offisync_ProviderName">
    <vt:lpwstr>KnowledgeTree</vt:lpwstr>
  </property>
  <property fmtid="{D5CDD505-2E9C-101B-9397-08002B2CF9AE}" pid="7" name="Offisync_IsSaved">
    <vt:lpwstr>False</vt:lpwstr>
  </property>
</Properties>
</file>