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xlsm" ContentType="application/vnd.ms-excel.sheet.macroEnabled.12"/>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73FC7B" w14:textId="77777777" w:rsidR="001C3C3B" w:rsidRDefault="001C3C3B" w:rsidP="00567046"/>
    <w:p w14:paraId="05A9B103" w14:textId="77777777" w:rsidR="00B748FA" w:rsidRPr="00567046" w:rsidRDefault="00AA3BD6" w:rsidP="00567046">
      <w:pPr>
        <w:pStyle w:val="Title"/>
      </w:pPr>
      <w:r w:rsidRPr="00567046">
        <w:t>Hosting Requirements</w:t>
      </w:r>
    </w:p>
    <w:p w14:paraId="59F867A7" w14:textId="504DDEE9" w:rsidR="00B748FA" w:rsidRPr="00567046" w:rsidRDefault="00B748FA" w:rsidP="00567046">
      <w:pPr>
        <w:pStyle w:val="Title"/>
      </w:pPr>
      <w:bookmarkStart w:id="1" w:name="_Toc333586745"/>
      <w:r w:rsidRPr="00567046">
        <w:t>Smarter Balanced Assessment Consortium</w:t>
      </w:r>
      <w:del w:id="2" w:author="Jeff Johnson" w:date="2017-07-10T17:57:00Z">
        <w:r w:rsidR="008678B1" w:rsidRPr="00567046" w:rsidDel="00971CDF">
          <w:delText xml:space="preserve"> </w:delText>
        </w:r>
      </w:del>
      <w:ins w:id="3" w:author="Jeff Johnson" w:date="2017-07-10T17:57:00Z">
        <w:r w:rsidR="00971CDF">
          <w:t xml:space="preserve"> </w:t>
        </w:r>
      </w:ins>
      <w:del w:id="4" w:author="Jeff Johnson" w:date="2017-07-10T17:57:00Z">
        <w:r w:rsidR="00AA3BD6" w:rsidRPr="00567046" w:rsidDel="00971CDF">
          <w:delText xml:space="preserve">Contract 11 </w:delText>
        </w:r>
      </w:del>
      <w:r w:rsidR="00AA3BD6" w:rsidRPr="00567046">
        <w:t xml:space="preserve">– </w:t>
      </w:r>
      <w:r w:rsidRPr="00567046">
        <w:t xml:space="preserve">Test </w:t>
      </w:r>
      <w:bookmarkEnd w:id="1"/>
      <w:r w:rsidR="00AA3BD6" w:rsidRPr="00567046">
        <w:t>Delivery System</w:t>
      </w:r>
    </w:p>
    <w:p w14:paraId="29AD47EA" w14:textId="77777777" w:rsidR="007B7A90" w:rsidRDefault="007B7A90" w:rsidP="00567046"/>
    <w:p w14:paraId="77AC921A" w14:textId="77777777" w:rsidR="007B7A90" w:rsidRDefault="007B7A90" w:rsidP="00567046"/>
    <w:p w14:paraId="326DF532" w14:textId="77777777" w:rsidR="007B7A90" w:rsidRDefault="007B7A90" w:rsidP="00567046"/>
    <w:p w14:paraId="3F643B7B" w14:textId="77777777" w:rsidR="007B7A90" w:rsidRPr="00567046" w:rsidRDefault="007B7A90" w:rsidP="00567046">
      <w:pPr>
        <w:pStyle w:val="Title"/>
      </w:pPr>
      <w:r w:rsidRPr="00567046">
        <w:t>American Institutes for Research</w:t>
      </w:r>
    </w:p>
    <w:p w14:paraId="034ABFFE" w14:textId="77777777" w:rsidR="001652F6" w:rsidRDefault="001652F6" w:rsidP="00567046"/>
    <w:p w14:paraId="65B432BC" w14:textId="77777777" w:rsidR="003E7B83" w:rsidRDefault="003E7B83" w:rsidP="00567046"/>
    <w:p w14:paraId="4D0B50BB" w14:textId="77777777" w:rsidR="003E7B83" w:rsidRDefault="003E7B83" w:rsidP="00567046"/>
    <w:p w14:paraId="0012450A" w14:textId="77777777" w:rsidR="00567046" w:rsidRDefault="00567046" w:rsidP="00567046"/>
    <w:p w14:paraId="57EF326D" w14:textId="77777777" w:rsidR="00567046" w:rsidRDefault="00567046" w:rsidP="00567046"/>
    <w:p w14:paraId="0E6E565F" w14:textId="77777777" w:rsidR="00567046" w:rsidRDefault="00567046" w:rsidP="00567046"/>
    <w:p w14:paraId="39F4224D" w14:textId="77777777" w:rsidR="00567046" w:rsidRDefault="00567046" w:rsidP="00567046"/>
    <w:p w14:paraId="65D4A8C1" w14:textId="77777777" w:rsidR="00567046" w:rsidRDefault="00567046" w:rsidP="00567046"/>
    <w:p w14:paraId="2A5AEA94" w14:textId="66E53126" w:rsidR="00567046" w:rsidRDefault="00567046" w:rsidP="00567046">
      <w:r>
        <w:br/>
      </w:r>
    </w:p>
    <w:p w14:paraId="019B6DED" w14:textId="77777777" w:rsidR="00567046" w:rsidRDefault="00567046" w:rsidP="00567046"/>
    <w:p w14:paraId="7CE5E9E8" w14:textId="77777777" w:rsidR="00567046" w:rsidRDefault="00567046" w:rsidP="00567046"/>
    <w:p w14:paraId="1B4B67B0" w14:textId="77777777" w:rsidR="00567046" w:rsidRDefault="00567046" w:rsidP="00567046"/>
    <w:p w14:paraId="4624FF22" w14:textId="77777777" w:rsidR="001C3C3B" w:rsidRPr="00567046" w:rsidRDefault="001C3C3B" w:rsidP="00567046">
      <w:r w:rsidRPr="00567046">
        <w:t>Revision History</w:t>
      </w:r>
    </w:p>
    <w:tbl>
      <w:tblPr>
        <w:tblStyle w:val="TableGrid"/>
        <w:tblW w:w="0" w:type="auto"/>
        <w:tblLook w:val="04A0" w:firstRow="1" w:lastRow="0" w:firstColumn="1" w:lastColumn="0" w:noHBand="0" w:noVBand="1"/>
      </w:tblPr>
      <w:tblGrid>
        <w:gridCol w:w="4747"/>
        <w:gridCol w:w="2564"/>
        <w:gridCol w:w="2039"/>
      </w:tblGrid>
      <w:tr w:rsidR="0010056A" w14:paraId="7B812FFD" w14:textId="77777777" w:rsidTr="00812AC7">
        <w:tc>
          <w:tcPr>
            <w:tcW w:w="4878" w:type="dxa"/>
            <w:shd w:val="clear" w:color="auto" w:fill="D9D9D9" w:themeFill="background1" w:themeFillShade="D9"/>
            <w:vAlign w:val="center"/>
          </w:tcPr>
          <w:p w14:paraId="145C9618" w14:textId="77777777" w:rsidR="0010056A" w:rsidRPr="00567046" w:rsidRDefault="0010056A" w:rsidP="00567046">
            <w:pPr>
              <w:spacing w:before="0"/>
              <w:rPr>
                <w:b/>
                <w:sz w:val="18"/>
                <w:szCs w:val="18"/>
              </w:rPr>
            </w:pPr>
            <w:r w:rsidRPr="00567046">
              <w:rPr>
                <w:b/>
                <w:sz w:val="18"/>
                <w:szCs w:val="18"/>
              </w:rPr>
              <w:t>Revision Description</w:t>
            </w:r>
          </w:p>
        </w:tc>
        <w:tc>
          <w:tcPr>
            <w:tcW w:w="2610" w:type="dxa"/>
            <w:shd w:val="clear" w:color="auto" w:fill="D9D9D9" w:themeFill="background1" w:themeFillShade="D9"/>
            <w:vAlign w:val="center"/>
          </w:tcPr>
          <w:p w14:paraId="3EF6C8EC" w14:textId="77777777" w:rsidR="0010056A" w:rsidRPr="00567046" w:rsidRDefault="0010056A" w:rsidP="00567046">
            <w:pPr>
              <w:spacing w:before="0"/>
              <w:rPr>
                <w:b/>
                <w:sz w:val="18"/>
                <w:szCs w:val="18"/>
              </w:rPr>
            </w:pPr>
            <w:r w:rsidRPr="00567046">
              <w:rPr>
                <w:b/>
                <w:sz w:val="18"/>
                <w:szCs w:val="18"/>
              </w:rPr>
              <w:t>Author/Modifier</w:t>
            </w:r>
          </w:p>
        </w:tc>
        <w:tc>
          <w:tcPr>
            <w:tcW w:w="2088" w:type="dxa"/>
            <w:shd w:val="clear" w:color="auto" w:fill="D9D9D9" w:themeFill="background1" w:themeFillShade="D9"/>
            <w:vAlign w:val="center"/>
          </w:tcPr>
          <w:p w14:paraId="1C86D409" w14:textId="77777777" w:rsidR="0010056A" w:rsidRPr="00567046" w:rsidRDefault="0010056A" w:rsidP="00567046">
            <w:pPr>
              <w:spacing w:before="0"/>
              <w:rPr>
                <w:b/>
                <w:sz w:val="18"/>
                <w:szCs w:val="18"/>
              </w:rPr>
            </w:pPr>
            <w:r w:rsidRPr="00567046">
              <w:rPr>
                <w:b/>
                <w:sz w:val="18"/>
                <w:szCs w:val="18"/>
              </w:rPr>
              <w:t>Date</w:t>
            </w:r>
          </w:p>
        </w:tc>
      </w:tr>
      <w:tr w:rsidR="0010056A" w14:paraId="7C150E8A" w14:textId="77777777" w:rsidTr="00812AC7">
        <w:tc>
          <w:tcPr>
            <w:tcW w:w="4878" w:type="dxa"/>
            <w:vAlign w:val="center"/>
          </w:tcPr>
          <w:p w14:paraId="261AEB22" w14:textId="6FBD8199" w:rsidR="0010056A" w:rsidRPr="00567046" w:rsidRDefault="00567046" w:rsidP="00567046">
            <w:pPr>
              <w:spacing w:before="0"/>
              <w:rPr>
                <w:sz w:val="18"/>
                <w:szCs w:val="18"/>
              </w:rPr>
            </w:pPr>
            <w:r>
              <w:rPr>
                <w:sz w:val="18"/>
                <w:szCs w:val="18"/>
              </w:rPr>
              <w:t>Initial Release</w:t>
            </w:r>
          </w:p>
        </w:tc>
        <w:tc>
          <w:tcPr>
            <w:tcW w:w="2610" w:type="dxa"/>
            <w:vAlign w:val="center"/>
          </w:tcPr>
          <w:p w14:paraId="71BB3251" w14:textId="5421C2D7" w:rsidR="0010056A" w:rsidRPr="00567046" w:rsidRDefault="00567046" w:rsidP="00567046">
            <w:pPr>
              <w:spacing w:before="0"/>
              <w:rPr>
                <w:sz w:val="18"/>
                <w:szCs w:val="18"/>
              </w:rPr>
            </w:pPr>
            <w:r>
              <w:rPr>
                <w:sz w:val="18"/>
                <w:szCs w:val="18"/>
              </w:rPr>
              <w:t>David Lopez de Quintana</w:t>
            </w:r>
          </w:p>
        </w:tc>
        <w:tc>
          <w:tcPr>
            <w:tcW w:w="2088" w:type="dxa"/>
            <w:vAlign w:val="center"/>
          </w:tcPr>
          <w:p w14:paraId="35864BC1" w14:textId="2E3CA07A" w:rsidR="0010056A" w:rsidRPr="00567046" w:rsidRDefault="00567046" w:rsidP="00567046">
            <w:pPr>
              <w:spacing w:before="0"/>
              <w:rPr>
                <w:sz w:val="18"/>
                <w:szCs w:val="18"/>
              </w:rPr>
            </w:pPr>
            <w:r>
              <w:rPr>
                <w:sz w:val="18"/>
                <w:szCs w:val="18"/>
              </w:rPr>
              <w:t>October 14, 2013</w:t>
            </w:r>
          </w:p>
        </w:tc>
      </w:tr>
      <w:tr w:rsidR="0010056A" w14:paraId="07F408EB" w14:textId="77777777" w:rsidTr="00812AC7">
        <w:tc>
          <w:tcPr>
            <w:tcW w:w="4878" w:type="dxa"/>
            <w:vAlign w:val="center"/>
          </w:tcPr>
          <w:p w14:paraId="4EDBC5C2" w14:textId="5A5C7BF3" w:rsidR="0010056A" w:rsidRPr="00567046" w:rsidRDefault="00090466" w:rsidP="00090466">
            <w:pPr>
              <w:spacing w:before="0"/>
              <w:rPr>
                <w:sz w:val="18"/>
                <w:szCs w:val="18"/>
              </w:rPr>
            </w:pPr>
            <w:r>
              <w:rPr>
                <w:sz w:val="18"/>
                <w:szCs w:val="18"/>
              </w:rPr>
              <w:t>Updated to latest Amazon Web Service instance types and costs</w:t>
            </w:r>
          </w:p>
        </w:tc>
        <w:tc>
          <w:tcPr>
            <w:tcW w:w="2610" w:type="dxa"/>
            <w:vAlign w:val="center"/>
          </w:tcPr>
          <w:p w14:paraId="603E869B" w14:textId="4C24046E" w:rsidR="0010056A" w:rsidRPr="00567046" w:rsidRDefault="00090466" w:rsidP="00567046">
            <w:pPr>
              <w:spacing w:before="0"/>
              <w:rPr>
                <w:sz w:val="18"/>
                <w:szCs w:val="18"/>
              </w:rPr>
            </w:pPr>
            <w:r>
              <w:rPr>
                <w:sz w:val="18"/>
                <w:szCs w:val="18"/>
              </w:rPr>
              <w:t>David Lopez de Quintana</w:t>
            </w:r>
          </w:p>
        </w:tc>
        <w:tc>
          <w:tcPr>
            <w:tcW w:w="2088" w:type="dxa"/>
            <w:vAlign w:val="center"/>
          </w:tcPr>
          <w:p w14:paraId="59BECE0F" w14:textId="1CCACD40" w:rsidR="0010056A" w:rsidRPr="00567046" w:rsidRDefault="00090466" w:rsidP="00567046">
            <w:pPr>
              <w:spacing w:before="0"/>
              <w:rPr>
                <w:sz w:val="18"/>
                <w:szCs w:val="18"/>
              </w:rPr>
            </w:pPr>
            <w:r>
              <w:rPr>
                <w:sz w:val="18"/>
                <w:szCs w:val="18"/>
              </w:rPr>
              <w:t>March 30, 2014</w:t>
            </w:r>
          </w:p>
        </w:tc>
      </w:tr>
      <w:tr w:rsidR="0010056A" w14:paraId="1CE12876" w14:textId="77777777" w:rsidTr="00812AC7">
        <w:tc>
          <w:tcPr>
            <w:tcW w:w="4878" w:type="dxa"/>
            <w:vAlign w:val="center"/>
          </w:tcPr>
          <w:p w14:paraId="3806CF53" w14:textId="6B7BF238" w:rsidR="0010056A" w:rsidRPr="00567046" w:rsidRDefault="005D5967" w:rsidP="00EE3309">
            <w:pPr>
              <w:spacing w:before="0"/>
              <w:rPr>
                <w:sz w:val="18"/>
                <w:szCs w:val="18"/>
              </w:rPr>
            </w:pPr>
            <w:r>
              <w:rPr>
                <w:sz w:val="18"/>
                <w:szCs w:val="18"/>
              </w:rPr>
              <w:t xml:space="preserve">Updated concurrent </w:t>
            </w:r>
            <w:r w:rsidR="00EE3309">
              <w:rPr>
                <w:sz w:val="18"/>
                <w:szCs w:val="18"/>
              </w:rPr>
              <w:t xml:space="preserve">student numbers, </w:t>
            </w:r>
            <w:r>
              <w:rPr>
                <w:sz w:val="18"/>
                <w:szCs w:val="18"/>
              </w:rPr>
              <w:t>RDS IOP recommendation</w:t>
            </w:r>
            <w:r w:rsidR="00EE3309">
              <w:rPr>
                <w:sz w:val="18"/>
                <w:szCs w:val="18"/>
              </w:rPr>
              <w:t xml:space="preserve"> and AWS instance types</w:t>
            </w:r>
          </w:p>
        </w:tc>
        <w:tc>
          <w:tcPr>
            <w:tcW w:w="2610" w:type="dxa"/>
            <w:vAlign w:val="center"/>
          </w:tcPr>
          <w:p w14:paraId="784C8694" w14:textId="4209BB48" w:rsidR="0010056A" w:rsidRPr="00567046" w:rsidRDefault="005D5967" w:rsidP="00567046">
            <w:pPr>
              <w:spacing w:before="0"/>
              <w:rPr>
                <w:sz w:val="18"/>
                <w:szCs w:val="18"/>
              </w:rPr>
            </w:pPr>
            <w:r>
              <w:rPr>
                <w:sz w:val="18"/>
                <w:szCs w:val="18"/>
              </w:rPr>
              <w:t xml:space="preserve">Jeff </w:t>
            </w:r>
            <w:proofErr w:type="spellStart"/>
            <w:r>
              <w:rPr>
                <w:sz w:val="18"/>
                <w:szCs w:val="18"/>
              </w:rPr>
              <w:t>Treuting</w:t>
            </w:r>
            <w:proofErr w:type="spellEnd"/>
            <w:r>
              <w:rPr>
                <w:sz w:val="18"/>
                <w:szCs w:val="18"/>
              </w:rPr>
              <w:t xml:space="preserve"> (Fairway)</w:t>
            </w:r>
          </w:p>
        </w:tc>
        <w:tc>
          <w:tcPr>
            <w:tcW w:w="2088" w:type="dxa"/>
            <w:vAlign w:val="center"/>
          </w:tcPr>
          <w:p w14:paraId="2AD3DD65" w14:textId="0A0180A8" w:rsidR="0010056A" w:rsidRPr="00567046" w:rsidRDefault="005D5967" w:rsidP="00567046">
            <w:pPr>
              <w:spacing w:before="0"/>
              <w:rPr>
                <w:sz w:val="18"/>
                <w:szCs w:val="18"/>
              </w:rPr>
            </w:pPr>
            <w:r>
              <w:rPr>
                <w:sz w:val="18"/>
                <w:szCs w:val="18"/>
              </w:rPr>
              <w:t>May 18, 2016</w:t>
            </w:r>
          </w:p>
        </w:tc>
      </w:tr>
      <w:tr w:rsidR="00780482" w14:paraId="00715F90" w14:textId="77777777" w:rsidTr="00812AC7">
        <w:tc>
          <w:tcPr>
            <w:tcW w:w="4878" w:type="dxa"/>
            <w:vAlign w:val="center"/>
          </w:tcPr>
          <w:p w14:paraId="04D9F643" w14:textId="566D6DA1" w:rsidR="00780482" w:rsidRPr="00567046" w:rsidRDefault="00971CDF" w:rsidP="00567046">
            <w:pPr>
              <w:spacing w:before="0"/>
              <w:rPr>
                <w:sz w:val="18"/>
                <w:szCs w:val="18"/>
              </w:rPr>
            </w:pPr>
            <w:ins w:id="5" w:author="Jeff Johnson" w:date="2017-07-10T17:57:00Z">
              <w:r>
                <w:rPr>
                  <w:sz w:val="18"/>
                  <w:szCs w:val="18"/>
                </w:rPr>
                <w:t>Updated for TDS 3.1.0 Release</w:t>
              </w:r>
            </w:ins>
          </w:p>
        </w:tc>
        <w:tc>
          <w:tcPr>
            <w:tcW w:w="2610" w:type="dxa"/>
            <w:vAlign w:val="center"/>
          </w:tcPr>
          <w:p w14:paraId="38C90F14" w14:textId="3F13A34A" w:rsidR="00780482" w:rsidRPr="00567046" w:rsidRDefault="00971CDF" w:rsidP="00567046">
            <w:pPr>
              <w:spacing w:before="0"/>
              <w:rPr>
                <w:sz w:val="18"/>
                <w:szCs w:val="18"/>
              </w:rPr>
            </w:pPr>
            <w:ins w:id="6" w:author="Jeff Johnson" w:date="2017-07-10T17:57:00Z">
              <w:r>
                <w:rPr>
                  <w:sz w:val="18"/>
                  <w:szCs w:val="18"/>
                </w:rPr>
                <w:t>Jeff Johnson (Fairway)</w:t>
              </w:r>
            </w:ins>
          </w:p>
        </w:tc>
        <w:tc>
          <w:tcPr>
            <w:tcW w:w="2088" w:type="dxa"/>
            <w:vAlign w:val="center"/>
          </w:tcPr>
          <w:p w14:paraId="14544896" w14:textId="6F6C13A3" w:rsidR="00780482" w:rsidRPr="00567046" w:rsidRDefault="00971CDF" w:rsidP="00567046">
            <w:pPr>
              <w:spacing w:before="0"/>
              <w:rPr>
                <w:sz w:val="18"/>
                <w:szCs w:val="18"/>
              </w:rPr>
            </w:pPr>
            <w:ins w:id="7" w:author="Jeff Johnson" w:date="2017-07-10T17:57:00Z">
              <w:r>
                <w:rPr>
                  <w:sz w:val="18"/>
                  <w:szCs w:val="18"/>
                </w:rPr>
                <w:t>July 10, 2017</w:t>
              </w:r>
            </w:ins>
          </w:p>
        </w:tc>
      </w:tr>
      <w:tr w:rsidR="0010056A" w14:paraId="63973195" w14:textId="77777777" w:rsidTr="00812AC7">
        <w:tc>
          <w:tcPr>
            <w:tcW w:w="4878" w:type="dxa"/>
            <w:vAlign w:val="center"/>
          </w:tcPr>
          <w:p w14:paraId="186BCC37" w14:textId="0B1A5696" w:rsidR="0010056A" w:rsidRPr="00567046" w:rsidRDefault="0010056A" w:rsidP="00567046">
            <w:pPr>
              <w:spacing w:before="0"/>
              <w:rPr>
                <w:sz w:val="18"/>
                <w:szCs w:val="18"/>
              </w:rPr>
            </w:pPr>
          </w:p>
        </w:tc>
        <w:tc>
          <w:tcPr>
            <w:tcW w:w="2610" w:type="dxa"/>
            <w:vAlign w:val="center"/>
          </w:tcPr>
          <w:p w14:paraId="7A861698" w14:textId="2448776D" w:rsidR="0010056A" w:rsidRPr="00567046" w:rsidRDefault="0010056A" w:rsidP="00567046">
            <w:pPr>
              <w:spacing w:before="0"/>
              <w:rPr>
                <w:sz w:val="18"/>
                <w:szCs w:val="18"/>
              </w:rPr>
            </w:pPr>
          </w:p>
        </w:tc>
        <w:tc>
          <w:tcPr>
            <w:tcW w:w="2088" w:type="dxa"/>
            <w:vAlign w:val="center"/>
          </w:tcPr>
          <w:p w14:paraId="051DCEE7" w14:textId="025F7CEE" w:rsidR="0010056A" w:rsidRPr="00567046" w:rsidRDefault="0010056A" w:rsidP="00567046">
            <w:pPr>
              <w:spacing w:before="0"/>
              <w:rPr>
                <w:sz w:val="18"/>
                <w:szCs w:val="18"/>
              </w:rPr>
            </w:pPr>
          </w:p>
        </w:tc>
      </w:tr>
      <w:tr w:rsidR="0010056A" w14:paraId="5C278556" w14:textId="77777777" w:rsidTr="00812AC7">
        <w:tc>
          <w:tcPr>
            <w:tcW w:w="4878" w:type="dxa"/>
            <w:vAlign w:val="center"/>
          </w:tcPr>
          <w:p w14:paraId="3A560DC7" w14:textId="7F9AC67C" w:rsidR="0010056A" w:rsidRPr="00567046" w:rsidRDefault="0010056A" w:rsidP="00567046">
            <w:pPr>
              <w:spacing w:before="0"/>
              <w:rPr>
                <w:sz w:val="18"/>
                <w:szCs w:val="18"/>
              </w:rPr>
            </w:pPr>
          </w:p>
        </w:tc>
        <w:tc>
          <w:tcPr>
            <w:tcW w:w="2610" w:type="dxa"/>
            <w:vAlign w:val="center"/>
          </w:tcPr>
          <w:p w14:paraId="125B4D4F" w14:textId="0445AA16" w:rsidR="0010056A" w:rsidRPr="00567046" w:rsidRDefault="0010056A" w:rsidP="00567046">
            <w:pPr>
              <w:spacing w:before="0"/>
              <w:rPr>
                <w:sz w:val="18"/>
                <w:szCs w:val="18"/>
              </w:rPr>
            </w:pPr>
          </w:p>
        </w:tc>
        <w:tc>
          <w:tcPr>
            <w:tcW w:w="2088" w:type="dxa"/>
            <w:vAlign w:val="center"/>
          </w:tcPr>
          <w:p w14:paraId="53B18426" w14:textId="0C7875A3" w:rsidR="0010056A" w:rsidRPr="00567046" w:rsidRDefault="0010056A" w:rsidP="00567046">
            <w:pPr>
              <w:spacing w:before="0"/>
              <w:rPr>
                <w:sz w:val="18"/>
                <w:szCs w:val="18"/>
              </w:rPr>
            </w:pPr>
          </w:p>
        </w:tc>
      </w:tr>
      <w:tr w:rsidR="0010056A" w14:paraId="77D1B751" w14:textId="77777777" w:rsidTr="00812AC7">
        <w:tc>
          <w:tcPr>
            <w:tcW w:w="4878" w:type="dxa"/>
            <w:vAlign w:val="center"/>
          </w:tcPr>
          <w:p w14:paraId="733324C8" w14:textId="77777777" w:rsidR="0010056A" w:rsidRPr="00567046" w:rsidRDefault="0010056A" w:rsidP="00567046">
            <w:pPr>
              <w:spacing w:before="0"/>
              <w:rPr>
                <w:sz w:val="18"/>
                <w:szCs w:val="18"/>
              </w:rPr>
            </w:pPr>
          </w:p>
        </w:tc>
        <w:tc>
          <w:tcPr>
            <w:tcW w:w="2610" w:type="dxa"/>
            <w:vAlign w:val="center"/>
          </w:tcPr>
          <w:p w14:paraId="0C17061E" w14:textId="77777777" w:rsidR="0010056A" w:rsidRPr="00567046" w:rsidRDefault="0010056A" w:rsidP="00567046">
            <w:pPr>
              <w:spacing w:before="0"/>
              <w:rPr>
                <w:sz w:val="18"/>
                <w:szCs w:val="18"/>
              </w:rPr>
            </w:pPr>
          </w:p>
        </w:tc>
        <w:tc>
          <w:tcPr>
            <w:tcW w:w="2088" w:type="dxa"/>
            <w:vAlign w:val="center"/>
          </w:tcPr>
          <w:p w14:paraId="6A52714E" w14:textId="77777777" w:rsidR="0010056A" w:rsidRPr="00567046" w:rsidRDefault="0010056A" w:rsidP="00567046">
            <w:pPr>
              <w:spacing w:before="0"/>
              <w:rPr>
                <w:sz w:val="18"/>
                <w:szCs w:val="18"/>
              </w:rPr>
            </w:pPr>
          </w:p>
        </w:tc>
      </w:tr>
      <w:tr w:rsidR="00320A9F" w14:paraId="043328A1" w14:textId="77777777" w:rsidTr="00812AC7">
        <w:tc>
          <w:tcPr>
            <w:tcW w:w="4878" w:type="dxa"/>
            <w:vAlign w:val="center"/>
          </w:tcPr>
          <w:p w14:paraId="4372938A" w14:textId="77777777" w:rsidR="00320A9F" w:rsidRPr="00567046" w:rsidRDefault="00320A9F" w:rsidP="00567046">
            <w:pPr>
              <w:spacing w:before="0"/>
              <w:rPr>
                <w:sz w:val="18"/>
                <w:szCs w:val="18"/>
              </w:rPr>
            </w:pPr>
          </w:p>
        </w:tc>
        <w:tc>
          <w:tcPr>
            <w:tcW w:w="2610" w:type="dxa"/>
            <w:vAlign w:val="center"/>
          </w:tcPr>
          <w:p w14:paraId="1D92EB61" w14:textId="77777777" w:rsidR="00320A9F" w:rsidRPr="00567046" w:rsidRDefault="00320A9F" w:rsidP="00567046">
            <w:pPr>
              <w:spacing w:before="0"/>
              <w:rPr>
                <w:sz w:val="18"/>
                <w:szCs w:val="18"/>
              </w:rPr>
            </w:pPr>
          </w:p>
        </w:tc>
        <w:tc>
          <w:tcPr>
            <w:tcW w:w="2088" w:type="dxa"/>
            <w:vAlign w:val="center"/>
          </w:tcPr>
          <w:p w14:paraId="285C9E57" w14:textId="77777777" w:rsidR="00320A9F" w:rsidRPr="00567046" w:rsidRDefault="00320A9F" w:rsidP="00567046">
            <w:pPr>
              <w:spacing w:before="0"/>
              <w:rPr>
                <w:sz w:val="18"/>
                <w:szCs w:val="18"/>
              </w:rPr>
            </w:pPr>
          </w:p>
        </w:tc>
      </w:tr>
      <w:tr w:rsidR="00320A9F" w14:paraId="70CFA725" w14:textId="77777777" w:rsidTr="00812AC7">
        <w:tc>
          <w:tcPr>
            <w:tcW w:w="4878" w:type="dxa"/>
            <w:vAlign w:val="center"/>
          </w:tcPr>
          <w:p w14:paraId="39AA64BB" w14:textId="77777777" w:rsidR="00320A9F" w:rsidRPr="00567046" w:rsidRDefault="00320A9F" w:rsidP="00567046">
            <w:pPr>
              <w:spacing w:before="0"/>
              <w:rPr>
                <w:sz w:val="18"/>
                <w:szCs w:val="18"/>
              </w:rPr>
            </w:pPr>
          </w:p>
        </w:tc>
        <w:tc>
          <w:tcPr>
            <w:tcW w:w="2610" w:type="dxa"/>
            <w:vAlign w:val="center"/>
          </w:tcPr>
          <w:p w14:paraId="58E73545" w14:textId="77777777" w:rsidR="00320A9F" w:rsidRPr="00567046" w:rsidRDefault="00320A9F" w:rsidP="00567046">
            <w:pPr>
              <w:spacing w:before="0"/>
              <w:rPr>
                <w:sz w:val="18"/>
                <w:szCs w:val="18"/>
              </w:rPr>
            </w:pPr>
          </w:p>
        </w:tc>
        <w:tc>
          <w:tcPr>
            <w:tcW w:w="2088" w:type="dxa"/>
            <w:vAlign w:val="center"/>
          </w:tcPr>
          <w:p w14:paraId="38F38204" w14:textId="77777777" w:rsidR="00320A9F" w:rsidRPr="00567046" w:rsidRDefault="00320A9F" w:rsidP="00567046">
            <w:pPr>
              <w:spacing w:before="0"/>
              <w:rPr>
                <w:sz w:val="18"/>
                <w:szCs w:val="18"/>
              </w:rPr>
            </w:pPr>
          </w:p>
        </w:tc>
      </w:tr>
      <w:tr w:rsidR="00320A9F" w14:paraId="7FF4F9AB" w14:textId="77777777" w:rsidTr="00812AC7">
        <w:tc>
          <w:tcPr>
            <w:tcW w:w="4878" w:type="dxa"/>
            <w:vAlign w:val="center"/>
          </w:tcPr>
          <w:p w14:paraId="694C3285" w14:textId="77777777" w:rsidR="00320A9F" w:rsidRPr="00567046" w:rsidRDefault="00320A9F" w:rsidP="00567046">
            <w:pPr>
              <w:spacing w:before="0"/>
              <w:rPr>
                <w:sz w:val="18"/>
                <w:szCs w:val="18"/>
              </w:rPr>
            </w:pPr>
          </w:p>
        </w:tc>
        <w:tc>
          <w:tcPr>
            <w:tcW w:w="2610" w:type="dxa"/>
            <w:vAlign w:val="center"/>
          </w:tcPr>
          <w:p w14:paraId="2B3B10BA" w14:textId="77777777" w:rsidR="00320A9F" w:rsidRPr="00567046" w:rsidRDefault="00320A9F" w:rsidP="00567046">
            <w:pPr>
              <w:spacing w:before="0"/>
              <w:rPr>
                <w:sz w:val="18"/>
                <w:szCs w:val="18"/>
              </w:rPr>
            </w:pPr>
          </w:p>
        </w:tc>
        <w:tc>
          <w:tcPr>
            <w:tcW w:w="2088" w:type="dxa"/>
            <w:vAlign w:val="center"/>
          </w:tcPr>
          <w:p w14:paraId="13FD8571" w14:textId="77777777" w:rsidR="00320A9F" w:rsidRPr="00567046" w:rsidRDefault="00320A9F" w:rsidP="00567046">
            <w:pPr>
              <w:spacing w:before="0"/>
              <w:rPr>
                <w:sz w:val="18"/>
                <w:szCs w:val="18"/>
              </w:rPr>
            </w:pPr>
          </w:p>
        </w:tc>
      </w:tr>
      <w:tr w:rsidR="00320A9F" w14:paraId="21324D0B" w14:textId="77777777" w:rsidTr="00812AC7">
        <w:tc>
          <w:tcPr>
            <w:tcW w:w="4878" w:type="dxa"/>
            <w:vAlign w:val="center"/>
          </w:tcPr>
          <w:p w14:paraId="741B091B" w14:textId="77777777" w:rsidR="00320A9F" w:rsidRPr="00567046" w:rsidRDefault="00320A9F" w:rsidP="00567046">
            <w:pPr>
              <w:spacing w:before="0"/>
              <w:rPr>
                <w:sz w:val="18"/>
                <w:szCs w:val="18"/>
              </w:rPr>
            </w:pPr>
          </w:p>
        </w:tc>
        <w:tc>
          <w:tcPr>
            <w:tcW w:w="2610" w:type="dxa"/>
            <w:vAlign w:val="center"/>
          </w:tcPr>
          <w:p w14:paraId="4C3957E7" w14:textId="77777777" w:rsidR="00320A9F" w:rsidRPr="00567046" w:rsidRDefault="00320A9F" w:rsidP="00567046">
            <w:pPr>
              <w:spacing w:before="0"/>
              <w:rPr>
                <w:sz w:val="18"/>
                <w:szCs w:val="18"/>
              </w:rPr>
            </w:pPr>
          </w:p>
        </w:tc>
        <w:tc>
          <w:tcPr>
            <w:tcW w:w="2088" w:type="dxa"/>
            <w:vAlign w:val="center"/>
          </w:tcPr>
          <w:p w14:paraId="4EEE25F0" w14:textId="77777777" w:rsidR="00320A9F" w:rsidRPr="00567046" w:rsidRDefault="00320A9F" w:rsidP="00567046">
            <w:pPr>
              <w:spacing w:before="0"/>
              <w:rPr>
                <w:sz w:val="18"/>
                <w:szCs w:val="18"/>
              </w:rPr>
            </w:pPr>
          </w:p>
        </w:tc>
      </w:tr>
      <w:tr w:rsidR="00320A9F" w14:paraId="2DA8B2A8" w14:textId="77777777" w:rsidTr="00812AC7">
        <w:tc>
          <w:tcPr>
            <w:tcW w:w="4878" w:type="dxa"/>
            <w:vAlign w:val="center"/>
          </w:tcPr>
          <w:p w14:paraId="21C26535" w14:textId="77777777" w:rsidR="00320A9F" w:rsidRPr="00567046" w:rsidRDefault="00320A9F" w:rsidP="00567046">
            <w:pPr>
              <w:spacing w:before="0"/>
              <w:rPr>
                <w:sz w:val="18"/>
                <w:szCs w:val="18"/>
              </w:rPr>
            </w:pPr>
          </w:p>
        </w:tc>
        <w:tc>
          <w:tcPr>
            <w:tcW w:w="2610" w:type="dxa"/>
            <w:vAlign w:val="center"/>
          </w:tcPr>
          <w:p w14:paraId="39B15D4C" w14:textId="77777777" w:rsidR="00320A9F" w:rsidRPr="00567046" w:rsidRDefault="00320A9F" w:rsidP="00567046">
            <w:pPr>
              <w:spacing w:before="0"/>
              <w:rPr>
                <w:sz w:val="18"/>
                <w:szCs w:val="18"/>
              </w:rPr>
            </w:pPr>
          </w:p>
        </w:tc>
        <w:tc>
          <w:tcPr>
            <w:tcW w:w="2088" w:type="dxa"/>
            <w:vAlign w:val="center"/>
          </w:tcPr>
          <w:p w14:paraId="64550B8B" w14:textId="77777777" w:rsidR="00320A9F" w:rsidRPr="00567046" w:rsidRDefault="00320A9F" w:rsidP="00567046">
            <w:pPr>
              <w:spacing w:before="0"/>
              <w:rPr>
                <w:sz w:val="18"/>
                <w:szCs w:val="18"/>
              </w:rPr>
            </w:pPr>
          </w:p>
        </w:tc>
      </w:tr>
      <w:tr w:rsidR="00320A9F" w14:paraId="0123271D" w14:textId="77777777" w:rsidTr="00812AC7">
        <w:tc>
          <w:tcPr>
            <w:tcW w:w="4878" w:type="dxa"/>
            <w:vAlign w:val="center"/>
          </w:tcPr>
          <w:p w14:paraId="3BDAA4BC" w14:textId="77777777" w:rsidR="00320A9F" w:rsidRPr="00567046" w:rsidRDefault="00320A9F" w:rsidP="00567046">
            <w:pPr>
              <w:spacing w:before="0"/>
              <w:rPr>
                <w:sz w:val="18"/>
                <w:szCs w:val="18"/>
              </w:rPr>
            </w:pPr>
          </w:p>
        </w:tc>
        <w:tc>
          <w:tcPr>
            <w:tcW w:w="2610" w:type="dxa"/>
            <w:vAlign w:val="center"/>
          </w:tcPr>
          <w:p w14:paraId="4DEE81A2" w14:textId="77777777" w:rsidR="00320A9F" w:rsidRPr="00567046" w:rsidRDefault="00320A9F" w:rsidP="00567046">
            <w:pPr>
              <w:spacing w:before="0"/>
              <w:rPr>
                <w:sz w:val="18"/>
                <w:szCs w:val="18"/>
              </w:rPr>
            </w:pPr>
          </w:p>
        </w:tc>
        <w:tc>
          <w:tcPr>
            <w:tcW w:w="2088" w:type="dxa"/>
            <w:vAlign w:val="center"/>
          </w:tcPr>
          <w:p w14:paraId="51F00CAD" w14:textId="77777777" w:rsidR="00320A9F" w:rsidRPr="00567046" w:rsidRDefault="00320A9F" w:rsidP="00567046">
            <w:pPr>
              <w:spacing w:before="0"/>
              <w:rPr>
                <w:sz w:val="18"/>
                <w:szCs w:val="18"/>
              </w:rPr>
            </w:pPr>
          </w:p>
        </w:tc>
      </w:tr>
    </w:tbl>
    <w:p w14:paraId="3CA023FB" w14:textId="77777777" w:rsidR="006A7B49" w:rsidRDefault="00B748FA" w:rsidP="00567046">
      <w:r>
        <w:br w:type="page"/>
      </w:r>
    </w:p>
    <w:sdt>
      <w:sdtPr>
        <w:id w:val="29220531"/>
        <w:docPartObj>
          <w:docPartGallery w:val="Table of Contents"/>
          <w:docPartUnique/>
        </w:docPartObj>
      </w:sdtPr>
      <w:sdtContent>
        <w:p w14:paraId="6691209C" w14:textId="77777777" w:rsidR="00FA7585" w:rsidRPr="006B25B2" w:rsidRDefault="00FA7585" w:rsidP="00567046">
          <w:pPr>
            <w:rPr>
              <w:b/>
            </w:rPr>
          </w:pPr>
          <w:r w:rsidRPr="006B25B2">
            <w:rPr>
              <w:b/>
            </w:rPr>
            <w:t>Contents</w:t>
          </w:r>
          <w:bookmarkStart w:id="8" w:name="_GoBack"/>
          <w:bookmarkEnd w:id="8"/>
        </w:p>
        <w:p w14:paraId="1BE7693F" w14:textId="77777777" w:rsidR="00867D2D" w:rsidRDefault="00F10F72">
          <w:pPr>
            <w:pStyle w:val="TOC1"/>
            <w:rPr>
              <w:rFonts w:asciiTheme="minorHAnsi" w:eastAsiaTheme="minorEastAsia" w:hAnsiTheme="minorHAnsi" w:cstheme="minorBidi"/>
              <w:noProof/>
              <w:sz w:val="24"/>
              <w:szCs w:val="24"/>
            </w:rPr>
          </w:pPr>
          <w:r>
            <w:fldChar w:fldCharType="begin"/>
          </w:r>
          <w:r w:rsidR="00FA7585">
            <w:instrText xml:space="preserve"> TOC \o "1-3" \h \z \u </w:instrText>
          </w:r>
          <w:r>
            <w:fldChar w:fldCharType="separate"/>
          </w:r>
          <w:hyperlink w:anchor="_Toc488653848" w:history="1">
            <w:r w:rsidR="00867D2D" w:rsidRPr="002454FF">
              <w:rPr>
                <w:rStyle w:val="Hyperlink"/>
                <w:noProof/>
              </w:rPr>
              <w:t>Purpose</w:t>
            </w:r>
            <w:r w:rsidR="00867D2D">
              <w:rPr>
                <w:noProof/>
                <w:webHidden/>
              </w:rPr>
              <w:tab/>
            </w:r>
            <w:r w:rsidR="00867D2D">
              <w:rPr>
                <w:noProof/>
                <w:webHidden/>
              </w:rPr>
              <w:fldChar w:fldCharType="begin"/>
            </w:r>
            <w:r w:rsidR="00867D2D">
              <w:rPr>
                <w:noProof/>
                <w:webHidden/>
              </w:rPr>
              <w:instrText xml:space="preserve"> PAGEREF _Toc488653848 \h </w:instrText>
            </w:r>
            <w:r w:rsidR="00867D2D">
              <w:rPr>
                <w:noProof/>
                <w:webHidden/>
              </w:rPr>
            </w:r>
            <w:r w:rsidR="00867D2D">
              <w:rPr>
                <w:noProof/>
                <w:webHidden/>
              </w:rPr>
              <w:fldChar w:fldCharType="separate"/>
            </w:r>
            <w:r w:rsidR="00867D2D">
              <w:rPr>
                <w:noProof/>
                <w:webHidden/>
              </w:rPr>
              <w:t>4</w:t>
            </w:r>
            <w:r w:rsidR="00867D2D">
              <w:rPr>
                <w:noProof/>
                <w:webHidden/>
              </w:rPr>
              <w:fldChar w:fldCharType="end"/>
            </w:r>
          </w:hyperlink>
        </w:p>
        <w:p w14:paraId="17BD4F36" w14:textId="77777777" w:rsidR="00867D2D" w:rsidRDefault="00867D2D">
          <w:pPr>
            <w:pStyle w:val="TOC1"/>
            <w:rPr>
              <w:rFonts w:asciiTheme="minorHAnsi" w:eastAsiaTheme="minorEastAsia" w:hAnsiTheme="minorHAnsi" w:cstheme="minorBidi"/>
              <w:noProof/>
              <w:sz w:val="24"/>
              <w:szCs w:val="24"/>
            </w:rPr>
          </w:pPr>
          <w:hyperlink w:anchor="_Toc488653849" w:history="1">
            <w:r w:rsidRPr="002454FF">
              <w:rPr>
                <w:rStyle w:val="Hyperlink"/>
                <w:noProof/>
              </w:rPr>
              <w:t>System Overview</w:t>
            </w:r>
            <w:r>
              <w:rPr>
                <w:noProof/>
                <w:webHidden/>
              </w:rPr>
              <w:tab/>
            </w:r>
            <w:r>
              <w:rPr>
                <w:noProof/>
                <w:webHidden/>
              </w:rPr>
              <w:fldChar w:fldCharType="begin"/>
            </w:r>
            <w:r>
              <w:rPr>
                <w:noProof/>
                <w:webHidden/>
              </w:rPr>
              <w:instrText xml:space="preserve"> PAGEREF _Toc488653849 \h </w:instrText>
            </w:r>
            <w:r>
              <w:rPr>
                <w:noProof/>
                <w:webHidden/>
              </w:rPr>
            </w:r>
            <w:r>
              <w:rPr>
                <w:noProof/>
                <w:webHidden/>
              </w:rPr>
              <w:fldChar w:fldCharType="separate"/>
            </w:r>
            <w:r>
              <w:rPr>
                <w:noProof/>
                <w:webHidden/>
              </w:rPr>
              <w:t>4</w:t>
            </w:r>
            <w:r>
              <w:rPr>
                <w:noProof/>
                <w:webHidden/>
              </w:rPr>
              <w:fldChar w:fldCharType="end"/>
            </w:r>
          </w:hyperlink>
        </w:p>
        <w:p w14:paraId="54947C5E" w14:textId="77777777" w:rsidR="00867D2D" w:rsidRDefault="00867D2D">
          <w:pPr>
            <w:pStyle w:val="TOC1"/>
            <w:rPr>
              <w:rFonts w:asciiTheme="minorHAnsi" w:eastAsiaTheme="minorEastAsia" w:hAnsiTheme="minorHAnsi" w:cstheme="minorBidi"/>
              <w:noProof/>
              <w:sz w:val="24"/>
              <w:szCs w:val="24"/>
            </w:rPr>
          </w:pPr>
          <w:hyperlink w:anchor="_Toc488653850" w:history="1">
            <w:r w:rsidRPr="002454FF">
              <w:rPr>
                <w:rStyle w:val="Hyperlink"/>
                <w:noProof/>
              </w:rPr>
              <w:t>Component Software</w:t>
            </w:r>
            <w:r>
              <w:rPr>
                <w:noProof/>
                <w:webHidden/>
              </w:rPr>
              <w:tab/>
            </w:r>
            <w:r>
              <w:rPr>
                <w:noProof/>
                <w:webHidden/>
              </w:rPr>
              <w:fldChar w:fldCharType="begin"/>
            </w:r>
            <w:r>
              <w:rPr>
                <w:noProof/>
                <w:webHidden/>
              </w:rPr>
              <w:instrText xml:space="preserve"> PAGEREF _Toc488653850 \h </w:instrText>
            </w:r>
            <w:r>
              <w:rPr>
                <w:noProof/>
                <w:webHidden/>
              </w:rPr>
            </w:r>
            <w:r>
              <w:rPr>
                <w:noProof/>
                <w:webHidden/>
              </w:rPr>
              <w:fldChar w:fldCharType="separate"/>
            </w:r>
            <w:r>
              <w:rPr>
                <w:noProof/>
                <w:webHidden/>
              </w:rPr>
              <w:t>6</w:t>
            </w:r>
            <w:r>
              <w:rPr>
                <w:noProof/>
                <w:webHidden/>
              </w:rPr>
              <w:fldChar w:fldCharType="end"/>
            </w:r>
          </w:hyperlink>
        </w:p>
        <w:p w14:paraId="5F74135D" w14:textId="77777777" w:rsidR="00867D2D" w:rsidRDefault="00867D2D">
          <w:pPr>
            <w:pStyle w:val="TOC2"/>
            <w:rPr>
              <w:rFonts w:asciiTheme="minorHAnsi" w:eastAsiaTheme="minorEastAsia" w:hAnsiTheme="minorHAnsi" w:cstheme="minorBidi"/>
              <w:noProof/>
              <w:sz w:val="24"/>
              <w:szCs w:val="24"/>
            </w:rPr>
          </w:pPr>
          <w:hyperlink w:anchor="_Toc488653851" w:history="1">
            <w:r w:rsidRPr="002454FF">
              <w:rPr>
                <w:rStyle w:val="Hyperlink"/>
                <w:noProof/>
              </w:rPr>
              <w:t>Development/Operation Software Packages</w:t>
            </w:r>
            <w:r>
              <w:rPr>
                <w:noProof/>
                <w:webHidden/>
              </w:rPr>
              <w:tab/>
            </w:r>
            <w:r>
              <w:rPr>
                <w:noProof/>
                <w:webHidden/>
              </w:rPr>
              <w:fldChar w:fldCharType="begin"/>
            </w:r>
            <w:r>
              <w:rPr>
                <w:noProof/>
                <w:webHidden/>
              </w:rPr>
              <w:instrText xml:space="preserve"> PAGEREF _Toc488653851 \h </w:instrText>
            </w:r>
            <w:r>
              <w:rPr>
                <w:noProof/>
                <w:webHidden/>
              </w:rPr>
            </w:r>
            <w:r>
              <w:rPr>
                <w:noProof/>
                <w:webHidden/>
              </w:rPr>
              <w:fldChar w:fldCharType="separate"/>
            </w:r>
            <w:r>
              <w:rPr>
                <w:noProof/>
                <w:webHidden/>
              </w:rPr>
              <w:t>6</w:t>
            </w:r>
            <w:r>
              <w:rPr>
                <w:noProof/>
                <w:webHidden/>
              </w:rPr>
              <w:fldChar w:fldCharType="end"/>
            </w:r>
          </w:hyperlink>
        </w:p>
        <w:p w14:paraId="0317C23D" w14:textId="77777777" w:rsidR="00867D2D" w:rsidRDefault="00867D2D">
          <w:pPr>
            <w:pStyle w:val="TOC2"/>
            <w:rPr>
              <w:rFonts w:asciiTheme="minorHAnsi" w:eastAsiaTheme="minorEastAsia" w:hAnsiTheme="minorHAnsi" w:cstheme="minorBidi"/>
              <w:noProof/>
              <w:sz w:val="24"/>
              <w:szCs w:val="24"/>
            </w:rPr>
          </w:pPr>
          <w:hyperlink w:anchor="_Toc488653852" w:history="1">
            <w:r w:rsidRPr="002454FF">
              <w:rPr>
                <w:rStyle w:val="Hyperlink"/>
                <w:noProof/>
              </w:rPr>
              <w:t>Software Packages by Component</w:t>
            </w:r>
            <w:r>
              <w:rPr>
                <w:noProof/>
                <w:webHidden/>
              </w:rPr>
              <w:tab/>
            </w:r>
            <w:r>
              <w:rPr>
                <w:noProof/>
                <w:webHidden/>
              </w:rPr>
              <w:fldChar w:fldCharType="begin"/>
            </w:r>
            <w:r>
              <w:rPr>
                <w:noProof/>
                <w:webHidden/>
              </w:rPr>
              <w:instrText xml:space="preserve"> PAGEREF _Toc488653852 \h </w:instrText>
            </w:r>
            <w:r>
              <w:rPr>
                <w:noProof/>
                <w:webHidden/>
              </w:rPr>
            </w:r>
            <w:r>
              <w:rPr>
                <w:noProof/>
                <w:webHidden/>
              </w:rPr>
              <w:fldChar w:fldCharType="separate"/>
            </w:r>
            <w:r>
              <w:rPr>
                <w:noProof/>
                <w:webHidden/>
              </w:rPr>
              <w:t>7</w:t>
            </w:r>
            <w:r>
              <w:rPr>
                <w:noProof/>
                <w:webHidden/>
              </w:rPr>
              <w:fldChar w:fldCharType="end"/>
            </w:r>
          </w:hyperlink>
        </w:p>
        <w:p w14:paraId="41833D68" w14:textId="77777777" w:rsidR="00867D2D" w:rsidRDefault="00867D2D">
          <w:pPr>
            <w:pStyle w:val="TOC1"/>
            <w:rPr>
              <w:rFonts w:asciiTheme="minorHAnsi" w:eastAsiaTheme="minorEastAsia" w:hAnsiTheme="minorHAnsi" w:cstheme="minorBidi"/>
              <w:noProof/>
              <w:sz w:val="24"/>
              <w:szCs w:val="24"/>
            </w:rPr>
          </w:pPr>
          <w:hyperlink w:anchor="_Toc488653853" w:history="1">
            <w:r w:rsidRPr="002454FF">
              <w:rPr>
                <w:rStyle w:val="Hyperlink"/>
                <w:noProof/>
              </w:rPr>
              <w:t>Deployment Assumptions</w:t>
            </w:r>
            <w:r>
              <w:rPr>
                <w:noProof/>
                <w:webHidden/>
              </w:rPr>
              <w:tab/>
            </w:r>
            <w:r>
              <w:rPr>
                <w:noProof/>
                <w:webHidden/>
              </w:rPr>
              <w:fldChar w:fldCharType="begin"/>
            </w:r>
            <w:r>
              <w:rPr>
                <w:noProof/>
                <w:webHidden/>
              </w:rPr>
              <w:instrText xml:space="preserve"> PAGEREF _Toc488653853 \h </w:instrText>
            </w:r>
            <w:r>
              <w:rPr>
                <w:noProof/>
                <w:webHidden/>
              </w:rPr>
            </w:r>
            <w:r>
              <w:rPr>
                <w:noProof/>
                <w:webHidden/>
              </w:rPr>
              <w:fldChar w:fldCharType="separate"/>
            </w:r>
            <w:r>
              <w:rPr>
                <w:noProof/>
                <w:webHidden/>
              </w:rPr>
              <w:t>10</w:t>
            </w:r>
            <w:r>
              <w:rPr>
                <w:noProof/>
                <w:webHidden/>
              </w:rPr>
              <w:fldChar w:fldCharType="end"/>
            </w:r>
          </w:hyperlink>
        </w:p>
        <w:p w14:paraId="62D78ECE" w14:textId="77777777" w:rsidR="00867D2D" w:rsidRDefault="00867D2D">
          <w:pPr>
            <w:pStyle w:val="TOC1"/>
            <w:rPr>
              <w:rFonts w:asciiTheme="minorHAnsi" w:eastAsiaTheme="minorEastAsia" w:hAnsiTheme="minorHAnsi" w:cstheme="minorBidi"/>
              <w:noProof/>
              <w:sz w:val="24"/>
              <w:szCs w:val="24"/>
            </w:rPr>
          </w:pPr>
          <w:hyperlink w:anchor="_Toc488653854" w:history="1">
            <w:r w:rsidRPr="002454FF">
              <w:rPr>
                <w:rStyle w:val="Hyperlink"/>
                <w:noProof/>
              </w:rPr>
              <w:t>Deployment Configurations</w:t>
            </w:r>
            <w:r>
              <w:rPr>
                <w:noProof/>
                <w:webHidden/>
              </w:rPr>
              <w:tab/>
            </w:r>
            <w:r>
              <w:rPr>
                <w:noProof/>
                <w:webHidden/>
              </w:rPr>
              <w:fldChar w:fldCharType="begin"/>
            </w:r>
            <w:r>
              <w:rPr>
                <w:noProof/>
                <w:webHidden/>
              </w:rPr>
              <w:instrText xml:space="preserve"> PAGEREF _Toc488653854 \h </w:instrText>
            </w:r>
            <w:r>
              <w:rPr>
                <w:noProof/>
                <w:webHidden/>
              </w:rPr>
            </w:r>
            <w:r>
              <w:rPr>
                <w:noProof/>
                <w:webHidden/>
              </w:rPr>
              <w:fldChar w:fldCharType="separate"/>
            </w:r>
            <w:r>
              <w:rPr>
                <w:noProof/>
                <w:webHidden/>
              </w:rPr>
              <w:t>10</w:t>
            </w:r>
            <w:r>
              <w:rPr>
                <w:noProof/>
                <w:webHidden/>
              </w:rPr>
              <w:fldChar w:fldCharType="end"/>
            </w:r>
          </w:hyperlink>
        </w:p>
        <w:p w14:paraId="028E6562" w14:textId="77777777" w:rsidR="00867D2D" w:rsidRDefault="00867D2D">
          <w:pPr>
            <w:pStyle w:val="TOC2"/>
            <w:rPr>
              <w:rFonts w:asciiTheme="minorHAnsi" w:eastAsiaTheme="minorEastAsia" w:hAnsiTheme="minorHAnsi" w:cstheme="minorBidi"/>
              <w:noProof/>
              <w:sz w:val="24"/>
              <w:szCs w:val="24"/>
            </w:rPr>
          </w:pPr>
          <w:hyperlink w:anchor="_Toc488653855" w:history="1">
            <w:r w:rsidRPr="002454FF">
              <w:rPr>
                <w:rStyle w:val="Hyperlink"/>
                <w:noProof/>
              </w:rPr>
              <w:t>Test Delivery Unit</w:t>
            </w:r>
            <w:r>
              <w:rPr>
                <w:noProof/>
                <w:webHidden/>
              </w:rPr>
              <w:tab/>
            </w:r>
            <w:r>
              <w:rPr>
                <w:noProof/>
                <w:webHidden/>
              </w:rPr>
              <w:fldChar w:fldCharType="begin"/>
            </w:r>
            <w:r>
              <w:rPr>
                <w:noProof/>
                <w:webHidden/>
              </w:rPr>
              <w:instrText xml:space="preserve"> PAGEREF _Toc488653855 \h </w:instrText>
            </w:r>
            <w:r>
              <w:rPr>
                <w:noProof/>
                <w:webHidden/>
              </w:rPr>
            </w:r>
            <w:r>
              <w:rPr>
                <w:noProof/>
                <w:webHidden/>
              </w:rPr>
              <w:fldChar w:fldCharType="separate"/>
            </w:r>
            <w:r>
              <w:rPr>
                <w:noProof/>
                <w:webHidden/>
              </w:rPr>
              <w:t>11</w:t>
            </w:r>
            <w:r>
              <w:rPr>
                <w:noProof/>
                <w:webHidden/>
              </w:rPr>
              <w:fldChar w:fldCharType="end"/>
            </w:r>
          </w:hyperlink>
        </w:p>
        <w:p w14:paraId="2BD40D56" w14:textId="77777777" w:rsidR="00867D2D" w:rsidRDefault="00867D2D">
          <w:pPr>
            <w:pStyle w:val="TOC3"/>
            <w:rPr>
              <w:rFonts w:asciiTheme="minorHAnsi" w:eastAsiaTheme="minorEastAsia" w:hAnsiTheme="minorHAnsi" w:cstheme="minorBidi"/>
              <w:noProof/>
              <w:sz w:val="24"/>
              <w:szCs w:val="24"/>
            </w:rPr>
          </w:pPr>
          <w:hyperlink w:anchor="_Toc488653856" w:history="1">
            <w:r w:rsidRPr="002454FF">
              <w:rPr>
                <w:rStyle w:val="Hyperlink"/>
                <w:noProof/>
              </w:rPr>
              <w:t>Elastic Load Balancer</w:t>
            </w:r>
            <w:r>
              <w:rPr>
                <w:noProof/>
                <w:webHidden/>
              </w:rPr>
              <w:tab/>
            </w:r>
            <w:r>
              <w:rPr>
                <w:noProof/>
                <w:webHidden/>
              </w:rPr>
              <w:fldChar w:fldCharType="begin"/>
            </w:r>
            <w:r>
              <w:rPr>
                <w:noProof/>
                <w:webHidden/>
              </w:rPr>
              <w:instrText xml:space="preserve"> PAGEREF _Toc488653856 \h </w:instrText>
            </w:r>
            <w:r>
              <w:rPr>
                <w:noProof/>
                <w:webHidden/>
              </w:rPr>
            </w:r>
            <w:r>
              <w:rPr>
                <w:noProof/>
                <w:webHidden/>
              </w:rPr>
              <w:fldChar w:fldCharType="separate"/>
            </w:r>
            <w:r>
              <w:rPr>
                <w:noProof/>
                <w:webHidden/>
              </w:rPr>
              <w:t>13</w:t>
            </w:r>
            <w:r>
              <w:rPr>
                <w:noProof/>
                <w:webHidden/>
              </w:rPr>
              <w:fldChar w:fldCharType="end"/>
            </w:r>
          </w:hyperlink>
        </w:p>
        <w:p w14:paraId="01106095" w14:textId="77777777" w:rsidR="00867D2D" w:rsidRDefault="00867D2D">
          <w:pPr>
            <w:pStyle w:val="TOC3"/>
            <w:rPr>
              <w:rFonts w:asciiTheme="minorHAnsi" w:eastAsiaTheme="minorEastAsia" w:hAnsiTheme="minorHAnsi" w:cstheme="minorBidi"/>
              <w:noProof/>
              <w:sz w:val="24"/>
              <w:szCs w:val="24"/>
            </w:rPr>
          </w:pPr>
          <w:hyperlink w:anchor="_Toc488653857" w:history="1">
            <w:r w:rsidRPr="002454FF">
              <w:rPr>
                <w:rStyle w:val="Hyperlink"/>
                <w:noProof/>
              </w:rPr>
              <w:t>Web Server Instance Type</w:t>
            </w:r>
            <w:r>
              <w:rPr>
                <w:noProof/>
                <w:webHidden/>
              </w:rPr>
              <w:tab/>
            </w:r>
            <w:r>
              <w:rPr>
                <w:noProof/>
                <w:webHidden/>
              </w:rPr>
              <w:fldChar w:fldCharType="begin"/>
            </w:r>
            <w:r>
              <w:rPr>
                <w:noProof/>
                <w:webHidden/>
              </w:rPr>
              <w:instrText xml:space="preserve"> PAGEREF _Toc488653857 \h </w:instrText>
            </w:r>
            <w:r>
              <w:rPr>
                <w:noProof/>
                <w:webHidden/>
              </w:rPr>
            </w:r>
            <w:r>
              <w:rPr>
                <w:noProof/>
                <w:webHidden/>
              </w:rPr>
              <w:fldChar w:fldCharType="separate"/>
            </w:r>
            <w:r>
              <w:rPr>
                <w:noProof/>
                <w:webHidden/>
              </w:rPr>
              <w:t>13</w:t>
            </w:r>
            <w:r>
              <w:rPr>
                <w:noProof/>
                <w:webHidden/>
              </w:rPr>
              <w:fldChar w:fldCharType="end"/>
            </w:r>
          </w:hyperlink>
        </w:p>
        <w:p w14:paraId="6C55F16B" w14:textId="77777777" w:rsidR="00867D2D" w:rsidRDefault="00867D2D">
          <w:pPr>
            <w:pStyle w:val="TOC3"/>
            <w:rPr>
              <w:rFonts w:asciiTheme="minorHAnsi" w:eastAsiaTheme="minorEastAsia" w:hAnsiTheme="minorHAnsi" w:cstheme="minorBidi"/>
              <w:noProof/>
              <w:sz w:val="24"/>
              <w:szCs w:val="24"/>
            </w:rPr>
          </w:pPr>
          <w:hyperlink w:anchor="_Toc488653858" w:history="1">
            <w:r w:rsidRPr="002454FF">
              <w:rPr>
                <w:rStyle w:val="Hyperlink"/>
                <w:noProof/>
              </w:rPr>
              <w:t>AWS ElastiCache – Redis Cluster</w:t>
            </w:r>
            <w:r>
              <w:rPr>
                <w:noProof/>
                <w:webHidden/>
              </w:rPr>
              <w:tab/>
            </w:r>
            <w:r>
              <w:rPr>
                <w:noProof/>
                <w:webHidden/>
              </w:rPr>
              <w:fldChar w:fldCharType="begin"/>
            </w:r>
            <w:r>
              <w:rPr>
                <w:noProof/>
                <w:webHidden/>
              </w:rPr>
              <w:instrText xml:space="preserve"> PAGEREF _Toc488653858 \h </w:instrText>
            </w:r>
            <w:r>
              <w:rPr>
                <w:noProof/>
                <w:webHidden/>
              </w:rPr>
            </w:r>
            <w:r>
              <w:rPr>
                <w:noProof/>
                <w:webHidden/>
              </w:rPr>
              <w:fldChar w:fldCharType="separate"/>
            </w:r>
            <w:r>
              <w:rPr>
                <w:noProof/>
                <w:webHidden/>
              </w:rPr>
              <w:t>16</w:t>
            </w:r>
            <w:r>
              <w:rPr>
                <w:noProof/>
                <w:webHidden/>
              </w:rPr>
              <w:fldChar w:fldCharType="end"/>
            </w:r>
          </w:hyperlink>
        </w:p>
        <w:p w14:paraId="381B860A" w14:textId="77777777" w:rsidR="00867D2D" w:rsidRDefault="00867D2D">
          <w:pPr>
            <w:pStyle w:val="TOC3"/>
            <w:rPr>
              <w:rFonts w:asciiTheme="minorHAnsi" w:eastAsiaTheme="minorEastAsia" w:hAnsiTheme="minorHAnsi" w:cstheme="minorBidi"/>
              <w:noProof/>
              <w:sz w:val="24"/>
              <w:szCs w:val="24"/>
            </w:rPr>
          </w:pPr>
          <w:hyperlink w:anchor="_Toc488653859" w:history="1">
            <w:r w:rsidRPr="002454FF">
              <w:rPr>
                <w:rStyle w:val="Hyperlink"/>
                <w:noProof/>
              </w:rPr>
              <w:t>Spring Cloud Configuration Service</w:t>
            </w:r>
            <w:r>
              <w:rPr>
                <w:noProof/>
                <w:webHidden/>
              </w:rPr>
              <w:tab/>
            </w:r>
            <w:r>
              <w:rPr>
                <w:noProof/>
                <w:webHidden/>
              </w:rPr>
              <w:fldChar w:fldCharType="begin"/>
            </w:r>
            <w:r>
              <w:rPr>
                <w:noProof/>
                <w:webHidden/>
              </w:rPr>
              <w:instrText xml:space="preserve"> PAGEREF _Toc488653859 \h </w:instrText>
            </w:r>
            <w:r>
              <w:rPr>
                <w:noProof/>
                <w:webHidden/>
              </w:rPr>
            </w:r>
            <w:r>
              <w:rPr>
                <w:noProof/>
                <w:webHidden/>
              </w:rPr>
              <w:fldChar w:fldCharType="separate"/>
            </w:r>
            <w:r>
              <w:rPr>
                <w:noProof/>
                <w:webHidden/>
              </w:rPr>
              <w:t>16</w:t>
            </w:r>
            <w:r>
              <w:rPr>
                <w:noProof/>
                <w:webHidden/>
              </w:rPr>
              <w:fldChar w:fldCharType="end"/>
            </w:r>
          </w:hyperlink>
        </w:p>
        <w:p w14:paraId="12F20FDE" w14:textId="77777777" w:rsidR="00867D2D" w:rsidRDefault="00867D2D">
          <w:pPr>
            <w:pStyle w:val="TOC3"/>
            <w:rPr>
              <w:rFonts w:asciiTheme="minorHAnsi" w:eastAsiaTheme="minorEastAsia" w:hAnsiTheme="minorHAnsi" w:cstheme="minorBidi"/>
              <w:noProof/>
              <w:sz w:val="24"/>
              <w:szCs w:val="24"/>
            </w:rPr>
          </w:pPr>
          <w:hyperlink w:anchor="_Toc488653860" w:history="1">
            <w:r w:rsidRPr="002454FF">
              <w:rPr>
                <w:rStyle w:val="Hyperlink"/>
                <w:noProof/>
              </w:rPr>
              <w:t>RabbitMQ For Spring Cloud Configuration Service</w:t>
            </w:r>
            <w:r>
              <w:rPr>
                <w:noProof/>
                <w:webHidden/>
              </w:rPr>
              <w:tab/>
            </w:r>
            <w:r>
              <w:rPr>
                <w:noProof/>
                <w:webHidden/>
              </w:rPr>
              <w:fldChar w:fldCharType="begin"/>
            </w:r>
            <w:r>
              <w:rPr>
                <w:noProof/>
                <w:webHidden/>
              </w:rPr>
              <w:instrText xml:space="preserve"> PAGEREF _Toc488653860 \h </w:instrText>
            </w:r>
            <w:r>
              <w:rPr>
                <w:noProof/>
                <w:webHidden/>
              </w:rPr>
            </w:r>
            <w:r>
              <w:rPr>
                <w:noProof/>
                <w:webHidden/>
              </w:rPr>
              <w:fldChar w:fldCharType="separate"/>
            </w:r>
            <w:r>
              <w:rPr>
                <w:noProof/>
                <w:webHidden/>
              </w:rPr>
              <w:t>17</w:t>
            </w:r>
            <w:r>
              <w:rPr>
                <w:noProof/>
                <w:webHidden/>
              </w:rPr>
              <w:fldChar w:fldCharType="end"/>
            </w:r>
          </w:hyperlink>
        </w:p>
        <w:p w14:paraId="6B577024" w14:textId="77777777" w:rsidR="00867D2D" w:rsidRDefault="00867D2D">
          <w:pPr>
            <w:pStyle w:val="TOC3"/>
            <w:rPr>
              <w:rFonts w:asciiTheme="minorHAnsi" w:eastAsiaTheme="minorEastAsia" w:hAnsiTheme="minorHAnsi" w:cstheme="minorBidi"/>
              <w:noProof/>
              <w:sz w:val="24"/>
              <w:szCs w:val="24"/>
            </w:rPr>
          </w:pPr>
          <w:hyperlink w:anchor="_Toc488653861" w:history="1">
            <w:r w:rsidRPr="002454FF">
              <w:rPr>
                <w:rStyle w:val="Hyperlink"/>
                <w:noProof/>
              </w:rPr>
              <w:t>S3 Storage</w:t>
            </w:r>
            <w:r>
              <w:rPr>
                <w:noProof/>
                <w:webHidden/>
              </w:rPr>
              <w:tab/>
            </w:r>
            <w:r>
              <w:rPr>
                <w:noProof/>
                <w:webHidden/>
              </w:rPr>
              <w:fldChar w:fldCharType="begin"/>
            </w:r>
            <w:r>
              <w:rPr>
                <w:noProof/>
                <w:webHidden/>
              </w:rPr>
              <w:instrText xml:space="preserve"> PAGEREF _Toc488653861 \h </w:instrText>
            </w:r>
            <w:r>
              <w:rPr>
                <w:noProof/>
                <w:webHidden/>
              </w:rPr>
            </w:r>
            <w:r>
              <w:rPr>
                <w:noProof/>
                <w:webHidden/>
              </w:rPr>
              <w:fldChar w:fldCharType="separate"/>
            </w:r>
            <w:r>
              <w:rPr>
                <w:noProof/>
                <w:webHidden/>
              </w:rPr>
              <w:t>17</w:t>
            </w:r>
            <w:r>
              <w:rPr>
                <w:noProof/>
                <w:webHidden/>
              </w:rPr>
              <w:fldChar w:fldCharType="end"/>
            </w:r>
          </w:hyperlink>
        </w:p>
        <w:p w14:paraId="147613A3" w14:textId="77777777" w:rsidR="00867D2D" w:rsidRDefault="00867D2D">
          <w:pPr>
            <w:pStyle w:val="TOC3"/>
            <w:rPr>
              <w:rFonts w:asciiTheme="minorHAnsi" w:eastAsiaTheme="minorEastAsia" w:hAnsiTheme="minorHAnsi" w:cstheme="minorBidi"/>
              <w:noProof/>
              <w:sz w:val="24"/>
              <w:szCs w:val="24"/>
            </w:rPr>
          </w:pPr>
          <w:hyperlink w:anchor="_Toc488653862" w:history="1">
            <w:r w:rsidRPr="002454FF">
              <w:rPr>
                <w:rStyle w:val="Hyperlink"/>
                <w:noProof/>
              </w:rPr>
              <w:t>Amount of Data Served</w:t>
            </w:r>
            <w:r>
              <w:rPr>
                <w:noProof/>
                <w:webHidden/>
              </w:rPr>
              <w:tab/>
            </w:r>
            <w:r>
              <w:rPr>
                <w:noProof/>
                <w:webHidden/>
              </w:rPr>
              <w:fldChar w:fldCharType="begin"/>
            </w:r>
            <w:r>
              <w:rPr>
                <w:noProof/>
                <w:webHidden/>
              </w:rPr>
              <w:instrText xml:space="preserve"> PAGEREF _Toc488653862 \h </w:instrText>
            </w:r>
            <w:r>
              <w:rPr>
                <w:noProof/>
                <w:webHidden/>
              </w:rPr>
            </w:r>
            <w:r>
              <w:rPr>
                <w:noProof/>
                <w:webHidden/>
              </w:rPr>
              <w:fldChar w:fldCharType="separate"/>
            </w:r>
            <w:r>
              <w:rPr>
                <w:noProof/>
                <w:webHidden/>
              </w:rPr>
              <w:t>17</w:t>
            </w:r>
            <w:r>
              <w:rPr>
                <w:noProof/>
                <w:webHidden/>
              </w:rPr>
              <w:fldChar w:fldCharType="end"/>
            </w:r>
          </w:hyperlink>
        </w:p>
        <w:p w14:paraId="10DBFFC0" w14:textId="77777777" w:rsidR="00867D2D" w:rsidRDefault="00867D2D">
          <w:pPr>
            <w:pStyle w:val="TOC3"/>
            <w:rPr>
              <w:rFonts w:asciiTheme="minorHAnsi" w:eastAsiaTheme="minorEastAsia" w:hAnsiTheme="minorHAnsi" w:cstheme="minorBidi"/>
              <w:noProof/>
              <w:sz w:val="24"/>
              <w:szCs w:val="24"/>
            </w:rPr>
          </w:pPr>
          <w:hyperlink w:anchor="_Toc488653863" w:history="1">
            <w:r w:rsidRPr="002454FF">
              <w:rPr>
                <w:rStyle w:val="Hyperlink"/>
                <w:noProof/>
              </w:rPr>
              <w:t>Database Server Instance Type</w:t>
            </w:r>
            <w:r>
              <w:rPr>
                <w:noProof/>
                <w:webHidden/>
              </w:rPr>
              <w:tab/>
            </w:r>
            <w:r>
              <w:rPr>
                <w:noProof/>
                <w:webHidden/>
              </w:rPr>
              <w:fldChar w:fldCharType="begin"/>
            </w:r>
            <w:r>
              <w:rPr>
                <w:noProof/>
                <w:webHidden/>
              </w:rPr>
              <w:instrText xml:space="preserve"> PAGEREF _Toc488653863 \h </w:instrText>
            </w:r>
            <w:r>
              <w:rPr>
                <w:noProof/>
                <w:webHidden/>
              </w:rPr>
            </w:r>
            <w:r>
              <w:rPr>
                <w:noProof/>
                <w:webHidden/>
              </w:rPr>
              <w:fldChar w:fldCharType="separate"/>
            </w:r>
            <w:r>
              <w:rPr>
                <w:noProof/>
                <w:webHidden/>
              </w:rPr>
              <w:t>17</w:t>
            </w:r>
            <w:r>
              <w:rPr>
                <w:noProof/>
                <w:webHidden/>
              </w:rPr>
              <w:fldChar w:fldCharType="end"/>
            </w:r>
          </w:hyperlink>
        </w:p>
        <w:p w14:paraId="62EF30AE" w14:textId="77777777" w:rsidR="00867D2D" w:rsidRDefault="00867D2D">
          <w:pPr>
            <w:pStyle w:val="TOC3"/>
            <w:rPr>
              <w:rFonts w:asciiTheme="minorHAnsi" w:eastAsiaTheme="minorEastAsia" w:hAnsiTheme="minorHAnsi" w:cstheme="minorBidi"/>
              <w:noProof/>
              <w:sz w:val="24"/>
              <w:szCs w:val="24"/>
            </w:rPr>
          </w:pPr>
          <w:hyperlink w:anchor="_Toc488653864" w:history="1">
            <w:r w:rsidRPr="002454FF">
              <w:rPr>
                <w:rStyle w:val="Hyperlink"/>
                <w:noProof/>
              </w:rPr>
              <w:t>Database Server Engine Type</w:t>
            </w:r>
            <w:r>
              <w:rPr>
                <w:noProof/>
                <w:webHidden/>
              </w:rPr>
              <w:tab/>
            </w:r>
            <w:r>
              <w:rPr>
                <w:noProof/>
                <w:webHidden/>
              </w:rPr>
              <w:fldChar w:fldCharType="begin"/>
            </w:r>
            <w:r>
              <w:rPr>
                <w:noProof/>
                <w:webHidden/>
              </w:rPr>
              <w:instrText xml:space="preserve"> PAGEREF _Toc488653864 \h </w:instrText>
            </w:r>
            <w:r>
              <w:rPr>
                <w:noProof/>
                <w:webHidden/>
              </w:rPr>
            </w:r>
            <w:r>
              <w:rPr>
                <w:noProof/>
                <w:webHidden/>
              </w:rPr>
              <w:fldChar w:fldCharType="separate"/>
            </w:r>
            <w:r>
              <w:rPr>
                <w:noProof/>
                <w:webHidden/>
              </w:rPr>
              <w:t>18</w:t>
            </w:r>
            <w:r>
              <w:rPr>
                <w:noProof/>
                <w:webHidden/>
              </w:rPr>
              <w:fldChar w:fldCharType="end"/>
            </w:r>
          </w:hyperlink>
        </w:p>
        <w:p w14:paraId="0D2B6B71" w14:textId="77777777" w:rsidR="00867D2D" w:rsidRDefault="00867D2D">
          <w:pPr>
            <w:pStyle w:val="TOC3"/>
            <w:rPr>
              <w:rFonts w:asciiTheme="minorHAnsi" w:eastAsiaTheme="minorEastAsia" w:hAnsiTheme="minorHAnsi" w:cstheme="minorBidi"/>
              <w:noProof/>
              <w:sz w:val="24"/>
              <w:szCs w:val="24"/>
            </w:rPr>
          </w:pPr>
          <w:hyperlink w:anchor="_Toc488653865" w:history="1">
            <w:r w:rsidRPr="002454FF">
              <w:rPr>
                <w:rStyle w:val="Hyperlink"/>
                <w:noProof/>
              </w:rPr>
              <w:t>Database Server Setup and Configuration</w:t>
            </w:r>
            <w:r>
              <w:rPr>
                <w:noProof/>
                <w:webHidden/>
              </w:rPr>
              <w:tab/>
            </w:r>
            <w:r>
              <w:rPr>
                <w:noProof/>
                <w:webHidden/>
              </w:rPr>
              <w:fldChar w:fldCharType="begin"/>
            </w:r>
            <w:r>
              <w:rPr>
                <w:noProof/>
                <w:webHidden/>
              </w:rPr>
              <w:instrText xml:space="preserve"> PAGEREF _Toc488653865 \h </w:instrText>
            </w:r>
            <w:r>
              <w:rPr>
                <w:noProof/>
                <w:webHidden/>
              </w:rPr>
            </w:r>
            <w:r>
              <w:rPr>
                <w:noProof/>
                <w:webHidden/>
              </w:rPr>
              <w:fldChar w:fldCharType="separate"/>
            </w:r>
            <w:r>
              <w:rPr>
                <w:noProof/>
                <w:webHidden/>
              </w:rPr>
              <w:t>19</w:t>
            </w:r>
            <w:r>
              <w:rPr>
                <w:noProof/>
                <w:webHidden/>
              </w:rPr>
              <w:fldChar w:fldCharType="end"/>
            </w:r>
          </w:hyperlink>
        </w:p>
        <w:p w14:paraId="55C57490" w14:textId="77777777" w:rsidR="00867D2D" w:rsidRDefault="00867D2D">
          <w:pPr>
            <w:pStyle w:val="TOC3"/>
            <w:rPr>
              <w:rFonts w:asciiTheme="minorHAnsi" w:eastAsiaTheme="minorEastAsia" w:hAnsiTheme="minorHAnsi" w:cstheme="minorBidi"/>
              <w:noProof/>
              <w:sz w:val="24"/>
              <w:szCs w:val="24"/>
            </w:rPr>
          </w:pPr>
          <w:hyperlink w:anchor="_Toc488653866" w:history="1">
            <w:r w:rsidRPr="002454FF">
              <w:rPr>
                <w:rStyle w:val="Hyperlink"/>
                <w:noProof/>
              </w:rPr>
              <w:t>Database Server Persistent Storage and Provisioned IOPS</w:t>
            </w:r>
            <w:r>
              <w:rPr>
                <w:noProof/>
                <w:webHidden/>
              </w:rPr>
              <w:tab/>
            </w:r>
            <w:r>
              <w:rPr>
                <w:noProof/>
                <w:webHidden/>
              </w:rPr>
              <w:fldChar w:fldCharType="begin"/>
            </w:r>
            <w:r>
              <w:rPr>
                <w:noProof/>
                <w:webHidden/>
              </w:rPr>
              <w:instrText xml:space="preserve"> PAGEREF _Toc488653866 \h </w:instrText>
            </w:r>
            <w:r>
              <w:rPr>
                <w:noProof/>
                <w:webHidden/>
              </w:rPr>
            </w:r>
            <w:r>
              <w:rPr>
                <w:noProof/>
                <w:webHidden/>
              </w:rPr>
              <w:fldChar w:fldCharType="separate"/>
            </w:r>
            <w:r>
              <w:rPr>
                <w:noProof/>
                <w:webHidden/>
              </w:rPr>
              <w:t>19</w:t>
            </w:r>
            <w:r>
              <w:rPr>
                <w:noProof/>
                <w:webHidden/>
              </w:rPr>
              <w:fldChar w:fldCharType="end"/>
            </w:r>
          </w:hyperlink>
        </w:p>
        <w:p w14:paraId="1315A017" w14:textId="77777777" w:rsidR="00867D2D" w:rsidRDefault="00867D2D">
          <w:pPr>
            <w:pStyle w:val="TOC3"/>
            <w:rPr>
              <w:rFonts w:asciiTheme="minorHAnsi" w:eastAsiaTheme="minorEastAsia" w:hAnsiTheme="minorHAnsi" w:cstheme="minorBidi"/>
              <w:noProof/>
              <w:sz w:val="24"/>
              <w:szCs w:val="24"/>
            </w:rPr>
          </w:pPr>
          <w:hyperlink w:anchor="_Toc488653867" w:history="1">
            <w:r w:rsidRPr="002454FF">
              <w:rPr>
                <w:rStyle w:val="Hyperlink"/>
                <w:noProof/>
              </w:rPr>
              <w:t>Database Server Storage and Performance</w:t>
            </w:r>
            <w:r>
              <w:rPr>
                <w:noProof/>
                <w:webHidden/>
              </w:rPr>
              <w:tab/>
            </w:r>
            <w:r>
              <w:rPr>
                <w:noProof/>
                <w:webHidden/>
              </w:rPr>
              <w:fldChar w:fldCharType="begin"/>
            </w:r>
            <w:r>
              <w:rPr>
                <w:noProof/>
                <w:webHidden/>
              </w:rPr>
              <w:instrText xml:space="preserve"> PAGEREF _Toc488653867 \h </w:instrText>
            </w:r>
            <w:r>
              <w:rPr>
                <w:noProof/>
                <w:webHidden/>
              </w:rPr>
            </w:r>
            <w:r>
              <w:rPr>
                <w:noProof/>
                <w:webHidden/>
              </w:rPr>
              <w:fldChar w:fldCharType="separate"/>
            </w:r>
            <w:r>
              <w:rPr>
                <w:noProof/>
                <w:webHidden/>
              </w:rPr>
              <w:t>20</w:t>
            </w:r>
            <w:r>
              <w:rPr>
                <w:noProof/>
                <w:webHidden/>
              </w:rPr>
              <w:fldChar w:fldCharType="end"/>
            </w:r>
          </w:hyperlink>
        </w:p>
        <w:p w14:paraId="3FAB5BC9" w14:textId="77777777" w:rsidR="00867D2D" w:rsidRDefault="00867D2D">
          <w:pPr>
            <w:pStyle w:val="TOC2"/>
            <w:rPr>
              <w:rFonts w:asciiTheme="minorHAnsi" w:eastAsiaTheme="minorEastAsia" w:hAnsiTheme="minorHAnsi" w:cstheme="minorBidi"/>
              <w:noProof/>
              <w:sz w:val="24"/>
              <w:szCs w:val="24"/>
            </w:rPr>
          </w:pPr>
          <w:hyperlink w:anchor="_Toc488653868" w:history="1">
            <w:r w:rsidRPr="002454FF">
              <w:rPr>
                <w:rStyle w:val="Hyperlink"/>
                <w:noProof/>
              </w:rPr>
              <w:t>Centralized Logging</w:t>
            </w:r>
            <w:r>
              <w:rPr>
                <w:noProof/>
                <w:webHidden/>
              </w:rPr>
              <w:tab/>
            </w:r>
            <w:r>
              <w:rPr>
                <w:noProof/>
                <w:webHidden/>
              </w:rPr>
              <w:fldChar w:fldCharType="begin"/>
            </w:r>
            <w:r>
              <w:rPr>
                <w:noProof/>
                <w:webHidden/>
              </w:rPr>
              <w:instrText xml:space="preserve"> PAGEREF _Toc488653868 \h </w:instrText>
            </w:r>
            <w:r>
              <w:rPr>
                <w:noProof/>
                <w:webHidden/>
              </w:rPr>
            </w:r>
            <w:r>
              <w:rPr>
                <w:noProof/>
                <w:webHidden/>
              </w:rPr>
              <w:fldChar w:fldCharType="separate"/>
            </w:r>
            <w:r>
              <w:rPr>
                <w:noProof/>
                <w:webHidden/>
              </w:rPr>
              <w:t>20</w:t>
            </w:r>
            <w:r>
              <w:rPr>
                <w:noProof/>
                <w:webHidden/>
              </w:rPr>
              <w:fldChar w:fldCharType="end"/>
            </w:r>
          </w:hyperlink>
        </w:p>
        <w:p w14:paraId="2BED0829" w14:textId="77777777" w:rsidR="00867D2D" w:rsidRDefault="00867D2D">
          <w:pPr>
            <w:pStyle w:val="TOC3"/>
            <w:rPr>
              <w:rFonts w:asciiTheme="minorHAnsi" w:eastAsiaTheme="minorEastAsia" w:hAnsiTheme="minorHAnsi" w:cstheme="minorBidi"/>
              <w:noProof/>
              <w:sz w:val="24"/>
              <w:szCs w:val="24"/>
            </w:rPr>
          </w:pPr>
          <w:hyperlink w:anchor="_Toc488653869" w:history="1">
            <w:r w:rsidRPr="002454FF">
              <w:rPr>
                <w:rStyle w:val="Hyperlink"/>
                <w:rFonts w:eastAsia="Times New Roman"/>
                <w:noProof/>
              </w:rPr>
              <w:t>Elasticsearch service setup</w:t>
            </w:r>
            <w:r>
              <w:rPr>
                <w:noProof/>
                <w:webHidden/>
              </w:rPr>
              <w:tab/>
            </w:r>
            <w:r>
              <w:rPr>
                <w:noProof/>
                <w:webHidden/>
              </w:rPr>
              <w:fldChar w:fldCharType="begin"/>
            </w:r>
            <w:r>
              <w:rPr>
                <w:noProof/>
                <w:webHidden/>
              </w:rPr>
              <w:instrText xml:space="preserve"> PAGEREF _Toc488653869 \h </w:instrText>
            </w:r>
            <w:r>
              <w:rPr>
                <w:noProof/>
                <w:webHidden/>
              </w:rPr>
            </w:r>
            <w:r>
              <w:rPr>
                <w:noProof/>
                <w:webHidden/>
              </w:rPr>
              <w:fldChar w:fldCharType="separate"/>
            </w:r>
            <w:r>
              <w:rPr>
                <w:noProof/>
                <w:webHidden/>
              </w:rPr>
              <w:t>21</w:t>
            </w:r>
            <w:r>
              <w:rPr>
                <w:noProof/>
                <w:webHidden/>
              </w:rPr>
              <w:fldChar w:fldCharType="end"/>
            </w:r>
          </w:hyperlink>
        </w:p>
        <w:p w14:paraId="3F5ED414" w14:textId="77777777" w:rsidR="00867D2D" w:rsidRDefault="00867D2D">
          <w:pPr>
            <w:pStyle w:val="TOC3"/>
            <w:rPr>
              <w:rFonts w:asciiTheme="minorHAnsi" w:eastAsiaTheme="minorEastAsia" w:hAnsiTheme="minorHAnsi" w:cstheme="minorBidi"/>
              <w:noProof/>
              <w:sz w:val="24"/>
              <w:szCs w:val="24"/>
            </w:rPr>
          </w:pPr>
          <w:hyperlink w:anchor="_Toc488653870" w:history="1">
            <w:r w:rsidRPr="002454FF">
              <w:rPr>
                <w:rStyle w:val="Hyperlink"/>
                <w:rFonts w:eastAsia="Times New Roman"/>
                <w:noProof/>
              </w:rPr>
              <w:t>Kibana setup with nginx</w:t>
            </w:r>
            <w:r>
              <w:rPr>
                <w:noProof/>
                <w:webHidden/>
              </w:rPr>
              <w:tab/>
            </w:r>
            <w:r>
              <w:rPr>
                <w:noProof/>
                <w:webHidden/>
              </w:rPr>
              <w:fldChar w:fldCharType="begin"/>
            </w:r>
            <w:r>
              <w:rPr>
                <w:noProof/>
                <w:webHidden/>
              </w:rPr>
              <w:instrText xml:space="preserve"> PAGEREF _Toc488653870 \h </w:instrText>
            </w:r>
            <w:r>
              <w:rPr>
                <w:noProof/>
                <w:webHidden/>
              </w:rPr>
            </w:r>
            <w:r>
              <w:rPr>
                <w:noProof/>
                <w:webHidden/>
              </w:rPr>
              <w:fldChar w:fldCharType="separate"/>
            </w:r>
            <w:r>
              <w:rPr>
                <w:noProof/>
                <w:webHidden/>
              </w:rPr>
              <w:t>21</w:t>
            </w:r>
            <w:r>
              <w:rPr>
                <w:noProof/>
                <w:webHidden/>
              </w:rPr>
              <w:fldChar w:fldCharType="end"/>
            </w:r>
          </w:hyperlink>
        </w:p>
        <w:p w14:paraId="33FACC2C" w14:textId="77777777" w:rsidR="00867D2D" w:rsidRDefault="00867D2D">
          <w:pPr>
            <w:pStyle w:val="TOC3"/>
            <w:rPr>
              <w:rFonts w:asciiTheme="minorHAnsi" w:eastAsiaTheme="minorEastAsia" w:hAnsiTheme="minorHAnsi" w:cstheme="minorBidi"/>
              <w:noProof/>
              <w:sz w:val="24"/>
              <w:szCs w:val="24"/>
            </w:rPr>
          </w:pPr>
          <w:hyperlink w:anchor="_Toc488653871" w:history="1">
            <w:r w:rsidRPr="002454FF">
              <w:rPr>
                <w:rStyle w:val="Hyperlink"/>
                <w:rFonts w:eastAsia="Times New Roman"/>
                <w:noProof/>
              </w:rPr>
              <w:t>Logstash installation and configuration</w:t>
            </w:r>
            <w:r>
              <w:rPr>
                <w:noProof/>
                <w:webHidden/>
              </w:rPr>
              <w:tab/>
            </w:r>
            <w:r>
              <w:rPr>
                <w:noProof/>
                <w:webHidden/>
              </w:rPr>
              <w:fldChar w:fldCharType="begin"/>
            </w:r>
            <w:r>
              <w:rPr>
                <w:noProof/>
                <w:webHidden/>
              </w:rPr>
              <w:instrText xml:space="preserve"> PAGEREF _Toc488653871 \h </w:instrText>
            </w:r>
            <w:r>
              <w:rPr>
                <w:noProof/>
                <w:webHidden/>
              </w:rPr>
            </w:r>
            <w:r>
              <w:rPr>
                <w:noProof/>
                <w:webHidden/>
              </w:rPr>
              <w:fldChar w:fldCharType="separate"/>
            </w:r>
            <w:r>
              <w:rPr>
                <w:noProof/>
                <w:webHidden/>
              </w:rPr>
              <w:t>22</w:t>
            </w:r>
            <w:r>
              <w:rPr>
                <w:noProof/>
                <w:webHidden/>
              </w:rPr>
              <w:fldChar w:fldCharType="end"/>
            </w:r>
          </w:hyperlink>
        </w:p>
        <w:p w14:paraId="377783B5" w14:textId="77777777" w:rsidR="00867D2D" w:rsidRDefault="00867D2D">
          <w:pPr>
            <w:pStyle w:val="TOC3"/>
            <w:rPr>
              <w:rFonts w:asciiTheme="minorHAnsi" w:eastAsiaTheme="minorEastAsia" w:hAnsiTheme="minorHAnsi" w:cstheme="minorBidi"/>
              <w:noProof/>
              <w:sz w:val="24"/>
              <w:szCs w:val="24"/>
            </w:rPr>
          </w:pPr>
          <w:hyperlink w:anchor="_Toc488653872" w:history="1">
            <w:r w:rsidRPr="002454FF">
              <w:rPr>
                <w:rStyle w:val="Hyperlink"/>
                <w:rFonts w:eastAsia="Times New Roman"/>
                <w:noProof/>
              </w:rPr>
              <w:t>Long term Elastic Search data maintenance</w:t>
            </w:r>
            <w:r>
              <w:rPr>
                <w:noProof/>
                <w:webHidden/>
              </w:rPr>
              <w:tab/>
            </w:r>
            <w:r>
              <w:rPr>
                <w:noProof/>
                <w:webHidden/>
              </w:rPr>
              <w:fldChar w:fldCharType="begin"/>
            </w:r>
            <w:r>
              <w:rPr>
                <w:noProof/>
                <w:webHidden/>
              </w:rPr>
              <w:instrText xml:space="preserve"> PAGEREF _Toc488653872 \h </w:instrText>
            </w:r>
            <w:r>
              <w:rPr>
                <w:noProof/>
                <w:webHidden/>
              </w:rPr>
            </w:r>
            <w:r>
              <w:rPr>
                <w:noProof/>
                <w:webHidden/>
              </w:rPr>
              <w:fldChar w:fldCharType="separate"/>
            </w:r>
            <w:r>
              <w:rPr>
                <w:noProof/>
                <w:webHidden/>
              </w:rPr>
              <w:t>22</w:t>
            </w:r>
            <w:r>
              <w:rPr>
                <w:noProof/>
                <w:webHidden/>
              </w:rPr>
              <w:fldChar w:fldCharType="end"/>
            </w:r>
          </w:hyperlink>
        </w:p>
        <w:p w14:paraId="7F049AC8" w14:textId="77777777" w:rsidR="00867D2D" w:rsidRDefault="00867D2D">
          <w:pPr>
            <w:pStyle w:val="TOC3"/>
            <w:rPr>
              <w:rFonts w:asciiTheme="minorHAnsi" w:eastAsiaTheme="minorEastAsia" w:hAnsiTheme="minorHAnsi" w:cstheme="minorBidi"/>
              <w:noProof/>
              <w:sz w:val="24"/>
              <w:szCs w:val="24"/>
            </w:rPr>
          </w:pPr>
          <w:hyperlink w:anchor="_Toc488653873" w:history="1">
            <w:r w:rsidRPr="002454FF">
              <w:rPr>
                <w:rStyle w:val="Hyperlink"/>
                <w:rFonts w:eastAsia="Times New Roman"/>
                <w:noProof/>
              </w:rPr>
              <w:t>Log File Storage/Archival in S3</w:t>
            </w:r>
            <w:r>
              <w:rPr>
                <w:noProof/>
                <w:webHidden/>
              </w:rPr>
              <w:tab/>
            </w:r>
            <w:r>
              <w:rPr>
                <w:noProof/>
                <w:webHidden/>
              </w:rPr>
              <w:fldChar w:fldCharType="begin"/>
            </w:r>
            <w:r>
              <w:rPr>
                <w:noProof/>
                <w:webHidden/>
              </w:rPr>
              <w:instrText xml:space="preserve"> PAGEREF _Toc488653873 \h </w:instrText>
            </w:r>
            <w:r>
              <w:rPr>
                <w:noProof/>
                <w:webHidden/>
              </w:rPr>
            </w:r>
            <w:r>
              <w:rPr>
                <w:noProof/>
                <w:webHidden/>
              </w:rPr>
              <w:fldChar w:fldCharType="separate"/>
            </w:r>
            <w:r>
              <w:rPr>
                <w:noProof/>
                <w:webHidden/>
              </w:rPr>
              <w:t>22</w:t>
            </w:r>
            <w:r>
              <w:rPr>
                <w:noProof/>
                <w:webHidden/>
              </w:rPr>
              <w:fldChar w:fldCharType="end"/>
            </w:r>
          </w:hyperlink>
        </w:p>
        <w:p w14:paraId="6EB2D74D" w14:textId="77777777" w:rsidR="00867D2D" w:rsidRDefault="00867D2D">
          <w:pPr>
            <w:pStyle w:val="TOC2"/>
            <w:rPr>
              <w:rFonts w:asciiTheme="minorHAnsi" w:eastAsiaTheme="minorEastAsia" w:hAnsiTheme="minorHAnsi" w:cstheme="minorBidi"/>
              <w:noProof/>
              <w:sz w:val="24"/>
              <w:szCs w:val="24"/>
            </w:rPr>
          </w:pPr>
          <w:hyperlink w:anchor="_Toc488653874" w:history="1">
            <w:r w:rsidRPr="002454FF">
              <w:rPr>
                <w:rStyle w:val="Hyperlink"/>
                <w:noProof/>
              </w:rPr>
              <w:t>Test Integration and Scoring Deployment Unit</w:t>
            </w:r>
            <w:r>
              <w:rPr>
                <w:noProof/>
                <w:webHidden/>
              </w:rPr>
              <w:tab/>
            </w:r>
            <w:r>
              <w:rPr>
                <w:noProof/>
                <w:webHidden/>
              </w:rPr>
              <w:fldChar w:fldCharType="begin"/>
            </w:r>
            <w:r>
              <w:rPr>
                <w:noProof/>
                <w:webHidden/>
              </w:rPr>
              <w:instrText xml:space="preserve"> PAGEREF _Toc488653874 \h </w:instrText>
            </w:r>
            <w:r>
              <w:rPr>
                <w:noProof/>
                <w:webHidden/>
              </w:rPr>
            </w:r>
            <w:r>
              <w:rPr>
                <w:noProof/>
                <w:webHidden/>
              </w:rPr>
              <w:fldChar w:fldCharType="separate"/>
            </w:r>
            <w:r>
              <w:rPr>
                <w:noProof/>
                <w:webHidden/>
              </w:rPr>
              <w:t>23</w:t>
            </w:r>
            <w:r>
              <w:rPr>
                <w:noProof/>
                <w:webHidden/>
              </w:rPr>
              <w:fldChar w:fldCharType="end"/>
            </w:r>
          </w:hyperlink>
        </w:p>
        <w:p w14:paraId="5DFA8D7F" w14:textId="77777777" w:rsidR="00867D2D" w:rsidRDefault="00867D2D">
          <w:pPr>
            <w:pStyle w:val="TOC2"/>
            <w:rPr>
              <w:rFonts w:asciiTheme="minorHAnsi" w:eastAsiaTheme="minorEastAsia" w:hAnsiTheme="minorHAnsi" w:cstheme="minorBidi"/>
              <w:noProof/>
              <w:sz w:val="24"/>
              <w:szCs w:val="24"/>
            </w:rPr>
          </w:pPr>
          <w:hyperlink w:anchor="_Toc488653875" w:history="1">
            <w:r w:rsidRPr="002454FF">
              <w:rPr>
                <w:rStyle w:val="Hyperlink"/>
                <w:noProof/>
              </w:rPr>
              <w:t>Test Registration and Administration Deployment Unit</w:t>
            </w:r>
            <w:r>
              <w:rPr>
                <w:noProof/>
                <w:webHidden/>
              </w:rPr>
              <w:tab/>
            </w:r>
            <w:r>
              <w:rPr>
                <w:noProof/>
                <w:webHidden/>
              </w:rPr>
              <w:fldChar w:fldCharType="begin"/>
            </w:r>
            <w:r>
              <w:rPr>
                <w:noProof/>
                <w:webHidden/>
              </w:rPr>
              <w:instrText xml:space="preserve"> PAGEREF _Toc488653875 \h </w:instrText>
            </w:r>
            <w:r>
              <w:rPr>
                <w:noProof/>
                <w:webHidden/>
              </w:rPr>
            </w:r>
            <w:r>
              <w:rPr>
                <w:noProof/>
                <w:webHidden/>
              </w:rPr>
              <w:fldChar w:fldCharType="separate"/>
            </w:r>
            <w:r>
              <w:rPr>
                <w:noProof/>
                <w:webHidden/>
              </w:rPr>
              <w:t>23</w:t>
            </w:r>
            <w:r>
              <w:rPr>
                <w:noProof/>
                <w:webHidden/>
              </w:rPr>
              <w:fldChar w:fldCharType="end"/>
            </w:r>
          </w:hyperlink>
        </w:p>
        <w:p w14:paraId="701329F5" w14:textId="77777777" w:rsidR="00867D2D" w:rsidRDefault="00867D2D">
          <w:pPr>
            <w:pStyle w:val="TOC2"/>
            <w:rPr>
              <w:rFonts w:asciiTheme="minorHAnsi" w:eastAsiaTheme="minorEastAsia" w:hAnsiTheme="minorHAnsi" w:cstheme="minorBidi"/>
              <w:noProof/>
              <w:sz w:val="24"/>
              <w:szCs w:val="24"/>
            </w:rPr>
          </w:pPr>
          <w:hyperlink w:anchor="_Toc488653876" w:history="1">
            <w:r w:rsidRPr="002454FF">
              <w:rPr>
                <w:rStyle w:val="Hyperlink"/>
                <w:noProof/>
              </w:rPr>
              <w:t>Assessment Creation and Management Deployment Unit</w:t>
            </w:r>
            <w:r>
              <w:rPr>
                <w:noProof/>
                <w:webHidden/>
              </w:rPr>
              <w:tab/>
            </w:r>
            <w:r>
              <w:rPr>
                <w:noProof/>
                <w:webHidden/>
              </w:rPr>
              <w:fldChar w:fldCharType="begin"/>
            </w:r>
            <w:r>
              <w:rPr>
                <w:noProof/>
                <w:webHidden/>
              </w:rPr>
              <w:instrText xml:space="preserve"> PAGEREF _Toc488653876 \h </w:instrText>
            </w:r>
            <w:r>
              <w:rPr>
                <w:noProof/>
                <w:webHidden/>
              </w:rPr>
            </w:r>
            <w:r>
              <w:rPr>
                <w:noProof/>
                <w:webHidden/>
              </w:rPr>
              <w:fldChar w:fldCharType="separate"/>
            </w:r>
            <w:r>
              <w:rPr>
                <w:noProof/>
                <w:webHidden/>
              </w:rPr>
              <w:t>24</w:t>
            </w:r>
            <w:r>
              <w:rPr>
                <w:noProof/>
                <w:webHidden/>
              </w:rPr>
              <w:fldChar w:fldCharType="end"/>
            </w:r>
          </w:hyperlink>
        </w:p>
        <w:p w14:paraId="2A3DA0A1" w14:textId="77777777" w:rsidR="00867D2D" w:rsidRDefault="00867D2D">
          <w:pPr>
            <w:pStyle w:val="TOC2"/>
            <w:rPr>
              <w:rFonts w:asciiTheme="minorHAnsi" w:eastAsiaTheme="minorEastAsia" w:hAnsiTheme="minorHAnsi" w:cstheme="minorBidi"/>
              <w:noProof/>
              <w:sz w:val="24"/>
              <w:szCs w:val="24"/>
            </w:rPr>
          </w:pPr>
          <w:hyperlink w:anchor="_Toc488653877" w:history="1">
            <w:r w:rsidRPr="002454FF">
              <w:rPr>
                <w:rStyle w:val="Hyperlink"/>
                <w:noProof/>
              </w:rPr>
              <w:t>SSO Deployment Unit</w:t>
            </w:r>
            <w:r>
              <w:rPr>
                <w:noProof/>
                <w:webHidden/>
              </w:rPr>
              <w:tab/>
            </w:r>
            <w:r>
              <w:rPr>
                <w:noProof/>
                <w:webHidden/>
              </w:rPr>
              <w:fldChar w:fldCharType="begin"/>
            </w:r>
            <w:r>
              <w:rPr>
                <w:noProof/>
                <w:webHidden/>
              </w:rPr>
              <w:instrText xml:space="preserve"> PAGEREF _Toc488653877 \h </w:instrText>
            </w:r>
            <w:r>
              <w:rPr>
                <w:noProof/>
                <w:webHidden/>
              </w:rPr>
            </w:r>
            <w:r>
              <w:rPr>
                <w:noProof/>
                <w:webHidden/>
              </w:rPr>
              <w:fldChar w:fldCharType="separate"/>
            </w:r>
            <w:r>
              <w:rPr>
                <w:noProof/>
                <w:webHidden/>
              </w:rPr>
              <w:t>26</w:t>
            </w:r>
            <w:r>
              <w:rPr>
                <w:noProof/>
                <w:webHidden/>
              </w:rPr>
              <w:fldChar w:fldCharType="end"/>
            </w:r>
          </w:hyperlink>
        </w:p>
        <w:p w14:paraId="19480773" w14:textId="77777777" w:rsidR="00867D2D" w:rsidRDefault="00867D2D">
          <w:pPr>
            <w:pStyle w:val="TOC2"/>
            <w:rPr>
              <w:rFonts w:asciiTheme="minorHAnsi" w:eastAsiaTheme="minorEastAsia" w:hAnsiTheme="minorHAnsi" w:cstheme="minorBidi"/>
              <w:noProof/>
              <w:sz w:val="24"/>
              <w:szCs w:val="24"/>
            </w:rPr>
          </w:pPr>
          <w:hyperlink w:anchor="_Toc488653878" w:history="1">
            <w:r w:rsidRPr="002454FF">
              <w:rPr>
                <w:rStyle w:val="Hyperlink"/>
                <w:noProof/>
              </w:rPr>
              <w:t>Monitoring and Alerting Deployment Unit</w:t>
            </w:r>
            <w:r>
              <w:rPr>
                <w:noProof/>
                <w:webHidden/>
              </w:rPr>
              <w:tab/>
            </w:r>
            <w:r>
              <w:rPr>
                <w:noProof/>
                <w:webHidden/>
              </w:rPr>
              <w:fldChar w:fldCharType="begin"/>
            </w:r>
            <w:r>
              <w:rPr>
                <w:noProof/>
                <w:webHidden/>
              </w:rPr>
              <w:instrText xml:space="preserve"> PAGEREF _Toc488653878 \h </w:instrText>
            </w:r>
            <w:r>
              <w:rPr>
                <w:noProof/>
                <w:webHidden/>
              </w:rPr>
            </w:r>
            <w:r>
              <w:rPr>
                <w:noProof/>
                <w:webHidden/>
              </w:rPr>
              <w:fldChar w:fldCharType="separate"/>
            </w:r>
            <w:r>
              <w:rPr>
                <w:noProof/>
                <w:webHidden/>
              </w:rPr>
              <w:t>27</w:t>
            </w:r>
            <w:r>
              <w:rPr>
                <w:noProof/>
                <w:webHidden/>
              </w:rPr>
              <w:fldChar w:fldCharType="end"/>
            </w:r>
          </w:hyperlink>
        </w:p>
        <w:p w14:paraId="7B527AC6" w14:textId="77777777" w:rsidR="00867D2D" w:rsidRDefault="00867D2D">
          <w:pPr>
            <w:pStyle w:val="TOC2"/>
            <w:rPr>
              <w:rFonts w:asciiTheme="minorHAnsi" w:eastAsiaTheme="minorEastAsia" w:hAnsiTheme="minorHAnsi" w:cstheme="minorBidi"/>
              <w:noProof/>
              <w:sz w:val="24"/>
              <w:szCs w:val="24"/>
            </w:rPr>
          </w:pPr>
          <w:hyperlink w:anchor="_Toc488653879" w:history="1">
            <w:r w:rsidRPr="002454FF">
              <w:rPr>
                <w:rStyle w:val="Hyperlink"/>
                <w:noProof/>
              </w:rPr>
              <w:t>Shared Services Deployment Unit</w:t>
            </w:r>
            <w:r>
              <w:rPr>
                <w:noProof/>
                <w:webHidden/>
              </w:rPr>
              <w:tab/>
            </w:r>
            <w:r>
              <w:rPr>
                <w:noProof/>
                <w:webHidden/>
              </w:rPr>
              <w:fldChar w:fldCharType="begin"/>
            </w:r>
            <w:r>
              <w:rPr>
                <w:noProof/>
                <w:webHidden/>
              </w:rPr>
              <w:instrText xml:space="preserve"> PAGEREF _Toc488653879 \h </w:instrText>
            </w:r>
            <w:r>
              <w:rPr>
                <w:noProof/>
                <w:webHidden/>
              </w:rPr>
            </w:r>
            <w:r>
              <w:rPr>
                <w:noProof/>
                <w:webHidden/>
              </w:rPr>
              <w:fldChar w:fldCharType="separate"/>
            </w:r>
            <w:r>
              <w:rPr>
                <w:noProof/>
                <w:webHidden/>
              </w:rPr>
              <w:t>28</w:t>
            </w:r>
            <w:r>
              <w:rPr>
                <w:noProof/>
                <w:webHidden/>
              </w:rPr>
              <w:fldChar w:fldCharType="end"/>
            </w:r>
          </w:hyperlink>
        </w:p>
        <w:p w14:paraId="263D0062" w14:textId="77777777" w:rsidR="00867D2D" w:rsidRDefault="00867D2D">
          <w:pPr>
            <w:pStyle w:val="TOC1"/>
            <w:rPr>
              <w:rFonts w:asciiTheme="minorHAnsi" w:eastAsiaTheme="minorEastAsia" w:hAnsiTheme="minorHAnsi" w:cstheme="minorBidi"/>
              <w:noProof/>
              <w:sz w:val="24"/>
              <w:szCs w:val="24"/>
            </w:rPr>
          </w:pPr>
          <w:hyperlink w:anchor="_Toc488653880" w:history="1">
            <w:r w:rsidRPr="002454FF">
              <w:rPr>
                <w:rStyle w:val="Hyperlink"/>
                <w:noProof/>
              </w:rPr>
              <w:t>Alternative Deployment Scenario</w:t>
            </w:r>
            <w:r>
              <w:rPr>
                <w:noProof/>
                <w:webHidden/>
              </w:rPr>
              <w:tab/>
            </w:r>
            <w:r>
              <w:rPr>
                <w:noProof/>
                <w:webHidden/>
              </w:rPr>
              <w:fldChar w:fldCharType="begin"/>
            </w:r>
            <w:r>
              <w:rPr>
                <w:noProof/>
                <w:webHidden/>
              </w:rPr>
              <w:instrText xml:space="preserve"> PAGEREF _Toc488653880 \h </w:instrText>
            </w:r>
            <w:r>
              <w:rPr>
                <w:noProof/>
                <w:webHidden/>
              </w:rPr>
            </w:r>
            <w:r>
              <w:rPr>
                <w:noProof/>
                <w:webHidden/>
              </w:rPr>
              <w:fldChar w:fldCharType="separate"/>
            </w:r>
            <w:r>
              <w:rPr>
                <w:noProof/>
                <w:webHidden/>
              </w:rPr>
              <w:t>28</w:t>
            </w:r>
            <w:r>
              <w:rPr>
                <w:noProof/>
                <w:webHidden/>
              </w:rPr>
              <w:fldChar w:fldCharType="end"/>
            </w:r>
          </w:hyperlink>
        </w:p>
        <w:p w14:paraId="0D446C39" w14:textId="77777777" w:rsidR="00867D2D" w:rsidRDefault="00867D2D">
          <w:pPr>
            <w:pStyle w:val="TOC1"/>
            <w:rPr>
              <w:rFonts w:asciiTheme="minorHAnsi" w:eastAsiaTheme="minorEastAsia" w:hAnsiTheme="minorHAnsi" w:cstheme="minorBidi"/>
              <w:noProof/>
              <w:sz w:val="24"/>
              <w:szCs w:val="24"/>
            </w:rPr>
          </w:pPr>
          <w:hyperlink w:anchor="_Toc488653881" w:history="1">
            <w:r w:rsidRPr="002454FF">
              <w:rPr>
                <w:rStyle w:val="Hyperlink"/>
                <w:noProof/>
              </w:rPr>
              <w:t>Cost Calculation Spreadsheet</w:t>
            </w:r>
            <w:r>
              <w:rPr>
                <w:noProof/>
                <w:webHidden/>
              </w:rPr>
              <w:tab/>
            </w:r>
            <w:r>
              <w:rPr>
                <w:noProof/>
                <w:webHidden/>
              </w:rPr>
              <w:fldChar w:fldCharType="begin"/>
            </w:r>
            <w:r>
              <w:rPr>
                <w:noProof/>
                <w:webHidden/>
              </w:rPr>
              <w:instrText xml:space="preserve"> PAGEREF _Toc488653881 \h </w:instrText>
            </w:r>
            <w:r>
              <w:rPr>
                <w:noProof/>
                <w:webHidden/>
              </w:rPr>
            </w:r>
            <w:r>
              <w:rPr>
                <w:noProof/>
                <w:webHidden/>
              </w:rPr>
              <w:fldChar w:fldCharType="separate"/>
            </w:r>
            <w:r>
              <w:rPr>
                <w:noProof/>
                <w:webHidden/>
              </w:rPr>
              <w:t>30</w:t>
            </w:r>
            <w:r>
              <w:rPr>
                <w:noProof/>
                <w:webHidden/>
              </w:rPr>
              <w:fldChar w:fldCharType="end"/>
            </w:r>
          </w:hyperlink>
        </w:p>
        <w:p w14:paraId="335474DF" w14:textId="77777777" w:rsidR="00FA7585" w:rsidRDefault="00F10F72" w:rsidP="00567046">
          <w:r>
            <w:fldChar w:fldCharType="end"/>
          </w:r>
        </w:p>
      </w:sdtContent>
    </w:sdt>
    <w:p w14:paraId="4A144B41" w14:textId="77777777" w:rsidR="00010C8D" w:rsidRPr="006B25B2" w:rsidRDefault="00010C8D" w:rsidP="00567046">
      <w:pPr>
        <w:rPr>
          <w:b/>
        </w:rPr>
      </w:pPr>
      <w:r w:rsidRPr="006B25B2">
        <w:rPr>
          <w:b/>
        </w:rPr>
        <w:t>Figures</w:t>
      </w:r>
    </w:p>
    <w:p w14:paraId="1E1ADF12" w14:textId="77777777" w:rsidR="00F10473" w:rsidRDefault="00010C8D">
      <w:pPr>
        <w:pStyle w:val="TableofFigures"/>
        <w:tabs>
          <w:tab w:val="right" w:leader="dot" w:pos="9350"/>
        </w:tabs>
        <w:rPr>
          <w:ins w:id="9" w:author="Jeff Johnson" w:date="2017-07-10T23:18:00Z"/>
          <w:rFonts w:asciiTheme="minorHAnsi" w:eastAsiaTheme="minorEastAsia" w:hAnsiTheme="minorHAnsi" w:cstheme="minorBidi"/>
          <w:noProof/>
          <w:sz w:val="24"/>
          <w:szCs w:val="24"/>
        </w:rPr>
      </w:pPr>
      <w:r>
        <w:fldChar w:fldCharType="begin"/>
      </w:r>
      <w:r>
        <w:instrText xml:space="preserve"> TOC \h \z \c "Figure" </w:instrText>
      </w:r>
      <w:r>
        <w:fldChar w:fldCharType="separate"/>
      </w:r>
      <w:ins w:id="10" w:author="Jeff Johnson" w:date="2017-07-10T23:18:00Z">
        <w:r w:rsidR="00F10473" w:rsidRPr="00B74A60">
          <w:rPr>
            <w:rStyle w:val="Hyperlink"/>
            <w:noProof/>
          </w:rPr>
          <w:fldChar w:fldCharType="begin"/>
        </w:r>
        <w:r w:rsidR="00F10473" w:rsidRPr="00B74A60">
          <w:rPr>
            <w:rStyle w:val="Hyperlink"/>
            <w:noProof/>
          </w:rPr>
          <w:instrText xml:space="preserve"> </w:instrText>
        </w:r>
        <w:r w:rsidR="00F10473">
          <w:rPr>
            <w:noProof/>
          </w:rPr>
          <w:instrText>HYPERLINK \l "_Toc487492066"</w:instrText>
        </w:r>
        <w:r w:rsidR="00F10473" w:rsidRPr="00B74A60">
          <w:rPr>
            <w:rStyle w:val="Hyperlink"/>
            <w:noProof/>
          </w:rPr>
          <w:instrText xml:space="preserve"> </w:instrText>
        </w:r>
        <w:r w:rsidR="00F10473" w:rsidRPr="00B74A60">
          <w:rPr>
            <w:rStyle w:val="Hyperlink"/>
            <w:noProof/>
          </w:rPr>
          <w:fldChar w:fldCharType="separate"/>
        </w:r>
        <w:r w:rsidR="00F10473" w:rsidRPr="00B74A60">
          <w:rPr>
            <w:rStyle w:val="Hyperlink"/>
            <w:noProof/>
          </w:rPr>
          <w:t>Figure 1. Smarter Balanced Contract 11 Components</w:t>
        </w:r>
        <w:r w:rsidR="00F10473">
          <w:rPr>
            <w:noProof/>
            <w:webHidden/>
          </w:rPr>
          <w:tab/>
        </w:r>
        <w:r w:rsidR="00F10473">
          <w:rPr>
            <w:noProof/>
            <w:webHidden/>
          </w:rPr>
          <w:fldChar w:fldCharType="begin"/>
        </w:r>
        <w:r w:rsidR="00F10473">
          <w:rPr>
            <w:noProof/>
            <w:webHidden/>
          </w:rPr>
          <w:instrText xml:space="preserve"> PAGEREF _Toc487492066 \h </w:instrText>
        </w:r>
      </w:ins>
      <w:r w:rsidR="00F10473">
        <w:rPr>
          <w:noProof/>
          <w:webHidden/>
        </w:rPr>
      </w:r>
      <w:r w:rsidR="00F10473">
        <w:rPr>
          <w:noProof/>
          <w:webHidden/>
        </w:rPr>
        <w:fldChar w:fldCharType="separate"/>
      </w:r>
      <w:ins w:id="11" w:author="Jeff Johnson" w:date="2017-07-10T23:18:00Z">
        <w:r w:rsidR="00F10473">
          <w:rPr>
            <w:noProof/>
            <w:webHidden/>
          </w:rPr>
          <w:t>5</w:t>
        </w:r>
        <w:r w:rsidR="00F10473">
          <w:rPr>
            <w:noProof/>
            <w:webHidden/>
          </w:rPr>
          <w:fldChar w:fldCharType="end"/>
        </w:r>
        <w:r w:rsidR="00F10473" w:rsidRPr="00B74A60">
          <w:rPr>
            <w:rStyle w:val="Hyperlink"/>
            <w:noProof/>
          </w:rPr>
          <w:fldChar w:fldCharType="end"/>
        </w:r>
      </w:ins>
    </w:p>
    <w:p w14:paraId="07EC675F" w14:textId="77777777" w:rsidR="00F10473" w:rsidRDefault="00F10473">
      <w:pPr>
        <w:pStyle w:val="TableofFigures"/>
        <w:tabs>
          <w:tab w:val="right" w:leader="dot" w:pos="9350"/>
        </w:tabs>
        <w:rPr>
          <w:ins w:id="12" w:author="Jeff Johnson" w:date="2017-07-10T23:18:00Z"/>
          <w:rFonts w:asciiTheme="minorHAnsi" w:eastAsiaTheme="minorEastAsia" w:hAnsiTheme="minorHAnsi" w:cstheme="minorBidi"/>
          <w:noProof/>
          <w:sz w:val="24"/>
          <w:szCs w:val="24"/>
        </w:rPr>
      </w:pPr>
      <w:ins w:id="13"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"_Toc487492067"</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2: Test Delivery Unit Kubernetes Cluster (note: some services omitted for clarity)</w:t>
        </w:r>
        <w:r>
          <w:rPr>
            <w:noProof/>
            <w:webHidden/>
          </w:rPr>
          <w:tab/>
        </w:r>
        <w:r>
          <w:rPr>
            <w:noProof/>
            <w:webHidden/>
          </w:rPr>
          <w:fldChar w:fldCharType="begin"/>
        </w:r>
        <w:r>
          <w:rPr>
            <w:noProof/>
            <w:webHidden/>
          </w:rPr>
          <w:instrText xml:space="preserve"> PAGEREF _Toc487492067 \h </w:instrText>
        </w:r>
      </w:ins>
      <w:r>
        <w:rPr>
          <w:noProof/>
          <w:webHidden/>
        </w:rPr>
      </w:r>
      <w:r>
        <w:rPr>
          <w:noProof/>
          <w:webHidden/>
        </w:rPr>
        <w:fldChar w:fldCharType="separate"/>
      </w:r>
      <w:ins w:id="14" w:author="Jeff Johnson" w:date="2017-07-10T23:18:00Z">
        <w:r>
          <w:rPr>
            <w:noProof/>
            <w:webHidden/>
          </w:rPr>
          <w:t>12</w:t>
        </w:r>
        <w:r>
          <w:rPr>
            <w:noProof/>
            <w:webHidden/>
          </w:rPr>
          <w:fldChar w:fldCharType="end"/>
        </w:r>
        <w:r w:rsidRPr="00B74A60">
          <w:rPr>
            <w:rStyle w:val="Hyperlink"/>
            <w:noProof/>
          </w:rPr>
          <w:fldChar w:fldCharType="end"/>
        </w:r>
      </w:ins>
    </w:p>
    <w:p w14:paraId="134652F9" w14:textId="77777777" w:rsidR="00F10473" w:rsidRDefault="00F10473">
      <w:pPr>
        <w:pStyle w:val="TableofFigures"/>
        <w:tabs>
          <w:tab w:val="right" w:leader="dot" w:pos="9350"/>
        </w:tabs>
        <w:rPr>
          <w:ins w:id="15" w:author="Jeff Johnson" w:date="2017-07-10T23:18:00Z"/>
          <w:rFonts w:asciiTheme="minorHAnsi" w:eastAsiaTheme="minorEastAsia" w:hAnsiTheme="minorHAnsi" w:cstheme="minorBidi"/>
          <w:noProof/>
          <w:sz w:val="24"/>
          <w:szCs w:val="24"/>
        </w:rPr>
      </w:pPr>
      <w:ins w:id="16"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"_Toc487492068"</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3: RDS Instance deployment for low and high traffic scenarios</w:t>
        </w:r>
        <w:r>
          <w:rPr>
            <w:noProof/>
            <w:webHidden/>
          </w:rPr>
          <w:tab/>
        </w:r>
        <w:r>
          <w:rPr>
            <w:noProof/>
            <w:webHidden/>
          </w:rPr>
          <w:fldChar w:fldCharType="begin"/>
        </w:r>
        <w:r>
          <w:rPr>
            <w:noProof/>
            <w:webHidden/>
          </w:rPr>
          <w:instrText xml:space="preserve"> PAGEREF _Toc487492068 \h </w:instrText>
        </w:r>
      </w:ins>
      <w:r>
        <w:rPr>
          <w:noProof/>
          <w:webHidden/>
        </w:rPr>
      </w:r>
      <w:r>
        <w:rPr>
          <w:noProof/>
          <w:webHidden/>
        </w:rPr>
        <w:fldChar w:fldCharType="separate"/>
      </w:r>
      <w:ins w:id="17" w:author="Jeff Johnson" w:date="2017-07-10T23:18:00Z">
        <w:r>
          <w:rPr>
            <w:noProof/>
            <w:webHidden/>
          </w:rPr>
          <w:t>19</w:t>
        </w:r>
        <w:r>
          <w:rPr>
            <w:noProof/>
            <w:webHidden/>
          </w:rPr>
          <w:fldChar w:fldCharType="end"/>
        </w:r>
        <w:r w:rsidRPr="00B74A60">
          <w:rPr>
            <w:rStyle w:val="Hyperlink"/>
            <w:noProof/>
          </w:rPr>
          <w:fldChar w:fldCharType="end"/>
        </w:r>
      </w:ins>
    </w:p>
    <w:p w14:paraId="0BE9DB6C" w14:textId="77777777" w:rsidR="00F10473" w:rsidRDefault="00F10473">
      <w:pPr>
        <w:pStyle w:val="TableofFigures"/>
        <w:tabs>
          <w:tab w:val="right" w:leader="dot" w:pos="9350"/>
        </w:tabs>
        <w:rPr>
          <w:ins w:id="18" w:author="Jeff Johnson" w:date="2017-07-10T23:18:00Z"/>
          <w:rFonts w:asciiTheme="minorHAnsi" w:eastAsiaTheme="minorEastAsia" w:hAnsiTheme="minorHAnsi" w:cstheme="minorBidi"/>
          <w:noProof/>
          <w:sz w:val="24"/>
          <w:szCs w:val="24"/>
        </w:rPr>
      </w:pPr>
      <w:ins w:id="19"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"_Toc487492069"</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4. SSO Configuration</w:t>
        </w:r>
        <w:r>
          <w:rPr>
            <w:noProof/>
            <w:webHidden/>
          </w:rPr>
          <w:tab/>
        </w:r>
        <w:r>
          <w:rPr>
            <w:noProof/>
            <w:webHidden/>
          </w:rPr>
          <w:fldChar w:fldCharType="begin"/>
        </w:r>
        <w:r>
          <w:rPr>
            <w:noProof/>
            <w:webHidden/>
          </w:rPr>
          <w:instrText xml:space="preserve"> PAGEREF _Toc487492069 \h </w:instrText>
        </w:r>
      </w:ins>
      <w:r>
        <w:rPr>
          <w:noProof/>
          <w:webHidden/>
        </w:rPr>
      </w:r>
      <w:r>
        <w:rPr>
          <w:noProof/>
          <w:webHidden/>
        </w:rPr>
        <w:fldChar w:fldCharType="separate"/>
      </w:r>
      <w:ins w:id="20" w:author="Jeff Johnson" w:date="2017-07-10T23:18:00Z">
        <w:r>
          <w:rPr>
            <w:noProof/>
            <w:webHidden/>
          </w:rPr>
          <w:t>24</w:t>
        </w:r>
        <w:r>
          <w:rPr>
            <w:noProof/>
            <w:webHidden/>
          </w:rPr>
          <w:fldChar w:fldCharType="end"/>
        </w:r>
        <w:r w:rsidRPr="00B74A60">
          <w:rPr>
            <w:rStyle w:val="Hyperlink"/>
            <w:noProof/>
          </w:rPr>
          <w:fldChar w:fldCharType="end"/>
        </w:r>
      </w:ins>
    </w:p>
    <w:p w14:paraId="25938438" w14:textId="77777777" w:rsidR="00F10473" w:rsidRDefault="00F10473">
      <w:pPr>
        <w:pStyle w:val="TableofFigures"/>
        <w:tabs>
          <w:tab w:val="right" w:leader="dot" w:pos="9350"/>
        </w:tabs>
        <w:rPr>
          <w:ins w:id="21" w:author="Jeff Johnson" w:date="2017-07-10T23:18:00Z"/>
          <w:rFonts w:asciiTheme="minorHAnsi" w:eastAsiaTheme="minorEastAsia" w:hAnsiTheme="minorHAnsi" w:cstheme="minorBidi"/>
          <w:noProof/>
          <w:sz w:val="24"/>
          <w:szCs w:val="24"/>
        </w:rPr>
      </w:pPr>
      <w:ins w:id="22" w:author="Jeff Johnson" w:date="2017-07-10T23:18:00Z">
        <w:r w:rsidRPr="00B74A60">
          <w:rPr>
            <w:rStyle w:val="Hyperlink"/>
            <w:noProof/>
          </w:rPr>
          <w:fldChar w:fldCharType="begin"/>
        </w:r>
        <w:r w:rsidRPr="00B74A60">
          <w:rPr>
            <w:rStyle w:val="Hyperlink"/>
            <w:noProof/>
          </w:rPr>
          <w:instrText xml:space="preserve"> </w:instrText>
        </w:r>
        <w:r>
          <w:rPr>
            <w:noProof/>
          </w:rPr>
          <w:instrText>HYPERLINK \l "_Toc487492070"</w:instrText>
        </w:r>
        <w:r w:rsidRPr="00B74A60">
          <w:rPr>
            <w:rStyle w:val="Hyperlink"/>
            <w:noProof/>
          </w:rPr>
          <w:instrText xml:space="preserve"> </w:instrText>
        </w:r>
        <w:r w:rsidRPr="00B74A60">
          <w:rPr>
            <w:rStyle w:val="Hyperlink"/>
            <w:noProof/>
          </w:rPr>
          <w:fldChar w:fldCharType="separate"/>
        </w:r>
        <w:r w:rsidRPr="00B74A60">
          <w:rPr>
            <w:rStyle w:val="Hyperlink"/>
            <w:noProof/>
          </w:rPr>
          <w:t>Figure 5. Alternative Approach Using Vendor-Specific Test Delivery Platform</w:t>
        </w:r>
        <w:r>
          <w:rPr>
            <w:noProof/>
            <w:webHidden/>
          </w:rPr>
          <w:tab/>
        </w:r>
        <w:r>
          <w:rPr>
            <w:noProof/>
            <w:webHidden/>
          </w:rPr>
          <w:fldChar w:fldCharType="begin"/>
        </w:r>
        <w:r>
          <w:rPr>
            <w:noProof/>
            <w:webHidden/>
          </w:rPr>
          <w:instrText xml:space="preserve"> PAGEREF _Toc487492070 \h </w:instrText>
        </w:r>
      </w:ins>
      <w:r>
        <w:rPr>
          <w:noProof/>
          <w:webHidden/>
        </w:rPr>
      </w:r>
      <w:r>
        <w:rPr>
          <w:noProof/>
          <w:webHidden/>
        </w:rPr>
        <w:fldChar w:fldCharType="separate"/>
      </w:r>
      <w:ins w:id="23" w:author="Jeff Johnson" w:date="2017-07-10T23:18:00Z">
        <w:r>
          <w:rPr>
            <w:noProof/>
            <w:webHidden/>
          </w:rPr>
          <w:t>27</w:t>
        </w:r>
        <w:r>
          <w:rPr>
            <w:noProof/>
            <w:webHidden/>
          </w:rPr>
          <w:fldChar w:fldCharType="end"/>
        </w:r>
        <w:r w:rsidRPr="00B74A60">
          <w:rPr>
            <w:rStyle w:val="Hyperlink"/>
            <w:noProof/>
          </w:rPr>
          <w:fldChar w:fldCharType="end"/>
        </w:r>
      </w:ins>
    </w:p>
    <w:p w14:paraId="2F6C82F2" w14:textId="77777777" w:rsidR="00FF2E3D" w:rsidDel="00F10473" w:rsidRDefault="00FF2E3D">
      <w:pPr>
        <w:pStyle w:val="TableofFigures"/>
        <w:tabs>
          <w:tab w:val="right" w:leader="dot" w:pos="9350"/>
        </w:tabs>
        <w:rPr>
          <w:del w:id="24" w:author="Jeff Johnson" w:date="2017-07-10T23:18:00Z"/>
          <w:rFonts w:asciiTheme="minorHAnsi" w:eastAsiaTheme="minorEastAsia" w:hAnsiTheme="minorHAnsi" w:cstheme="minorBidi"/>
          <w:noProof/>
        </w:rPr>
      </w:pPr>
      <w:del w:id="25" w:author="Jeff Johnson" w:date="2017-07-10T23:18:00Z">
        <w:r w:rsidRPr="00F10473" w:rsidDel="00F10473">
          <w:rPr>
            <w:rPrChange w:id="26" w:author="Jeff Johnson" w:date="2017-07-10T23:18:00Z">
              <w:rPr>
                <w:rStyle w:val="Hyperlink"/>
                <w:noProof/>
              </w:rPr>
            </w:rPrChange>
          </w:rPr>
          <w:delText>Figure 1. Smarter Balanced Contract 11 Components</w:delText>
        </w:r>
        <w:r w:rsidDel="00F10473">
          <w:rPr>
            <w:noProof/>
            <w:webHidden/>
          </w:rPr>
          <w:tab/>
          <w:delText>5</w:delText>
        </w:r>
      </w:del>
    </w:p>
    <w:p w14:paraId="70E84864" w14:textId="77777777" w:rsidR="00FF2E3D" w:rsidDel="00F10473" w:rsidRDefault="00FF2E3D">
      <w:pPr>
        <w:pStyle w:val="TableofFigures"/>
        <w:tabs>
          <w:tab w:val="right" w:leader="dot" w:pos="9350"/>
        </w:tabs>
        <w:rPr>
          <w:del w:id="27" w:author="Jeff Johnson" w:date="2017-07-10T23:18:00Z"/>
          <w:rFonts w:asciiTheme="minorHAnsi" w:eastAsiaTheme="minorEastAsia" w:hAnsiTheme="minorHAnsi" w:cstheme="minorBidi"/>
          <w:noProof/>
        </w:rPr>
      </w:pPr>
      <w:del w:id="28" w:author="Jeff Johnson" w:date="2017-07-10T23:18:00Z">
        <w:r w:rsidRPr="00F10473" w:rsidDel="00F10473">
          <w:rPr>
            <w:rPrChange w:id="29" w:author="Jeff Johnson" w:date="2017-07-10T23:18:00Z">
              <w:rPr>
                <w:rStyle w:val="Hyperlink"/>
                <w:noProof/>
              </w:rPr>
            </w:rPrChange>
          </w:rPr>
          <w:delText>Figure 2. Test Delivery Unit Architecture</w:delText>
        </w:r>
        <w:r w:rsidDel="00F10473">
          <w:rPr>
            <w:noProof/>
            <w:webHidden/>
          </w:rPr>
          <w:tab/>
          <w:delText>11</w:delText>
        </w:r>
      </w:del>
    </w:p>
    <w:p w14:paraId="1A2E134D" w14:textId="77777777" w:rsidR="00FF2E3D" w:rsidDel="00F10473" w:rsidRDefault="00FF2E3D">
      <w:pPr>
        <w:pStyle w:val="TableofFigures"/>
        <w:tabs>
          <w:tab w:val="right" w:leader="dot" w:pos="9350"/>
        </w:tabs>
        <w:rPr>
          <w:del w:id="30" w:author="Jeff Johnson" w:date="2017-07-10T23:18:00Z"/>
          <w:rFonts w:asciiTheme="minorHAnsi" w:eastAsiaTheme="minorEastAsia" w:hAnsiTheme="minorHAnsi" w:cstheme="minorBidi"/>
          <w:noProof/>
        </w:rPr>
      </w:pPr>
      <w:del w:id="31" w:author="Jeff Johnson" w:date="2017-07-10T23:18:00Z">
        <w:r w:rsidRPr="00F10473" w:rsidDel="00F10473">
          <w:rPr>
            <w:rPrChange w:id="32" w:author="Jeff Johnson" w:date="2017-07-10T23:18:00Z">
              <w:rPr>
                <w:rStyle w:val="Hyperlink"/>
                <w:noProof/>
              </w:rPr>
            </w:rPrChange>
          </w:rPr>
          <w:delText>Figure 3. SSO Configuration</w:delText>
        </w:r>
        <w:r w:rsidDel="00F10473">
          <w:rPr>
            <w:noProof/>
            <w:webHidden/>
          </w:rPr>
          <w:tab/>
          <w:delText>20</w:delText>
        </w:r>
      </w:del>
    </w:p>
    <w:p w14:paraId="74A724E5" w14:textId="77777777" w:rsidR="00FF2E3D" w:rsidDel="00F10473" w:rsidRDefault="00FF2E3D">
      <w:pPr>
        <w:pStyle w:val="TableofFigures"/>
        <w:tabs>
          <w:tab w:val="right" w:leader="dot" w:pos="9350"/>
        </w:tabs>
        <w:rPr>
          <w:del w:id="33" w:author="Jeff Johnson" w:date="2017-07-10T23:18:00Z"/>
          <w:rFonts w:asciiTheme="minorHAnsi" w:eastAsiaTheme="minorEastAsia" w:hAnsiTheme="minorHAnsi" w:cstheme="minorBidi"/>
          <w:noProof/>
        </w:rPr>
      </w:pPr>
      <w:del w:id="34" w:author="Jeff Johnson" w:date="2017-07-10T23:18:00Z">
        <w:r w:rsidRPr="00F10473" w:rsidDel="00F10473">
          <w:rPr>
            <w:rPrChange w:id="35" w:author="Jeff Johnson" w:date="2017-07-10T23:18:00Z">
              <w:rPr>
                <w:rStyle w:val="Hyperlink"/>
                <w:noProof/>
              </w:rPr>
            </w:rPrChange>
          </w:rPr>
          <w:delText>Figure 4. Alternative Approach Using Vendor-Specific Test Delivery Platform</w:delText>
        </w:r>
        <w:r w:rsidDel="00F10473">
          <w:rPr>
            <w:noProof/>
            <w:webHidden/>
          </w:rPr>
          <w:tab/>
          <w:delText>23</w:delText>
        </w:r>
      </w:del>
    </w:p>
    <w:p w14:paraId="0F414FED" w14:textId="77777777" w:rsidR="008A1AA3" w:rsidRDefault="00010C8D" w:rsidP="00567046">
      <w:r>
        <w:fldChar w:fldCharType="end"/>
      </w:r>
      <w:r w:rsidR="008A1AA3" w:rsidRPr="008A1AA3">
        <w:t xml:space="preserve"> </w:t>
      </w:r>
    </w:p>
    <w:p w14:paraId="1C0B7B84" w14:textId="77777777" w:rsidR="00F10473" w:rsidRDefault="008A1AA3">
      <w:pPr>
        <w:pStyle w:val="TableofFigures"/>
        <w:tabs>
          <w:tab w:val="right" w:leader="dot" w:pos="9350"/>
        </w:tabs>
        <w:rPr>
          <w:ins w:id="36" w:author="Jeff Johnson" w:date="2017-07-10T23:18:00Z"/>
          <w:b/>
        </w:rPr>
      </w:pPr>
      <w:r w:rsidRPr="006B25B2">
        <w:rPr>
          <w:b/>
        </w:rPr>
        <w:t>Tables</w:t>
      </w:r>
    </w:p>
    <w:p w14:paraId="16EA6D02" w14:textId="7F8E45B3" w:rsidR="00F10473" w:rsidRDefault="008A1AA3">
      <w:pPr>
        <w:pStyle w:val="TableofFigures"/>
        <w:tabs>
          <w:tab w:val="right" w:leader="dot" w:pos="9350"/>
        </w:tabs>
        <w:rPr>
          <w:ins w:id="37" w:author="Jeff Johnson" w:date="2017-07-10T23:18:00Z"/>
          <w:rFonts w:asciiTheme="minorHAnsi" w:eastAsiaTheme="minorEastAsia" w:hAnsiTheme="minorHAnsi" w:cstheme="minorBidi"/>
          <w:noProof/>
          <w:sz w:val="24"/>
          <w:szCs w:val="24"/>
        </w:rPr>
      </w:pPr>
      <w:r>
        <w:rPr>
          <w:b/>
        </w:rPr>
        <w:fldChar w:fldCharType="begin"/>
      </w:r>
      <w:r w:rsidRPr="006B25B2">
        <w:rPr>
          <w:b/>
        </w:rPr>
        <w:instrText xml:space="preserve"> TOC \h \z \c "Table" </w:instrText>
      </w:r>
      <w:r>
        <w:rPr>
          <w:b/>
        </w:rPr>
        <w:fldChar w:fldCharType="separate"/>
      </w:r>
      <w:ins w:id="38" w:author="Jeff Johnson" w:date="2017-07-10T23:18:00Z">
        <w:r w:rsidR="00F10473" w:rsidRPr="00872763">
          <w:rPr>
            <w:rStyle w:val="Hyperlink"/>
            <w:noProof/>
          </w:rPr>
          <w:fldChar w:fldCharType="begin"/>
        </w:r>
        <w:r w:rsidR="00F10473" w:rsidRPr="00872763">
          <w:rPr>
            <w:rStyle w:val="Hyperlink"/>
            <w:noProof/>
          </w:rPr>
          <w:instrText xml:space="preserve"> </w:instrText>
        </w:r>
        <w:r w:rsidR="00F10473">
          <w:rPr>
            <w:noProof/>
          </w:rPr>
          <w:instrText>HYPERLINK \l "_Toc487492071"</w:instrText>
        </w:r>
        <w:r w:rsidR="00F10473" w:rsidRPr="00872763">
          <w:rPr>
            <w:rStyle w:val="Hyperlink"/>
            <w:noProof/>
          </w:rPr>
          <w:instrText xml:space="preserve"> </w:instrText>
        </w:r>
        <w:r w:rsidR="00F10473" w:rsidRPr="00872763">
          <w:rPr>
            <w:rStyle w:val="Hyperlink"/>
            <w:noProof/>
          </w:rPr>
          <w:fldChar w:fldCharType="separate"/>
        </w:r>
        <w:r w:rsidR="00F10473" w:rsidRPr="00872763">
          <w:rPr>
            <w:rStyle w:val="Hyperlink"/>
            <w:noProof/>
          </w:rPr>
          <w:t>Table 1. Development/Operation Software Packages</w:t>
        </w:r>
        <w:r w:rsidR="00F10473">
          <w:rPr>
            <w:noProof/>
            <w:webHidden/>
          </w:rPr>
          <w:tab/>
        </w:r>
        <w:r w:rsidR="00F10473">
          <w:rPr>
            <w:noProof/>
            <w:webHidden/>
          </w:rPr>
          <w:fldChar w:fldCharType="begin"/>
        </w:r>
        <w:r w:rsidR="00F10473">
          <w:rPr>
            <w:noProof/>
            <w:webHidden/>
          </w:rPr>
          <w:instrText xml:space="preserve"> PAGEREF _Toc487492071 \h </w:instrText>
        </w:r>
      </w:ins>
      <w:r w:rsidR="00F10473">
        <w:rPr>
          <w:noProof/>
          <w:webHidden/>
        </w:rPr>
      </w:r>
      <w:r w:rsidR="00F10473">
        <w:rPr>
          <w:noProof/>
          <w:webHidden/>
        </w:rPr>
        <w:fldChar w:fldCharType="separate"/>
      </w:r>
      <w:ins w:id="39" w:author="Jeff Johnson" w:date="2017-07-10T23:18:00Z">
        <w:r w:rsidR="00F10473">
          <w:rPr>
            <w:noProof/>
            <w:webHidden/>
          </w:rPr>
          <w:t>6</w:t>
        </w:r>
        <w:r w:rsidR="00F10473">
          <w:rPr>
            <w:noProof/>
            <w:webHidden/>
          </w:rPr>
          <w:fldChar w:fldCharType="end"/>
        </w:r>
        <w:r w:rsidR="00F10473" w:rsidRPr="00872763">
          <w:rPr>
            <w:rStyle w:val="Hyperlink"/>
            <w:noProof/>
          </w:rPr>
          <w:fldChar w:fldCharType="end"/>
        </w:r>
      </w:ins>
    </w:p>
    <w:p w14:paraId="3A64942F" w14:textId="77777777" w:rsidR="00F10473" w:rsidRDefault="00F10473">
      <w:pPr>
        <w:pStyle w:val="TableofFigures"/>
        <w:tabs>
          <w:tab w:val="right" w:leader="dot" w:pos="9350"/>
        </w:tabs>
        <w:rPr>
          <w:ins w:id="40" w:author="Jeff Johnson" w:date="2017-07-10T23:18:00Z"/>
          <w:rFonts w:asciiTheme="minorHAnsi" w:eastAsiaTheme="minorEastAsia" w:hAnsiTheme="minorHAnsi" w:cstheme="minorBidi"/>
          <w:noProof/>
          <w:sz w:val="24"/>
          <w:szCs w:val="24"/>
        </w:rPr>
      </w:pPr>
      <w:ins w:id="41"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"_Toc487492072"</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2. Component Categories</w:t>
        </w:r>
        <w:r>
          <w:rPr>
            <w:noProof/>
            <w:webHidden/>
          </w:rPr>
          <w:tab/>
        </w:r>
        <w:r>
          <w:rPr>
            <w:noProof/>
            <w:webHidden/>
          </w:rPr>
          <w:fldChar w:fldCharType="begin"/>
        </w:r>
        <w:r>
          <w:rPr>
            <w:noProof/>
            <w:webHidden/>
          </w:rPr>
          <w:instrText xml:space="preserve"> PAGEREF _Toc487492072 \h </w:instrText>
        </w:r>
      </w:ins>
      <w:r>
        <w:rPr>
          <w:noProof/>
          <w:webHidden/>
        </w:rPr>
      </w:r>
      <w:r>
        <w:rPr>
          <w:noProof/>
          <w:webHidden/>
        </w:rPr>
        <w:fldChar w:fldCharType="separate"/>
      </w:r>
      <w:ins w:id="42" w:author="Jeff Johnson" w:date="2017-07-10T23:18:00Z">
        <w:r>
          <w:rPr>
            <w:noProof/>
            <w:webHidden/>
          </w:rPr>
          <w:t>7</w:t>
        </w:r>
        <w:r>
          <w:rPr>
            <w:noProof/>
            <w:webHidden/>
          </w:rPr>
          <w:fldChar w:fldCharType="end"/>
        </w:r>
        <w:r w:rsidRPr="00872763">
          <w:rPr>
            <w:rStyle w:val="Hyperlink"/>
            <w:noProof/>
          </w:rPr>
          <w:fldChar w:fldCharType="end"/>
        </w:r>
      </w:ins>
    </w:p>
    <w:p w14:paraId="3F959A3A" w14:textId="77777777" w:rsidR="00F10473" w:rsidRDefault="00F10473">
      <w:pPr>
        <w:pStyle w:val="TableofFigures"/>
        <w:tabs>
          <w:tab w:val="right" w:leader="dot" w:pos="9350"/>
        </w:tabs>
        <w:rPr>
          <w:ins w:id="43" w:author="Jeff Johnson" w:date="2017-07-10T23:18:00Z"/>
          <w:rFonts w:asciiTheme="minorHAnsi" w:eastAsiaTheme="minorEastAsia" w:hAnsiTheme="minorHAnsi" w:cstheme="minorBidi"/>
          <w:noProof/>
          <w:sz w:val="24"/>
          <w:szCs w:val="24"/>
        </w:rPr>
      </w:pPr>
      <w:ins w:id="44"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"_Toc487492073"</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3. Components and Development/Operation Software Packages</w:t>
        </w:r>
        <w:r>
          <w:rPr>
            <w:noProof/>
            <w:webHidden/>
          </w:rPr>
          <w:tab/>
        </w:r>
        <w:r>
          <w:rPr>
            <w:noProof/>
            <w:webHidden/>
          </w:rPr>
          <w:fldChar w:fldCharType="begin"/>
        </w:r>
        <w:r>
          <w:rPr>
            <w:noProof/>
            <w:webHidden/>
          </w:rPr>
          <w:instrText xml:space="preserve"> PAGEREF _Toc487492073 \h </w:instrText>
        </w:r>
      </w:ins>
      <w:r>
        <w:rPr>
          <w:noProof/>
          <w:webHidden/>
        </w:rPr>
      </w:r>
      <w:r>
        <w:rPr>
          <w:noProof/>
          <w:webHidden/>
        </w:rPr>
        <w:fldChar w:fldCharType="separate"/>
      </w:r>
      <w:ins w:id="45" w:author="Jeff Johnson" w:date="2017-07-10T23:18:00Z">
        <w:r>
          <w:rPr>
            <w:noProof/>
            <w:webHidden/>
          </w:rPr>
          <w:t>9</w:t>
        </w:r>
        <w:r>
          <w:rPr>
            <w:noProof/>
            <w:webHidden/>
          </w:rPr>
          <w:fldChar w:fldCharType="end"/>
        </w:r>
        <w:r w:rsidRPr="00872763">
          <w:rPr>
            <w:rStyle w:val="Hyperlink"/>
            <w:noProof/>
          </w:rPr>
          <w:fldChar w:fldCharType="end"/>
        </w:r>
      </w:ins>
    </w:p>
    <w:p w14:paraId="694A8406" w14:textId="77777777" w:rsidR="00F10473" w:rsidRDefault="00F10473">
      <w:pPr>
        <w:pStyle w:val="TableofFigures"/>
        <w:tabs>
          <w:tab w:val="right" w:leader="dot" w:pos="9350"/>
        </w:tabs>
        <w:rPr>
          <w:ins w:id="46" w:author="Jeff Johnson" w:date="2017-07-10T23:18:00Z"/>
          <w:rFonts w:asciiTheme="minorHAnsi" w:eastAsiaTheme="minorEastAsia" w:hAnsiTheme="minorHAnsi" w:cstheme="minorBidi"/>
          <w:noProof/>
          <w:sz w:val="24"/>
          <w:szCs w:val="24"/>
        </w:rPr>
      </w:pPr>
      <w:ins w:id="47"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"_Toc487492074"</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4. Summary of Deployment Groups</w:t>
        </w:r>
        <w:r>
          <w:rPr>
            <w:noProof/>
            <w:webHidden/>
          </w:rPr>
          <w:tab/>
        </w:r>
        <w:r>
          <w:rPr>
            <w:noProof/>
            <w:webHidden/>
          </w:rPr>
          <w:fldChar w:fldCharType="begin"/>
        </w:r>
        <w:r>
          <w:rPr>
            <w:noProof/>
            <w:webHidden/>
          </w:rPr>
          <w:instrText xml:space="preserve"> PAGEREF _Toc487492074 \h </w:instrText>
        </w:r>
      </w:ins>
      <w:r>
        <w:rPr>
          <w:noProof/>
          <w:webHidden/>
        </w:rPr>
      </w:r>
      <w:r>
        <w:rPr>
          <w:noProof/>
          <w:webHidden/>
        </w:rPr>
        <w:fldChar w:fldCharType="separate"/>
      </w:r>
      <w:ins w:id="48" w:author="Jeff Johnson" w:date="2017-07-10T23:18:00Z">
        <w:r>
          <w:rPr>
            <w:noProof/>
            <w:webHidden/>
          </w:rPr>
          <w:t>11</w:t>
        </w:r>
        <w:r>
          <w:rPr>
            <w:noProof/>
            <w:webHidden/>
          </w:rPr>
          <w:fldChar w:fldCharType="end"/>
        </w:r>
        <w:r w:rsidRPr="00872763">
          <w:rPr>
            <w:rStyle w:val="Hyperlink"/>
            <w:noProof/>
          </w:rPr>
          <w:fldChar w:fldCharType="end"/>
        </w:r>
      </w:ins>
    </w:p>
    <w:p w14:paraId="6AB7DC07" w14:textId="77777777" w:rsidR="00F10473" w:rsidRDefault="00F10473">
      <w:pPr>
        <w:pStyle w:val="TableofFigures"/>
        <w:tabs>
          <w:tab w:val="right" w:leader="dot" w:pos="9350"/>
        </w:tabs>
        <w:rPr>
          <w:ins w:id="49" w:author="Jeff Johnson" w:date="2017-07-10T23:18:00Z"/>
          <w:rFonts w:asciiTheme="minorHAnsi" w:eastAsiaTheme="minorEastAsia" w:hAnsiTheme="minorHAnsi" w:cstheme="minorBidi"/>
          <w:noProof/>
          <w:sz w:val="24"/>
          <w:szCs w:val="24"/>
        </w:rPr>
      </w:pPr>
      <w:ins w:id="50"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"_Toc487492075"</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6. EC2 Instance Classes</w:t>
        </w:r>
        <w:r>
          <w:rPr>
            <w:noProof/>
            <w:webHidden/>
          </w:rPr>
          <w:tab/>
        </w:r>
        <w:r>
          <w:rPr>
            <w:noProof/>
            <w:webHidden/>
          </w:rPr>
          <w:fldChar w:fldCharType="begin"/>
        </w:r>
        <w:r>
          <w:rPr>
            <w:noProof/>
            <w:webHidden/>
          </w:rPr>
          <w:instrText xml:space="preserve"> PAGEREF _Toc487492075 \h </w:instrText>
        </w:r>
      </w:ins>
      <w:r>
        <w:rPr>
          <w:noProof/>
          <w:webHidden/>
        </w:rPr>
      </w:r>
      <w:r>
        <w:rPr>
          <w:noProof/>
          <w:webHidden/>
        </w:rPr>
        <w:fldChar w:fldCharType="separate"/>
      </w:r>
      <w:ins w:id="51" w:author="Jeff Johnson" w:date="2017-07-10T23:18:00Z">
        <w:r>
          <w:rPr>
            <w:noProof/>
            <w:webHidden/>
          </w:rPr>
          <w:t>18</w:t>
        </w:r>
        <w:r>
          <w:rPr>
            <w:noProof/>
            <w:webHidden/>
          </w:rPr>
          <w:fldChar w:fldCharType="end"/>
        </w:r>
        <w:r w:rsidRPr="00872763">
          <w:rPr>
            <w:rStyle w:val="Hyperlink"/>
            <w:noProof/>
          </w:rPr>
          <w:fldChar w:fldCharType="end"/>
        </w:r>
      </w:ins>
    </w:p>
    <w:p w14:paraId="2A80F06E" w14:textId="77777777" w:rsidR="00F10473" w:rsidRDefault="00F10473">
      <w:pPr>
        <w:pStyle w:val="TableofFigures"/>
        <w:tabs>
          <w:tab w:val="right" w:leader="dot" w:pos="9350"/>
        </w:tabs>
        <w:rPr>
          <w:ins w:id="52" w:author="Jeff Johnson" w:date="2017-07-10T23:18:00Z"/>
          <w:rFonts w:asciiTheme="minorHAnsi" w:eastAsiaTheme="minorEastAsia" w:hAnsiTheme="minorHAnsi" w:cstheme="minorBidi"/>
          <w:noProof/>
          <w:sz w:val="24"/>
          <w:szCs w:val="24"/>
        </w:rPr>
      </w:pPr>
      <w:ins w:id="53"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"_Toc487492076"</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7. Test Integration and Scoring Deployment Unit Summary</w:t>
        </w:r>
        <w:r>
          <w:rPr>
            <w:noProof/>
            <w:webHidden/>
          </w:rPr>
          <w:tab/>
        </w:r>
        <w:r>
          <w:rPr>
            <w:noProof/>
            <w:webHidden/>
          </w:rPr>
          <w:fldChar w:fldCharType="begin"/>
        </w:r>
        <w:r>
          <w:rPr>
            <w:noProof/>
            <w:webHidden/>
          </w:rPr>
          <w:instrText xml:space="preserve"> PAGEREF _Toc487492076 \h </w:instrText>
        </w:r>
      </w:ins>
      <w:r>
        <w:rPr>
          <w:noProof/>
          <w:webHidden/>
        </w:rPr>
      </w:r>
      <w:r>
        <w:rPr>
          <w:noProof/>
          <w:webHidden/>
        </w:rPr>
        <w:fldChar w:fldCharType="separate"/>
      </w:r>
      <w:ins w:id="54" w:author="Jeff Johnson" w:date="2017-07-10T23:18:00Z">
        <w:r>
          <w:rPr>
            <w:noProof/>
            <w:webHidden/>
          </w:rPr>
          <w:t>21</w:t>
        </w:r>
        <w:r>
          <w:rPr>
            <w:noProof/>
            <w:webHidden/>
          </w:rPr>
          <w:fldChar w:fldCharType="end"/>
        </w:r>
        <w:r w:rsidRPr="00872763">
          <w:rPr>
            <w:rStyle w:val="Hyperlink"/>
            <w:noProof/>
          </w:rPr>
          <w:fldChar w:fldCharType="end"/>
        </w:r>
      </w:ins>
    </w:p>
    <w:p w14:paraId="2F94776A" w14:textId="77777777" w:rsidR="00F10473" w:rsidRDefault="00F10473">
      <w:pPr>
        <w:pStyle w:val="TableofFigures"/>
        <w:tabs>
          <w:tab w:val="right" w:leader="dot" w:pos="9350"/>
        </w:tabs>
        <w:rPr>
          <w:ins w:id="55" w:author="Jeff Johnson" w:date="2017-07-10T23:18:00Z"/>
          <w:rFonts w:asciiTheme="minorHAnsi" w:eastAsiaTheme="minorEastAsia" w:hAnsiTheme="minorHAnsi" w:cstheme="minorBidi"/>
          <w:noProof/>
          <w:sz w:val="24"/>
          <w:szCs w:val="24"/>
        </w:rPr>
      </w:pPr>
      <w:ins w:id="56"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"_Toc487492077"</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8. Test Registration and Administration Deployment Unit Summary</w:t>
        </w:r>
        <w:r>
          <w:rPr>
            <w:noProof/>
            <w:webHidden/>
          </w:rPr>
          <w:tab/>
        </w:r>
        <w:r>
          <w:rPr>
            <w:noProof/>
            <w:webHidden/>
          </w:rPr>
          <w:fldChar w:fldCharType="begin"/>
        </w:r>
        <w:r>
          <w:rPr>
            <w:noProof/>
            <w:webHidden/>
          </w:rPr>
          <w:instrText xml:space="preserve"> PAGEREF _Toc487492077 \h </w:instrText>
        </w:r>
      </w:ins>
      <w:r>
        <w:rPr>
          <w:noProof/>
          <w:webHidden/>
        </w:rPr>
      </w:r>
      <w:r>
        <w:rPr>
          <w:noProof/>
          <w:webHidden/>
        </w:rPr>
        <w:fldChar w:fldCharType="separate"/>
      </w:r>
      <w:ins w:id="57" w:author="Jeff Johnson" w:date="2017-07-10T23:18:00Z">
        <w:r>
          <w:rPr>
            <w:noProof/>
            <w:webHidden/>
          </w:rPr>
          <w:t>22</w:t>
        </w:r>
        <w:r>
          <w:rPr>
            <w:noProof/>
            <w:webHidden/>
          </w:rPr>
          <w:fldChar w:fldCharType="end"/>
        </w:r>
        <w:r w:rsidRPr="00872763">
          <w:rPr>
            <w:rStyle w:val="Hyperlink"/>
            <w:noProof/>
          </w:rPr>
          <w:fldChar w:fldCharType="end"/>
        </w:r>
      </w:ins>
    </w:p>
    <w:p w14:paraId="6DB5F3F9" w14:textId="77777777" w:rsidR="00F10473" w:rsidRDefault="00F10473">
      <w:pPr>
        <w:pStyle w:val="TableofFigures"/>
        <w:tabs>
          <w:tab w:val="right" w:leader="dot" w:pos="9350"/>
        </w:tabs>
        <w:rPr>
          <w:ins w:id="58" w:author="Jeff Johnson" w:date="2017-07-10T23:18:00Z"/>
          <w:rFonts w:asciiTheme="minorHAnsi" w:eastAsiaTheme="minorEastAsia" w:hAnsiTheme="minorHAnsi" w:cstheme="minorBidi"/>
          <w:noProof/>
          <w:sz w:val="24"/>
          <w:szCs w:val="24"/>
        </w:rPr>
      </w:pPr>
      <w:ins w:id="59"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"_Toc487492078"</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9. Assessment Creation and Management Deployment Unit Summary</w:t>
        </w:r>
        <w:r>
          <w:rPr>
            <w:noProof/>
            <w:webHidden/>
          </w:rPr>
          <w:tab/>
        </w:r>
        <w:r>
          <w:rPr>
            <w:noProof/>
            <w:webHidden/>
          </w:rPr>
          <w:fldChar w:fldCharType="begin"/>
        </w:r>
        <w:r>
          <w:rPr>
            <w:noProof/>
            <w:webHidden/>
          </w:rPr>
          <w:instrText xml:space="preserve"> PAGEREF _Toc487492078 \h </w:instrText>
        </w:r>
      </w:ins>
      <w:r>
        <w:rPr>
          <w:noProof/>
          <w:webHidden/>
        </w:rPr>
      </w:r>
      <w:r>
        <w:rPr>
          <w:noProof/>
          <w:webHidden/>
        </w:rPr>
        <w:fldChar w:fldCharType="separate"/>
      </w:r>
      <w:ins w:id="60" w:author="Jeff Johnson" w:date="2017-07-10T23:18:00Z">
        <w:r>
          <w:rPr>
            <w:noProof/>
            <w:webHidden/>
          </w:rPr>
          <w:t>23</w:t>
        </w:r>
        <w:r>
          <w:rPr>
            <w:noProof/>
            <w:webHidden/>
          </w:rPr>
          <w:fldChar w:fldCharType="end"/>
        </w:r>
        <w:r w:rsidRPr="00872763">
          <w:rPr>
            <w:rStyle w:val="Hyperlink"/>
            <w:noProof/>
          </w:rPr>
          <w:fldChar w:fldCharType="end"/>
        </w:r>
      </w:ins>
    </w:p>
    <w:p w14:paraId="785D88D2" w14:textId="77777777" w:rsidR="00F10473" w:rsidRDefault="00F10473">
      <w:pPr>
        <w:pStyle w:val="TableofFigures"/>
        <w:tabs>
          <w:tab w:val="right" w:leader="dot" w:pos="9350"/>
        </w:tabs>
        <w:rPr>
          <w:ins w:id="61" w:author="Jeff Johnson" w:date="2017-07-10T23:18:00Z"/>
          <w:rFonts w:asciiTheme="minorHAnsi" w:eastAsiaTheme="minorEastAsia" w:hAnsiTheme="minorHAnsi" w:cstheme="minorBidi"/>
          <w:noProof/>
          <w:sz w:val="24"/>
          <w:szCs w:val="24"/>
        </w:rPr>
      </w:pPr>
      <w:ins w:id="62"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"_Toc487492079"</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11. Monitoring and Alerting Deployment Unit</w:t>
        </w:r>
        <w:r>
          <w:rPr>
            <w:noProof/>
            <w:webHidden/>
          </w:rPr>
          <w:tab/>
        </w:r>
        <w:r>
          <w:rPr>
            <w:noProof/>
            <w:webHidden/>
          </w:rPr>
          <w:fldChar w:fldCharType="begin"/>
        </w:r>
        <w:r>
          <w:rPr>
            <w:noProof/>
            <w:webHidden/>
          </w:rPr>
          <w:instrText xml:space="preserve"> PAGEREF _Toc487492079 \h </w:instrText>
        </w:r>
      </w:ins>
      <w:r>
        <w:rPr>
          <w:noProof/>
          <w:webHidden/>
        </w:rPr>
      </w:r>
      <w:r>
        <w:rPr>
          <w:noProof/>
          <w:webHidden/>
        </w:rPr>
        <w:fldChar w:fldCharType="separate"/>
      </w:r>
      <w:ins w:id="63" w:author="Jeff Johnson" w:date="2017-07-10T23:18:00Z">
        <w:r>
          <w:rPr>
            <w:noProof/>
            <w:webHidden/>
          </w:rPr>
          <w:t>26</w:t>
        </w:r>
        <w:r>
          <w:rPr>
            <w:noProof/>
            <w:webHidden/>
          </w:rPr>
          <w:fldChar w:fldCharType="end"/>
        </w:r>
        <w:r w:rsidRPr="00872763">
          <w:rPr>
            <w:rStyle w:val="Hyperlink"/>
            <w:noProof/>
          </w:rPr>
          <w:fldChar w:fldCharType="end"/>
        </w:r>
      </w:ins>
    </w:p>
    <w:p w14:paraId="3756D9C0" w14:textId="77777777" w:rsidR="00F10473" w:rsidRDefault="00F10473">
      <w:pPr>
        <w:pStyle w:val="TableofFigures"/>
        <w:tabs>
          <w:tab w:val="right" w:leader="dot" w:pos="9350"/>
        </w:tabs>
        <w:rPr>
          <w:ins w:id="64" w:author="Jeff Johnson" w:date="2017-07-10T23:18:00Z"/>
          <w:rFonts w:asciiTheme="minorHAnsi" w:eastAsiaTheme="minorEastAsia" w:hAnsiTheme="minorHAnsi" w:cstheme="minorBidi"/>
          <w:noProof/>
          <w:sz w:val="24"/>
          <w:szCs w:val="24"/>
        </w:rPr>
      </w:pPr>
      <w:ins w:id="65"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"_Toc487492080"</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12. Shared Services Deployment Unit Summary</w:t>
        </w:r>
        <w:r>
          <w:rPr>
            <w:noProof/>
            <w:webHidden/>
          </w:rPr>
          <w:tab/>
        </w:r>
        <w:r>
          <w:rPr>
            <w:noProof/>
            <w:webHidden/>
          </w:rPr>
          <w:fldChar w:fldCharType="begin"/>
        </w:r>
        <w:r>
          <w:rPr>
            <w:noProof/>
            <w:webHidden/>
          </w:rPr>
          <w:instrText xml:space="preserve"> PAGEREF _Toc487492080 \h </w:instrText>
        </w:r>
      </w:ins>
      <w:r>
        <w:rPr>
          <w:noProof/>
          <w:webHidden/>
        </w:rPr>
      </w:r>
      <w:r>
        <w:rPr>
          <w:noProof/>
          <w:webHidden/>
        </w:rPr>
        <w:fldChar w:fldCharType="separate"/>
      </w:r>
      <w:ins w:id="66" w:author="Jeff Johnson" w:date="2017-07-10T23:18:00Z">
        <w:r>
          <w:rPr>
            <w:noProof/>
            <w:webHidden/>
          </w:rPr>
          <w:t>26</w:t>
        </w:r>
        <w:r>
          <w:rPr>
            <w:noProof/>
            <w:webHidden/>
          </w:rPr>
          <w:fldChar w:fldCharType="end"/>
        </w:r>
        <w:r w:rsidRPr="00872763">
          <w:rPr>
            <w:rStyle w:val="Hyperlink"/>
            <w:noProof/>
          </w:rPr>
          <w:fldChar w:fldCharType="end"/>
        </w:r>
      </w:ins>
    </w:p>
    <w:p w14:paraId="19EC5F2A" w14:textId="77777777" w:rsidR="00F10473" w:rsidRDefault="00F10473">
      <w:pPr>
        <w:pStyle w:val="TableofFigures"/>
        <w:tabs>
          <w:tab w:val="right" w:leader="dot" w:pos="9350"/>
        </w:tabs>
        <w:rPr>
          <w:ins w:id="67" w:author="Jeff Johnson" w:date="2017-07-10T23:18:00Z"/>
          <w:rFonts w:asciiTheme="minorHAnsi" w:eastAsiaTheme="minorEastAsia" w:hAnsiTheme="minorHAnsi" w:cstheme="minorBidi"/>
          <w:noProof/>
          <w:sz w:val="24"/>
          <w:szCs w:val="24"/>
        </w:rPr>
      </w:pPr>
      <w:ins w:id="68" w:author="Jeff Johnson" w:date="2017-07-10T23:18:00Z">
        <w:r w:rsidRPr="00872763">
          <w:rPr>
            <w:rStyle w:val="Hyperlink"/>
            <w:noProof/>
          </w:rPr>
          <w:fldChar w:fldCharType="begin"/>
        </w:r>
        <w:r w:rsidRPr="00872763">
          <w:rPr>
            <w:rStyle w:val="Hyperlink"/>
            <w:noProof/>
          </w:rPr>
          <w:instrText xml:space="preserve"> </w:instrText>
        </w:r>
        <w:r>
          <w:rPr>
            <w:noProof/>
          </w:rPr>
          <w:instrText>HYPERLINK \l "_Toc487492081"</w:instrText>
        </w:r>
        <w:r w:rsidRPr="00872763">
          <w:rPr>
            <w:rStyle w:val="Hyperlink"/>
            <w:noProof/>
          </w:rPr>
          <w:instrText xml:space="preserve"> </w:instrText>
        </w:r>
        <w:r w:rsidRPr="00872763">
          <w:rPr>
            <w:rStyle w:val="Hyperlink"/>
            <w:noProof/>
          </w:rPr>
          <w:fldChar w:fldCharType="separate"/>
        </w:r>
        <w:r w:rsidRPr="00872763">
          <w:rPr>
            <w:rStyle w:val="Hyperlink"/>
            <w:noProof/>
          </w:rPr>
          <w:t>Table 14. Example Cost Summary from Spreadsheet</w:t>
        </w:r>
        <w:r>
          <w:rPr>
            <w:noProof/>
            <w:webHidden/>
          </w:rPr>
          <w:tab/>
        </w:r>
        <w:r>
          <w:rPr>
            <w:noProof/>
            <w:webHidden/>
          </w:rPr>
          <w:fldChar w:fldCharType="begin"/>
        </w:r>
        <w:r>
          <w:rPr>
            <w:noProof/>
            <w:webHidden/>
          </w:rPr>
          <w:instrText xml:space="preserve"> PAGEREF _Toc487492081 \h </w:instrText>
        </w:r>
      </w:ins>
      <w:r>
        <w:rPr>
          <w:noProof/>
          <w:webHidden/>
        </w:rPr>
      </w:r>
      <w:r>
        <w:rPr>
          <w:noProof/>
          <w:webHidden/>
        </w:rPr>
        <w:fldChar w:fldCharType="separate"/>
      </w:r>
      <w:ins w:id="69" w:author="Jeff Johnson" w:date="2017-07-10T23:18:00Z">
        <w:r>
          <w:rPr>
            <w:noProof/>
            <w:webHidden/>
          </w:rPr>
          <w:t>29</w:t>
        </w:r>
        <w:r>
          <w:rPr>
            <w:noProof/>
            <w:webHidden/>
          </w:rPr>
          <w:fldChar w:fldCharType="end"/>
        </w:r>
        <w:r w:rsidRPr="00872763">
          <w:rPr>
            <w:rStyle w:val="Hyperlink"/>
            <w:noProof/>
          </w:rPr>
          <w:fldChar w:fldCharType="end"/>
        </w:r>
      </w:ins>
    </w:p>
    <w:p w14:paraId="0DE4A068" w14:textId="77777777" w:rsidR="00F10473" w:rsidDel="00F10473" w:rsidRDefault="00F10473" w:rsidP="00567046">
      <w:pPr>
        <w:rPr>
          <w:del w:id="70" w:author="Jeff Johnson" w:date="2017-07-10T23:18:00Z"/>
          <w:noProof/>
        </w:rPr>
      </w:pPr>
    </w:p>
    <w:p w14:paraId="763097BB" w14:textId="77777777" w:rsidR="00FF2E3D" w:rsidDel="00F10473" w:rsidRDefault="00FF2E3D" w:rsidP="00567046">
      <w:pPr>
        <w:rPr>
          <w:del w:id="71" w:author="Jeff Johnson" w:date="2017-07-10T23:18:00Z"/>
          <w:noProof/>
        </w:rPr>
      </w:pPr>
    </w:p>
    <w:p w14:paraId="4139C7F6" w14:textId="77777777" w:rsidR="00FF2E3D" w:rsidDel="00F10473" w:rsidRDefault="00FF2E3D">
      <w:pPr>
        <w:pStyle w:val="TableofFigures"/>
        <w:tabs>
          <w:tab w:val="right" w:leader="dot" w:pos="9350"/>
        </w:tabs>
        <w:rPr>
          <w:del w:id="72" w:author="Jeff Johnson" w:date="2017-07-10T23:18:00Z"/>
          <w:rFonts w:asciiTheme="minorHAnsi" w:eastAsiaTheme="minorEastAsia" w:hAnsiTheme="minorHAnsi" w:cstheme="minorBidi"/>
          <w:noProof/>
        </w:rPr>
      </w:pPr>
      <w:del w:id="73" w:author="Jeff Johnson" w:date="2017-07-10T23:18:00Z">
        <w:r w:rsidRPr="00F10473" w:rsidDel="00F10473">
          <w:rPr>
            <w:rPrChange w:id="74" w:author="Jeff Johnson" w:date="2017-07-10T23:18:00Z">
              <w:rPr>
                <w:rStyle w:val="Hyperlink"/>
                <w:noProof/>
              </w:rPr>
            </w:rPrChange>
          </w:rPr>
          <w:delText>Table 1. Development/Operation Software Packages</w:delText>
        </w:r>
        <w:r w:rsidDel="00F10473">
          <w:rPr>
            <w:noProof/>
            <w:webHidden/>
          </w:rPr>
          <w:tab/>
          <w:delText>6</w:delText>
        </w:r>
      </w:del>
    </w:p>
    <w:p w14:paraId="60B8F8EA" w14:textId="77777777" w:rsidR="00FF2E3D" w:rsidDel="00F10473" w:rsidRDefault="00FF2E3D">
      <w:pPr>
        <w:pStyle w:val="TableofFigures"/>
        <w:tabs>
          <w:tab w:val="right" w:leader="dot" w:pos="9350"/>
        </w:tabs>
        <w:rPr>
          <w:del w:id="75" w:author="Jeff Johnson" w:date="2017-07-10T23:18:00Z"/>
          <w:rFonts w:asciiTheme="minorHAnsi" w:eastAsiaTheme="minorEastAsia" w:hAnsiTheme="minorHAnsi" w:cstheme="minorBidi"/>
          <w:noProof/>
        </w:rPr>
      </w:pPr>
      <w:del w:id="76" w:author="Jeff Johnson" w:date="2017-07-10T23:18:00Z">
        <w:r w:rsidRPr="00F10473" w:rsidDel="00F10473">
          <w:rPr>
            <w:rPrChange w:id="77" w:author="Jeff Johnson" w:date="2017-07-10T23:18:00Z">
              <w:rPr>
                <w:rStyle w:val="Hyperlink"/>
                <w:noProof/>
              </w:rPr>
            </w:rPrChange>
          </w:rPr>
          <w:delText>Table 2. Component Categories</w:delText>
        </w:r>
        <w:r w:rsidDel="00F10473">
          <w:rPr>
            <w:noProof/>
            <w:webHidden/>
          </w:rPr>
          <w:tab/>
          <w:delText>7</w:delText>
        </w:r>
      </w:del>
    </w:p>
    <w:p w14:paraId="33320CF7" w14:textId="77777777" w:rsidR="00FF2E3D" w:rsidDel="00F10473" w:rsidRDefault="00FF2E3D">
      <w:pPr>
        <w:pStyle w:val="TableofFigures"/>
        <w:tabs>
          <w:tab w:val="right" w:leader="dot" w:pos="9350"/>
        </w:tabs>
        <w:rPr>
          <w:del w:id="78" w:author="Jeff Johnson" w:date="2017-07-10T23:18:00Z"/>
          <w:rFonts w:asciiTheme="minorHAnsi" w:eastAsiaTheme="minorEastAsia" w:hAnsiTheme="minorHAnsi" w:cstheme="minorBidi"/>
          <w:noProof/>
        </w:rPr>
      </w:pPr>
      <w:del w:id="79" w:author="Jeff Johnson" w:date="2017-07-10T23:18:00Z">
        <w:r w:rsidRPr="00F10473" w:rsidDel="00F10473">
          <w:rPr>
            <w:rPrChange w:id="80" w:author="Jeff Johnson" w:date="2017-07-10T23:18:00Z">
              <w:rPr>
                <w:rStyle w:val="Hyperlink"/>
                <w:noProof/>
              </w:rPr>
            </w:rPrChange>
          </w:rPr>
          <w:delText>Table 3. Components and Development/Operation Software Packages</w:delText>
        </w:r>
        <w:r w:rsidDel="00F10473">
          <w:rPr>
            <w:noProof/>
            <w:webHidden/>
          </w:rPr>
          <w:tab/>
          <w:delText>9</w:delText>
        </w:r>
      </w:del>
    </w:p>
    <w:p w14:paraId="22281F0C" w14:textId="77777777" w:rsidR="00FF2E3D" w:rsidDel="00F10473" w:rsidRDefault="00FF2E3D">
      <w:pPr>
        <w:pStyle w:val="TableofFigures"/>
        <w:tabs>
          <w:tab w:val="right" w:leader="dot" w:pos="9350"/>
        </w:tabs>
        <w:rPr>
          <w:del w:id="81" w:author="Jeff Johnson" w:date="2017-07-10T23:18:00Z"/>
          <w:rFonts w:asciiTheme="minorHAnsi" w:eastAsiaTheme="minorEastAsia" w:hAnsiTheme="minorHAnsi" w:cstheme="minorBidi"/>
          <w:noProof/>
        </w:rPr>
      </w:pPr>
      <w:del w:id="82" w:author="Jeff Johnson" w:date="2017-07-10T23:18:00Z">
        <w:r w:rsidRPr="00F10473" w:rsidDel="00F10473">
          <w:rPr>
            <w:rPrChange w:id="83" w:author="Jeff Johnson" w:date="2017-07-10T23:18:00Z">
              <w:rPr>
                <w:rStyle w:val="Hyperlink"/>
                <w:noProof/>
              </w:rPr>
            </w:rPrChange>
          </w:rPr>
          <w:delText>Table 4. Summary of Deployment Groups</w:delText>
        </w:r>
        <w:r w:rsidDel="00F10473">
          <w:rPr>
            <w:noProof/>
            <w:webHidden/>
          </w:rPr>
          <w:tab/>
          <w:delText>11</w:delText>
        </w:r>
      </w:del>
    </w:p>
    <w:p w14:paraId="783BD57D" w14:textId="77777777" w:rsidR="00FF2E3D" w:rsidDel="00F10473" w:rsidRDefault="00FF2E3D">
      <w:pPr>
        <w:pStyle w:val="TableofFigures"/>
        <w:tabs>
          <w:tab w:val="right" w:leader="dot" w:pos="9350"/>
        </w:tabs>
        <w:rPr>
          <w:del w:id="84" w:author="Jeff Johnson" w:date="2017-07-10T23:18:00Z"/>
          <w:rFonts w:asciiTheme="minorHAnsi" w:eastAsiaTheme="minorEastAsia" w:hAnsiTheme="minorHAnsi" w:cstheme="minorBidi"/>
          <w:noProof/>
        </w:rPr>
      </w:pPr>
      <w:del w:id="85" w:author="Jeff Johnson" w:date="2017-07-10T23:18:00Z">
        <w:r w:rsidRPr="00F10473" w:rsidDel="00F10473">
          <w:rPr>
            <w:rPrChange w:id="86" w:author="Jeff Johnson" w:date="2017-07-10T23:18:00Z">
              <w:rPr>
                <w:rStyle w:val="Hyperlink"/>
                <w:noProof/>
              </w:rPr>
            </w:rPrChange>
          </w:rPr>
          <w:delText>Table 5. EC2 Instance Types</w:delText>
        </w:r>
        <w:r w:rsidDel="00F10473">
          <w:rPr>
            <w:noProof/>
            <w:webHidden/>
          </w:rPr>
          <w:tab/>
          <w:delText>13</w:delText>
        </w:r>
      </w:del>
    </w:p>
    <w:p w14:paraId="2A7A1D37" w14:textId="77777777" w:rsidR="00FF2E3D" w:rsidDel="00F10473" w:rsidRDefault="00FF2E3D">
      <w:pPr>
        <w:pStyle w:val="TableofFigures"/>
        <w:tabs>
          <w:tab w:val="right" w:leader="dot" w:pos="9350"/>
        </w:tabs>
        <w:rPr>
          <w:del w:id="87" w:author="Jeff Johnson" w:date="2017-07-10T23:18:00Z"/>
          <w:rFonts w:asciiTheme="minorHAnsi" w:eastAsiaTheme="minorEastAsia" w:hAnsiTheme="minorHAnsi" w:cstheme="minorBidi"/>
          <w:noProof/>
        </w:rPr>
      </w:pPr>
      <w:del w:id="88" w:author="Jeff Johnson" w:date="2017-07-10T23:18:00Z">
        <w:r w:rsidRPr="00F10473" w:rsidDel="00F10473">
          <w:rPr>
            <w:rPrChange w:id="89" w:author="Jeff Johnson" w:date="2017-07-10T23:18:00Z">
              <w:rPr>
                <w:rStyle w:val="Hyperlink"/>
                <w:noProof/>
              </w:rPr>
            </w:rPrChange>
          </w:rPr>
          <w:delText>Table 6. EC2 Instance Classes</w:delText>
        </w:r>
        <w:r w:rsidDel="00F10473">
          <w:rPr>
            <w:noProof/>
            <w:webHidden/>
          </w:rPr>
          <w:tab/>
          <w:delText>15</w:delText>
        </w:r>
      </w:del>
    </w:p>
    <w:p w14:paraId="29BF83C0" w14:textId="77777777" w:rsidR="00FF2E3D" w:rsidDel="00F10473" w:rsidRDefault="00FF2E3D">
      <w:pPr>
        <w:pStyle w:val="TableofFigures"/>
        <w:tabs>
          <w:tab w:val="right" w:leader="dot" w:pos="9350"/>
        </w:tabs>
        <w:rPr>
          <w:del w:id="90" w:author="Jeff Johnson" w:date="2017-07-10T23:18:00Z"/>
          <w:rFonts w:asciiTheme="minorHAnsi" w:eastAsiaTheme="minorEastAsia" w:hAnsiTheme="minorHAnsi" w:cstheme="minorBidi"/>
          <w:noProof/>
        </w:rPr>
      </w:pPr>
      <w:del w:id="91" w:author="Jeff Johnson" w:date="2017-07-10T23:18:00Z">
        <w:r w:rsidRPr="00F10473" w:rsidDel="00F10473">
          <w:rPr>
            <w:rPrChange w:id="92" w:author="Jeff Johnson" w:date="2017-07-10T23:18:00Z">
              <w:rPr>
                <w:rStyle w:val="Hyperlink"/>
                <w:noProof/>
              </w:rPr>
            </w:rPrChange>
          </w:rPr>
          <w:delText>Table 7. Test Integration and Scoring Deployment Unit Summary</w:delText>
        </w:r>
        <w:r w:rsidDel="00F10473">
          <w:rPr>
            <w:noProof/>
            <w:webHidden/>
          </w:rPr>
          <w:tab/>
          <w:delText>17</w:delText>
        </w:r>
      </w:del>
    </w:p>
    <w:p w14:paraId="332E1C24" w14:textId="77777777" w:rsidR="00FF2E3D" w:rsidDel="00F10473" w:rsidRDefault="00FF2E3D">
      <w:pPr>
        <w:pStyle w:val="TableofFigures"/>
        <w:tabs>
          <w:tab w:val="right" w:leader="dot" w:pos="9350"/>
        </w:tabs>
        <w:rPr>
          <w:del w:id="93" w:author="Jeff Johnson" w:date="2017-07-10T23:18:00Z"/>
          <w:rFonts w:asciiTheme="minorHAnsi" w:eastAsiaTheme="minorEastAsia" w:hAnsiTheme="minorHAnsi" w:cstheme="minorBidi"/>
          <w:noProof/>
        </w:rPr>
      </w:pPr>
      <w:del w:id="94" w:author="Jeff Johnson" w:date="2017-07-10T23:18:00Z">
        <w:r w:rsidRPr="00F10473" w:rsidDel="00F10473">
          <w:rPr>
            <w:rPrChange w:id="95" w:author="Jeff Johnson" w:date="2017-07-10T23:18:00Z">
              <w:rPr>
                <w:rStyle w:val="Hyperlink"/>
                <w:noProof/>
              </w:rPr>
            </w:rPrChange>
          </w:rPr>
          <w:delText>Table 8. Test Registration and Administration Deployment Unit Summary</w:delText>
        </w:r>
        <w:r w:rsidDel="00F10473">
          <w:rPr>
            <w:noProof/>
            <w:webHidden/>
          </w:rPr>
          <w:tab/>
          <w:delText>18</w:delText>
        </w:r>
      </w:del>
    </w:p>
    <w:p w14:paraId="0AFA5E2F" w14:textId="77777777" w:rsidR="00FF2E3D" w:rsidDel="00F10473" w:rsidRDefault="00FF2E3D">
      <w:pPr>
        <w:pStyle w:val="TableofFigures"/>
        <w:tabs>
          <w:tab w:val="right" w:leader="dot" w:pos="9350"/>
        </w:tabs>
        <w:rPr>
          <w:del w:id="96" w:author="Jeff Johnson" w:date="2017-07-10T23:18:00Z"/>
          <w:rFonts w:asciiTheme="minorHAnsi" w:eastAsiaTheme="minorEastAsia" w:hAnsiTheme="minorHAnsi" w:cstheme="minorBidi"/>
          <w:noProof/>
        </w:rPr>
      </w:pPr>
      <w:del w:id="97" w:author="Jeff Johnson" w:date="2017-07-10T23:18:00Z">
        <w:r w:rsidRPr="00F10473" w:rsidDel="00F10473">
          <w:rPr>
            <w:rPrChange w:id="98" w:author="Jeff Johnson" w:date="2017-07-10T23:18:00Z">
              <w:rPr>
                <w:rStyle w:val="Hyperlink"/>
                <w:noProof/>
              </w:rPr>
            </w:rPrChange>
          </w:rPr>
          <w:delText>Table 9. Assessment Creation and Management Deployment Unit Summary</w:delText>
        </w:r>
        <w:r w:rsidDel="00F10473">
          <w:rPr>
            <w:noProof/>
            <w:webHidden/>
          </w:rPr>
          <w:tab/>
          <w:delText>19</w:delText>
        </w:r>
      </w:del>
    </w:p>
    <w:p w14:paraId="41FBE107" w14:textId="77777777" w:rsidR="00FF2E3D" w:rsidDel="00F10473" w:rsidRDefault="00FF2E3D">
      <w:pPr>
        <w:pStyle w:val="TableofFigures"/>
        <w:tabs>
          <w:tab w:val="right" w:leader="dot" w:pos="9350"/>
        </w:tabs>
        <w:rPr>
          <w:del w:id="99" w:author="Jeff Johnson" w:date="2017-07-10T23:18:00Z"/>
          <w:rFonts w:asciiTheme="minorHAnsi" w:eastAsiaTheme="minorEastAsia" w:hAnsiTheme="minorHAnsi" w:cstheme="minorBidi"/>
          <w:noProof/>
        </w:rPr>
      </w:pPr>
      <w:del w:id="100" w:author="Jeff Johnson" w:date="2017-07-10T23:18:00Z">
        <w:r w:rsidRPr="00F10473" w:rsidDel="00F10473">
          <w:rPr>
            <w:rPrChange w:id="101" w:author="Jeff Johnson" w:date="2017-07-10T23:18:00Z">
              <w:rPr>
                <w:rStyle w:val="Hyperlink"/>
                <w:noProof/>
              </w:rPr>
            </w:rPrChange>
          </w:rPr>
          <w:delText>Table 10. SSO and Permissions Deployment Unit Summary</w:delText>
        </w:r>
        <w:r w:rsidDel="00F10473">
          <w:rPr>
            <w:noProof/>
            <w:webHidden/>
          </w:rPr>
          <w:tab/>
          <w:delText>21</w:delText>
        </w:r>
      </w:del>
    </w:p>
    <w:p w14:paraId="76F4ACF8" w14:textId="77777777" w:rsidR="00FF2E3D" w:rsidDel="00F10473" w:rsidRDefault="00FF2E3D">
      <w:pPr>
        <w:pStyle w:val="TableofFigures"/>
        <w:tabs>
          <w:tab w:val="right" w:leader="dot" w:pos="9350"/>
        </w:tabs>
        <w:rPr>
          <w:del w:id="102" w:author="Jeff Johnson" w:date="2017-07-10T23:18:00Z"/>
          <w:rFonts w:asciiTheme="minorHAnsi" w:eastAsiaTheme="minorEastAsia" w:hAnsiTheme="minorHAnsi" w:cstheme="minorBidi"/>
          <w:noProof/>
        </w:rPr>
      </w:pPr>
      <w:del w:id="103" w:author="Jeff Johnson" w:date="2017-07-10T23:18:00Z">
        <w:r w:rsidRPr="00F10473" w:rsidDel="00F10473">
          <w:rPr>
            <w:rPrChange w:id="104" w:author="Jeff Johnson" w:date="2017-07-10T23:18:00Z">
              <w:rPr>
                <w:rStyle w:val="Hyperlink"/>
                <w:noProof/>
              </w:rPr>
            </w:rPrChange>
          </w:rPr>
          <w:delText>Table 11. Monitoring and Alerting Deployment Unit</w:delText>
        </w:r>
        <w:r w:rsidDel="00F10473">
          <w:rPr>
            <w:noProof/>
            <w:webHidden/>
          </w:rPr>
          <w:tab/>
          <w:delText>22</w:delText>
        </w:r>
      </w:del>
    </w:p>
    <w:p w14:paraId="239CA7B9" w14:textId="77777777" w:rsidR="00FF2E3D" w:rsidDel="00F10473" w:rsidRDefault="00FF2E3D">
      <w:pPr>
        <w:pStyle w:val="TableofFigures"/>
        <w:tabs>
          <w:tab w:val="right" w:leader="dot" w:pos="9350"/>
        </w:tabs>
        <w:rPr>
          <w:del w:id="105" w:author="Jeff Johnson" w:date="2017-07-10T23:18:00Z"/>
          <w:rFonts w:asciiTheme="minorHAnsi" w:eastAsiaTheme="minorEastAsia" w:hAnsiTheme="minorHAnsi" w:cstheme="minorBidi"/>
          <w:noProof/>
        </w:rPr>
      </w:pPr>
      <w:del w:id="106" w:author="Jeff Johnson" w:date="2017-07-10T23:18:00Z">
        <w:r w:rsidRPr="00F10473" w:rsidDel="00F10473">
          <w:rPr>
            <w:rPrChange w:id="107" w:author="Jeff Johnson" w:date="2017-07-10T23:18:00Z">
              <w:rPr>
                <w:rStyle w:val="Hyperlink"/>
                <w:noProof/>
              </w:rPr>
            </w:rPrChange>
          </w:rPr>
          <w:delText>Table 12. Shared Services Deployment Unit Summary</w:delText>
        </w:r>
        <w:r w:rsidDel="00F10473">
          <w:rPr>
            <w:noProof/>
            <w:webHidden/>
          </w:rPr>
          <w:tab/>
          <w:delText>22</w:delText>
        </w:r>
      </w:del>
    </w:p>
    <w:p w14:paraId="4BDB20D3" w14:textId="77777777" w:rsidR="00FF2E3D" w:rsidDel="00F10473" w:rsidRDefault="00FF2E3D">
      <w:pPr>
        <w:pStyle w:val="TableofFigures"/>
        <w:tabs>
          <w:tab w:val="right" w:leader="dot" w:pos="9350"/>
        </w:tabs>
        <w:rPr>
          <w:del w:id="108" w:author="Jeff Johnson" w:date="2017-07-10T23:18:00Z"/>
          <w:rFonts w:asciiTheme="minorHAnsi" w:eastAsiaTheme="minorEastAsia" w:hAnsiTheme="minorHAnsi" w:cstheme="minorBidi"/>
          <w:noProof/>
        </w:rPr>
      </w:pPr>
      <w:del w:id="109" w:author="Jeff Johnson" w:date="2017-07-10T23:18:00Z">
        <w:r w:rsidRPr="00F10473" w:rsidDel="00F10473">
          <w:rPr>
            <w:rPrChange w:id="110" w:author="Jeff Johnson" w:date="2017-07-10T23:18:00Z">
              <w:rPr>
                <w:rStyle w:val="Hyperlink"/>
                <w:noProof/>
              </w:rPr>
            </w:rPrChange>
          </w:rPr>
          <w:delText>Table 13. Cost Calculation Embedded Spreadsheet</w:delText>
        </w:r>
        <w:r w:rsidDel="00F10473">
          <w:rPr>
            <w:noProof/>
            <w:webHidden/>
          </w:rPr>
          <w:tab/>
          <w:delText>24</w:delText>
        </w:r>
      </w:del>
    </w:p>
    <w:p w14:paraId="30871678" w14:textId="77777777" w:rsidR="00FF2E3D" w:rsidDel="00F10473" w:rsidRDefault="00FF2E3D">
      <w:pPr>
        <w:pStyle w:val="TableofFigures"/>
        <w:tabs>
          <w:tab w:val="right" w:leader="dot" w:pos="9350"/>
        </w:tabs>
        <w:rPr>
          <w:del w:id="111" w:author="Jeff Johnson" w:date="2017-07-10T23:18:00Z"/>
          <w:rFonts w:asciiTheme="minorHAnsi" w:eastAsiaTheme="minorEastAsia" w:hAnsiTheme="minorHAnsi" w:cstheme="minorBidi"/>
          <w:noProof/>
        </w:rPr>
      </w:pPr>
      <w:del w:id="112" w:author="Jeff Johnson" w:date="2017-07-10T23:18:00Z">
        <w:r w:rsidRPr="00F10473" w:rsidDel="00F10473">
          <w:rPr>
            <w:rPrChange w:id="113" w:author="Jeff Johnson" w:date="2017-07-10T23:18:00Z">
              <w:rPr>
                <w:rStyle w:val="Hyperlink"/>
                <w:noProof/>
              </w:rPr>
            </w:rPrChange>
          </w:rPr>
          <w:delText>Table 14. Example Cost Summary from Spreadsheet</w:delText>
        </w:r>
        <w:r w:rsidDel="00F10473">
          <w:rPr>
            <w:noProof/>
            <w:webHidden/>
          </w:rPr>
          <w:tab/>
          <w:delText>25</w:delText>
        </w:r>
      </w:del>
    </w:p>
    <w:p w14:paraId="4BE58595" w14:textId="77777777" w:rsidR="00010C8D" w:rsidRDefault="008A1AA3" w:rsidP="00567046">
      <w:r>
        <w:fldChar w:fldCharType="end"/>
      </w:r>
    </w:p>
    <w:p w14:paraId="3F427D2C" w14:textId="77777777" w:rsidR="00EB66B6" w:rsidRDefault="00EB66B6" w:rsidP="00567046"/>
    <w:p w14:paraId="74C8C4DE" w14:textId="77777777" w:rsidR="00EB66B6" w:rsidRDefault="00EB66B6" w:rsidP="00567046">
      <w:pPr>
        <w:rPr>
          <w:rFonts w:asciiTheme="majorHAnsi" w:eastAsiaTheme="majorEastAsia" w:hAnsiTheme="majorHAnsi" w:cstheme="majorBidi"/>
          <w:color w:val="365F91" w:themeColor="accent1" w:themeShade="BF"/>
          <w:sz w:val="28"/>
          <w:szCs w:val="28"/>
        </w:rPr>
      </w:pPr>
      <w:r>
        <w:br w:type="page"/>
      </w:r>
    </w:p>
    <w:p w14:paraId="55356837" w14:textId="77777777" w:rsidR="00FA7585" w:rsidRDefault="00A66D02" w:rsidP="00567046">
      <w:pPr>
        <w:pStyle w:val="Heading1"/>
      </w:pPr>
      <w:bookmarkStart w:id="114" w:name="_Toc488653848"/>
      <w:r w:rsidRPr="00567046">
        <w:lastRenderedPageBreak/>
        <w:t>Purpose</w:t>
      </w:r>
      <w:bookmarkEnd w:id="114"/>
    </w:p>
    <w:p w14:paraId="1F8E9136" w14:textId="4F11133C" w:rsidR="00C56047" w:rsidRDefault="00C56047" w:rsidP="00567046"/>
    <w:p w14:paraId="7CEBF1A6" w14:textId="13FAD9E4" w:rsidR="0034310C" w:rsidRDefault="0034310C" w:rsidP="00567046">
      <w:r>
        <w:t>This document is to assist states, software vendors and systems integrators in planning for delivery of Smarter Balanced assessments. The first year of operational testing will be in the 2014-2015 school year.</w:t>
      </w:r>
    </w:p>
    <w:p w14:paraId="02A26E2F" w14:textId="77777777" w:rsidR="009C3442" w:rsidRDefault="009C3442" w:rsidP="00567046">
      <w:r>
        <w:t>The Smarter Balanced interim and summative test system is composed of the following components:</w:t>
      </w:r>
    </w:p>
    <w:p w14:paraId="2C69C4BC" w14:textId="77777777" w:rsidR="009C3442" w:rsidRDefault="009C3442" w:rsidP="00567046">
      <w:pPr>
        <w:pStyle w:val="ListParagraph"/>
        <w:numPr>
          <w:ilvl w:val="0"/>
          <w:numId w:val="45"/>
        </w:numPr>
      </w:pPr>
      <w:r>
        <w:t>Assessment Creation &amp; Management</w:t>
      </w:r>
    </w:p>
    <w:p w14:paraId="70AD3AF6" w14:textId="77777777" w:rsidR="009C3442" w:rsidRDefault="009C3442" w:rsidP="00567046">
      <w:pPr>
        <w:pStyle w:val="ListParagraph"/>
        <w:numPr>
          <w:ilvl w:val="0"/>
          <w:numId w:val="45"/>
        </w:numPr>
      </w:pPr>
      <w:r>
        <w:t>Assessment Delivery</w:t>
      </w:r>
    </w:p>
    <w:p w14:paraId="40BBD7F8" w14:textId="77777777" w:rsidR="009C3442" w:rsidRDefault="009C3442" w:rsidP="00567046">
      <w:pPr>
        <w:pStyle w:val="ListParagraph"/>
        <w:numPr>
          <w:ilvl w:val="0"/>
          <w:numId w:val="45"/>
        </w:numPr>
      </w:pPr>
      <w:r>
        <w:t>Assessment Reporting</w:t>
      </w:r>
    </w:p>
    <w:p w14:paraId="01590E74" w14:textId="77777777" w:rsidR="009C3442" w:rsidRDefault="009C3442" w:rsidP="00567046">
      <w:pPr>
        <w:pStyle w:val="ListParagraph"/>
        <w:numPr>
          <w:ilvl w:val="0"/>
          <w:numId w:val="45"/>
        </w:numPr>
      </w:pPr>
      <w:r>
        <w:t>Shared Services</w:t>
      </w:r>
    </w:p>
    <w:p w14:paraId="508C24F2" w14:textId="77777777" w:rsidR="009C3442" w:rsidRDefault="009C3442" w:rsidP="00567046">
      <w:r>
        <w:t>In addition to these components, Smarter Balanced</w:t>
      </w:r>
      <w:r w:rsidR="0034310C">
        <w:t xml:space="preserve"> is developing a Digital Library that will support teachers in planning formative assessment activities and in using the results of Smarter Balanced assessments to inform their practice.</w:t>
      </w:r>
    </w:p>
    <w:p w14:paraId="2B724995" w14:textId="39461531" w:rsidR="0034310C" w:rsidRDefault="0034310C" w:rsidP="00567046">
      <w:commentRangeStart w:id="115"/>
      <w:r>
        <w:t xml:space="preserve">The Smarter Balanced Assessment Consortium will host all </w:t>
      </w:r>
      <w:del w:id="116" w:author="Jeff Johnson" w:date="2017-07-10T15:47:00Z">
        <w:r w:rsidDel="00C11B0B">
          <w:delText xml:space="preserve">of </w:delText>
        </w:r>
      </w:del>
      <w:r>
        <w:t>the above components</w:t>
      </w:r>
      <w:ins w:id="117" w:author="Jeff Johnson" w:date="2017-07-10T15:47:00Z">
        <w:r w:rsidR="00C11B0B">
          <w:t xml:space="preserve"> </w:t>
        </w:r>
      </w:ins>
      <w:del w:id="118" w:author="Jeff Johnson" w:date="2017-07-10T15:47:00Z">
        <w:r w:rsidDel="00C11B0B">
          <w:delText xml:space="preserve"> with the exception of</w:delText>
        </w:r>
      </w:del>
      <w:ins w:id="119" w:author="Jeff Johnson" w:date="2017-07-10T15:47:00Z">
        <w:r w:rsidR="00C11B0B">
          <w:t>except</w:t>
        </w:r>
      </w:ins>
      <w:r>
        <w:t xml:space="preserve"> Assessment Delivery. </w:t>
      </w:r>
      <w:commentRangeEnd w:id="115"/>
      <w:r w:rsidR="00BA0103">
        <w:rPr>
          <w:rStyle w:val="CommentReference"/>
          <w:rFonts w:eastAsiaTheme="minorEastAsia"/>
        </w:rPr>
        <w:commentReference w:id="115"/>
      </w:r>
      <w:r>
        <w:t>The consortium will release an open source implementation of the assessment delivery system. States will be responsible for procuring assessment delivery from vendors who are certified to deliver Smarter Balanced assessments or for deploying their own instance of the open source system.</w:t>
      </w:r>
    </w:p>
    <w:p w14:paraId="5A7DAD1F" w14:textId="75A72B35" w:rsidR="0034310C" w:rsidRPr="009C3442" w:rsidRDefault="0034310C" w:rsidP="00567046">
      <w:del w:id="120" w:author="Jeff Johnson" w:date="2017-07-13T11:16:00Z">
        <w:r w:rsidDel="0006288A">
          <w:delText>To assist states and potential partners in planning for that deployment, this</w:delText>
        </w:r>
      </w:del>
      <w:ins w:id="121" w:author="Jeff Johnson" w:date="2017-07-13T11:16:00Z">
        <w:r w:rsidR="0006288A">
          <w:t>This</w:t>
        </w:r>
      </w:ins>
      <w:r>
        <w:t xml:space="preserve"> document describes the hosting requirements of the open source implementation </w:t>
      </w:r>
      <w:del w:id="122" w:author="Jeff Johnson" w:date="2017-07-13T11:18:00Z">
        <w:r w:rsidDel="009F012E">
          <w:delText xml:space="preserve">presently under development by the American Institutes for Research under </w:delText>
        </w:r>
        <w:commentRangeStart w:id="123"/>
        <w:r w:rsidDel="009F012E">
          <w:delText xml:space="preserve">Contract 11 </w:delText>
        </w:r>
        <w:commentRangeEnd w:id="123"/>
        <w:r w:rsidR="000D4FD8" w:rsidDel="009F012E">
          <w:rPr>
            <w:rStyle w:val="CommentReference"/>
            <w:rFonts w:eastAsiaTheme="minorEastAsia"/>
          </w:rPr>
          <w:commentReference w:id="123"/>
        </w:r>
        <w:r w:rsidDel="009F012E">
          <w:delText>with</w:delText>
        </w:r>
      </w:del>
      <w:ins w:id="124" w:author="Jeff Johnson" w:date="2017-07-13T11:18:00Z">
        <w:r w:rsidR="009F012E">
          <w:t xml:space="preserve">of the Test Delivery System </w:t>
        </w:r>
      </w:ins>
      <w:ins w:id="125" w:author="Jeff Johnson" w:date="2017-07-13T11:22:00Z">
        <w:r w:rsidR="00097CA7">
          <w:t xml:space="preserve">(TDS) </w:t>
        </w:r>
      </w:ins>
      <w:ins w:id="126" w:author="Jeff Johnson" w:date="2017-07-13T11:21:00Z">
        <w:r w:rsidR="00097CA7">
          <w:t>provided by</w:t>
        </w:r>
      </w:ins>
      <w:r>
        <w:t xml:space="preserve"> Smarter Balanced.</w:t>
      </w:r>
    </w:p>
    <w:p w14:paraId="22676FDB" w14:textId="77777777" w:rsidR="007B047F" w:rsidRDefault="004D0FC4" w:rsidP="00567046">
      <w:pPr>
        <w:pStyle w:val="Heading1"/>
      </w:pPr>
      <w:bookmarkStart w:id="127" w:name="_Toc488653849"/>
      <w:r>
        <w:t>System Overview</w:t>
      </w:r>
      <w:bookmarkEnd w:id="127"/>
    </w:p>
    <w:p w14:paraId="753AE61E" w14:textId="6D8B29BB" w:rsidR="004D0FC4" w:rsidRDefault="004D0FC4" w:rsidP="00567046">
      <w:r>
        <w:t xml:space="preserve">The following diagram is Figure 4.2 from the </w:t>
      </w:r>
      <w:r w:rsidRPr="004D0FC4">
        <w:rPr>
          <w:u w:val="single"/>
        </w:rPr>
        <w:t>Smarter Balanced System Architecture and Technology Report</w:t>
      </w:r>
      <w:r>
        <w:t xml:space="preserve"> dated 21 March 2012. It depicts the components in the Smarter Balanced system.</w:t>
      </w:r>
      <w:r w:rsidR="00016902">
        <w:t xml:space="preserve"> The components </w:t>
      </w:r>
      <w:r w:rsidR="006D38B7">
        <w:t xml:space="preserve">marked with an X are not </w:t>
      </w:r>
      <w:r w:rsidR="00016902">
        <w:t xml:space="preserve">part of </w:t>
      </w:r>
      <w:del w:id="128" w:author="Jeff Johnson" w:date="2017-07-13T11:21:00Z">
        <w:r w:rsidR="00016902" w:rsidDel="00097CA7">
          <w:delText>Contract 11</w:delText>
        </w:r>
      </w:del>
      <w:ins w:id="129" w:author="Jeff Johnson" w:date="2017-07-13T11:21:00Z">
        <w:r w:rsidR="00097CA7">
          <w:t>the Test Delivery System</w:t>
        </w:r>
      </w:ins>
      <w:r w:rsidR="006D38B7">
        <w:t xml:space="preserve"> and are </w:t>
      </w:r>
      <w:r w:rsidR="00016902">
        <w:t>developed by other Smarter Balanced vendors.</w:t>
      </w:r>
      <w:r w:rsidR="006D38B7">
        <w:t xml:space="preserve"> Only the </w:t>
      </w:r>
      <w:del w:id="130" w:author="Jeff Johnson" w:date="2017-07-13T11:22:00Z">
        <w:r w:rsidR="00BB0850" w:rsidDel="00097CA7">
          <w:delText>Contract 11</w:delText>
        </w:r>
      </w:del>
      <w:ins w:id="131" w:author="Jeff Johnson" w:date="2017-07-13T11:22:00Z">
        <w:r w:rsidR="00097CA7">
          <w:t>Smarter Balanced TDS</w:t>
        </w:r>
      </w:ins>
      <w:r w:rsidR="00BB0850">
        <w:t xml:space="preserve"> </w:t>
      </w:r>
      <w:r w:rsidR="006D38B7">
        <w:t>components</w:t>
      </w:r>
      <w:ins w:id="132" w:author="Jeff Johnson" w:date="2017-07-13T11:22:00Z">
        <w:r w:rsidR="00097CA7">
          <w:t xml:space="preserve"> and supporting shared services</w:t>
        </w:r>
      </w:ins>
      <w:r w:rsidR="006D38B7">
        <w:t xml:space="preserve"> </w:t>
      </w:r>
      <w:r w:rsidR="00BB0850">
        <w:t xml:space="preserve">(not marked with an X) </w:t>
      </w:r>
      <w:r w:rsidR="006D38B7">
        <w:t>will be analyzed in this document.</w:t>
      </w:r>
    </w:p>
    <w:p w14:paraId="6F9B0AA0" w14:textId="77777777" w:rsidR="004D0FC4" w:rsidRDefault="004D0FC4" w:rsidP="00567046">
      <w:r>
        <w:rPr>
          <w:noProof/>
        </w:rPr>
        <w:lastRenderedPageBreak/>
        <mc:AlternateContent>
          <mc:Choice Requires="wpc">
            <w:drawing>
              <wp:inline distT="0" distB="0" distL="0" distR="0" wp14:anchorId="40E15028" wp14:editId="29C78294">
                <wp:extent cx="6188082" cy="3973582"/>
                <wp:effectExtent l="0" t="0" r="9525"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0"/>
                          <a:stretch>
                            <a:fillRect/>
                          </a:stretch>
                        </pic:blipFill>
                        <pic:spPr>
                          <a:xfrm>
                            <a:off x="0" y="0"/>
                            <a:ext cx="6152083" cy="3914962"/>
                          </a:xfrm>
                          <a:prstGeom prst="rect">
                            <a:avLst/>
                          </a:prstGeom>
                        </pic:spPr>
                      </pic:pic>
                      <wps:wsp>
                        <wps:cNvPr id="6" name="Multiply 6"/>
                        <wps:cNvSpPr/>
                        <wps:spPr>
                          <a:xfrm>
                            <a:off x="3191925" y="196176"/>
                            <a:ext cx="657969" cy="393023"/>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Multiply 34"/>
                        <wps:cNvSpPr/>
                        <wps:spPr>
                          <a:xfrm>
                            <a:off x="2534030" y="1952760"/>
                            <a:ext cx="657860" cy="368996"/>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9D1053" w14:textId="77777777" w:rsidR="006D2C39" w:rsidRDefault="006D2C39"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Multiply 35"/>
                        <wps:cNvSpPr/>
                        <wps:spPr>
                          <a:xfrm>
                            <a:off x="2533952" y="2483853"/>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DB259D" w14:textId="77777777" w:rsidR="006D2C39" w:rsidRDefault="006D2C3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Multiply 36"/>
                        <wps:cNvSpPr/>
                        <wps:spPr>
                          <a:xfrm>
                            <a:off x="2531786" y="2858808"/>
                            <a:ext cx="657225" cy="36893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028BC" w14:textId="77777777" w:rsidR="006D2C39" w:rsidRDefault="006D2C3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Multiply 37"/>
                        <wps:cNvSpPr/>
                        <wps:spPr>
                          <a:xfrm>
                            <a:off x="284274" y="1560311"/>
                            <a:ext cx="657860" cy="392430"/>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9D929D" w14:textId="77777777" w:rsidR="006D2C39" w:rsidRDefault="006D2C39" w:rsidP="0056704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Multiply 38"/>
                        <wps:cNvSpPr/>
                        <wps:spPr>
                          <a:xfrm>
                            <a:off x="216568" y="2220922"/>
                            <a:ext cx="890301" cy="1047254"/>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543503" w14:textId="77777777" w:rsidR="006D2C39" w:rsidRDefault="006D2C3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Multiply 39"/>
                        <wps:cNvSpPr/>
                        <wps:spPr>
                          <a:xfrm>
                            <a:off x="4840071" y="1447267"/>
                            <a:ext cx="1135613" cy="92261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C2273D" w14:textId="77777777" w:rsidR="006D2C39" w:rsidRDefault="006D2C3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Multiply 40"/>
                        <wps:cNvSpPr/>
                        <wps:spPr>
                          <a:xfrm>
                            <a:off x="5072842" y="2420268"/>
                            <a:ext cx="657225" cy="391795"/>
                          </a:xfrm>
                          <a:prstGeom prst="mathMultiply">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3E310A" w14:textId="77777777" w:rsidR="006D2C39" w:rsidRDefault="006D2C39" w:rsidP="00567046">
                              <w:pPr>
                                <w:pStyle w:val="NormalWeb"/>
                              </w:pPr>
                              <w:r>
                                <w:rPr>
                                  <w:rFonts w:eastAsia="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E15028" id="Canvas 2" o:spid="_x0000_s1026" style="width:487.25pt;height:312.9pt;mso-position-horizontal-relative:char;mso-position-vertical-relative:line" coordsize="6188075,39731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88075;height:3973195;visibility:visible;mso-wrap-style:square">
                  <v:fill o:detectmouseclick="t"/>
                  <v:path o:connecttype="none"/>
                </v:shape>
                <v:shape id="Picture 3" o:spid="_x0000_s1028" type="#_x0000_t75" style="position:absolute;width:6152083;height:3914962;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Pm&#10;rX/CAAAA2gAAAA8AAABkcnMvZG93bnJldi54bWxEj0trwzAQhO+B/Aexgd4SOWkpwYkSQiHQxymP&#10;S29ba2OZSCtjbWP331eFQI/DzHzDrLdD8OpGXWoiG5jPClDEVbQN1wbOp/10CSoJskUfmQz8UILt&#10;ZjxaY2ljzwe6HaVWGcKpRANOpC21TpWjgGkWW+LsXWIXULLsam077DM8eL0oimcdsOG84LClF0fV&#10;9fgdDIhfhPdrz0/szryXU/P54b/ejHmYDLsVKKFB/sP39qs18Ah/V/IN0Jt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z5q1/wgAAANoAAAAPAAAAAAAAAAAAAAAAAJwCAABk&#10;cnMvZG93bnJldi54bWxQSwUGAAAAAAQABAD3AAAAiwMAAAAA&#10;">
                  <v:imagedata r:id="rId11" o:title=""/>
                  <v:path arrowok="t"/>
                </v:shape>
                <v:shape id="Multiply 6" o:spid="_x0000_s1029" style="position:absolute;left:3191925;top:196176;width:657969;height:393023;visibility:visible;mso-wrap-style:square;v-text-anchor:middle" coordsize="657969,39302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zn/gwQAA&#10;ANoAAAAPAAAAZHJzL2Rvd25yZXYueG1sRI/NasMwEITvhb6D2EJuidwWTHAjh/QPQiGHOHmAxdra&#10;xtbKSJvEefsoUOhxmJlvmNV6coM6U4idZwPPiwwUce1tx42B4+F7vgQVBdni4JkMXCnCunx8WGFh&#10;/YX3dK6kUQnCsUADrchYaB3rlhzGhR+Jk/frg0NJMjTaBrwkuBv0S5bl2mHHaaHFkT5aqvvq5Az0&#10;9if/bGSTvcfXXZB82Pqvkzdm9jRt3kAJTfIf/mtvrYEc7lfSDdDl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s5/4MEAAADaAAAADwAAAAAAAAAAAAAAAACXAgAAZHJzL2Rvd25y&#10;ZXYueG1sUEsFBgAAAAAEAAQA9QAAAIUDAAAAAA==&#10;" path="m134326,134074l181729,54715,328985,142674,476240,54715,523643,134074,419115,196512,523643,258949,476240,338308,328985,250349,181729,338308,134326,258949,238854,196512,134326,134074xe" filled="f" strokecolor="#243f60 [1604]" strokeweight="2pt">
                  <v:path arrowok="t" o:connecttype="custom" o:connectlocs="134326,134074;181729,54715;328985,142674;476240,54715;523643,134074;419115,196512;523643,258949;476240,338308;328985,250349;181729,338308;134326,258949;238854,196512;134326,134074" o:connectangles="0,0,0,0,0,0,0,0,0,0,0,0,0"/>
                </v:shape>
                <v:shape id="Multiply 34" o:spid="_x0000_s1030" style="position:absolute;left:2534030;top:1952760;width:657860;height:368996;visibility:visible;mso-wrap-style:square;v-text-anchor:middle" coordsize="657860,368996"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d0newwAA&#10;ANsAAAAPAAAAZHJzL2Rvd25yZXYueG1sRI9fSwMxEMTfBb9DWKFvNmcrUs6mpQiKUAq1f3xeLtvk&#10;6GVz3Mbe9dubguDjMDO/YebLITTqQp3UkQ08jQtQxFW0NTsDh/374wyUJGSLTWQycCWB5eL+bo6l&#10;jT1/0WWXnMoQlhIN+JTaUmupPAWUcWyJs3eKXcCUZee07bDP8NDoSVG86IA15wWPLb15qs67n2Bg&#10;8r33biurdYGbj8Oxd3ojoo0ZPQyrV1CJhvQf/mt/WgPTZ7h9yT9AL3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d0newwAAANsAAAAPAAAAAAAAAAAAAAAAAJcCAABkcnMvZG93&#10;bnJldi54bWxQSwUGAAAAAAQABAD1AAAAhwMAAAAA&#10;" adj="-11796480,,5400" path="m136773,126470l179230,50777,328930,134744,478630,50777,521087,126470,417633,184498,521087,242526,478630,318219,328930,234252,179230,318219,136773,242526,240227,184498,136773,126470xe" filled="f" strokecolor="#243f60 [1604]" strokeweight="2pt">
                  <v:stroke joinstyle="miter"/>
                  <v:formulas/>
                  <v:path arrowok="t" o:connecttype="custom" o:connectlocs="136773,126470;179230,50777;328930,134744;478630,50777;521087,126470;417633,184498;521087,242526;478630,318219;328930,234252;179230,318219;136773,242526;240227,184498;136773,126470" o:connectangles="0,0,0,0,0,0,0,0,0,0,0,0,0" textboxrect="0,0,657860,368996"/>
                  <v:textbox>
                    <w:txbxContent>
                      <w:p w14:paraId="3B9D1053" w14:textId="77777777" w:rsidR="006D2C39" w:rsidRDefault="006D2C39" w:rsidP="00567046"/>
                    </w:txbxContent>
                  </v:textbox>
                </v:shape>
                <v:shape id="Multiply 35" o:spid="_x0000_s1031" style="position:absolute;left:2533952;top:2483853;width:657225;height:368935;visibility:visible;mso-wrap-style:square;v-text-anchor:middle" coordsize="657225,36893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r+FdwwAA&#10;ANsAAAAPAAAAZHJzL2Rvd25yZXYueG1sRI9Pi8IwFMTvC36H8ARvmqqsSDWKiLqCl/UPen00z6bY&#10;vJQm2u633wgLexxm5jfMfNnaUryo9oVjBcNBAoI4c7rgXMHlvO1PQfiArLF0TAp+yMNy0fmYY6pd&#10;w0d6nUIuIoR9igpMCFUqpc8MWfQDVxFH7+5qiyHKOpe6xibCbSlHSTKRFguOCwYrWhvKHqenVVCt&#10;983msJNam2aclLfv6+pra5XqddvVDESgNvyH/9p7rWD8Ce8v8QfIx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r+FdwwAAANsAAAAPAAAAAAAAAAAAAAAAAJcCAABkcnMvZG93&#10;bnJldi54bWxQSwUGAAAAAAQABAD1AAAAhwMAAAAA&#10;" adj="-11796480,,5400" path="m136611,126442l179087,50776,328613,134712,478138,50776,520614,126442,417247,184468,520614,242493,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68DB259D" w14:textId="77777777" w:rsidR="006D2C39" w:rsidRDefault="006D2C39" w:rsidP="00567046">
                        <w:pPr>
                          <w:pStyle w:val="NormalWeb"/>
                        </w:pPr>
                        <w:r>
                          <w:rPr>
                            <w:rFonts w:eastAsia="Times New Roman"/>
                          </w:rPr>
                          <w:t> </w:t>
                        </w:r>
                      </w:p>
                    </w:txbxContent>
                  </v:textbox>
                </v:shape>
                <v:shape id="Multiply 36" o:spid="_x0000_s1032" style="position:absolute;left:2531786;top:2858808;width:657225;height:368935;visibility:visible;mso-wrap-style:square;v-text-anchor:middle" coordsize="657225,36893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X8qwgAA&#10;ANsAAAAPAAAAZHJzL2Rvd25yZXYueG1sRI9bi8IwFITfF/wP4Qi+rakKIl2jiHgDX7zhvh6as03Z&#10;5qQ00dZ/bwTBx2FmvmGm89aW4k61LxwrGPQTEMSZ0wXnCi7n9fcEhA/IGkvHpOBBHuazztcUU+0a&#10;PtL9FHIRIexTVGBCqFIpfWbIou+7ijh6f662GKKsc6lrbCLclnKYJGNpseC4YLCipaHs/3SzCqrl&#10;rlntN1Jr04yS8vdwXWzXVqlet138gAjUhk/43d5pBaMxvL7EH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J9fyrCAAAA2wAAAA8AAAAAAAAAAAAAAAAAlwIAAGRycy9kb3du&#10;cmV2LnhtbFBLBQYAAAAABAAEAPUAAACGAwAAAAA=&#10;" adj="-11796480,,5400" path="m136611,126442l179087,50776,328613,134712,478138,50776,520614,126442,417247,184468,520614,242493,478138,318159,328613,234223,179087,318159,136611,242493,239978,184468,136611,126442xe" filled="f" strokecolor="#243f60 [1604]" strokeweight="2pt">
                  <v:stroke joinstyle="miter"/>
                  <v:formulas/>
                  <v:path arrowok="t" o:connecttype="custom" o:connectlocs="136611,126442;179087,50776;328613,134712;478138,50776;520614,126442;417247,184468;520614,242493;478138,318159;328613,234223;179087,318159;136611,242493;239978,184468;136611,126442" o:connectangles="0,0,0,0,0,0,0,0,0,0,0,0,0" textboxrect="0,0,657225,368935"/>
                  <v:textbox>
                    <w:txbxContent>
                      <w:p w14:paraId="1A7028BC" w14:textId="77777777" w:rsidR="006D2C39" w:rsidRDefault="006D2C39" w:rsidP="00567046">
                        <w:pPr>
                          <w:pStyle w:val="NormalWeb"/>
                        </w:pPr>
                        <w:r>
                          <w:rPr>
                            <w:rFonts w:eastAsia="Times New Roman"/>
                          </w:rPr>
                          <w:t> </w:t>
                        </w:r>
                      </w:p>
                    </w:txbxContent>
                  </v:textbox>
                </v:shape>
                <v:shape id="Multiply 37" o:spid="_x0000_s1033" style="position:absolute;left:284274;top:1560311;width:657860;height:392430;visibility:visible;mso-wrap-style:square;v-text-anchor:middle" coordsize="657860,39243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3Q5hxgAA&#10;ANsAAAAPAAAAZHJzL2Rvd25yZXYueG1sRI9PawIxFMTvBb9DeEJvNauFVlajSKVQLYh/2oO35+a5&#10;Wbt5WTZRd7+9EQoeh5n5DTOeNrYUF6p94VhBv5eAIM6cLjhX8LP7fBmC8AFZY+mYFLTkYTrpPI0x&#10;1e7KG7psQy4ihH2KCkwIVSqlzwxZ9D1XEUfv6GqLIco6l7rGa4TbUg6S5E1aLDguGKzow1D2tz1b&#10;Bcf5+ne1MMPvKlnSft0u2sPJtko9d5vZCESgJjzC/+0vreD1He5f4g+Qk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83Q5hxgAAANsAAAAPAAAAAAAAAAAAAAAAAJcCAABkcnMv&#10;ZG93bnJldi54bWxQSwUGAAAAAAQABAD1AAAAigMAAAAA&#10;" adj="-11796480,,5400" path="m134359,133886l181644,54618,328930,142478,476216,54618,523501,133886,419014,196215,523501,258544,476216,337812,328930,249952,181644,337812,134359,258544,238846,196215,134359,133886xe" filled="f" strokecolor="#243f60 [1604]" strokeweight="2pt">
                  <v:stroke joinstyle="miter"/>
                  <v:formulas/>
                  <v:path arrowok="t" o:connecttype="custom" o:connectlocs="134359,133886;181644,54618;328930,142478;476216,54618;523501,133886;419014,196215;523501,258544;476216,337812;328930,249952;181644,337812;134359,258544;238846,196215;134359,133886" o:connectangles="0,0,0,0,0,0,0,0,0,0,0,0,0" textboxrect="0,0,657860,392430"/>
                  <v:textbox>
                    <w:txbxContent>
                      <w:p w14:paraId="739D929D" w14:textId="77777777" w:rsidR="006D2C39" w:rsidRDefault="006D2C39" w:rsidP="00567046"/>
                    </w:txbxContent>
                  </v:textbox>
                </v:shape>
                <v:shape id="Multiply 38" o:spid="_x0000_s1034" style="position:absolute;left:216568;top:2220922;width:890301;height:1047254;visibility:visible;mso-wrap-style:square;v-text-anchor:middle" coordsize="890301,1047254"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j6bHwgAA&#10;ANsAAAAPAAAAZHJzL2Rvd25yZXYueG1sRE9Na8JAEL0X/A/LCL3VjRXaEF2DBKS2pYhRPI/ZMQlm&#10;Z5Ps1qT/vnso9Ph436t0NI24U+9qywrmswgEcWF1zaWC03H7FINwHlljY5kU/JCDdD15WGGi7cAH&#10;uue+FCGEXYIKKu/bREpXVGTQzWxLHLir7Q36APtS6h6HEG4a+RxFL9JgzaGhwpayiopb/m0UZLS/&#10;1PHH+9t4zrrr19C8uo4+lXqcjpslCE+j/xf/uXdawSKMDV/CD5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KPpsfCAAAA2wAAAA8AAAAAAAAAAAAAAAAAlwIAAGRycy9kb3du&#10;cmV2LnhtbFBLBQYAAAAABAAEAPUAAACGAwAAAAA=&#10;" adj="-11796480,,5400" path="m134059,319339l293598,183710,445151,361980,596703,183710,756242,319339,582571,523627,756242,727915,596703,863544,445151,685274,293598,863544,134059,727915,307730,523627,134059,319339xe" filled="f" strokecolor="#243f60 [1604]" strokeweight="2pt">
                  <v:stroke joinstyle="miter"/>
                  <v:formulas/>
                  <v:path arrowok="t" o:connecttype="custom" o:connectlocs="134059,319339;293598,183710;445151,361980;596703,183710;756242,319339;582571,523627;756242,727915;596703,863544;445151,685274;293598,863544;134059,727915;307730,523627;134059,319339" o:connectangles="0,0,0,0,0,0,0,0,0,0,0,0,0" textboxrect="0,0,890301,1047254"/>
                  <v:textbox>
                    <w:txbxContent>
                      <w:p w14:paraId="6B543503" w14:textId="77777777" w:rsidR="006D2C39" w:rsidRDefault="006D2C39" w:rsidP="00567046">
                        <w:pPr>
                          <w:pStyle w:val="NormalWeb"/>
                        </w:pPr>
                        <w:r>
                          <w:rPr>
                            <w:rFonts w:eastAsia="Times New Roman"/>
                          </w:rPr>
                          <w:t> </w:t>
                        </w:r>
                      </w:p>
                    </w:txbxContent>
                  </v:textbox>
                </v:shape>
                <v:shape id="Multiply 39" o:spid="_x0000_s1035" style="position:absolute;left:4840071;top:1447267;width:1135613;height:922615;visibility:visible;mso-wrap-style:square;v-text-anchor:middle" coordsize="1135613,92261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syAXwwAA&#10;ANsAAAAPAAAAZHJzL2Rvd25yZXYueG1sRI9fa8JAEMTfhX6HY4W+6cVaqqa5SCmWCj75B3xdcmsS&#10;mtsLudWk374nCH0cZuY3TLYeXKNu1IXas4HZNAFFXHhbc2ngdPyaLEEFQbbYeCYDvxRgnT+NMkyt&#10;73lPt4OUKkI4pGigEmlTrUNRkcMw9S1x9C6+cyhRdqW2HfYR7hr9kiRv2mHNcaHClj4rKn4OV2fA&#10;id32+9fiupHv4/K8mS9qt9sZ8zwePt5BCQ3yH360t9bAfAX3L/EH6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syAXwwAAANsAAAAPAAAAAAAAAAAAAAAAAJcCAABkcnMvZG93&#10;bnJldi54bWxQSwUGAAAAAAQABAD1AAAAhwMAAAAA&#10;" adj="-11796480,,5400" path="m204330,305800l341162,137378,567807,321513,794451,137378,931283,305800,739874,461308,931283,616815,794451,785237,567807,601102,341162,785237,204330,616815,395739,461308,204330,305800xe" filled="f" strokecolor="#243f60 [1604]" strokeweight="2pt">
                  <v:stroke joinstyle="miter"/>
                  <v:formulas/>
                  <v:path arrowok="t" o:connecttype="custom" o:connectlocs="204330,305800;341162,137378;567807,321513;794451,137378;931283,305800;739874,461308;931283,616815;794451,785237;567807,601102;341162,785237;204330,616815;395739,461308;204330,305800" o:connectangles="0,0,0,0,0,0,0,0,0,0,0,0,0" textboxrect="0,0,1135613,922615"/>
                  <v:textbox>
                    <w:txbxContent>
                      <w:p w14:paraId="64C2273D" w14:textId="77777777" w:rsidR="006D2C39" w:rsidRDefault="006D2C39" w:rsidP="00567046">
                        <w:pPr>
                          <w:pStyle w:val="NormalWeb"/>
                        </w:pPr>
                        <w:r>
                          <w:rPr>
                            <w:rFonts w:eastAsia="Times New Roman"/>
                          </w:rPr>
                          <w:t> </w:t>
                        </w:r>
                      </w:p>
                    </w:txbxContent>
                  </v:textbox>
                </v:shape>
                <v:shape id="Multiply 40" o:spid="_x0000_s1036" style="position:absolute;left:5072842;top:2420268;width:657225;height:391795;visibility:visible;mso-wrap-style:square;v-text-anchor:middle" coordsize="657225,391795"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6mBLvQAA&#10;ANsAAAAPAAAAZHJzL2Rvd25yZXYueG1sRE9Ni8IwEL0L/ocwgjdNXUS0mpZ1QanHVr0PzWzb3WZS&#10;mqj135uD4PHxvnfpYFpxp941lhUs5hEI4tLqhisFl/NhtgbhPLLG1jIpeJKDNBmPdhhr++Cc7oWv&#10;RAhhF6OC2vsultKVNRl0c9sRB+7X9gZ9gH0ldY+PEG5a+RVFK2mw4dBQY0c/NZX/xc0ouB6fmzzz&#10;lHd/VcZ6r5enS2GVmk6G7y0IT4P/iN/uTCtYhvXhS/gBMn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m6mBLvQAAANsAAAAPAAAAAAAAAAAAAAAAAJcCAABkcnMvZG93bnJldi54&#10;bWxQSwUGAAAAAAQABAD1AAAAgQMAAAAA&#10;" adj="-11796480,,5400" path="m134256,133676l181442,54523,328613,142257,475783,54523,522969,133676,418594,195898,522969,258119,475783,337272,328613,249538,181442,337272,134256,258119,238631,195898,134256,133676xe" filled="f" strokecolor="#243f60 [1604]" strokeweight="2pt">
                  <v:stroke joinstyle="miter"/>
                  <v:formulas/>
                  <v:path arrowok="t" o:connecttype="custom" o:connectlocs="134256,133676;181442,54523;328613,142257;475783,54523;522969,133676;418594,195898;522969,258119;475783,337272;328613,249538;181442,337272;134256,258119;238631,195898;134256,133676" o:connectangles="0,0,0,0,0,0,0,0,0,0,0,0,0" textboxrect="0,0,657225,391795"/>
                  <v:textbox>
                    <w:txbxContent>
                      <w:p w14:paraId="453E310A" w14:textId="77777777" w:rsidR="006D2C39" w:rsidRDefault="006D2C39" w:rsidP="00567046">
                        <w:pPr>
                          <w:pStyle w:val="NormalWeb"/>
                        </w:pPr>
                        <w:r>
                          <w:rPr>
                            <w:rFonts w:eastAsia="Times New Roman"/>
                          </w:rPr>
                          <w:t> </w:t>
                        </w:r>
                      </w:p>
                    </w:txbxContent>
                  </v:textbox>
                </v:shape>
                <w10:anchorlock/>
              </v:group>
            </w:pict>
          </mc:Fallback>
        </mc:AlternateContent>
      </w:r>
    </w:p>
    <w:p w14:paraId="29F39489" w14:textId="64E720BC" w:rsidR="00E51937" w:rsidRDefault="00E51937" w:rsidP="006B25B2">
      <w:pPr>
        <w:pStyle w:val="Caption"/>
      </w:pPr>
      <w:bookmarkStart w:id="133" w:name="_Ref358627742"/>
      <w:bookmarkStart w:id="134" w:name="_Toc487492066"/>
      <w:r>
        <w:t xml:space="preserve">Figure </w:t>
      </w:r>
      <w:fldSimple w:instr=" SEQ Figure \* ARABIC ">
        <w:r w:rsidR="00BD7E53">
          <w:rPr>
            <w:noProof/>
          </w:rPr>
          <w:t>1</w:t>
        </w:r>
      </w:fldSimple>
      <w:r>
        <w:t>. Smarter Balanced</w:t>
      </w:r>
      <w:del w:id="135" w:author="Jeff Johnson" w:date="2017-07-13T11:23:00Z">
        <w:r w:rsidDel="00097CA7">
          <w:delText xml:space="preserve"> Contract 11</w:delText>
        </w:r>
      </w:del>
      <w:ins w:id="136" w:author="Jeff Johnson" w:date="2017-07-13T11:23:00Z">
        <w:r w:rsidR="00097CA7">
          <w:t xml:space="preserve"> Test Delivery System and Shared Services</w:t>
        </w:r>
      </w:ins>
      <w:r>
        <w:t xml:space="preserve"> Components</w:t>
      </w:r>
      <w:bookmarkEnd w:id="133"/>
      <w:bookmarkEnd w:id="134"/>
    </w:p>
    <w:p w14:paraId="009621B7" w14:textId="77777777" w:rsidR="00E51937" w:rsidRDefault="007B7A90" w:rsidP="00567046">
      <w:r>
        <w:t xml:space="preserve">In addition to the above components, Smarter Balanced </w:t>
      </w:r>
      <w:r w:rsidR="00C27374">
        <w:t xml:space="preserve">may </w:t>
      </w:r>
      <w:r>
        <w:t>authorize the development of two additional components: Test Integration and Test Scoring. Test Integration is responsible for receiving assessments from Test Delivery once the student completes real-time interactive portion of the assessment. It is responsible for sending items, rubrics and responses to various scoring engines including Hand Scoring and Distributed Scoring, and integrating these item scores with the items scored during the student assessment. The Test Scoring component is responsible for computing final test scores including scale scores.</w:t>
      </w:r>
    </w:p>
    <w:p w14:paraId="52FD6596" w14:textId="77777777" w:rsidR="00406674" w:rsidRDefault="00406674">
      <w:pPr>
        <w:spacing w:before="0" w:after="200" w:line="276" w:lineRule="auto"/>
        <w:rPr>
          <w:ins w:id="137" w:author="Jeff Johnson" w:date="2017-07-10T23:19:00Z"/>
          <w:rFonts w:eastAsiaTheme="majorEastAsia"/>
          <w:b/>
          <w:bCs/>
          <w:szCs w:val="28"/>
        </w:rPr>
      </w:pPr>
      <w:ins w:id="138" w:author="Jeff Johnson" w:date="2017-07-10T23:19:00Z">
        <w:r>
          <w:br w:type="page"/>
        </w:r>
      </w:ins>
    </w:p>
    <w:p w14:paraId="1A982A12" w14:textId="39502738" w:rsidR="00AF4544" w:rsidRDefault="00F11DBD" w:rsidP="00567046">
      <w:pPr>
        <w:pStyle w:val="Heading1"/>
      </w:pPr>
      <w:bookmarkStart w:id="139" w:name="_Toc488653850"/>
      <w:r>
        <w:lastRenderedPageBreak/>
        <w:t xml:space="preserve">Component </w:t>
      </w:r>
      <w:r w:rsidR="00CE0C8E">
        <w:t>Software</w:t>
      </w:r>
      <w:bookmarkEnd w:id="139"/>
    </w:p>
    <w:p w14:paraId="5A92BE0B" w14:textId="77777777" w:rsidR="00725886" w:rsidRPr="00C56047" w:rsidRDefault="00725886" w:rsidP="00C56047">
      <w:pPr>
        <w:pStyle w:val="Heading2"/>
      </w:pPr>
      <w:bookmarkStart w:id="140" w:name="_Toc488653851"/>
      <w:r w:rsidRPr="00C56047">
        <w:t>Development/Operation Software Packages</w:t>
      </w:r>
      <w:bookmarkEnd w:id="140"/>
    </w:p>
    <w:p w14:paraId="4A91989B" w14:textId="77777777" w:rsidR="00F11DBD" w:rsidRDefault="00F11DBD" w:rsidP="00567046">
      <w:r>
        <w:t xml:space="preserve">The following </w:t>
      </w:r>
      <w:r w:rsidR="005F77B6">
        <w:t xml:space="preserve">table </w:t>
      </w:r>
      <w:r>
        <w:t>summarizes the software technologies used by each component.</w:t>
      </w:r>
    </w:p>
    <w:tbl>
      <w:tblPr>
        <w:tblStyle w:val="TableGrid"/>
        <w:tblW w:w="0" w:type="auto"/>
        <w:jc w:val="center"/>
        <w:tblLook w:val="04A0" w:firstRow="1" w:lastRow="0" w:firstColumn="1" w:lastColumn="0" w:noHBand="0" w:noVBand="1"/>
      </w:tblPr>
      <w:tblGrid>
        <w:gridCol w:w="2241"/>
        <w:gridCol w:w="3861"/>
      </w:tblGrid>
      <w:tr w:rsidR="00DE5064" w:rsidRPr="00F11DBD" w14:paraId="15FF4EA1" w14:textId="77777777" w:rsidTr="00C56047">
        <w:trPr>
          <w:cantSplit/>
          <w:tblHeader/>
          <w:jc w:val="center"/>
        </w:trPr>
        <w:tc>
          <w:tcPr>
            <w:tcW w:w="2241" w:type="dxa"/>
            <w:shd w:val="clear" w:color="auto" w:fill="43B02A"/>
            <w:vAlign w:val="center"/>
          </w:tcPr>
          <w:p w14:paraId="4E9843FB" w14:textId="77777777" w:rsidR="00DE5064" w:rsidRPr="00F11DBD" w:rsidRDefault="00DE5064" w:rsidP="00C56047">
            <w:pPr>
              <w:pStyle w:val="TableHeading1"/>
              <w:spacing w:before="120"/>
              <w:jc w:val="left"/>
            </w:pPr>
            <w:r>
              <w:t>Software</w:t>
            </w:r>
          </w:p>
        </w:tc>
        <w:tc>
          <w:tcPr>
            <w:tcW w:w="3861" w:type="dxa"/>
            <w:shd w:val="clear" w:color="auto" w:fill="43B02A"/>
            <w:vAlign w:val="center"/>
          </w:tcPr>
          <w:p w14:paraId="4274CD93" w14:textId="77777777" w:rsidR="00DE5064" w:rsidRPr="00F11DBD" w:rsidRDefault="00DE5064" w:rsidP="00C56047">
            <w:pPr>
              <w:pStyle w:val="TableHeading1"/>
              <w:spacing w:before="120"/>
              <w:jc w:val="left"/>
            </w:pPr>
            <w:r>
              <w:t>Description</w:t>
            </w:r>
          </w:p>
        </w:tc>
      </w:tr>
      <w:tr w:rsidR="00DE5064" w:rsidRPr="00F11DBD" w14:paraId="0C8FDF89" w14:textId="77777777" w:rsidTr="00072861">
        <w:trPr>
          <w:cantSplit/>
          <w:jc w:val="center"/>
        </w:trPr>
        <w:tc>
          <w:tcPr>
            <w:tcW w:w="2241" w:type="dxa"/>
            <w:vAlign w:val="center"/>
          </w:tcPr>
          <w:p w14:paraId="7E78423D" w14:textId="77777777" w:rsidR="00DE5064" w:rsidRPr="00F11DBD" w:rsidRDefault="00DE5064" w:rsidP="00C56047">
            <w:pPr>
              <w:pStyle w:val="TableLeftColumn"/>
              <w:spacing w:before="60" w:after="60"/>
            </w:pPr>
            <w:r>
              <w:t>Oracle Java JDK</w:t>
            </w:r>
          </w:p>
        </w:tc>
        <w:tc>
          <w:tcPr>
            <w:tcW w:w="3861" w:type="dxa"/>
            <w:vAlign w:val="center"/>
          </w:tcPr>
          <w:p w14:paraId="66921080" w14:textId="77777777" w:rsidR="00DE5064" w:rsidRPr="00F11DBD" w:rsidRDefault="00DE5064" w:rsidP="00C56047">
            <w:pPr>
              <w:pStyle w:val="TableLeftColumn"/>
              <w:spacing w:before="60" w:after="60"/>
            </w:pPr>
            <w:r>
              <w:t>Software development language/platform</w:t>
            </w:r>
          </w:p>
        </w:tc>
      </w:tr>
      <w:tr w:rsidR="00DE5064" w:rsidRPr="00F11DBD" w14:paraId="165380C5" w14:textId="77777777" w:rsidTr="00072861">
        <w:trPr>
          <w:cantSplit/>
          <w:jc w:val="center"/>
        </w:trPr>
        <w:tc>
          <w:tcPr>
            <w:tcW w:w="2241" w:type="dxa"/>
            <w:vAlign w:val="center"/>
          </w:tcPr>
          <w:p w14:paraId="067F46DE" w14:textId="77777777" w:rsidR="00DE5064" w:rsidRPr="00F11DBD" w:rsidRDefault="00DE5064" w:rsidP="00C56047">
            <w:pPr>
              <w:pStyle w:val="TableLeftColumn"/>
              <w:spacing w:before="60" w:after="60"/>
            </w:pPr>
            <w:r>
              <w:t>WordPress</w:t>
            </w:r>
          </w:p>
        </w:tc>
        <w:tc>
          <w:tcPr>
            <w:tcW w:w="3861" w:type="dxa"/>
            <w:vAlign w:val="center"/>
          </w:tcPr>
          <w:p w14:paraId="5BCE59AF" w14:textId="77777777" w:rsidR="00DE5064" w:rsidRPr="00F11DBD" w:rsidRDefault="00DE5064" w:rsidP="00C56047">
            <w:pPr>
              <w:pStyle w:val="TableLeftColumn"/>
              <w:spacing w:before="60" w:after="60"/>
            </w:pPr>
            <w:r>
              <w:t>WordPress Content Management System</w:t>
            </w:r>
          </w:p>
        </w:tc>
      </w:tr>
      <w:tr w:rsidR="00DE5064" w:rsidRPr="00F11DBD" w14:paraId="26A0E792" w14:textId="77777777" w:rsidTr="00072861">
        <w:trPr>
          <w:cantSplit/>
          <w:trHeight w:val="62"/>
          <w:jc w:val="center"/>
        </w:trPr>
        <w:tc>
          <w:tcPr>
            <w:tcW w:w="2241" w:type="dxa"/>
            <w:vAlign w:val="center"/>
          </w:tcPr>
          <w:p w14:paraId="1C7FB227" w14:textId="77777777" w:rsidR="00DE5064" w:rsidRPr="00F11DBD" w:rsidRDefault="00DE5064" w:rsidP="00C56047">
            <w:pPr>
              <w:pStyle w:val="TableLeftColumn"/>
              <w:spacing w:before="60" w:after="60"/>
            </w:pPr>
            <w:r>
              <w:t>Apache</w:t>
            </w:r>
          </w:p>
        </w:tc>
        <w:tc>
          <w:tcPr>
            <w:tcW w:w="3861" w:type="dxa"/>
            <w:vAlign w:val="center"/>
          </w:tcPr>
          <w:p w14:paraId="69E23890" w14:textId="77777777" w:rsidR="00DE5064" w:rsidRPr="00F11DBD" w:rsidRDefault="00DE5064" w:rsidP="00C56047">
            <w:pPr>
              <w:pStyle w:val="TableLeftColumn"/>
              <w:spacing w:before="60" w:after="60"/>
            </w:pPr>
            <w:r>
              <w:t>Web server</w:t>
            </w:r>
          </w:p>
        </w:tc>
      </w:tr>
      <w:tr w:rsidR="00DE5064" w:rsidRPr="00F11DBD" w14:paraId="17384CCC" w14:textId="77777777" w:rsidTr="00072861">
        <w:trPr>
          <w:cantSplit/>
          <w:trHeight w:val="62"/>
          <w:jc w:val="center"/>
        </w:trPr>
        <w:tc>
          <w:tcPr>
            <w:tcW w:w="2241" w:type="dxa"/>
            <w:vAlign w:val="center"/>
          </w:tcPr>
          <w:p w14:paraId="05E09E2A" w14:textId="77777777" w:rsidR="00DE5064" w:rsidRDefault="00DE5064" w:rsidP="00C56047">
            <w:pPr>
              <w:pStyle w:val="TableLeftColumn"/>
              <w:spacing w:before="60" w:after="60"/>
            </w:pPr>
            <w:r>
              <w:t>Tomcat</w:t>
            </w:r>
          </w:p>
        </w:tc>
        <w:tc>
          <w:tcPr>
            <w:tcW w:w="3861" w:type="dxa"/>
            <w:vAlign w:val="center"/>
          </w:tcPr>
          <w:p w14:paraId="152067BC" w14:textId="77777777" w:rsidR="00DE5064" w:rsidRDefault="00DE5064" w:rsidP="00C56047">
            <w:pPr>
              <w:pStyle w:val="TableLeftColumn"/>
              <w:spacing w:before="60" w:after="60"/>
            </w:pPr>
            <w:r>
              <w:t>Java Application Server</w:t>
            </w:r>
          </w:p>
        </w:tc>
      </w:tr>
      <w:tr w:rsidR="00103656" w:rsidRPr="00F11DBD" w14:paraId="28717FDB" w14:textId="77777777" w:rsidTr="00072861">
        <w:trPr>
          <w:cantSplit/>
          <w:trHeight w:val="62"/>
          <w:jc w:val="center"/>
          <w:ins w:id="141" w:author="Jeff Johnson" w:date="2017-07-10T18:08:00Z"/>
        </w:trPr>
        <w:tc>
          <w:tcPr>
            <w:tcW w:w="2241" w:type="dxa"/>
            <w:vAlign w:val="center"/>
          </w:tcPr>
          <w:p w14:paraId="4ED744D4" w14:textId="2542B992" w:rsidR="00103656" w:rsidRDefault="00103656" w:rsidP="00C56047">
            <w:pPr>
              <w:pStyle w:val="TableLeftColumn"/>
              <w:spacing w:before="60" w:after="60"/>
              <w:rPr>
                <w:ins w:id="142" w:author="Jeff Johnson" w:date="2017-07-10T18:08:00Z"/>
              </w:rPr>
            </w:pPr>
            <w:ins w:id="143" w:author="Jeff Johnson" w:date="2017-07-10T18:08:00Z">
              <w:r>
                <w:t>Undertow</w:t>
              </w:r>
            </w:ins>
          </w:p>
        </w:tc>
        <w:tc>
          <w:tcPr>
            <w:tcW w:w="3861" w:type="dxa"/>
            <w:vAlign w:val="center"/>
          </w:tcPr>
          <w:p w14:paraId="33784811" w14:textId="0BD5D4AF" w:rsidR="00103656" w:rsidRDefault="00103656" w:rsidP="00C56047">
            <w:pPr>
              <w:pStyle w:val="TableLeftColumn"/>
              <w:spacing w:before="60" w:after="60"/>
              <w:rPr>
                <w:ins w:id="144" w:author="Jeff Johnson" w:date="2017-07-10T18:08:00Z"/>
              </w:rPr>
            </w:pPr>
            <w:ins w:id="145" w:author="Jeff Johnson" w:date="2017-07-10T18:08:00Z">
              <w:r>
                <w:t>High-performance web server</w:t>
              </w:r>
            </w:ins>
          </w:p>
        </w:tc>
      </w:tr>
      <w:tr w:rsidR="00DE5064" w:rsidRPr="00F11DBD" w14:paraId="06EFD6F2" w14:textId="77777777" w:rsidTr="00072861">
        <w:trPr>
          <w:cantSplit/>
          <w:jc w:val="center"/>
        </w:trPr>
        <w:tc>
          <w:tcPr>
            <w:tcW w:w="2241" w:type="dxa"/>
            <w:vAlign w:val="center"/>
          </w:tcPr>
          <w:p w14:paraId="65E6FC1C" w14:textId="77777777" w:rsidR="00DE5064" w:rsidRPr="00F11DBD" w:rsidRDefault="00DE5064" w:rsidP="00C56047">
            <w:pPr>
              <w:pStyle w:val="TableLeftColumn"/>
              <w:spacing w:before="60" w:after="60"/>
            </w:pPr>
            <w:r>
              <w:t>MySQL</w:t>
            </w:r>
          </w:p>
        </w:tc>
        <w:tc>
          <w:tcPr>
            <w:tcW w:w="3861" w:type="dxa"/>
            <w:vAlign w:val="center"/>
          </w:tcPr>
          <w:p w14:paraId="69629B61" w14:textId="77777777" w:rsidR="00DE5064" w:rsidRPr="00F11DBD" w:rsidRDefault="00DE5064" w:rsidP="00C56047">
            <w:pPr>
              <w:pStyle w:val="TableLeftColumn"/>
              <w:spacing w:before="60" w:after="60"/>
            </w:pPr>
            <w:r>
              <w:t>Relational database engine</w:t>
            </w:r>
          </w:p>
        </w:tc>
      </w:tr>
      <w:tr w:rsidR="00DE5064" w:rsidRPr="00F11DBD" w14:paraId="492179C0" w14:textId="77777777" w:rsidTr="00072861">
        <w:trPr>
          <w:cantSplit/>
          <w:jc w:val="center"/>
        </w:trPr>
        <w:tc>
          <w:tcPr>
            <w:tcW w:w="2241" w:type="dxa"/>
            <w:vAlign w:val="center"/>
          </w:tcPr>
          <w:p w14:paraId="3A15BB4F" w14:textId="77777777" w:rsidR="00DE5064" w:rsidRPr="00F11DBD" w:rsidRDefault="00DE5064" w:rsidP="00C56047">
            <w:pPr>
              <w:pStyle w:val="TableLeftColumn"/>
              <w:spacing w:before="60" w:after="60"/>
            </w:pPr>
            <w:r>
              <w:t>PHP</w:t>
            </w:r>
          </w:p>
        </w:tc>
        <w:tc>
          <w:tcPr>
            <w:tcW w:w="3861" w:type="dxa"/>
            <w:vAlign w:val="center"/>
          </w:tcPr>
          <w:p w14:paraId="6EBFA4C8" w14:textId="77777777" w:rsidR="00DE5064" w:rsidRPr="00F11DBD" w:rsidRDefault="00DE5064" w:rsidP="00C56047">
            <w:pPr>
              <w:pStyle w:val="TableLeftColumn"/>
              <w:spacing w:before="60" w:after="60"/>
            </w:pPr>
            <w:r>
              <w:t>Software development language/platform</w:t>
            </w:r>
          </w:p>
        </w:tc>
      </w:tr>
      <w:tr w:rsidR="00DE5064" w:rsidRPr="00F11DBD" w14:paraId="1A30F832" w14:textId="77777777" w:rsidTr="00072861">
        <w:trPr>
          <w:cantSplit/>
          <w:jc w:val="center"/>
        </w:trPr>
        <w:tc>
          <w:tcPr>
            <w:tcW w:w="2241" w:type="dxa"/>
            <w:vAlign w:val="center"/>
          </w:tcPr>
          <w:p w14:paraId="2448A693" w14:textId="77777777" w:rsidR="00DE5064" w:rsidRPr="00F11DBD" w:rsidRDefault="00DE5064" w:rsidP="00C56047">
            <w:pPr>
              <w:pStyle w:val="TableLeftColumn"/>
              <w:spacing w:before="60" w:after="60"/>
            </w:pPr>
            <w:r>
              <w:t>Spring Framework</w:t>
            </w:r>
          </w:p>
        </w:tc>
        <w:tc>
          <w:tcPr>
            <w:tcW w:w="3861" w:type="dxa"/>
            <w:vAlign w:val="center"/>
          </w:tcPr>
          <w:p w14:paraId="122B177E" w14:textId="77777777" w:rsidR="00DE5064" w:rsidRPr="00F11DBD" w:rsidRDefault="00DE5064" w:rsidP="00C56047">
            <w:pPr>
              <w:pStyle w:val="TableLeftColumn"/>
              <w:spacing w:before="60" w:after="60"/>
            </w:pPr>
            <w:r>
              <w:t>Java development framework</w:t>
            </w:r>
          </w:p>
        </w:tc>
      </w:tr>
      <w:tr w:rsidR="00DE5064" w14:paraId="772D2257" w14:textId="77777777" w:rsidTr="00072861">
        <w:trPr>
          <w:cantSplit/>
          <w:jc w:val="center"/>
        </w:trPr>
        <w:tc>
          <w:tcPr>
            <w:tcW w:w="2241" w:type="dxa"/>
            <w:vAlign w:val="center"/>
          </w:tcPr>
          <w:p w14:paraId="63AE4B36" w14:textId="77777777" w:rsidR="00DE5064" w:rsidRDefault="00DE5064" w:rsidP="00C56047">
            <w:pPr>
              <w:pStyle w:val="TableLeftColumn"/>
              <w:spacing w:before="60" w:after="60"/>
            </w:pPr>
            <w:proofErr w:type="spellStart"/>
            <w:r>
              <w:t>Javascript</w:t>
            </w:r>
            <w:proofErr w:type="spellEnd"/>
          </w:p>
        </w:tc>
        <w:tc>
          <w:tcPr>
            <w:tcW w:w="3861" w:type="dxa"/>
            <w:vAlign w:val="center"/>
          </w:tcPr>
          <w:p w14:paraId="30884789" w14:textId="77777777" w:rsidR="00DE5064" w:rsidRDefault="00DE5064" w:rsidP="00C56047">
            <w:pPr>
              <w:pStyle w:val="TableLeftColumn"/>
              <w:spacing w:before="60" w:after="60"/>
            </w:pPr>
            <w:r>
              <w:t>Client side scripting language</w:t>
            </w:r>
          </w:p>
        </w:tc>
      </w:tr>
      <w:tr w:rsidR="00DE5064" w:rsidRPr="00F11DBD" w14:paraId="45A8EEBD" w14:textId="77777777" w:rsidTr="00072861">
        <w:trPr>
          <w:cantSplit/>
          <w:jc w:val="center"/>
        </w:trPr>
        <w:tc>
          <w:tcPr>
            <w:tcW w:w="2241" w:type="dxa"/>
            <w:vAlign w:val="center"/>
          </w:tcPr>
          <w:p w14:paraId="198B6010" w14:textId="77777777" w:rsidR="00DE5064" w:rsidRPr="00F11DBD" w:rsidRDefault="00DE5064" w:rsidP="00C56047">
            <w:pPr>
              <w:pStyle w:val="TableLeftColumn"/>
              <w:spacing w:before="60" w:after="60"/>
            </w:pPr>
            <w:r>
              <w:t>MongoDB</w:t>
            </w:r>
          </w:p>
        </w:tc>
        <w:tc>
          <w:tcPr>
            <w:tcW w:w="3861" w:type="dxa"/>
            <w:vAlign w:val="center"/>
          </w:tcPr>
          <w:p w14:paraId="12F1146A" w14:textId="77777777" w:rsidR="00DE5064" w:rsidRPr="00F11DBD" w:rsidRDefault="00DE5064" w:rsidP="00C56047">
            <w:pPr>
              <w:pStyle w:val="TableLeftColumn"/>
              <w:spacing w:before="60" w:after="60"/>
            </w:pPr>
            <w:r>
              <w:t>Non-relational database engine</w:t>
            </w:r>
          </w:p>
        </w:tc>
      </w:tr>
      <w:tr w:rsidR="00DE5064" w14:paraId="290D25D7" w14:textId="77777777" w:rsidTr="00072861">
        <w:trPr>
          <w:cantSplit/>
          <w:jc w:val="center"/>
        </w:trPr>
        <w:tc>
          <w:tcPr>
            <w:tcW w:w="2241" w:type="dxa"/>
            <w:vAlign w:val="center"/>
          </w:tcPr>
          <w:p w14:paraId="7CDBA664" w14:textId="77777777" w:rsidR="00DE5064" w:rsidRDefault="00DE5064" w:rsidP="00C56047">
            <w:pPr>
              <w:pStyle w:val="TableLeftColumn"/>
              <w:spacing w:before="60" w:after="60"/>
            </w:pPr>
            <w:proofErr w:type="spellStart"/>
            <w:r>
              <w:t>Hyperic</w:t>
            </w:r>
            <w:proofErr w:type="spellEnd"/>
            <w:r>
              <w:t xml:space="preserve"> Server</w:t>
            </w:r>
          </w:p>
        </w:tc>
        <w:tc>
          <w:tcPr>
            <w:tcW w:w="3861" w:type="dxa"/>
            <w:vAlign w:val="center"/>
          </w:tcPr>
          <w:p w14:paraId="118B5373" w14:textId="77777777" w:rsidR="00DE5064" w:rsidRDefault="00DE5064" w:rsidP="00C56047">
            <w:pPr>
              <w:pStyle w:val="TableLeftColumn"/>
              <w:spacing w:before="60" w:after="60"/>
            </w:pPr>
            <w:r>
              <w:t>Enterprise server monitoring</w:t>
            </w:r>
          </w:p>
        </w:tc>
      </w:tr>
      <w:tr w:rsidR="00DE5064" w14:paraId="6E659D1E" w14:textId="77777777" w:rsidTr="00072861">
        <w:trPr>
          <w:cantSplit/>
          <w:jc w:val="center"/>
        </w:trPr>
        <w:tc>
          <w:tcPr>
            <w:tcW w:w="2241" w:type="dxa"/>
            <w:vAlign w:val="center"/>
          </w:tcPr>
          <w:p w14:paraId="78717262" w14:textId="77777777" w:rsidR="00DE5064" w:rsidRDefault="00DE5064" w:rsidP="00C56047">
            <w:pPr>
              <w:pStyle w:val="TableLeftColumn"/>
              <w:spacing w:before="60" w:after="60"/>
            </w:pPr>
            <w:r>
              <w:t xml:space="preserve">OpenOffice </w:t>
            </w:r>
            <w:proofErr w:type="spellStart"/>
            <w:r>
              <w:t>Calc</w:t>
            </w:r>
            <w:proofErr w:type="spellEnd"/>
          </w:p>
        </w:tc>
        <w:tc>
          <w:tcPr>
            <w:tcW w:w="3861" w:type="dxa"/>
            <w:vAlign w:val="center"/>
          </w:tcPr>
          <w:p w14:paraId="333E0C2B" w14:textId="77777777" w:rsidR="00DE5064" w:rsidRDefault="00DE5064" w:rsidP="00C56047">
            <w:pPr>
              <w:pStyle w:val="TableLeftColumn"/>
              <w:spacing w:before="60" w:after="60"/>
            </w:pPr>
            <w:r>
              <w:t>Open source spreadsheet application</w:t>
            </w:r>
          </w:p>
        </w:tc>
      </w:tr>
      <w:tr w:rsidR="00DE5064" w14:paraId="301C74ED" w14:textId="77777777" w:rsidTr="00072861">
        <w:trPr>
          <w:cantSplit/>
          <w:jc w:val="center"/>
        </w:trPr>
        <w:tc>
          <w:tcPr>
            <w:tcW w:w="2241" w:type="dxa"/>
            <w:vAlign w:val="center"/>
          </w:tcPr>
          <w:p w14:paraId="4B497D63" w14:textId="77777777" w:rsidR="00DE5064" w:rsidRDefault="00DE5064" w:rsidP="00C56047">
            <w:pPr>
              <w:pStyle w:val="TableLeftColumn"/>
              <w:spacing w:before="60" w:after="60"/>
            </w:pPr>
            <w:proofErr w:type="spellStart"/>
            <w:r>
              <w:t>OpenAM</w:t>
            </w:r>
            <w:proofErr w:type="spellEnd"/>
          </w:p>
        </w:tc>
        <w:tc>
          <w:tcPr>
            <w:tcW w:w="3861" w:type="dxa"/>
            <w:vAlign w:val="center"/>
          </w:tcPr>
          <w:p w14:paraId="5D5C119C" w14:textId="77777777" w:rsidR="00DE5064" w:rsidRDefault="00DE5064" w:rsidP="00C56047">
            <w:pPr>
              <w:pStyle w:val="TableLeftColumn"/>
              <w:spacing w:before="60" w:after="60"/>
            </w:pPr>
            <w:r>
              <w:t>Identity Management</w:t>
            </w:r>
          </w:p>
        </w:tc>
      </w:tr>
      <w:tr w:rsidR="00DE5064" w14:paraId="3AEEAD74" w14:textId="77777777" w:rsidTr="00072861">
        <w:trPr>
          <w:cantSplit/>
          <w:jc w:val="center"/>
        </w:trPr>
        <w:tc>
          <w:tcPr>
            <w:tcW w:w="2241" w:type="dxa"/>
            <w:vAlign w:val="center"/>
          </w:tcPr>
          <w:p w14:paraId="4EBE671D" w14:textId="77777777" w:rsidR="00DE5064" w:rsidRDefault="00DE5064" w:rsidP="00C56047">
            <w:pPr>
              <w:pStyle w:val="TableLeftColumn"/>
              <w:spacing w:before="60" w:after="60"/>
            </w:pPr>
            <w:proofErr w:type="spellStart"/>
            <w:r>
              <w:t>OpenDJ</w:t>
            </w:r>
            <w:proofErr w:type="spellEnd"/>
          </w:p>
        </w:tc>
        <w:tc>
          <w:tcPr>
            <w:tcW w:w="3861" w:type="dxa"/>
            <w:vAlign w:val="center"/>
          </w:tcPr>
          <w:p w14:paraId="79869428" w14:textId="77777777" w:rsidR="00DE5064" w:rsidRDefault="00DE5064" w:rsidP="00C56047">
            <w:pPr>
              <w:pStyle w:val="TableLeftColumn"/>
              <w:spacing w:before="60" w:after="60"/>
            </w:pPr>
            <w:r>
              <w:t>LDAP directory</w:t>
            </w:r>
          </w:p>
        </w:tc>
      </w:tr>
      <w:tr w:rsidR="00103656" w14:paraId="18F2B52C" w14:textId="77777777" w:rsidTr="00072861">
        <w:trPr>
          <w:cantSplit/>
          <w:jc w:val="center"/>
          <w:ins w:id="146" w:author="Jeff Johnson" w:date="2017-07-10T18:07:00Z"/>
        </w:trPr>
        <w:tc>
          <w:tcPr>
            <w:tcW w:w="2241" w:type="dxa"/>
            <w:vAlign w:val="center"/>
          </w:tcPr>
          <w:p w14:paraId="0C74DA30" w14:textId="321D1CF2" w:rsidR="00103656" w:rsidRDefault="00103656" w:rsidP="00C56047">
            <w:pPr>
              <w:pStyle w:val="TableLeftColumn"/>
              <w:spacing w:before="60" w:after="60"/>
              <w:rPr>
                <w:ins w:id="147" w:author="Jeff Johnson" w:date="2017-07-10T18:07:00Z"/>
              </w:rPr>
            </w:pPr>
            <w:ins w:id="148" w:author="Jeff Johnson" w:date="2017-07-10T18:07:00Z">
              <w:r>
                <w:t>Kubernetes</w:t>
              </w:r>
            </w:ins>
          </w:p>
        </w:tc>
        <w:tc>
          <w:tcPr>
            <w:tcW w:w="3861" w:type="dxa"/>
            <w:vAlign w:val="center"/>
          </w:tcPr>
          <w:p w14:paraId="79E31D94" w14:textId="21EC4017" w:rsidR="00103656" w:rsidRDefault="00103656" w:rsidP="00C56047">
            <w:pPr>
              <w:pStyle w:val="TableLeftColumn"/>
              <w:spacing w:before="60" w:after="60"/>
              <w:rPr>
                <w:ins w:id="149" w:author="Jeff Johnson" w:date="2017-07-10T18:07:00Z"/>
              </w:rPr>
            </w:pPr>
            <w:ins w:id="150" w:author="Jeff Johnson" w:date="2017-07-10T18:07:00Z">
              <w:r>
                <w:t>Deployment/orchestration software</w:t>
              </w:r>
            </w:ins>
          </w:p>
        </w:tc>
      </w:tr>
      <w:tr w:rsidR="00103656" w14:paraId="71EC41BF" w14:textId="77777777" w:rsidTr="00072861">
        <w:trPr>
          <w:cantSplit/>
          <w:jc w:val="center"/>
          <w:ins w:id="151" w:author="Jeff Johnson" w:date="2017-07-10T18:07:00Z"/>
        </w:trPr>
        <w:tc>
          <w:tcPr>
            <w:tcW w:w="2241" w:type="dxa"/>
            <w:vAlign w:val="center"/>
          </w:tcPr>
          <w:p w14:paraId="46080A36" w14:textId="0FA3382C" w:rsidR="00103656" w:rsidRDefault="00103656" w:rsidP="00C56047">
            <w:pPr>
              <w:pStyle w:val="TableLeftColumn"/>
              <w:spacing w:before="60" w:after="60"/>
              <w:rPr>
                <w:ins w:id="152" w:author="Jeff Johnson" w:date="2017-07-10T18:07:00Z"/>
              </w:rPr>
            </w:pPr>
            <w:ins w:id="153" w:author="Jeff Johnson" w:date="2017-07-10T18:07:00Z">
              <w:r>
                <w:t>Docker</w:t>
              </w:r>
            </w:ins>
          </w:p>
        </w:tc>
        <w:tc>
          <w:tcPr>
            <w:tcW w:w="3861" w:type="dxa"/>
            <w:vAlign w:val="center"/>
          </w:tcPr>
          <w:p w14:paraId="3D7CA5AA" w14:textId="03AEA629" w:rsidR="00103656" w:rsidRDefault="00103656" w:rsidP="00C56047">
            <w:pPr>
              <w:pStyle w:val="TableLeftColumn"/>
              <w:spacing w:before="60" w:after="60"/>
              <w:rPr>
                <w:ins w:id="154" w:author="Jeff Johnson" w:date="2017-07-10T18:07:00Z"/>
              </w:rPr>
            </w:pPr>
            <w:ins w:id="155" w:author="Jeff Johnson" w:date="2017-07-10T18:07:00Z">
              <w:r>
                <w:t>Linux container management</w:t>
              </w:r>
            </w:ins>
          </w:p>
        </w:tc>
      </w:tr>
      <w:tr w:rsidR="001A5CD6" w14:paraId="1289B95B" w14:textId="77777777" w:rsidTr="00072861">
        <w:trPr>
          <w:cantSplit/>
          <w:jc w:val="center"/>
          <w:ins w:id="156" w:author="Jeff Johnson" w:date="2017-07-10T22:54:00Z"/>
        </w:trPr>
        <w:tc>
          <w:tcPr>
            <w:tcW w:w="2241" w:type="dxa"/>
            <w:vAlign w:val="center"/>
          </w:tcPr>
          <w:p w14:paraId="674D3F9F" w14:textId="489888D6" w:rsidR="001A5CD6" w:rsidRDefault="001A5CD6" w:rsidP="00C56047">
            <w:pPr>
              <w:pStyle w:val="TableLeftColumn"/>
              <w:spacing w:before="60" w:after="60"/>
              <w:rPr>
                <w:ins w:id="157" w:author="Jeff Johnson" w:date="2017-07-10T22:54:00Z"/>
              </w:rPr>
            </w:pPr>
            <w:ins w:id="158" w:author="Jeff Johnson" w:date="2017-07-10T22:54:00Z">
              <w:r>
                <w:t>S3</w:t>
              </w:r>
            </w:ins>
          </w:p>
        </w:tc>
        <w:tc>
          <w:tcPr>
            <w:tcW w:w="3861" w:type="dxa"/>
            <w:vAlign w:val="center"/>
          </w:tcPr>
          <w:p w14:paraId="198EB385" w14:textId="2F3191F6" w:rsidR="001A5CD6" w:rsidRDefault="001A5CD6" w:rsidP="001A5CD6">
            <w:pPr>
              <w:pStyle w:val="TableLeftColumn"/>
              <w:spacing w:before="60" w:after="60"/>
              <w:rPr>
                <w:ins w:id="159" w:author="Jeff Johnson" w:date="2017-07-10T22:54:00Z"/>
              </w:rPr>
            </w:pPr>
            <w:ins w:id="160" w:author="Jeff Johnson" w:date="2017-07-10T22:54:00Z">
              <w:r>
                <w:t>Cloud storage service provided by AWS</w:t>
              </w:r>
            </w:ins>
          </w:p>
        </w:tc>
      </w:tr>
    </w:tbl>
    <w:p w14:paraId="71811CC5" w14:textId="4628F478" w:rsidR="00072861" w:rsidRDefault="00072861" w:rsidP="006B25B2">
      <w:pPr>
        <w:pStyle w:val="Caption"/>
      </w:pPr>
      <w:bookmarkStart w:id="161" w:name="_Toc487492071"/>
      <w:r>
        <w:t xml:space="preserve">Table </w:t>
      </w:r>
      <w:ins w:id="162" w:author="Jeff Johnson" w:date="2017-07-12T21:16:00Z">
        <w:r w:rsidR="00B33BF6">
          <w:fldChar w:fldCharType="begin"/>
        </w:r>
        <w:r w:rsidR="00B33BF6">
          <w:instrText xml:space="preserve"> SEQ Table \* ARABIC </w:instrText>
        </w:r>
      </w:ins>
      <w:r w:rsidR="00B33BF6">
        <w:fldChar w:fldCharType="separate"/>
      </w:r>
      <w:ins w:id="163" w:author="Jeff Johnson" w:date="2017-07-12T21:16:00Z">
        <w:r w:rsidR="00B33BF6">
          <w:rPr>
            <w:noProof/>
          </w:rPr>
          <w:t>1</w:t>
        </w:r>
        <w:r w:rsidR="00B33BF6">
          <w:fldChar w:fldCharType="end"/>
        </w:r>
      </w:ins>
      <w:del w:id="164"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w:delText>
        </w:r>
        <w:r w:rsidR="00A36C43" w:rsidDel="00B33BF6">
          <w:rPr>
            <w:noProof/>
          </w:rPr>
          <w:fldChar w:fldCharType="end"/>
        </w:r>
      </w:del>
      <w:r>
        <w:t>. Development/Operation Software Packages</w:t>
      </w:r>
      <w:bookmarkEnd w:id="161"/>
    </w:p>
    <w:p w14:paraId="0139A569" w14:textId="77777777" w:rsidR="00C71B21" w:rsidRDefault="00C71B21" w:rsidP="00C56047">
      <w:pPr>
        <w:pStyle w:val="Heading2"/>
        <w:sectPr w:rsidR="00C71B21" w:rsidSect="00C56047">
          <w:headerReference w:type="default" r:id="rId12"/>
          <w:footerReference w:type="default" r:id="rId13"/>
          <w:headerReference w:type="first" r:id="rId14"/>
          <w:footerReference w:type="first" r:id="rId15"/>
          <w:pgSz w:w="12240" w:h="15840"/>
          <w:pgMar w:top="1080" w:right="1440" w:bottom="990" w:left="1440" w:header="720" w:footer="720" w:gutter="0"/>
          <w:cols w:space="720"/>
          <w:titlePg/>
          <w:docGrid w:linePitch="360"/>
        </w:sectPr>
      </w:pPr>
    </w:p>
    <w:p w14:paraId="1B8B59BB" w14:textId="77777777" w:rsidR="00BE0748" w:rsidRDefault="00725886" w:rsidP="00C56047">
      <w:pPr>
        <w:pStyle w:val="Heading2"/>
      </w:pPr>
      <w:bookmarkStart w:id="167" w:name="_Toc488653852"/>
      <w:r>
        <w:lastRenderedPageBreak/>
        <w:t>Software Packages by Component</w:t>
      </w:r>
      <w:bookmarkEnd w:id="167"/>
    </w:p>
    <w:p w14:paraId="4BFE1155" w14:textId="01E441ED" w:rsidR="005F77B6" w:rsidRPr="005F77B6" w:rsidRDefault="00971CDF" w:rsidP="00567046">
      <w:ins w:id="168" w:author="Jeff Johnson" w:date="2017-07-10T17:59:00Z">
        <w:r>
          <w:t xml:space="preserve">Tables 2 </w:t>
        </w:r>
      </w:ins>
      <w:del w:id="169" w:author="Jeff Johnson" w:date="2017-07-10T17:58:00Z">
        <w:r w:rsidR="0052231A" w:rsidDel="00971CDF">
          <w:delText xml:space="preserve">The following table </w:delText>
        </w:r>
      </w:del>
      <w:r w:rsidR="0052231A">
        <w:t>summarize</w:t>
      </w:r>
      <w:ins w:id="170" w:author="Jeff Johnson" w:date="2017-07-10T18:00:00Z">
        <w:r>
          <w:t>s</w:t>
        </w:r>
      </w:ins>
      <w:del w:id="171" w:author="Jeff Johnson" w:date="2017-07-10T17:59:00Z">
        <w:r w:rsidR="0052231A" w:rsidDel="00971CDF">
          <w:delText>s</w:delText>
        </w:r>
      </w:del>
      <w:r w:rsidR="0052231A">
        <w:t xml:space="preserve"> the component categories as described by </w:t>
      </w:r>
      <w:r w:rsidR="0052231A" w:rsidRPr="0052231A">
        <w:rPr>
          <w:u w:val="single"/>
        </w:rPr>
        <w:fldChar w:fldCharType="begin"/>
      </w:r>
      <w:r w:rsidR="0052231A" w:rsidRPr="0052231A">
        <w:rPr>
          <w:u w:val="single"/>
        </w:rPr>
        <w:instrText xml:space="preserve"> REF _Ref358627742 \h </w:instrText>
      </w:r>
      <w:r w:rsidR="0052231A" w:rsidRPr="0052231A">
        <w:rPr>
          <w:u w:val="single"/>
        </w:rPr>
      </w:r>
      <w:r w:rsidR="0052231A" w:rsidRPr="0052231A">
        <w:rPr>
          <w:u w:val="single"/>
        </w:rPr>
        <w:fldChar w:fldCharType="separate"/>
      </w:r>
      <w:ins w:id="172" w:author="Jeff Johnson" w:date="2017-07-13T11:24:00Z">
        <w:r w:rsidR="00097CA7">
          <w:t xml:space="preserve">Figure </w:t>
        </w:r>
        <w:r w:rsidR="00097CA7">
          <w:rPr>
            <w:noProof/>
          </w:rPr>
          <w:t>1</w:t>
        </w:r>
        <w:r w:rsidR="00097CA7">
          <w:t>. Smarter Balanced Test Delivery System and Shared Services Components</w:t>
        </w:r>
      </w:ins>
      <w:del w:id="173" w:author="Jeff Johnson" w:date="2017-07-13T11:24:00Z">
        <w:r w:rsidR="00FF2E3D" w:rsidDel="00097CA7">
          <w:delText xml:space="preserve">Figure </w:delText>
        </w:r>
        <w:r w:rsidR="00FF2E3D" w:rsidDel="00097CA7">
          <w:rPr>
            <w:noProof/>
          </w:rPr>
          <w:delText>1</w:delText>
        </w:r>
        <w:r w:rsidR="00FF2E3D" w:rsidDel="00097CA7">
          <w:delText>. Smarter Balanced Contract 11 Components</w:delText>
        </w:r>
      </w:del>
      <w:r w:rsidR="0052231A" w:rsidRPr="0052231A">
        <w:rPr>
          <w:u w:val="single"/>
        </w:rPr>
        <w:fldChar w:fldCharType="end"/>
      </w:r>
      <w:r w:rsidR="0052231A">
        <w:t>.</w:t>
      </w:r>
      <w:r w:rsidR="00072861">
        <w:t xml:space="preserve"> The category identifiers will be used in the table below for brevity.</w:t>
      </w:r>
    </w:p>
    <w:tbl>
      <w:tblPr>
        <w:tblStyle w:val="TableGrid"/>
        <w:tblW w:w="0" w:type="auto"/>
        <w:jc w:val="center"/>
        <w:tblLook w:val="04A0" w:firstRow="1" w:lastRow="0" w:firstColumn="1" w:lastColumn="0" w:noHBand="0" w:noVBand="1"/>
      </w:tblPr>
      <w:tblGrid>
        <w:gridCol w:w="1758"/>
        <w:gridCol w:w="3351"/>
      </w:tblGrid>
      <w:tr w:rsidR="00EA6C47" w14:paraId="39CAB1B6" w14:textId="77777777" w:rsidTr="00C56047">
        <w:trPr>
          <w:cantSplit/>
          <w:tblHeader/>
          <w:jc w:val="center"/>
        </w:trPr>
        <w:tc>
          <w:tcPr>
            <w:tcW w:w="0" w:type="auto"/>
            <w:shd w:val="clear" w:color="auto" w:fill="43B02A"/>
          </w:tcPr>
          <w:p w14:paraId="6CEBCA46" w14:textId="77777777" w:rsidR="00EA6C47" w:rsidRPr="00F11DBD" w:rsidRDefault="00EA6C47" w:rsidP="00C56047">
            <w:pPr>
              <w:pStyle w:val="TableHeading1"/>
              <w:spacing w:before="120"/>
              <w:jc w:val="left"/>
            </w:pPr>
            <w:r>
              <w:t>Category Identifier</w:t>
            </w:r>
          </w:p>
        </w:tc>
        <w:tc>
          <w:tcPr>
            <w:tcW w:w="0" w:type="auto"/>
            <w:shd w:val="clear" w:color="auto" w:fill="43B02A"/>
          </w:tcPr>
          <w:p w14:paraId="2CBBC03D" w14:textId="77777777" w:rsidR="00EA6C47" w:rsidRPr="00F11DBD" w:rsidRDefault="00EA6C47" w:rsidP="00C56047">
            <w:pPr>
              <w:pStyle w:val="TableHeading1"/>
              <w:spacing w:before="120"/>
              <w:jc w:val="left"/>
            </w:pPr>
            <w:r w:rsidRPr="00F11DBD">
              <w:t>Component Category</w:t>
            </w:r>
          </w:p>
        </w:tc>
      </w:tr>
      <w:tr w:rsidR="00EA6C47" w:rsidRPr="00F11DBD" w14:paraId="58AF9058" w14:textId="77777777" w:rsidTr="00072861">
        <w:trPr>
          <w:cantSplit/>
          <w:jc w:val="center"/>
        </w:trPr>
        <w:tc>
          <w:tcPr>
            <w:tcW w:w="0" w:type="auto"/>
          </w:tcPr>
          <w:p w14:paraId="30106CE2" w14:textId="77777777" w:rsidR="00EA6C47" w:rsidRDefault="00EA6C47" w:rsidP="00C56047">
            <w:pPr>
              <w:pStyle w:val="TableLeftColumn"/>
              <w:spacing w:before="60" w:after="60"/>
              <w:jc w:val="center"/>
            </w:pPr>
            <w:r>
              <w:t>1</w:t>
            </w:r>
          </w:p>
        </w:tc>
        <w:tc>
          <w:tcPr>
            <w:tcW w:w="0" w:type="auto"/>
          </w:tcPr>
          <w:p w14:paraId="012DE4CF" w14:textId="77777777" w:rsidR="00EA6C47" w:rsidRPr="00F11DBD" w:rsidRDefault="00EA6C47" w:rsidP="00C56047">
            <w:pPr>
              <w:pStyle w:val="TableLeftColumn"/>
              <w:spacing w:before="60" w:after="60"/>
            </w:pPr>
            <w:r>
              <w:t>Shared Services</w:t>
            </w:r>
          </w:p>
        </w:tc>
      </w:tr>
      <w:tr w:rsidR="00EA6C47" w:rsidRPr="00F11DBD" w14:paraId="696C4920" w14:textId="77777777" w:rsidTr="00072861">
        <w:trPr>
          <w:cantSplit/>
          <w:jc w:val="center"/>
        </w:trPr>
        <w:tc>
          <w:tcPr>
            <w:tcW w:w="0" w:type="auto"/>
          </w:tcPr>
          <w:p w14:paraId="6241742F" w14:textId="77777777" w:rsidR="00EA6C47" w:rsidRPr="00C211AA" w:rsidRDefault="00EA6C47" w:rsidP="00C56047">
            <w:pPr>
              <w:pStyle w:val="TableLeftColumn"/>
              <w:spacing w:before="60" w:after="60"/>
              <w:jc w:val="center"/>
            </w:pPr>
            <w:r>
              <w:t>2</w:t>
            </w:r>
          </w:p>
        </w:tc>
        <w:tc>
          <w:tcPr>
            <w:tcW w:w="0" w:type="auto"/>
          </w:tcPr>
          <w:p w14:paraId="041309D1" w14:textId="77777777" w:rsidR="00EA6C47" w:rsidRPr="00F11DBD" w:rsidRDefault="00EA6C47" w:rsidP="00C56047">
            <w:pPr>
              <w:pStyle w:val="TableLeftColumn"/>
              <w:spacing w:before="60" w:after="60"/>
            </w:pPr>
            <w:r w:rsidRPr="00C211AA">
              <w:t>Assessment Creation &amp; M</w:t>
            </w:r>
            <w:r>
              <w:t>ana</w:t>
            </w:r>
            <w:r w:rsidRPr="00C211AA">
              <w:t>g</w:t>
            </w:r>
            <w:r>
              <w:t>e</w:t>
            </w:r>
            <w:r w:rsidRPr="00C211AA">
              <w:t>m</w:t>
            </w:r>
            <w:r>
              <w:t>en</w:t>
            </w:r>
            <w:r w:rsidRPr="00C211AA">
              <w:t>t</w:t>
            </w:r>
          </w:p>
        </w:tc>
      </w:tr>
      <w:tr w:rsidR="00EA6C47" w:rsidRPr="00F11DBD" w14:paraId="6E3ED42A" w14:textId="77777777" w:rsidTr="00072861">
        <w:trPr>
          <w:cantSplit/>
          <w:jc w:val="center"/>
        </w:trPr>
        <w:tc>
          <w:tcPr>
            <w:tcW w:w="0" w:type="auto"/>
          </w:tcPr>
          <w:p w14:paraId="7A3E4549" w14:textId="77777777" w:rsidR="00EA6C47" w:rsidRDefault="00EA6C47" w:rsidP="00C56047">
            <w:pPr>
              <w:pStyle w:val="TableLeftColumn"/>
              <w:spacing w:before="60" w:after="60"/>
              <w:jc w:val="center"/>
            </w:pPr>
            <w:r>
              <w:t>3</w:t>
            </w:r>
          </w:p>
        </w:tc>
        <w:tc>
          <w:tcPr>
            <w:tcW w:w="0" w:type="auto"/>
          </w:tcPr>
          <w:p w14:paraId="41F4FA9B" w14:textId="77777777" w:rsidR="00EA6C47" w:rsidRPr="00F11DBD" w:rsidRDefault="00EA6C47" w:rsidP="00C56047">
            <w:pPr>
              <w:pStyle w:val="TableLeftColumn"/>
              <w:spacing w:before="60" w:after="60"/>
            </w:pPr>
            <w:r>
              <w:t>Assessment Delivery</w:t>
            </w:r>
          </w:p>
        </w:tc>
      </w:tr>
    </w:tbl>
    <w:p w14:paraId="7B5E3083" w14:textId="1943D5C7" w:rsidR="0052231A" w:rsidRDefault="00072861" w:rsidP="006B25B2">
      <w:pPr>
        <w:pStyle w:val="Caption"/>
      </w:pPr>
      <w:bookmarkStart w:id="174" w:name="_Toc487492072"/>
      <w:r>
        <w:t xml:space="preserve">Table </w:t>
      </w:r>
      <w:ins w:id="175" w:author="Jeff Johnson" w:date="2017-07-12T21:16:00Z">
        <w:r w:rsidR="00B33BF6">
          <w:fldChar w:fldCharType="begin"/>
        </w:r>
        <w:r w:rsidR="00B33BF6">
          <w:instrText xml:space="preserve"> SEQ Table \* ARABIC </w:instrText>
        </w:r>
      </w:ins>
      <w:r w:rsidR="00B33BF6">
        <w:fldChar w:fldCharType="separate"/>
      </w:r>
      <w:ins w:id="176" w:author="Jeff Johnson" w:date="2017-07-12T21:16:00Z">
        <w:r w:rsidR="00B33BF6">
          <w:rPr>
            <w:noProof/>
          </w:rPr>
          <w:t>2</w:t>
        </w:r>
        <w:r w:rsidR="00B33BF6">
          <w:fldChar w:fldCharType="end"/>
        </w:r>
      </w:ins>
      <w:del w:id="177"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2</w:delText>
        </w:r>
        <w:r w:rsidR="00A36C43" w:rsidDel="00B33BF6">
          <w:rPr>
            <w:noProof/>
          </w:rPr>
          <w:fldChar w:fldCharType="end"/>
        </w:r>
      </w:del>
      <w:r>
        <w:t>. Component Categories</w:t>
      </w:r>
      <w:bookmarkEnd w:id="174"/>
    </w:p>
    <w:p w14:paraId="67780919" w14:textId="21898525" w:rsidR="002F0674" w:rsidRPr="008E7F40" w:rsidRDefault="00971CDF" w:rsidP="00567046">
      <w:ins w:id="178" w:author="Jeff Johnson" w:date="2017-07-10T18:00:00Z">
        <w:r>
          <w:t xml:space="preserve">Table 3 </w:t>
        </w:r>
      </w:ins>
      <w:del w:id="179" w:author="Jeff Johnson" w:date="2017-07-10T18:00:00Z">
        <w:r w:rsidR="0052231A" w:rsidDel="00971CDF">
          <w:delText xml:space="preserve">The following table </w:delText>
        </w:r>
      </w:del>
      <w:r w:rsidR="0052231A">
        <w:t>summarizes the software components and the software technologies use in the development and operation of each component.</w:t>
      </w:r>
    </w:p>
    <w:tbl>
      <w:tblPr>
        <w:tblStyle w:val="TableGrid"/>
        <w:tblW w:w="0" w:type="auto"/>
        <w:jc w:val="center"/>
        <w:tblLook w:val="04A0" w:firstRow="1" w:lastRow="0" w:firstColumn="1" w:lastColumn="0" w:noHBand="0" w:noVBand="1"/>
        <w:tblPrChange w:id="180" w:author="Jeff Johnson" w:date="2017-07-10T22:53:00Z">
          <w:tblPr>
            <w:tblStyle w:val="TableGrid"/>
            <w:tblW w:w="0" w:type="auto"/>
            <w:jc w:val="center"/>
            <w:tblLook w:val="04A0" w:firstRow="1" w:lastRow="0" w:firstColumn="1" w:lastColumn="0" w:noHBand="0" w:noVBand="1"/>
          </w:tblPr>
        </w:tblPrChange>
      </w:tblPr>
      <w:tblGrid>
        <w:gridCol w:w="881"/>
        <w:gridCol w:w="1558"/>
        <w:gridCol w:w="555"/>
        <w:gridCol w:w="1104"/>
        <w:gridCol w:w="975"/>
        <w:gridCol w:w="1034"/>
        <w:gridCol w:w="741"/>
        <w:gridCol w:w="961"/>
        <w:gridCol w:w="533"/>
        <w:gridCol w:w="1085"/>
        <w:gridCol w:w="781"/>
        <w:gridCol w:w="638"/>
        <w:gridCol w:w="634"/>
        <w:gridCol w:w="1101"/>
        <w:gridCol w:w="754"/>
        <w:gridCol w:w="425"/>
        <w:tblGridChange w:id="181">
          <w:tblGrid>
            <w:gridCol w:w="881"/>
            <w:gridCol w:w="1784"/>
            <w:gridCol w:w="555"/>
            <w:gridCol w:w="1178"/>
            <w:gridCol w:w="975"/>
            <w:gridCol w:w="1034"/>
            <w:gridCol w:w="741"/>
            <w:gridCol w:w="961"/>
            <w:gridCol w:w="533"/>
            <w:gridCol w:w="1137"/>
            <w:gridCol w:w="781"/>
            <w:gridCol w:w="679"/>
            <w:gridCol w:w="666"/>
            <w:gridCol w:w="1101"/>
            <w:gridCol w:w="754"/>
            <w:gridCol w:w="754"/>
          </w:tblGrid>
        </w:tblGridChange>
      </w:tblGrid>
      <w:tr w:rsidR="001A5CD6" w:rsidRPr="00F11DBD" w14:paraId="03A5E88C" w14:textId="6D6533E2" w:rsidTr="001A5CD6">
        <w:trPr>
          <w:cantSplit/>
          <w:tblHeader/>
          <w:jc w:val="center"/>
          <w:trPrChange w:id="182" w:author="Jeff Johnson" w:date="2017-07-10T22:53:00Z">
            <w:trPr>
              <w:cantSplit/>
              <w:tblHeader/>
              <w:jc w:val="center"/>
            </w:trPr>
          </w:trPrChange>
        </w:trPr>
        <w:tc>
          <w:tcPr>
            <w:tcW w:w="0" w:type="auto"/>
            <w:shd w:val="clear" w:color="auto" w:fill="43B02A"/>
            <w:vAlign w:val="center"/>
            <w:tcPrChange w:id="183" w:author="Jeff Johnson" w:date="2017-07-10T22:53:00Z">
              <w:tcPr>
                <w:tcW w:w="0" w:type="auto"/>
                <w:shd w:val="clear" w:color="auto" w:fill="43B02A"/>
                <w:vAlign w:val="center"/>
              </w:tcPr>
            </w:tcPrChange>
          </w:tcPr>
          <w:p w14:paraId="0301F980" w14:textId="77777777" w:rsidR="001A5CD6" w:rsidRPr="00103656" w:rsidRDefault="001A5CD6" w:rsidP="00C56047">
            <w:pPr>
              <w:pStyle w:val="TableHeading1"/>
              <w:spacing w:before="120"/>
              <w:jc w:val="left"/>
              <w:rPr>
                <w:sz w:val="18"/>
                <w:szCs w:val="18"/>
                <w:rPrChange w:id="184" w:author="Jeff Johnson" w:date="2017-07-10T18:07:00Z">
                  <w:rPr/>
                </w:rPrChange>
              </w:rPr>
            </w:pPr>
            <w:r w:rsidRPr="00103656">
              <w:rPr>
                <w:sz w:val="18"/>
                <w:szCs w:val="18"/>
                <w:rPrChange w:id="185" w:author="Jeff Johnson" w:date="2017-07-10T18:07:00Z">
                  <w:rPr/>
                </w:rPrChange>
              </w:rPr>
              <w:t>Category</w:t>
            </w:r>
          </w:p>
        </w:tc>
        <w:tc>
          <w:tcPr>
            <w:tcW w:w="0" w:type="auto"/>
            <w:shd w:val="clear" w:color="auto" w:fill="43B02A"/>
            <w:vAlign w:val="center"/>
            <w:tcPrChange w:id="186" w:author="Jeff Johnson" w:date="2017-07-10T22:53:00Z">
              <w:tcPr>
                <w:tcW w:w="0" w:type="auto"/>
                <w:shd w:val="clear" w:color="auto" w:fill="43B02A"/>
                <w:vAlign w:val="center"/>
              </w:tcPr>
            </w:tcPrChange>
          </w:tcPr>
          <w:p w14:paraId="7DCD48D0" w14:textId="77777777" w:rsidR="001A5CD6" w:rsidRPr="00103656" w:rsidRDefault="001A5CD6" w:rsidP="00C56047">
            <w:pPr>
              <w:pStyle w:val="TableHeading1"/>
              <w:spacing w:before="120"/>
              <w:jc w:val="left"/>
              <w:rPr>
                <w:sz w:val="18"/>
                <w:szCs w:val="18"/>
                <w:rPrChange w:id="187" w:author="Jeff Johnson" w:date="2017-07-10T18:07:00Z">
                  <w:rPr/>
                </w:rPrChange>
              </w:rPr>
            </w:pPr>
            <w:r w:rsidRPr="00103656">
              <w:rPr>
                <w:sz w:val="18"/>
                <w:szCs w:val="18"/>
                <w:rPrChange w:id="188" w:author="Jeff Johnson" w:date="2017-07-10T18:07:00Z">
                  <w:rPr/>
                </w:rPrChange>
              </w:rPr>
              <w:t>Component</w:t>
            </w:r>
          </w:p>
        </w:tc>
        <w:tc>
          <w:tcPr>
            <w:tcW w:w="0" w:type="auto"/>
            <w:shd w:val="clear" w:color="auto" w:fill="43B02A"/>
            <w:vAlign w:val="center"/>
            <w:tcPrChange w:id="189" w:author="Jeff Johnson" w:date="2017-07-10T22:53:00Z">
              <w:tcPr>
                <w:tcW w:w="0" w:type="auto"/>
                <w:shd w:val="clear" w:color="auto" w:fill="43B02A"/>
                <w:vAlign w:val="center"/>
              </w:tcPr>
            </w:tcPrChange>
          </w:tcPr>
          <w:p w14:paraId="476F3EF0" w14:textId="77777777" w:rsidR="001A5CD6" w:rsidRPr="00103656" w:rsidRDefault="001A5CD6" w:rsidP="006B25B2">
            <w:pPr>
              <w:pStyle w:val="TableHeading1"/>
              <w:spacing w:before="120"/>
              <w:rPr>
                <w:sz w:val="18"/>
                <w:szCs w:val="18"/>
                <w:rPrChange w:id="190" w:author="Jeff Johnson" w:date="2017-07-10T18:07:00Z">
                  <w:rPr/>
                </w:rPrChange>
              </w:rPr>
            </w:pPr>
            <w:r w:rsidRPr="00103656">
              <w:rPr>
                <w:sz w:val="18"/>
                <w:szCs w:val="18"/>
                <w:rPrChange w:id="191" w:author="Jeff Johnson" w:date="2017-07-10T18:07:00Z">
                  <w:rPr/>
                </w:rPrChange>
              </w:rPr>
              <w:t>Java</w:t>
            </w:r>
          </w:p>
        </w:tc>
        <w:tc>
          <w:tcPr>
            <w:tcW w:w="0" w:type="auto"/>
            <w:shd w:val="clear" w:color="auto" w:fill="43B02A"/>
            <w:vAlign w:val="center"/>
            <w:tcPrChange w:id="192" w:author="Jeff Johnson" w:date="2017-07-10T22:53:00Z">
              <w:tcPr>
                <w:tcW w:w="0" w:type="auto"/>
                <w:shd w:val="clear" w:color="auto" w:fill="43B02A"/>
                <w:vAlign w:val="center"/>
              </w:tcPr>
            </w:tcPrChange>
          </w:tcPr>
          <w:p w14:paraId="11CE52D5" w14:textId="77777777" w:rsidR="001A5CD6" w:rsidRPr="00103656" w:rsidRDefault="001A5CD6" w:rsidP="006B25B2">
            <w:pPr>
              <w:pStyle w:val="TableHeading1"/>
              <w:spacing w:before="120"/>
              <w:rPr>
                <w:sz w:val="18"/>
                <w:szCs w:val="18"/>
                <w:rPrChange w:id="193" w:author="Jeff Johnson" w:date="2017-07-10T18:07:00Z">
                  <w:rPr/>
                </w:rPrChange>
              </w:rPr>
            </w:pPr>
            <w:r w:rsidRPr="00103656">
              <w:rPr>
                <w:sz w:val="18"/>
                <w:szCs w:val="18"/>
                <w:rPrChange w:id="194" w:author="Jeff Johnson" w:date="2017-07-10T18:07:00Z">
                  <w:rPr/>
                </w:rPrChange>
              </w:rPr>
              <w:t>Spring Framework</w:t>
            </w:r>
          </w:p>
        </w:tc>
        <w:tc>
          <w:tcPr>
            <w:tcW w:w="0" w:type="auto"/>
            <w:shd w:val="clear" w:color="auto" w:fill="43B02A"/>
            <w:vAlign w:val="center"/>
            <w:tcPrChange w:id="195" w:author="Jeff Johnson" w:date="2017-07-10T22:53:00Z">
              <w:tcPr>
                <w:tcW w:w="0" w:type="auto"/>
                <w:shd w:val="clear" w:color="auto" w:fill="43B02A"/>
                <w:vAlign w:val="center"/>
              </w:tcPr>
            </w:tcPrChange>
          </w:tcPr>
          <w:p w14:paraId="334C8075" w14:textId="77777777" w:rsidR="001A5CD6" w:rsidRPr="00103656" w:rsidRDefault="001A5CD6" w:rsidP="006B25B2">
            <w:pPr>
              <w:pStyle w:val="TableHeading1"/>
              <w:spacing w:before="120"/>
              <w:rPr>
                <w:sz w:val="18"/>
                <w:szCs w:val="18"/>
                <w:rPrChange w:id="196" w:author="Jeff Johnson" w:date="2017-07-10T18:07:00Z">
                  <w:rPr/>
                </w:rPrChange>
              </w:rPr>
            </w:pPr>
            <w:proofErr w:type="spellStart"/>
            <w:r w:rsidRPr="00103656">
              <w:rPr>
                <w:sz w:val="18"/>
                <w:szCs w:val="18"/>
                <w:rPrChange w:id="197" w:author="Jeff Johnson" w:date="2017-07-10T18:07:00Z">
                  <w:rPr/>
                </w:rPrChange>
              </w:rPr>
              <w:t>Javascript</w:t>
            </w:r>
            <w:proofErr w:type="spellEnd"/>
          </w:p>
        </w:tc>
        <w:tc>
          <w:tcPr>
            <w:tcW w:w="0" w:type="auto"/>
            <w:shd w:val="clear" w:color="auto" w:fill="43B02A"/>
            <w:vAlign w:val="center"/>
            <w:tcPrChange w:id="198" w:author="Jeff Johnson" w:date="2017-07-10T22:53:00Z">
              <w:tcPr>
                <w:tcW w:w="0" w:type="auto"/>
                <w:shd w:val="clear" w:color="auto" w:fill="43B02A"/>
                <w:vAlign w:val="center"/>
              </w:tcPr>
            </w:tcPrChange>
          </w:tcPr>
          <w:p w14:paraId="18E8E27F" w14:textId="77777777" w:rsidR="001A5CD6" w:rsidRPr="00103656" w:rsidRDefault="001A5CD6" w:rsidP="006B25B2">
            <w:pPr>
              <w:pStyle w:val="TableHeading1"/>
              <w:spacing w:before="120"/>
              <w:rPr>
                <w:sz w:val="18"/>
                <w:szCs w:val="18"/>
                <w:rPrChange w:id="199" w:author="Jeff Johnson" w:date="2017-07-10T18:07:00Z">
                  <w:rPr/>
                </w:rPrChange>
              </w:rPr>
            </w:pPr>
            <w:r w:rsidRPr="00103656">
              <w:rPr>
                <w:sz w:val="18"/>
                <w:szCs w:val="18"/>
                <w:rPrChange w:id="200" w:author="Jeff Johnson" w:date="2017-07-10T18:07:00Z">
                  <w:rPr/>
                </w:rPrChange>
              </w:rPr>
              <w:t>WordPress</w:t>
            </w:r>
          </w:p>
        </w:tc>
        <w:tc>
          <w:tcPr>
            <w:tcW w:w="0" w:type="auto"/>
            <w:shd w:val="clear" w:color="auto" w:fill="43B02A"/>
            <w:vAlign w:val="center"/>
            <w:tcPrChange w:id="201" w:author="Jeff Johnson" w:date="2017-07-10T22:53:00Z">
              <w:tcPr>
                <w:tcW w:w="0" w:type="auto"/>
                <w:shd w:val="clear" w:color="auto" w:fill="43B02A"/>
                <w:vAlign w:val="center"/>
              </w:tcPr>
            </w:tcPrChange>
          </w:tcPr>
          <w:p w14:paraId="3945DB62" w14:textId="77777777" w:rsidR="001A5CD6" w:rsidRPr="00103656" w:rsidRDefault="001A5CD6" w:rsidP="006B25B2">
            <w:pPr>
              <w:pStyle w:val="TableHeading1"/>
              <w:spacing w:before="120"/>
              <w:rPr>
                <w:sz w:val="18"/>
                <w:szCs w:val="18"/>
                <w:rPrChange w:id="202" w:author="Jeff Johnson" w:date="2017-07-10T18:07:00Z">
                  <w:rPr/>
                </w:rPrChange>
              </w:rPr>
            </w:pPr>
            <w:r w:rsidRPr="00103656">
              <w:rPr>
                <w:sz w:val="18"/>
                <w:szCs w:val="18"/>
                <w:rPrChange w:id="203" w:author="Jeff Johnson" w:date="2017-07-10T18:07:00Z">
                  <w:rPr/>
                </w:rPrChange>
              </w:rPr>
              <w:t>MySQL</w:t>
            </w:r>
          </w:p>
        </w:tc>
        <w:tc>
          <w:tcPr>
            <w:tcW w:w="0" w:type="auto"/>
            <w:shd w:val="clear" w:color="auto" w:fill="43B02A"/>
            <w:vAlign w:val="center"/>
            <w:tcPrChange w:id="204" w:author="Jeff Johnson" w:date="2017-07-10T22:53:00Z">
              <w:tcPr>
                <w:tcW w:w="0" w:type="auto"/>
                <w:shd w:val="clear" w:color="auto" w:fill="43B02A"/>
                <w:vAlign w:val="center"/>
              </w:tcPr>
            </w:tcPrChange>
          </w:tcPr>
          <w:p w14:paraId="47FE0FC0" w14:textId="77777777" w:rsidR="001A5CD6" w:rsidRPr="00103656" w:rsidRDefault="001A5CD6" w:rsidP="006B25B2">
            <w:pPr>
              <w:pStyle w:val="TableHeading1"/>
              <w:spacing w:before="120"/>
              <w:rPr>
                <w:sz w:val="18"/>
                <w:szCs w:val="18"/>
                <w:rPrChange w:id="205" w:author="Jeff Johnson" w:date="2017-07-10T18:07:00Z">
                  <w:rPr/>
                </w:rPrChange>
              </w:rPr>
            </w:pPr>
            <w:r w:rsidRPr="00103656">
              <w:rPr>
                <w:sz w:val="18"/>
                <w:szCs w:val="18"/>
                <w:rPrChange w:id="206" w:author="Jeff Johnson" w:date="2017-07-10T18:07:00Z">
                  <w:rPr/>
                </w:rPrChange>
              </w:rPr>
              <w:t>MongoDB</w:t>
            </w:r>
          </w:p>
        </w:tc>
        <w:tc>
          <w:tcPr>
            <w:tcW w:w="0" w:type="auto"/>
            <w:shd w:val="clear" w:color="auto" w:fill="43B02A"/>
            <w:vAlign w:val="center"/>
            <w:tcPrChange w:id="207" w:author="Jeff Johnson" w:date="2017-07-10T22:53:00Z">
              <w:tcPr>
                <w:tcW w:w="0" w:type="auto"/>
                <w:shd w:val="clear" w:color="auto" w:fill="43B02A"/>
                <w:vAlign w:val="center"/>
              </w:tcPr>
            </w:tcPrChange>
          </w:tcPr>
          <w:p w14:paraId="78AF07B9" w14:textId="77777777" w:rsidR="001A5CD6" w:rsidRPr="00103656" w:rsidRDefault="001A5CD6" w:rsidP="006B25B2">
            <w:pPr>
              <w:pStyle w:val="TableHeading1"/>
              <w:spacing w:before="120"/>
              <w:rPr>
                <w:sz w:val="18"/>
                <w:szCs w:val="18"/>
                <w:rPrChange w:id="208" w:author="Jeff Johnson" w:date="2017-07-10T18:07:00Z">
                  <w:rPr/>
                </w:rPrChange>
              </w:rPr>
            </w:pPr>
            <w:r w:rsidRPr="00103656">
              <w:rPr>
                <w:sz w:val="18"/>
                <w:szCs w:val="18"/>
                <w:rPrChange w:id="209" w:author="Jeff Johnson" w:date="2017-07-10T18:07:00Z">
                  <w:rPr/>
                </w:rPrChange>
              </w:rPr>
              <w:t>PHP</w:t>
            </w:r>
          </w:p>
        </w:tc>
        <w:tc>
          <w:tcPr>
            <w:tcW w:w="0" w:type="auto"/>
            <w:shd w:val="clear" w:color="auto" w:fill="43B02A"/>
            <w:vAlign w:val="center"/>
            <w:tcPrChange w:id="210" w:author="Jeff Johnson" w:date="2017-07-10T22:53:00Z">
              <w:tcPr>
                <w:tcW w:w="0" w:type="auto"/>
                <w:shd w:val="clear" w:color="auto" w:fill="43B02A"/>
                <w:vAlign w:val="center"/>
              </w:tcPr>
            </w:tcPrChange>
          </w:tcPr>
          <w:p w14:paraId="6DC82F47" w14:textId="77777777" w:rsidR="001A5CD6" w:rsidRPr="00103656" w:rsidRDefault="001A5CD6" w:rsidP="006B25B2">
            <w:pPr>
              <w:pStyle w:val="TableHeading1"/>
              <w:spacing w:before="120"/>
              <w:rPr>
                <w:sz w:val="18"/>
                <w:szCs w:val="18"/>
                <w:rPrChange w:id="211" w:author="Jeff Johnson" w:date="2017-07-10T18:07:00Z">
                  <w:rPr/>
                </w:rPrChange>
              </w:rPr>
            </w:pPr>
            <w:r w:rsidRPr="00103656">
              <w:rPr>
                <w:sz w:val="18"/>
                <w:szCs w:val="18"/>
                <w:rPrChange w:id="212" w:author="Jeff Johnson" w:date="2017-07-10T18:07:00Z">
                  <w:rPr/>
                </w:rPrChange>
              </w:rPr>
              <w:t xml:space="preserve">OpenOffice </w:t>
            </w:r>
            <w:proofErr w:type="spellStart"/>
            <w:r w:rsidRPr="00103656">
              <w:rPr>
                <w:sz w:val="18"/>
                <w:szCs w:val="18"/>
                <w:rPrChange w:id="213" w:author="Jeff Johnson" w:date="2017-07-10T18:07:00Z">
                  <w:rPr/>
                </w:rPrChange>
              </w:rPr>
              <w:t>Calc</w:t>
            </w:r>
            <w:proofErr w:type="spellEnd"/>
          </w:p>
        </w:tc>
        <w:tc>
          <w:tcPr>
            <w:tcW w:w="0" w:type="auto"/>
            <w:shd w:val="clear" w:color="auto" w:fill="43B02A"/>
            <w:vAlign w:val="center"/>
            <w:tcPrChange w:id="214" w:author="Jeff Johnson" w:date="2017-07-10T22:53:00Z">
              <w:tcPr>
                <w:tcW w:w="0" w:type="auto"/>
                <w:shd w:val="clear" w:color="auto" w:fill="43B02A"/>
                <w:vAlign w:val="center"/>
              </w:tcPr>
            </w:tcPrChange>
          </w:tcPr>
          <w:p w14:paraId="33CAA65D" w14:textId="77777777" w:rsidR="001A5CD6" w:rsidRPr="00103656" w:rsidRDefault="001A5CD6" w:rsidP="006B25B2">
            <w:pPr>
              <w:pStyle w:val="TableHeading1"/>
              <w:spacing w:before="120"/>
              <w:rPr>
                <w:sz w:val="18"/>
                <w:szCs w:val="18"/>
                <w:rPrChange w:id="215" w:author="Jeff Johnson" w:date="2017-07-10T18:07:00Z">
                  <w:rPr/>
                </w:rPrChange>
              </w:rPr>
            </w:pPr>
            <w:proofErr w:type="spellStart"/>
            <w:r w:rsidRPr="00103656">
              <w:rPr>
                <w:sz w:val="18"/>
                <w:szCs w:val="18"/>
                <w:rPrChange w:id="216" w:author="Jeff Johnson" w:date="2017-07-10T18:07:00Z">
                  <w:rPr/>
                </w:rPrChange>
              </w:rPr>
              <w:t>Hyperic</w:t>
            </w:r>
            <w:proofErr w:type="spellEnd"/>
          </w:p>
          <w:p w14:paraId="005D0319" w14:textId="77777777" w:rsidR="001A5CD6" w:rsidRPr="00103656" w:rsidRDefault="001A5CD6" w:rsidP="006B25B2">
            <w:pPr>
              <w:pStyle w:val="TableHeading1"/>
              <w:spacing w:before="120"/>
              <w:rPr>
                <w:sz w:val="18"/>
                <w:szCs w:val="18"/>
                <w:rPrChange w:id="217" w:author="Jeff Johnson" w:date="2017-07-10T18:07:00Z">
                  <w:rPr/>
                </w:rPrChange>
              </w:rPr>
            </w:pPr>
            <w:r w:rsidRPr="00103656">
              <w:rPr>
                <w:sz w:val="18"/>
                <w:szCs w:val="18"/>
                <w:rPrChange w:id="218" w:author="Jeff Johnson" w:date="2017-07-10T18:07:00Z">
                  <w:rPr/>
                </w:rPrChange>
              </w:rPr>
              <w:t>Server</w:t>
            </w:r>
          </w:p>
        </w:tc>
        <w:tc>
          <w:tcPr>
            <w:tcW w:w="0" w:type="auto"/>
            <w:shd w:val="clear" w:color="auto" w:fill="43B02A"/>
            <w:vAlign w:val="center"/>
            <w:tcPrChange w:id="219" w:author="Jeff Johnson" w:date="2017-07-10T22:53:00Z">
              <w:tcPr>
                <w:tcW w:w="0" w:type="auto"/>
                <w:shd w:val="clear" w:color="auto" w:fill="43B02A"/>
                <w:vAlign w:val="center"/>
              </w:tcPr>
            </w:tcPrChange>
          </w:tcPr>
          <w:p w14:paraId="0B4C8A3C" w14:textId="77777777" w:rsidR="001A5CD6" w:rsidRPr="00103656" w:rsidRDefault="001A5CD6" w:rsidP="006B25B2">
            <w:pPr>
              <w:pStyle w:val="TableHeading1"/>
              <w:spacing w:before="120"/>
              <w:rPr>
                <w:sz w:val="18"/>
                <w:szCs w:val="18"/>
                <w:rPrChange w:id="220" w:author="Jeff Johnson" w:date="2017-07-10T18:07:00Z">
                  <w:rPr/>
                </w:rPrChange>
              </w:rPr>
            </w:pPr>
            <w:r w:rsidRPr="00103656">
              <w:rPr>
                <w:sz w:val="18"/>
                <w:szCs w:val="18"/>
                <w:rPrChange w:id="221" w:author="Jeff Johnson" w:date="2017-07-10T18:07:00Z">
                  <w:rPr/>
                </w:rPrChange>
              </w:rPr>
              <w:t>Open AM</w:t>
            </w:r>
          </w:p>
        </w:tc>
        <w:tc>
          <w:tcPr>
            <w:tcW w:w="0" w:type="auto"/>
            <w:shd w:val="clear" w:color="auto" w:fill="43B02A"/>
            <w:vAlign w:val="center"/>
            <w:tcPrChange w:id="222" w:author="Jeff Johnson" w:date="2017-07-10T22:53:00Z">
              <w:tcPr>
                <w:tcW w:w="0" w:type="auto"/>
                <w:shd w:val="clear" w:color="auto" w:fill="43B02A"/>
                <w:vAlign w:val="center"/>
              </w:tcPr>
            </w:tcPrChange>
          </w:tcPr>
          <w:p w14:paraId="125FE376" w14:textId="77777777" w:rsidR="001A5CD6" w:rsidRPr="00103656" w:rsidRDefault="001A5CD6" w:rsidP="006B25B2">
            <w:pPr>
              <w:pStyle w:val="TableHeading1"/>
              <w:spacing w:before="120"/>
              <w:rPr>
                <w:sz w:val="18"/>
                <w:szCs w:val="18"/>
                <w:rPrChange w:id="223" w:author="Jeff Johnson" w:date="2017-07-10T18:07:00Z">
                  <w:rPr/>
                </w:rPrChange>
              </w:rPr>
            </w:pPr>
            <w:r w:rsidRPr="00103656">
              <w:rPr>
                <w:sz w:val="18"/>
                <w:szCs w:val="18"/>
                <w:rPrChange w:id="224" w:author="Jeff Johnson" w:date="2017-07-10T18:07:00Z">
                  <w:rPr/>
                </w:rPrChange>
              </w:rPr>
              <w:t>Open DJ</w:t>
            </w:r>
          </w:p>
        </w:tc>
        <w:tc>
          <w:tcPr>
            <w:tcW w:w="0" w:type="auto"/>
            <w:shd w:val="clear" w:color="auto" w:fill="43B02A"/>
            <w:tcPrChange w:id="225" w:author="Jeff Johnson" w:date="2017-07-10T22:53:00Z">
              <w:tcPr>
                <w:tcW w:w="0" w:type="auto"/>
                <w:shd w:val="clear" w:color="auto" w:fill="43B02A"/>
              </w:tcPr>
            </w:tcPrChange>
          </w:tcPr>
          <w:p w14:paraId="24EF0367" w14:textId="012C35FD" w:rsidR="001A5CD6" w:rsidRPr="00103656" w:rsidRDefault="001A5CD6">
            <w:pPr>
              <w:pStyle w:val="TableHeading1"/>
              <w:spacing w:before="120"/>
              <w:jc w:val="left"/>
              <w:rPr>
                <w:sz w:val="18"/>
                <w:szCs w:val="18"/>
                <w:rPrChange w:id="226" w:author="Jeff Johnson" w:date="2017-07-10T18:07:00Z">
                  <w:rPr/>
                </w:rPrChange>
              </w:rPr>
              <w:pPrChange w:id="227" w:author="Jeff Johnson" w:date="2017-07-10T18:06:00Z">
                <w:pPr>
                  <w:pStyle w:val="TableHeading1"/>
                  <w:spacing w:before="120"/>
                </w:pPr>
              </w:pPrChange>
            </w:pPr>
            <w:ins w:id="228" w:author="Jeff Johnson" w:date="2017-07-10T18:06:00Z">
              <w:r w:rsidRPr="00103656">
                <w:rPr>
                  <w:sz w:val="18"/>
                  <w:szCs w:val="18"/>
                  <w:rPrChange w:id="229" w:author="Jeff Johnson" w:date="2017-07-10T18:07:00Z">
                    <w:rPr/>
                  </w:rPrChange>
                </w:rPr>
                <w:t>Kubernetes</w:t>
              </w:r>
            </w:ins>
          </w:p>
        </w:tc>
        <w:tc>
          <w:tcPr>
            <w:tcW w:w="0" w:type="auto"/>
            <w:shd w:val="clear" w:color="auto" w:fill="43B02A"/>
            <w:tcPrChange w:id="230" w:author="Jeff Johnson" w:date="2017-07-10T22:53:00Z">
              <w:tcPr>
                <w:tcW w:w="0" w:type="auto"/>
                <w:shd w:val="clear" w:color="auto" w:fill="43B02A"/>
              </w:tcPr>
            </w:tcPrChange>
          </w:tcPr>
          <w:p w14:paraId="5DA13DD6" w14:textId="5F42A649" w:rsidR="001A5CD6" w:rsidRPr="00103656" w:rsidRDefault="001A5CD6" w:rsidP="00103656">
            <w:pPr>
              <w:pStyle w:val="TableHeading1"/>
              <w:spacing w:before="120"/>
              <w:jc w:val="left"/>
              <w:rPr>
                <w:sz w:val="18"/>
                <w:szCs w:val="18"/>
                <w:rPrChange w:id="231" w:author="Jeff Johnson" w:date="2017-07-10T18:07:00Z">
                  <w:rPr/>
                </w:rPrChange>
              </w:rPr>
            </w:pPr>
            <w:ins w:id="232" w:author="Jeff Johnson" w:date="2017-07-10T18:06:00Z">
              <w:r w:rsidRPr="00103656">
                <w:rPr>
                  <w:sz w:val="18"/>
                  <w:szCs w:val="18"/>
                  <w:rPrChange w:id="233" w:author="Jeff Johnson" w:date="2017-07-10T18:07:00Z">
                    <w:rPr/>
                  </w:rPrChange>
                </w:rPr>
                <w:t>Docker</w:t>
              </w:r>
            </w:ins>
          </w:p>
        </w:tc>
        <w:tc>
          <w:tcPr>
            <w:tcW w:w="0" w:type="auto"/>
            <w:shd w:val="clear" w:color="auto" w:fill="43B02A"/>
            <w:tcPrChange w:id="234" w:author="Jeff Johnson" w:date="2017-07-10T22:53:00Z">
              <w:tcPr>
                <w:tcW w:w="0" w:type="auto"/>
                <w:shd w:val="clear" w:color="auto" w:fill="43B02A"/>
              </w:tcPr>
            </w:tcPrChange>
          </w:tcPr>
          <w:p w14:paraId="5E845BB6" w14:textId="6527500F" w:rsidR="001A5CD6" w:rsidRPr="001A5CD6" w:rsidRDefault="001A5CD6" w:rsidP="00103656">
            <w:pPr>
              <w:pStyle w:val="TableHeading1"/>
              <w:spacing w:before="120"/>
              <w:jc w:val="left"/>
              <w:rPr>
                <w:sz w:val="18"/>
                <w:szCs w:val="18"/>
              </w:rPr>
            </w:pPr>
            <w:ins w:id="235" w:author="Jeff Johnson" w:date="2017-07-10T22:53:00Z">
              <w:r>
                <w:rPr>
                  <w:sz w:val="18"/>
                  <w:szCs w:val="18"/>
                </w:rPr>
                <w:t>S3</w:t>
              </w:r>
            </w:ins>
          </w:p>
        </w:tc>
      </w:tr>
      <w:tr w:rsidR="001A5CD6" w:rsidRPr="00F11DBD" w14:paraId="371BD0A2" w14:textId="16BF4F2E" w:rsidTr="001A5CD6">
        <w:trPr>
          <w:cantSplit/>
          <w:jc w:val="center"/>
          <w:trPrChange w:id="236" w:author="Jeff Johnson" w:date="2017-07-10T22:53:00Z">
            <w:trPr>
              <w:cantSplit/>
              <w:jc w:val="center"/>
            </w:trPr>
          </w:trPrChange>
        </w:trPr>
        <w:tc>
          <w:tcPr>
            <w:tcW w:w="0" w:type="auto"/>
            <w:vAlign w:val="center"/>
            <w:tcPrChange w:id="237" w:author="Jeff Johnson" w:date="2017-07-10T22:53:00Z">
              <w:tcPr>
                <w:tcW w:w="0" w:type="auto"/>
                <w:vAlign w:val="center"/>
              </w:tcPr>
            </w:tcPrChange>
          </w:tcPr>
          <w:p w14:paraId="0ED7006B"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238" w:author="Jeff Johnson" w:date="2017-07-10T22:53:00Z">
              <w:tcPr>
                <w:tcW w:w="0" w:type="auto"/>
                <w:vAlign w:val="center"/>
              </w:tcPr>
            </w:tcPrChange>
          </w:tcPr>
          <w:p w14:paraId="6937B184" w14:textId="77777777" w:rsidR="001A5CD6" w:rsidRPr="00540C3D" w:rsidRDefault="001A5CD6" w:rsidP="00540C3D">
            <w:pPr>
              <w:spacing w:beforeLines="60" w:before="144" w:afterLines="60" w:after="144"/>
              <w:rPr>
                <w:sz w:val="20"/>
                <w:szCs w:val="20"/>
              </w:rPr>
            </w:pPr>
            <w:r w:rsidRPr="00540C3D">
              <w:rPr>
                <w:sz w:val="20"/>
                <w:szCs w:val="20"/>
              </w:rPr>
              <w:t>Portal</w:t>
            </w:r>
          </w:p>
        </w:tc>
        <w:tc>
          <w:tcPr>
            <w:tcW w:w="0" w:type="auto"/>
            <w:vAlign w:val="center"/>
            <w:tcPrChange w:id="239" w:author="Jeff Johnson" w:date="2017-07-10T22:53:00Z">
              <w:tcPr>
                <w:tcW w:w="0" w:type="auto"/>
                <w:vAlign w:val="center"/>
              </w:tcPr>
            </w:tcPrChange>
          </w:tcPr>
          <w:p w14:paraId="18A216B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40" w:author="Jeff Johnson" w:date="2017-07-10T22:53:00Z">
              <w:tcPr>
                <w:tcW w:w="0" w:type="auto"/>
                <w:vAlign w:val="center"/>
              </w:tcPr>
            </w:tcPrChange>
          </w:tcPr>
          <w:p w14:paraId="1D4D5E84"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41" w:author="Jeff Johnson" w:date="2017-07-10T22:53:00Z">
              <w:tcPr>
                <w:tcW w:w="0" w:type="auto"/>
                <w:vAlign w:val="center"/>
              </w:tcPr>
            </w:tcPrChange>
          </w:tcPr>
          <w:p w14:paraId="3C2FBC1B" w14:textId="77777777" w:rsidR="001A5CD6" w:rsidRPr="00540C3D" w:rsidRDefault="001A5CD6" w:rsidP="00540C3D">
            <w:pPr>
              <w:spacing w:beforeLines="60" w:before="144" w:afterLines="60" w:after="144"/>
              <w:jc w:val="center"/>
              <w:rPr>
                <w:sz w:val="20"/>
                <w:szCs w:val="20"/>
              </w:rPr>
            </w:pPr>
          </w:p>
        </w:tc>
        <w:tc>
          <w:tcPr>
            <w:tcW w:w="0" w:type="auto"/>
            <w:vAlign w:val="center"/>
            <w:tcPrChange w:id="242" w:author="Jeff Johnson" w:date="2017-07-10T22:53:00Z">
              <w:tcPr>
                <w:tcW w:w="0" w:type="auto"/>
                <w:vAlign w:val="center"/>
              </w:tcPr>
            </w:tcPrChange>
          </w:tcPr>
          <w:p w14:paraId="0E501C9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43" w:author="Jeff Johnson" w:date="2017-07-10T22:53:00Z">
              <w:tcPr>
                <w:tcW w:w="0" w:type="auto"/>
                <w:vAlign w:val="center"/>
              </w:tcPr>
            </w:tcPrChange>
          </w:tcPr>
          <w:p w14:paraId="3265C35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44" w:author="Jeff Johnson" w:date="2017-07-10T22:53:00Z">
              <w:tcPr>
                <w:tcW w:w="0" w:type="auto"/>
                <w:vAlign w:val="center"/>
              </w:tcPr>
            </w:tcPrChange>
          </w:tcPr>
          <w:p w14:paraId="0502DAF0" w14:textId="77777777" w:rsidR="001A5CD6" w:rsidRPr="00540C3D" w:rsidRDefault="001A5CD6" w:rsidP="00540C3D">
            <w:pPr>
              <w:spacing w:beforeLines="60" w:before="144" w:afterLines="60" w:after="144"/>
              <w:jc w:val="center"/>
              <w:rPr>
                <w:sz w:val="20"/>
                <w:szCs w:val="20"/>
              </w:rPr>
            </w:pPr>
          </w:p>
        </w:tc>
        <w:tc>
          <w:tcPr>
            <w:tcW w:w="0" w:type="auto"/>
            <w:vAlign w:val="center"/>
            <w:tcPrChange w:id="245" w:author="Jeff Johnson" w:date="2017-07-10T22:53:00Z">
              <w:tcPr>
                <w:tcW w:w="0" w:type="auto"/>
                <w:vAlign w:val="center"/>
              </w:tcPr>
            </w:tcPrChange>
          </w:tcPr>
          <w:p w14:paraId="5995DAD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46" w:author="Jeff Johnson" w:date="2017-07-10T22:53:00Z">
              <w:tcPr>
                <w:tcW w:w="0" w:type="auto"/>
                <w:vAlign w:val="center"/>
              </w:tcPr>
            </w:tcPrChange>
          </w:tcPr>
          <w:p w14:paraId="64FA3A88" w14:textId="77777777" w:rsidR="001A5CD6" w:rsidRPr="00540C3D" w:rsidRDefault="001A5CD6" w:rsidP="00540C3D">
            <w:pPr>
              <w:spacing w:beforeLines="60" w:before="144" w:afterLines="60" w:after="144"/>
              <w:jc w:val="center"/>
              <w:rPr>
                <w:sz w:val="20"/>
                <w:szCs w:val="20"/>
              </w:rPr>
            </w:pPr>
          </w:p>
        </w:tc>
        <w:tc>
          <w:tcPr>
            <w:tcW w:w="0" w:type="auto"/>
            <w:vAlign w:val="center"/>
            <w:tcPrChange w:id="247" w:author="Jeff Johnson" w:date="2017-07-10T22:53:00Z">
              <w:tcPr>
                <w:tcW w:w="0" w:type="auto"/>
                <w:vAlign w:val="center"/>
              </w:tcPr>
            </w:tcPrChange>
          </w:tcPr>
          <w:p w14:paraId="6EA462F9" w14:textId="77777777" w:rsidR="001A5CD6" w:rsidRPr="00540C3D" w:rsidRDefault="001A5CD6" w:rsidP="00540C3D">
            <w:pPr>
              <w:spacing w:beforeLines="60" w:before="144" w:afterLines="60" w:after="144"/>
              <w:jc w:val="center"/>
              <w:rPr>
                <w:sz w:val="20"/>
                <w:szCs w:val="20"/>
              </w:rPr>
            </w:pPr>
          </w:p>
        </w:tc>
        <w:tc>
          <w:tcPr>
            <w:tcW w:w="0" w:type="auto"/>
            <w:vAlign w:val="center"/>
            <w:tcPrChange w:id="248" w:author="Jeff Johnson" w:date="2017-07-10T22:53:00Z">
              <w:tcPr>
                <w:tcW w:w="0" w:type="auto"/>
                <w:vAlign w:val="center"/>
              </w:tcPr>
            </w:tcPrChange>
          </w:tcPr>
          <w:p w14:paraId="3375D60E" w14:textId="77777777" w:rsidR="001A5CD6" w:rsidRPr="00540C3D" w:rsidRDefault="001A5CD6" w:rsidP="00540C3D">
            <w:pPr>
              <w:spacing w:beforeLines="60" w:before="144" w:afterLines="60" w:after="144"/>
              <w:jc w:val="center"/>
              <w:rPr>
                <w:sz w:val="20"/>
                <w:szCs w:val="20"/>
              </w:rPr>
            </w:pPr>
          </w:p>
        </w:tc>
        <w:tc>
          <w:tcPr>
            <w:tcW w:w="0" w:type="auto"/>
            <w:vAlign w:val="center"/>
            <w:tcPrChange w:id="249" w:author="Jeff Johnson" w:date="2017-07-10T22:53:00Z">
              <w:tcPr>
                <w:tcW w:w="0" w:type="auto"/>
                <w:vAlign w:val="center"/>
              </w:tcPr>
            </w:tcPrChange>
          </w:tcPr>
          <w:p w14:paraId="4AA1AAA1" w14:textId="77777777" w:rsidR="001A5CD6" w:rsidRPr="00540C3D" w:rsidRDefault="001A5CD6" w:rsidP="00540C3D">
            <w:pPr>
              <w:spacing w:beforeLines="60" w:before="144" w:afterLines="60" w:after="144"/>
              <w:jc w:val="center"/>
              <w:rPr>
                <w:sz w:val="20"/>
                <w:szCs w:val="20"/>
              </w:rPr>
            </w:pPr>
          </w:p>
        </w:tc>
        <w:tc>
          <w:tcPr>
            <w:tcW w:w="0" w:type="auto"/>
            <w:tcPrChange w:id="250" w:author="Jeff Johnson" w:date="2017-07-10T22:53:00Z">
              <w:tcPr>
                <w:tcW w:w="0" w:type="auto"/>
              </w:tcPr>
            </w:tcPrChange>
          </w:tcPr>
          <w:p w14:paraId="58BD5987" w14:textId="77777777" w:rsidR="001A5CD6" w:rsidRPr="00540C3D" w:rsidRDefault="001A5CD6" w:rsidP="00540C3D">
            <w:pPr>
              <w:spacing w:beforeLines="60" w:before="144" w:afterLines="60" w:after="144"/>
              <w:jc w:val="center"/>
              <w:rPr>
                <w:sz w:val="20"/>
                <w:szCs w:val="20"/>
              </w:rPr>
            </w:pPr>
          </w:p>
        </w:tc>
        <w:tc>
          <w:tcPr>
            <w:tcW w:w="0" w:type="auto"/>
            <w:tcPrChange w:id="251" w:author="Jeff Johnson" w:date="2017-07-10T22:53:00Z">
              <w:tcPr>
                <w:tcW w:w="0" w:type="auto"/>
              </w:tcPr>
            </w:tcPrChange>
          </w:tcPr>
          <w:p w14:paraId="3970A1D7" w14:textId="77777777" w:rsidR="001A5CD6" w:rsidRPr="00540C3D" w:rsidRDefault="001A5CD6">
            <w:pPr>
              <w:spacing w:beforeLines="60" w:before="144" w:afterLines="60" w:after="144"/>
              <w:rPr>
                <w:sz w:val="20"/>
                <w:szCs w:val="20"/>
              </w:rPr>
              <w:pPrChange w:id="252" w:author="Jeff Johnson" w:date="2017-07-10T22:53:00Z">
                <w:pPr>
                  <w:spacing w:beforeLines="60" w:before="144" w:afterLines="60" w:after="144"/>
                  <w:jc w:val="center"/>
                </w:pPr>
              </w:pPrChange>
            </w:pPr>
          </w:p>
        </w:tc>
        <w:tc>
          <w:tcPr>
            <w:tcW w:w="0" w:type="auto"/>
            <w:tcPrChange w:id="253" w:author="Jeff Johnson" w:date="2017-07-10T22:53:00Z">
              <w:tcPr>
                <w:tcW w:w="0" w:type="auto"/>
              </w:tcPr>
            </w:tcPrChange>
          </w:tcPr>
          <w:p w14:paraId="444D4711" w14:textId="77777777" w:rsidR="001A5CD6" w:rsidRPr="00540C3D" w:rsidRDefault="001A5CD6" w:rsidP="001A5CD6">
            <w:pPr>
              <w:spacing w:beforeLines="60" w:before="144" w:afterLines="60" w:after="144"/>
              <w:rPr>
                <w:sz w:val="20"/>
                <w:szCs w:val="20"/>
              </w:rPr>
            </w:pPr>
          </w:p>
        </w:tc>
      </w:tr>
      <w:tr w:rsidR="001A5CD6" w:rsidRPr="00F11DBD" w14:paraId="0B431515" w14:textId="63AC2938" w:rsidTr="001A5CD6">
        <w:trPr>
          <w:cantSplit/>
          <w:jc w:val="center"/>
          <w:trPrChange w:id="254" w:author="Jeff Johnson" w:date="2017-07-10T22:53:00Z">
            <w:trPr>
              <w:cantSplit/>
              <w:jc w:val="center"/>
            </w:trPr>
          </w:trPrChange>
        </w:trPr>
        <w:tc>
          <w:tcPr>
            <w:tcW w:w="0" w:type="auto"/>
            <w:vAlign w:val="center"/>
            <w:tcPrChange w:id="255" w:author="Jeff Johnson" w:date="2017-07-10T22:53:00Z">
              <w:tcPr>
                <w:tcW w:w="0" w:type="auto"/>
                <w:vAlign w:val="center"/>
              </w:tcPr>
            </w:tcPrChange>
          </w:tcPr>
          <w:p w14:paraId="411FB124"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256" w:author="Jeff Johnson" w:date="2017-07-10T22:53:00Z">
              <w:tcPr>
                <w:tcW w:w="0" w:type="auto"/>
                <w:vAlign w:val="center"/>
              </w:tcPr>
            </w:tcPrChange>
          </w:tcPr>
          <w:p w14:paraId="77DB8732" w14:textId="77777777" w:rsidR="001A5CD6" w:rsidRPr="00540C3D" w:rsidRDefault="001A5CD6" w:rsidP="00540C3D">
            <w:pPr>
              <w:spacing w:beforeLines="60" w:before="144" w:afterLines="60" w:after="144"/>
              <w:rPr>
                <w:sz w:val="20"/>
                <w:szCs w:val="20"/>
              </w:rPr>
            </w:pPr>
            <w:r w:rsidRPr="00540C3D">
              <w:rPr>
                <w:sz w:val="20"/>
                <w:szCs w:val="20"/>
              </w:rPr>
              <w:t>Program Management</w:t>
            </w:r>
          </w:p>
        </w:tc>
        <w:tc>
          <w:tcPr>
            <w:tcW w:w="0" w:type="auto"/>
            <w:vAlign w:val="center"/>
            <w:tcPrChange w:id="257" w:author="Jeff Johnson" w:date="2017-07-10T22:53:00Z">
              <w:tcPr>
                <w:tcW w:w="0" w:type="auto"/>
                <w:vAlign w:val="center"/>
              </w:tcPr>
            </w:tcPrChange>
          </w:tcPr>
          <w:p w14:paraId="3BDE703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58" w:author="Jeff Johnson" w:date="2017-07-10T22:53:00Z">
              <w:tcPr>
                <w:tcW w:w="0" w:type="auto"/>
                <w:vAlign w:val="center"/>
              </w:tcPr>
            </w:tcPrChange>
          </w:tcPr>
          <w:p w14:paraId="5F82D85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59" w:author="Jeff Johnson" w:date="2017-07-10T22:53:00Z">
              <w:tcPr>
                <w:tcW w:w="0" w:type="auto"/>
                <w:vAlign w:val="center"/>
              </w:tcPr>
            </w:tcPrChange>
          </w:tcPr>
          <w:p w14:paraId="39B2B249" w14:textId="77777777" w:rsidR="001A5CD6" w:rsidRPr="00540C3D" w:rsidRDefault="001A5CD6" w:rsidP="00540C3D">
            <w:pPr>
              <w:spacing w:beforeLines="60" w:before="144" w:afterLines="60" w:after="144"/>
              <w:jc w:val="center"/>
              <w:rPr>
                <w:sz w:val="20"/>
                <w:szCs w:val="20"/>
              </w:rPr>
            </w:pPr>
          </w:p>
        </w:tc>
        <w:tc>
          <w:tcPr>
            <w:tcW w:w="0" w:type="auto"/>
            <w:vAlign w:val="center"/>
            <w:tcPrChange w:id="260" w:author="Jeff Johnson" w:date="2017-07-10T22:53:00Z">
              <w:tcPr>
                <w:tcW w:w="0" w:type="auto"/>
                <w:vAlign w:val="center"/>
              </w:tcPr>
            </w:tcPrChange>
          </w:tcPr>
          <w:p w14:paraId="176E8033" w14:textId="77777777" w:rsidR="001A5CD6" w:rsidRPr="00540C3D" w:rsidRDefault="001A5CD6" w:rsidP="00540C3D">
            <w:pPr>
              <w:spacing w:beforeLines="60" w:before="144" w:afterLines="60" w:after="144"/>
              <w:jc w:val="center"/>
              <w:rPr>
                <w:sz w:val="20"/>
                <w:szCs w:val="20"/>
              </w:rPr>
            </w:pPr>
          </w:p>
        </w:tc>
        <w:tc>
          <w:tcPr>
            <w:tcW w:w="0" w:type="auto"/>
            <w:vAlign w:val="center"/>
            <w:tcPrChange w:id="261" w:author="Jeff Johnson" w:date="2017-07-10T22:53:00Z">
              <w:tcPr>
                <w:tcW w:w="0" w:type="auto"/>
                <w:vAlign w:val="center"/>
              </w:tcPr>
            </w:tcPrChange>
          </w:tcPr>
          <w:p w14:paraId="0538EAAA" w14:textId="77777777" w:rsidR="001A5CD6" w:rsidRPr="00540C3D" w:rsidRDefault="001A5CD6" w:rsidP="00540C3D">
            <w:pPr>
              <w:spacing w:beforeLines="60" w:before="144" w:afterLines="60" w:after="144"/>
              <w:jc w:val="center"/>
              <w:rPr>
                <w:sz w:val="20"/>
                <w:szCs w:val="20"/>
              </w:rPr>
            </w:pPr>
          </w:p>
        </w:tc>
        <w:tc>
          <w:tcPr>
            <w:tcW w:w="0" w:type="auto"/>
            <w:vAlign w:val="center"/>
            <w:tcPrChange w:id="262" w:author="Jeff Johnson" w:date="2017-07-10T22:53:00Z">
              <w:tcPr>
                <w:tcW w:w="0" w:type="auto"/>
                <w:vAlign w:val="center"/>
              </w:tcPr>
            </w:tcPrChange>
          </w:tcPr>
          <w:p w14:paraId="738F2FD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63" w:author="Jeff Johnson" w:date="2017-07-10T22:53:00Z">
              <w:tcPr>
                <w:tcW w:w="0" w:type="auto"/>
                <w:vAlign w:val="center"/>
              </w:tcPr>
            </w:tcPrChange>
          </w:tcPr>
          <w:p w14:paraId="572AE16F" w14:textId="77777777" w:rsidR="001A5CD6" w:rsidRPr="00540C3D" w:rsidRDefault="001A5CD6" w:rsidP="00540C3D">
            <w:pPr>
              <w:spacing w:beforeLines="60" w:before="144" w:afterLines="60" w:after="144"/>
              <w:jc w:val="center"/>
              <w:rPr>
                <w:sz w:val="20"/>
                <w:szCs w:val="20"/>
              </w:rPr>
            </w:pPr>
          </w:p>
        </w:tc>
        <w:tc>
          <w:tcPr>
            <w:tcW w:w="0" w:type="auto"/>
            <w:vAlign w:val="center"/>
            <w:tcPrChange w:id="264" w:author="Jeff Johnson" w:date="2017-07-10T22:53:00Z">
              <w:tcPr>
                <w:tcW w:w="0" w:type="auto"/>
                <w:vAlign w:val="center"/>
              </w:tcPr>
            </w:tcPrChange>
          </w:tcPr>
          <w:p w14:paraId="23173E43" w14:textId="77777777" w:rsidR="001A5CD6" w:rsidRPr="00540C3D" w:rsidRDefault="001A5CD6" w:rsidP="00540C3D">
            <w:pPr>
              <w:spacing w:beforeLines="60" w:before="144" w:afterLines="60" w:after="144"/>
              <w:jc w:val="center"/>
              <w:rPr>
                <w:sz w:val="20"/>
                <w:szCs w:val="20"/>
              </w:rPr>
            </w:pPr>
          </w:p>
        </w:tc>
        <w:tc>
          <w:tcPr>
            <w:tcW w:w="0" w:type="auto"/>
            <w:vAlign w:val="center"/>
            <w:tcPrChange w:id="265" w:author="Jeff Johnson" w:date="2017-07-10T22:53:00Z">
              <w:tcPr>
                <w:tcW w:w="0" w:type="auto"/>
                <w:vAlign w:val="center"/>
              </w:tcPr>
            </w:tcPrChange>
          </w:tcPr>
          <w:p w14:paraId="4DBC4923" w14:textId="77777777" w:rsidR="001A5CD6" w:rsidRPr="00540C3D" w:rsidRDefault="001A5CD6" w:rsidP="00540C3D">
            <w:pPr>
              <w:spacing w:beforeLines="60" w:before="144" w:afterLines="60" w:after="144"/>
              <w:jc w:val="center"/>
              <w:rPr>
                <w:sz w:val="20"/>
                <w:szCs w:val="20"/>
              </w:rPr>
            </w:pPr>
          </w:p>
        </w:tc>
        <w:tc>
          <w:tcPr>
            <w:tcW w:w="0" w:type="auto"/>
            <w:vAlign w:val="center"/>
            <w:tcPrChange w:id="266" w:author="Jeff Johnson" w:date="2017-07-10T22:53:00Z">
              <w:tcPr>
                <w:tcW w:w="0" w:type="auto"/>
                <w:vAlign w:val="center"/>
              </w:tcPr>
            </w:tcPrChange>
          </w:tcPr>
          <w:p w14:paraId="4B4E916A" w14:textId="77777777" w:rsidR="001A5CD6" w:rsidRPr="00540C3D" w:rsidRDefault="001A5CD6" w:rsidP="00540C3D">
            <w:pPr>
              <w:spacing w:beforeLines="60" w:before="144" w:afterLines="60" w:after="144"/>
              <w:jc w:val="center"/>
              <w:rPr>
                <w:sz w:val="20"/>
                <w:szCs w:val="20"/>
              </w:rPr>
            </w:pPr>
          </w:p>
        </w:tc>
        <w:tc>
          <w:tcPr>
            <w:tcW w:w="0" w:type="auto"/>
            <w:vAlign w:val="center"/>
            <w:tcPrChange w:id="267" w:author="Jeff Johnson" w:date="2017-07-10T22:53:00Z">
              <w:tcPr>
                <w:tcW w:w="0" w:type="auto"/>
                <w:vAlign w:val="center"/>
              </w:tcPr>
            </w:tcPrChange>
          </w:tcPr>
          <w:p w14:paraId="202D7736" w14:textId="77777777" w:rsidR="001A5CD6" w:rsidRPr="00540C3D" w:rsidRDefault="001A5CD6" w:rsidP="00540C3D">
            <w:pPr>
              <w:spacing w:beforeLines="60" w:before="144" w:afterLines="60" w:after="144"/>
              <w:jc w:val="center"/>
              <w:rPr>
                <w:sz w:val="20"/>
                <w:szCs w:val="20"/>
              </w:rPr>
            </w:pPr>
          </w:p>
        </w:tc>
        <w:tc>
          <w:tcPr>
            <w:tcW w:w="0" w:type="auto"/>
            <w:tcPrChange w:id="268" w:author="Jeff Johnson" w:date="2017-07-10T22:53:00Z">
              <w:tcPr>
                <w:tcW w:w="0" w:type="auto"/>
              </w:tcPr>
            </w:tcPrChange>
          </w:tcPr>
          <w:p w14:paraId="3EC15531" w14:textId="77777777" w:rsidR="001A5CD6" w:rsidRPr="00540C3D" w:rsidRDefault="001A5CD6" w:rsidP="00540C3D">
            <w:pPr>
              <w:spacing w:beforeLines="60" w:before="144" w:afterLines="60" w:after="144"/>
              <w:jc w:val="center"/>
              <w:rPr>
                <w:sz w:val="20"/>
                <w:szCs w:val="20"/>
              </w:rPr>
            </w:pPr>
          </w:p>
        </w:tc>
        <w:tc>
          <w:tcPr>
            <w:tcW w:w="0" w:type="auto"/>
            <w:tcPrChange w:id="269" w:author="Jeff Johnson" w:date="2017-07-10T22:53:00Z">
              <w:tcPr>
                <w:tcW w:w="0" w:type="auto"/>
              </w:tcPr>
            </w:tcPrChange>
          </w:tcPr>
          <w:p w14:paraId="0933D92B" w14:textId="77777777" w:rsidR="001A5CD6" w:rsidRPr="00540C3D" w:rsidRDefault="001A5CD6" w:rsidP="00540C3D">
            <w:pPr>
              <w:spacing w:beforeLines="60" w:before="144" w:afterLines="60" w:after="144"/>
              <w:jc w:val="center"/>
              <w:rPr>
                <w:sz w:val="20"/>
                <w:szCs w:val="20"/>
              </w:rPr>
            </w:pPr>
          </w:p>
        </w:tc>
        <w:tc>
          <w:tcPr>
            <w:tcW w:w="0" w:type="auto"/>
            <w:tcPrChange w:id="270" w:author="Jeff Johnson" w:date="2017-07-10T22:53:00Z">
              <w:tcPr>
                <w:tcW w:w="0" w:type="auto"/>
              </w:tcPr>
            </w:tcPrChange>
          </w:tcPr>
          <w:p w14:paraId="5EB64593" w14:textId="77777777" w:rsidR="001A5CD6" w:rsidRPr="00540C3D" w:rsidRDefault="001A5CD6" w:rsidP="00540C3D">
            <w:pPr>
              <w:spacing w:beforeLines="60" w:before="144" w:afterLines="60" w:after="144"/>
              <w:jc w:val="center"/>
              <w:rPr>
                <w:sz w:val="20"/>
                <w:szCs w:val="20"/>
              </w:rPr>
            </w:pPr>
          </w:p>
        </w:tc>
      </w:tr>
      <w:tr w:rsidR="001A5CD6" w:rsidRPr="00F11DBD" w14:paraId="54C58E03" w14:textId="1197F863" w:rsidTr="001A5CD6">
        <w:trPr>
          <w:cantSplit/>
          <w:jc w:val="center"/>
          <w:trPrChange w:id="271" w:author="Jeff Johnson" w:date="2017-07-10T22:53:00Z">
            <w:trPr>
              <w:cantSplit/>
              <w:jc w:val="center"/>
            </w:trPr>
          </w:trPrChange>
        </w:trPr>
        <w:tc>
          <w:tcPr>
            <w:tcW w:w="0" w:type="auto"/>
            <w:vAlign w:val="center"/>
            <w:tcPrChange w:id="272" w:author="Jeff Johnson" w:date="2017-07-10T22:53:00Z">
              <w:tcPr>
                <w:tcW w:w="0" w:type="auto"/>
                <w:vAlign w:val="center"/>
              </w:tcPr>
            </w:tcPrChange>
          </w:tcPr>
          <w:p w14:paraId="278C7E87"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273" w:author="Jeff Johnson" w:date="2017-07-10T22:53:00Z">
              <w:tcPr>
                <w:tcW w:w="0" w:type="auto"/>
                <w:vAlign w:val="center"/>
              </w:tcPr>
            </w:tcPrChange>
          </w:tcPr>
          <w:p w14:paraId="53DEC7D9" w14:textId="77777777" w:rsidR="001A5CD6" w:rsidRPr="00540C3D" w:rsidRDefault="001A5CD6" w:rsidP="00540C3D">
            <w:pPr>
              <w:spacing w:beforeLines="60" w:before="144" w:afterLines="60" w:after="144"/>
              <w:rPr>
                <w:sz w:val="20"/>
                <w:szCs w:val="20"/>
              </w:rPr>
            </w:pPr>
            <w:r w:rsidRPr="00540C3D">
              <w:rPr>
                <w:sz w:val="20"/>
                <w:szCs w:val="20"/>
              </w:rPr>
              <w:t>Core Standards</w:t>
            </w:r>
          </w:p>
        </w:tc>
        <w:tc>
          <w:tcPr>
            <w:tcW w:w="0" w:type="auto"/>
            <w:vAlign w:val="center"/>
            <w:tcPrChange w:id="274" w:author="Jeff Johnson" w:date="2017-07-10T22:53:00Z">
              <w:tcPr>
                <w:tcW w:w="0" w:type="auto"/>
                <w:vAlign w:val="center"/>
              </w:tcPr>
            </w:tcPrChange>
          </w:tcPr>
          <w:p w14:paraId="24A5C2A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75" w:author="Jeff Johnson" w:date="2017-07-10T22:53:00Z">
              <w:tcPr>
                <w:tcW w:w="0" w:type="auto"/>
                <w:vAlign w:val="center"/>
              </w:tcPr>
            </w:tcPrChange>
          </w:tcPr>
          <w:p w14:paraId="0628321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76" w:author="Jeff Johnson" w:date="2017-07-10T22:53:00Z">
              <w:tcPr>
                <w:tcW w:w="0" w:type="auto"/>
                <w:vAlign w:val="center"/>
              </w:tcPr>
            </w:tcPrChange>
          </w:tcPr>
          <w:p w14:paraId="4F167E83" w14:textId="77777777" w:rsidR="001A5CD6" w:rsidRPr="00540C3D" w:rsidRDefault="001A5CD6" w:rsidP="00540C3D">
            <w:pPr>
              <w:spacing w:beforeLines="60" w:before="144" w:afterLines="60" w:after="144"/>
              <w:jc w:val="center"/>
              <w:rPr>
                <w:sz w:val="20"/>
                <w:szCs w:val="20"/>
              </w:rPr>
            </w:pPr>
          </w:p>
        </w:tc>
        <w:tc>
          <w:tcPr>
            <w:tcW w:w="0" w:type="auto"/>
            <w:vAlign w:val="center"/>
            <w:tcPrChange w:id="277" w:author="Jeff Johnson" w:date="2017-07-10T22:53:00Z">
              <w:tcPr>
                <w:tcW w:w="0" w:type="auto"/>
                <w:vAlign w:val="center"/>
              </w:tcPr>
            </w:tcPrChange>
          </w:tcPr>
          <w:p w14:paraId="2D003F7B" w14:textId="77777777" w:rsidR="001A5CD6" w:rsidRPr="00540C3D" w:rsidRDefault="001A5CD6" w:rsidP="00540C3D">
            <w:pPr>
              <w:spacing w:beforeLines="60" w:before="144" w:afterLines="60" w:after="144"/>
              <w:jc w:val="center"/>
              <w:rPr>
                <w:sz w:val="20"/>
                <w:szCs w:val="20"/>
              </w:rPr>
            </w:pPr>
          </w:p>
        </w:tc>
        <w:tc>
          <w:tcPr>
            <w:tcW w:w="0" w:type="auto"/>
            <w:vAlign w:val="center"/>
            <w:tcPrChange w:id="278" w:author="Jeff Johnson" w:date="2017-07-10T22:53:00Z">
              <w:tcPr>
                <w:tcW w:w="0" w:type="auto"/>
                <w:vAlign w:val="center"/>
              </w:tcPr>
            </w:tcPrChange>
          </w:tcPr>
          <w:p w14:paraId="7D902DF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79" w:author="Jeff Johnson" w:date="2017-07-10T22:53:00Z">
              <w:tcPr>
                <w:tcW w:w="0" w:type="auto"/>
                <w:vAlign w:val="center"/>
              </w:tcPr>
            </w:tcPrChange>
          </w:tcPr>
          <w:p w14:paraId="1F416116" w14:textId="77777777" w:rsidR="001A5CD6" w:rsidRPr="00540C3D" w:rsidRDefault="001A5CD6" w:rsidP="00540C3D">
            <w:pPr>
              <w:spacing w:beforeLines="60" w:before="144" w:afterLines="60" w:after="144"/>
              <w:jc w:val="center"/>
              <w:rPr>
                <w:sz w:val="20"/>
                <w:szCs w:val="20"/>
              </w:rPr>
            </w:pPr>
          </w:p>
        </w:tc>
        <w:tc>
          <w:tcPr>
            <w:tcW w:w="0" w:type="auto"/>
            <w:vAlign w:val="center"/>
            <w:tcPrChange w:id="280" w:author="Jeff Johnson" w:date="2017-07-10T22:53:00Z">
              <w:tcPr>
                <w:tcW w:w="0" w:type="auto"/>
                <w:vAlign w:val="center"/>
              </w:tcPr>
            </w:tcPrChange>
          </w:tcPr>
          <w:p w14:paraId="2A364D8E" w14:textId="77777777" w:rsidR="001A5CD6" w:rsidRPr="00540C3D" w:rsidRDefault="001A5CD6" w:rsidP="00540C3D">
            <w:pPr>
              <w:spacing w:beforeLines="60" w:before="144" w:afterLines="60" w:after="144"/>
              <w:jc w:val="center"/>
              <w:rPr>
                <w:sz w:val="20"/>
                <w:szCs w:val="20"/>
              </w:rPr>
            </w:pPr>
          </w:p>
        </w:tc>
        <w:tc>
          <w:tcPr>
            <w:tcW w:w="0" w:type="auto"/>
            <w:vAlign w:val="center"/>
            <w:tcPrChange w:id="281" w:author="Jeff Johnson" w:date="2017-07-10T22:53:00Z">
              <w:tcPr>
                <w:tcW w:w="0" w:type="auto"/>
                <w:vAlign w:val="center"/>
              </w:tcPr>
            </w:tcPrChange>
          </w:tcPr>
          <w:p w14:paraId="0049FBC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82" w:author="Jeff Johnson" w:date="2017-07-10T22:53:00Z">
              <w:tcPr>
                <w:tcW w:w="0" w:type="auto"/>
                <w:vAlign w:val="center"/>
              </w:tcPr>
            </w:tcPrChange>
          </w:tcPr>
          <w:p w14:paraId="314CEE2A" w14:textId="77777777" w:rsidR="001A5CD6" w:rsidRPr="00540C3D" w:rsidRDefault="001A5CD6" w:rsidP="00540C3D">
            <w:pPr>
              <w:spacing w:beforeLines="60" w:before="144" w:afterLines="60" w:after="144"/>
              <w:jc w:val="center"/>
              <w:rPr>
                <w:sz w:val="20"/>
                <w:szCs w:val="20"/>
              </w:rPr>
            </w:pPr>
          </w:p>
        </w:tc>
        <w:tc>
          <w:tcPr>
            <w:tcW w:w="0" w:type="auto"/>
            <w:vAlign w:val="center"/>
            <w:tcPrChange w:id="283" w:author="Jeff Johnson" w:date="2017-07-10T22:53:00Z">
              <w:tcPr>
                <w:tcW w:w="0" w:type="auto"/>
                <w:vAlign w:val="center"/>
              </w:tcPr>
            </w:tcPrChange>
          </w:tcPr>
          <w:p w14:paraId="6F59982C" w14:textId="77777777" w:rsidR="001A5CD6" w:rsidRPr="00540C3D" w:rsidRDefault="001A5CD6" w:rsidP="00540C3D">
            <w:pPr>
              <w:spacing w:beforeLines="60" w:before="144" w:afterLines="60" w:after="144"/>
              <w:jc w:val="center"/>
              <w:rPr>
                <w:sz w:val="20"/>
                <w:szCs w:val="20"/>
              </w:rPr>
            </w:pPr>
          </w:p>
        </w:tc>
        <w:tc>
          <w:tcPr>
            <w:tcW w:w="0" w:type="auto"/>
            <w:vAlign w:val="center"/>
            <w:tcPrChange w:id="284" w:author="Jeff Johnson" w:date="2017-07-10T22:53:00Z">
              <w:tcPr>
                <w:tcW w:w="0" w:type="auto"/>
                <w:vAlign w:val="center"/>
              </w:tcPr>
            </w:tcPrChange>
          </w:tcPr>
          <w:p w14:paraId="5B2FD32F" w14:textId="77777777" w:rsidR="001A5CD6" w:rsidRPr="00540C3D" w:rsidRDefault="001A5CD6" w:rsidP="00540C3D">
            <w:pPr>
              <w:spacing w:beforeLines="60" w:before="144" w:afterLines="60" w:after="144"/>
              <w:jc w:val="center"/>
              <w:rPr>
                <w:sz w:val="20"/>
                <w:szCs w:val="20"/>
              </w:rPr>
            </w:pPr>
          </w:p>
        </w:tc>
        <w:tc>
          <w:tcPr>
            <w:tcW w:w="0" w:type="auto"/>
            <w:tcPrChange w:id="285" w:author="Jeff Johnson" w:date="2017-07-10T22:53:00Z">
              <w:tcPr>
                <w:tcW w:w="0" w:type="auto"/>
              </w:tcPr>
            </w:tcPrChange>
          </w:tcPr>
          <w:p w14:paraId="5ED4DDA9" w14:textId="77777777" w:rsidR="001A5CD6" w:rsidRPr="00540C3D" w:rsidRDefault="001A5CD6" w:rsidP="00540C3D">
            <w:pPr>
              <w:spacing w:beforeLines="60" w:before="144" w:afterLines="60" w:after="144"/>
              <w:jc w:val="center"/>
              <w:rPr>
                <w:sz w:val="20"/>
                <w:szCs w:val="20"/>
              </w:rPr>
            </w:pPr>
          </w:p>
        </w:tc>
        <w:tc>
          <w:tcPr>
            <w:tcW w:w="0" w:type="auto"/>
            <w:tcPrChange w:id="286" w:author="Jeff Johnson" w:date="2017-07-10T22:53:00Z">
              <w:tcPr>
                <w:tcW w:w="0" w:type="auto"/>
              </w:tcPr>
            </w:tcPrChange>
          </w:tcPr>
          <w:p w14:paraId="31F7310A" w14:textId="77777777" w:rsidR="001A5CD6" w:rsidRPr="00540C3D" w:rsidRDefault="001A5CD6" w:rsidP="00540C3D">
            <w:pPr>
              <w:spacing w:beforeLines="60" w:before="144" w:afterLines="60" w:after="144"/>
              <w:jc w:val="center"/>
              <w:rPr>
                <w:sz w:val="20"/>
                <w:szCs w:val="20"/>
              </w:rPr>
            </w:pPr>
          </w:p>
        </w:tc>
        <w:tc>
          <w:tcPr>
            <w:tcW w:w="0" w:type="auto"/>
            <w:tcPrChange w:id="287" w:author="Jeff Johnson" w:date="2017-07-10T22:53:00Z">
              <w:tcPr>
                <w:tcW w:w="0" w:type="auto"/>
              </w:tcPr>
            </w:tcPrChange>
          </w:tcPr>
          <w:p w14:paraId="0E20BB98" w14:textId="77777777" w:rsidR="001A5CD6" w:rsidRPr="00540C3D" w:rsidRDefault="001A5CD6" w:rsidP="00540C3D">
            <w:pPr>
              <w:spacing w:beforeLines="60" w:before="144" w:afterLines="60" w:after="144"/>
              <w:jc w:val="center"/>
              <w:rPr>
                <w:sz w:val="20"/>
                <w:szCs w:val="20"/>
              </w:rPr>
            </w:pPr>
          </w:p>
        </w:tc>
      </w:tr>
      <w:tr w:rsidR="001A5CD6" w:rsidRPr="00F11DBD" w14:paraId="69A2AB90" w14:textId="18C97097" w:rsidTr="001A5CD6">
        <w:trPr>
          <w:cantSplit/>
          <w:jc w:val="center"/>
          <w:trPrChange w:id="288" w:author="Jeff Johnson" w:date="2017-07-10T22:53:00Z">
            <w:trPr>
              <w:cantSplit/>
              <w:jc w:val="center"/>
            </w:trPr>
          </w:trPrChange>
        </w:trPr>
        <w:tc>
          <w:tcPr>
            <w:tcW w:w="0" w:type="auto"/>
            <w:vAlign w:val="center"/>
            <w:tcPrChange w:id="289" w:author="Jeff Johnson" w:date="2017-07-10T22:53:00Z">
              <w:tcPr>
                <w:tcW w:w="0" w:type="auto"/>
                <w:vAlign w:val="center"/>
              </w:tcPr>
            </w:tcPrChange>
          </w:tcPr>
          <w:p w14:paraId="39E5DE0F"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290" w:author="Jeff Johnson" w:date="2017-07-10T22:53:00Z">
              <w:tcPr>
                <w:tcW w:w="0" w:type="auto"/>
                <w:vAlign w:val="center"/>
              </w:tcPr>
            </w:tcPrChange>
          </w:tcPr>
          <w:p w14:paraId="4284BE8A" w14:textId="77777777" w:rsidR="001A5CD6" w:rsidRPr="00540C3D" w:rsidRDefault="001A5CD6" w:rsidP="00540C3D">
            <w:pPr>
              <w:spacing w:beforeLines="60" w:before="144" w:afterLines="60" w:after="144"/>
              <w:rPr>
                <w:sz w:val="20"/>
                <w:szCs w:val="20"/>
              </w:rPr>
            </w:pPr>
            <w:r w:rsidRPr="00540C3D">
              <w:rPr>
                <w:sz w:val="20"/>
                <w:szCs w:val="20"/>
              </w:rPr>
              <w:t>Monitoring and Alerting</w:t>
            </w:r>
          </w:p>
        </w:tc>
        <w:tc>
          <w:tcPr>
            <w:tcW w:w="0" w:type="auto"/>
            <w:vAlign w:val="center"/>
            <w:tcPrChange w:id="291" w:author="Jeff Johnson" w:date="2017-07-10T22:53:00Z">
              <w:tcPr>
                <w:tcW w:w="0" w:type="auto"/>
                <w:vAlign w:val="center"/>
              </w:tcPr>
            </w:tcPrChange>
          </w:tcPr>
          <w:p w14:paraId="798E8CD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92" w:author="Jeff Johnson" w:date="2017-07-10T22:53:00Z">
              <w:tcPr>
                <w:tcW w:w="0" w:type="auto"/>
                <w:vAlign w:val="center"/>
              </w:tcPr>
            </w:tcPrChange>
          </w:tcPr>
          <w:p w14:paraId="6CBE3D1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93" w:author="Jeff Johnson" w:date="2017-07-10T22:53:00Z">
              <w:tcPr>
                <w:tcW w:w="0" w:type="auto"/>
                <w:vAlign w:val="center"/>
              </w:tcPr>
            </w:tcPrChange>
          </w:tcPr>
          <w:p w14:paraId="5939A617" w14:textId="77777777" w:rsidR="001A5CD6" w:rsidRPr="00540C3D" w:rsidRDefault="001A5CD6" w:rsidP="00540C3D">
            <w:pPr>
              <w:spacing w:beforeLines="60" w:before="144" w:afterLines="60" w:after="144"/>
              <w:jc w:val="center"/>
              <w:rPr>
                <w:sz w:val="20"/>
                <w:szCs w:val="20"/>
              </w:rPr>
            </w:pPr>
          </w:p>
        </w:tc>
        <w:tc>
          <w:tcPr>
            <w:tcW w:w="0" w:type="auto"/>
            <w:vAlign w:val="center"/>
            <w:tcPrChange w:id="294" w:author="Jeff Johnson" w:date="2017-07-10T22:53:00Z">
              <w:tcPr>
                <w:tcW w:w="0" w:type="auto"/>
                <w:vAlign w:val="center"/>
              </w:tcPr>
            </w:tcPrChange>
          </w:tcPr>
          <w:p w14:paraId="13A5B65F" w14:textId="77777777" w:rsidR="001A5CD6" w:rsidRPr="00540C3D" w:rsidRDefault="001A5CD6" w:rsidP="00540C3D">
            <w:pPr>
              <w:spacing w:beforeLines="60" w:before="144" w:afterLines="60" w:after="144"/>
              <w:jc w:val="center"/>
              <w:rPr>
                <w:sz w:val="20"/>
                <w:szCs w:val="20"/>
              </w:rPr>
            </w:pPr>
          </w:p>
        </w:tc>
        <w:tc>
          <w:tcPr>
            <w:tcW w:w="0" w:type="auto"/>
            <w:vAlign w:val="center"/>
            <w:tcPrChange w:id="295" w:author="Jeff Johnson" w:date="2017-07-10T22:53:00Z">
              <w:tcPr>
                <w:tcW w:w="0" w:type="auto"/>
                <w:vAlign w:val="center"/>
              </w:tcPr>
            </w:tcPrChange>
          </w:tcPr>
          <w:p w14:paraId="57521135" w14:textId="77777777" w:rsidR="001A5CD6" w:rsidRPr="00540C3D" w:rsidRDefault="001A5CD6" w:rsidP="00540C3D">
            <w:pPr>
              <w:spacing w:beforeLines="60" w:before="144" w:afterLines="60" w:after="144"/>
              <w:jc w:val="center"/>
              <w:rPr>
                <w:sz w:val="20"/>
                <w:szCs w:val="20"/>
              </w:rPr>
            </w:pPr>
          </w:p>
        </w:tc>
        <w:tc>
          <w:tcPr>
            <w:tcW w:w="0" w:type="auto"/>
            <w:vAlign w:val="center"/>
            <w:tcPrChange w:id="296" w:author="Jeff Johnson" w:date="2017-07-10T22:53:00Z">
              <w:tcPr>
                <w:tcW w:w="0" w:type="auto"/>
                <w:vAlign w:val="center"/>
              </w:tcPr>
            </w:tcPrChange>
          </w:tcPr>
          <w:p w14:paraId="026B0F0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297" w:author="Jeff Johnson" w:date="2017-07-10T22:53:00Z">
              <w:tcPr>
                <w:tcW w:w="0" w:type="auto"/>
                <w:vAlign w:val="center"/>
              </w:tcPr>
            </w:tcPrChange>
          </w:tcPr>
          <w:p w14:paraId="602C1AD1" w14:textId="77777777" w:rsidR="001A5CD6" w:rsidRPr="00540C3D" w:rsidRDefault="001A5CD6" w:rsidP="00540C3D">
            <w:pPr>
              <w:spacing w:beforeLines="60" w:before="144" w:afterLines="60" w:after="144"/>
              <w:jc w:val="center"/>
              <w:rPr>
                <w:sz w:val="20"/>
                <w:szCs w:val="20"/>
              </w:rPr>
            </w:pPr>
          </w:p>
        </w:tc>
        <w:tc>
          <w:tcPr>
            <w:tcW w:w="0" w:type="auto"/>
            <w:vAlign w:val="center"/>
            <w:tcPrChange w:id="298" w:author="Jeff Johnson" w:date="2017-07-10T22:53:00Z">
              <w:tcPr>
                <w:tcW w:w="0" w:type="auto"/>
                <w:vAlign w:val="center"/>
              </w:tcPr>
            </w:tcPrChange>
          </w:tcPr>
          <w:p w14:paraId="170DA244" w14:textId="77777777" w:rsidR="001A5CD6" w:rsidRPr="00540C3D" w:rsidRDefault="001A5CD6" w:rsidP="00540C3D">
            <w:pPr>
              <w:spacing w:beforeLines="60" w:before="144" w:afterLines="60" w:after="144"/>
              <w:jc w:val="center"/>
              <w:rPr>
                <w:sz w:val="20"/>
                <w:szCs w:val="20"/>
              </w:rPr>
            </w:pPr>
          </w:p>
        </w:tc>
        <w:tc>
          <w:tcPr>
            <w:tcW w:w="0" w:type="auto"/>
            <w:vAlign w:val="center"/>
            <w:tcPrChange w:id="299" w:author="Jeff Johnson" w:date="2017-07-10T22:53:00Z">
              <w:tcPr>
                <w:tcW w:w="0" w:type="auto"/>
                <w:vAlign w:val="center"/>
              </w:tcPr>
            </w:tcPrChange>
          </w:tcPr>
          <w:p w14:paraId="0116C91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00" w:author="Jeff Johnson" w:date="2017-07-10T22:53:00Z">
              <w:tcPr>
                <w:tcW w:w="0" w:type="auto"/>
                <w:vAlign w:val="center"/>
              </w:tcPr>
            </w:tcPrChange>
          </w:tcPr>
          <w:p w14:paraId="622E6980" w14:textId="77777777" w:rsidR="001A5CD6" w:rsidRPr="00540C3D" w:rsidRDefault="001A5CD6" w:rsidP="00540C3D">
            <w:pPr>
              <w:spacing w:beforeLines="60" w:before="144" w:afterLines="60" w:after="144"/>
              <w:jc w:val="center"/>
              <w:rPr>
                <w:sz w:val="20"/>
                <w:szCs w:val="20"/>
              </w:rPr>
            </w:pPr>
          </w:p>
        </w:tc>
        <w:tc>
          <w:tcPr>
            <w:tcW w:w="0" w:type="auto"/>
            <w:vAlign w:val="center"/>
            <w:tcPrChange w:id="301" w:author="Jeff Johnson" w:date="2017-07-10T22:53:00Z">
              <w:tcPr>
                <w:tcW w:w="0" w:type="auto"/>
                <w:vAlign w:val="center"/>
              </w:tcPr>
            </w:tcPrChange>
          </w:tcPr>
          <w:p w14:paraId="29923908" w14:textId="77777777" w:rsidR="001A5CD6" w:rsidRPr="00540C3D" w:rsidRDefault="001A5CD6" w:rsidP="00540C3D">
            <w:pPr>
              <w:spacing w:beforeLines="60" w:before="144" w:afterLines="60" w:after="144"/>
              <w:jc w:val="center"/>
              <w:rPr>
                <w:sz w:val="20"/>
                <w:szCs w:val="20"/>
              </w:rPr>
            </w:pPr>
          </w:p>
        </w:tc>
        <w:tc>
          <w:tcPr>
            <w:tcW w:w="0" w:type="auto"/>
            <w:tcPrChange w:id="302" w:author="Jeff Johnson" w:date="2017-07-10T22:53:00Z">
              <w:tcPr>
                <w:tcW w:w="0" w:type="auto"/>
              </w:tcPr>
            </w:tcPrChange>
          </w:tcPr>
          <w:p w14:paraId="241A5462" w14:textId="77777777" w:rsidR="001A5CD6" w:rsidRPr="00540C3D" w:rsidRDefault="001A5CD6" w:rsidP="00540C3D">
            <w:pPr>
              <w:spacing w:beforeLines="60" w:before="144" w:afterLines="60" w:after="144"/>
              <w:jc w:val="center"/>
              <w:rPr>
                <w:sz w:val="20"/>
                <w:szCs w:val="20"/>
              </w:rPr>
            </w:pPr>
          </w:p>
        </w:tc>
        <w:tc>
          <w:tcPr>
            <w:tcW w:w="0" w:type="auto"/>
            <w:tcPrChange w:id="303" w:author="Jeff Johnson" w:date="2017-07-10T22:53:00Z">
              <w:tcPr>
                <w:tcW w:w="0" w:type="auto"/>
              </w:tcPr>
            </w:tcPrChange>
          </w:tcPr>
          <w:p w14:paraId="559D91DE" w14:textId="77777777" w:rsidR="001A5CD6" w:rsidRPr="00540C3D" w:rsidRDefault="001A5CD6" w:rsidP="00540C3D">
            <w:pPr>
              <w:spacing w:beforeLines="60" w:before="144" w:afterLines="60" w:after="144"/>
              <w:jc w:val="center"/>
              <w:rPr>
                <w:sz w:val="20"/>
                <w:szCs w:val="20"/>
              </w:rPr>
            </w:pPr>
          </w:p>
        </w:tc>
        <w:tc>
          <w:tcPr>
            <w:tcW w:w="0" w:type="auto"/>
            <w:tcPrChange w:id="304" w:author="Jeff Johnson" w:date="2017-07-10T22:53:00Z">
              <w:tcPr>
                <w:tcW w:w="0" w:type="auto"/>
              </w:tcPr>
            </w:tcPrChange>
          </w:tcPr>
          <w:p w14:paraId="02F11771" w14:textId="77777777" w:rsidR="001A5CD6" w:rsidRPr="00540C3D" w:rsidRDefault="001A5CD6" w:rsidP="00540C3D">
            <w:pPr>
              <w:spacing w:beforeLines="60" w:before="144" w:afterLines="60" w:after="144"/>
              <w:jc w:val="center"/>
              <w:rPr>
                <w:sz w:val="20"/>
                <w:szCs w:val="20"/>
              </w:rPr>
            </w:pPr>
          </w:p>
        </w:tc>
      </w:tr>
      <w:tr w:rsidR="001A5CD6" w:rsidRPr="00F11DBD" w14:paraId="3ACF0842" w14:textId="761D0192" w:rsidTr="001A5CD6">
        <w:trPr>
          <w:cantSplit/>
          <w:jc w:val="center"/>
          <w:trPrChange w:id="305" w:author="Jeff Johnson" w:date="2017-07-10T22:53:00Z">
            <w:trPr>
              <w:cantSplit/>
              <w:jc w:val="center"/>
            </w:trPr>
          </w:trPrChange>
        </w:trPr>
        <w:tc>
          <w:tcPr>
            <w:tcW w:w="0" w:type="auto"/>
            <w:vAlign w:val="center"/>
            <w:tcPrChange w:id="306" w:author="Jeff Johnson" w:date="2017-07-10T22:53:00Z">
              <w:tcPr>
                <w:tcW w:w="0" w:type="auto"/>
                <w:vAlign w:val="center"/>
              </w:tcPr>
            </w:tcPrChange>
          </w:tcPr>
          <w:p w14:paraId="209CB457"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307" w:author="Jeff Johnson" w:date="2017-07-10T22:53:00Z">
              <w:tcPr>
                <w:tcW w:w="0" w:type="auto"/>
                <w:vAlign w:val="center"/>
              </w:tcPr>
            </w:tcPrChange>
          </w:tcPr>
          <w:p w14:paraId="36BF3F34" w14:textId="77777777" w:rsidR="001A5CD6" w:rsidRPr="00540C3D" w:rsidRDefault="001A5CD6" w:rsidP="00540C3D">
            <w:pPr>
              <w:spacing w:beforeLines="60" w:before="144" w:afterLines="60" w:after="144"/>
              <w:rPr>
                <w:sz w:val="20"/>
                <w:szCs w:val="20"/>
              </w:rPr>
            </w:pPr>
            <w:r w:rsidRPr="00540C3D">
              <w:rPr>
                <w:sz w:val="20"/>
                <w:szCs w:val="20"/>
              </w:rPr>
              <w:t>Single Sign On</w:t>
            </w:r>
          </w:p>
        </w:tc>
        <w:tc>
          <w:tcPr>
            <w:tcW w:w="0" w:type="auto"/>
            <w:vAlign w:val="center"/>
            <w:tcPrChange w:id="308" w:author="Jeff Johnson" w:date="2017-07-10T22:53:00Z">
              <w:tcPr>
                <w:tcW w:w="0" w:type="auto"/>
                <w:vAlign w:val="center"/>
              </w:tcPr>
            </w:tcPrChange>
          </w:tcPr>
          <w:p w14:paraId="61E8804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09" w:author="Jeff Johnson" w:date="2017-07-10T22:53:00Z">
              <w:tcPr>
                <w:tcW w:w="0" w:type="auto"/>
                <w:vAlign w:val="center"/>
              </w:tcPr>
            </w:tcPrChange>
          </w:tcPr>
          <w:p w14:paraId="2F8F4F69"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10" w:author="Jeff Johnson" w:date="2017-07-10T22:53:00Z">
              <w:tcPr>
                <w:tcW w:w="0" w:type="auto"/>
                <w:vAlign w:val="center"/>
              </w:tcPr>
            </w:tcPrChange>
          </w:tcPr>
          <w:p w14:paraId="27E63A86" w14:textId="77777777" w:rsidR="001A5CD6" w:rsidRPr="00540C3D" w:rsidRDefault="001A5CD6" w:rsidP="00540C3D">
            <w:pPr>
              <w:spacing w:beforeLines="60" w:before="144" w:afterLines="60" w:after="144"/>
              <w:jc w:val="center"/>
              <w:rPr>
                <w:sz w:val="20"/>
                <w:szCs w:val="20"/>
              </w:rPr>
            </w:pPr>
          </w:p>
        </w:tc>
        <w:tc>
          <w:tcPr>
            <w:tcW w:w="0" w:type="auto"/>
            <w:vAlign w:val="center"/>
            <w:tcPrChange w:id="311" w:author="Jeff Johnson" w:date="2017-07-10T22:53:00Z">
              <w:tcPr>
                <w:tcW w:w="0" w:type="auto"/>
                <w:vAlign w:val="center"/>
              </w:tcPr>
            </w:tcPrChange>
          </w:tcPr>
          <w:p w14:paraId="465FF62E" w14:textId="77777777" w:rsidR="001A5CD6" w:rsidRPr="00540C3D" w:rsidRDefault="001A5CD6" w:rsidP="00540C3D">
            <w:pPr>
              <w:spacing w:beforeLines="60" w:before="144" w:afterLines="60" w:after="144"/>
              <w:jc w:val="center"/>
              <w:rPr>
                <w:sz w:val="20"/>
                <w:szCs w:val="20"/>
              </w:rPr>
            </w:pPr>
          </w:p>
        </w:tc>
        <w:tc>
          <w:tcPr>
            <w:tcW w:w="0" w:type="auto"/>
            <w:vAlign w:val="center"/>
            <w:tcPrChange w:id="312" w:author="Jeff Johnson" w:date="2017-07-10T22:53:00Z">
              <w:tcPr>
                <w:tcW w:w="0" w:type="auto"/>
                <w:vAlign w:val="center"/>
              </w:tcPr>
            </w:tcPrChange>
          </w:tcPr>
          <w:p w14:paraId="6A7411D5" w14:textId="77777777" w:rsidR="001A5CD6" w:rsidRPr="00540C3D" w:rsidRDefault="001A5CD6" w:rsidP="00540C3D">
            <w:pPr>
              <w:spacing w:beforeLines="60" w:before="144" w:afterLines="60" w:after="144"/>
              <w:jc w:val="center"/>
              <w:rPr>
                <w:sz w:val="20"/>
                <w:szCs w:val="20"/>
              </w:rPr>
            </w:pPr>
          </w:p>
        </w:tc>
        <w:tc>
          <w:tcPr>
            <w:tcW w:w="0" w:type="auto"/>
            <w:vAlign w:val="center"/>
            <w:tcPrChange w:id="313" w:author="Jeff Johnson" w:date="2017-07-10T22:53:00Z">
              <w:tcPr>
                <w:tcW w:w="0" w:type="auto"/>
                <w:vAlign w:val="center"/>
              </w:tcPr>
            </w:tcPrChange>
          </w:tcPr>
          <w:p w14:paraId="01DD1164" w14:textId="77777777" w:rsidR="001A5CD6" w:rsidRPr="00540C3D" w:rsidRDefault="001A5CD6" w:rsidP="00540C3D">
            <w:pPr>
              <w:spacing w:beforeLines="60" w:before="144" w:afterLines="60" w:after="144"/>
              <w:jc w:val="center"/>
              <w:rPr>
                <w:sz w:val="20"/>
                <w:szCs w:val="20"/>
              </w:rPr>
            </w:pPr>
          </w:p>
        </w:tc>
        <w:tc>
          <w:tcPr>
            <w:tcW w:w="0" w:type="auto"/>
            <w:vAlign w:val="center"/>
            <w:tcPrChange w:id="314" w:author="Jeff Johnson" w:date="2017-07-10T22:53:00Z">
              <w:tcPr>
                <w:tcW w:w="0" w:type="auto"/>
                <w:vAlign w:val="center"/>
              </w:tcPr>
            </w:tcPrChange>
          </w:tcPr>
          <w:p w14:paraId="18F0EA38" w14:textId="77777777" w:rsidR="001A5CD6" w:rsidRPr="00540C3D" w:rsidRDefault="001A5CD6" w:rsidP="00540C3D">
            <w:pPr>
              <w:spacing w:beforeLines="60" w:before="144" w:afterLines="60" w:after="144"/>
              <w:jc w:val="center"/>
              <w:rPr>
                <w:sz w:val="20"/>
                <w:szCs w:val="20"/>
              </w:rPr>
            </w:pPr>
          </w:p>
        </w:tc>
        <w:tc>
          <w:tcPr>
            <w:tcW w:w="0" w:type="auto"/>
            <w:vAlign w:val="center"/>
            <w:tcPrChange w:id="315" w:author="Jeff Johnson" w:date="2017-07-10T22:53:00Z">
              <w:tcPr>
                <w:tcW w:w="0" w:type="auto"/>
                <w:vAlign w:val="center"/>
              </w:tcPr>
            </w:tcPrChange>
          </w:tcPr>
          <w:p w14:paraId="6D56255C" w14:textId="77777777" w:rsidR="001A5CD6" w:rsidRPr="00540C3D" w:rsidRDefault="001A5CD6" w:rsidP="00540C3D">
            <w:pPr>
              <w:spacing w:beforeLines="60" w:before="144" w:afterLines="60" w:after="144"/>
              <w:jc w:val="center"/>
              <w:rPr>
                <w:sz w:val="20"/>
                <w:szCs w:val="20"/>
              </w:rPr>
            </w:pPr>
          </w:p>
        </w:tc>
        <w:tc>
          <w:tcPr>
            <w:tcW w:w="0" w:type="auto"/>
            <w:vAlign w:val="center"/>
            <w:tcPrChange w:id="316" w:author="Jeff Johnson" w:date="2017-07-10T22:53:00Z">
              <w:tcPr>
                <w:tcW w:w="0" w:type="auto"/>
                <w:vAlign w:val="center"/>
              </w:tcPr>
            </w:tcPrChange>
          </w:tcPr>
          <w:p w14:paraId="1CE4220D" w14:textId="77777777" w:rsidR="001A5CD6" w:rsidRPr="00540C3D" w:rsidRDefault="001A5CD6" w:rsidP="00540C3D">
            <w:pPr>
              <w:spacing w:beforeLines="60" w:before="144" w:afterLines="60" w:after="144"/>
              <w:jc w:val="center"/>
              <w:rPr>
                <w:sz w:val="20"/>
                <w:szCs w:val="20"/>
              </w:rPr>
            </w:pPr>
          </w:p>
        </w:tc>
        <w:tc>
          <w:tcPr>
            <w:tcW w:w="0" w:type="auto"/>
            <w:vAlign w:val="center"/>
            <w:tcPrChange w:id="317" w:author="Jeff Johnson" w:date="2017-07-10T22:53:00Z">
              <w:tcPr>
                <w:tcW w:w="0" w:type="auto"/>
                <w:vAlign w:val="center"/>
              </w:tcPr>
            </w:tcPrChange>
          </w:tcPr>
          <w:p w14:paraId="76FB084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18" w:author="Jeff Johnson" w:date="2017-07-10T22:53:00Z">
              <w:tcPr>
                <w:tcW w:w="0" w:type="auto"/>
                <w:vAlign w:val="center"/>
              </w:tcPr>
            </w:tcPrChange>
          </w:tcPr>
          <w:p w14:paraId="1779E83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319" w:author="Jeff Johnson" w:date="2017-07-10T22:53:00Z">
              <w:tcPr>
                <w:tcW w:w="0" w:type="auto"/>
              </w:tcPr>
            </w:tcPrChange>
          </w:tcPr>
          <w:p w14:paraId="7A3F321B" w14:textId="77777777" w:rsidR="001A5CD6" w:rsidRPr="00540C3D" w:rsidRDefault="001A5CD6" w:rsidP="00540C3D">
            <w:pPr>
              <w:spacing w:beforeLines="60" w:before="144" w:afterLines="60" w:after="144"/>
              <w:jc w:val="center"/>
              <w:rPr>
                <w:sz w:val="20"/>
                <w:szCs w:val="20"/>
              </w:rPr>
            </w:pPr>
          </w:p>
        </w:tc>
        <w:tc>
          <w:tcPr>
            <w:tcW w:w="0" w:type="auto"/>
            <w:tcPrChange w:id="320" w:author="Jeff Johnson" w:date="2017-07-10T22:53:00Z">
              <w:tcPr>
                <w:tcW w:w="0" w:type="auto"/>
              </w:tcPr>
            </w:tcPrChange>
          </w:tcPr>
          <w:p w14:paraId="0F6E8835" w14:textId="77777777" w:rsidR="001A5CD6" w:rsidRPr="00540C3D" w:rsidRDefault="001A5CD6" w:rsidP="00540C3D">
            <w:pPr>
              <w:spacing w:beforeLines="60" w:before="144" w:afterLines="60" w:after="144"/>
              <w:jc w:val="center"/>
              <w:rPr>
                <w:sz w:val="20"/>
                <w:szCs w:val="20"/>
              </w:rPr>
            </w:pPr>
          </w:p>
        </w:tc>
        <w:tc>
          <w:tcPr>
            <w:tcW w:w="0" w:type="auto"/>
            <w:tcPrChange w:id="321" w:author="Jeff Johnson" w:date="2017-07-10T22:53:00Z">
              <w:tcPr>
                <w:tcW w:w="0" w:type="auto"/>
              </w:tcPr>
            </w:tcPrChange>
          </w:tcPr>
          <w:p w14:paraId="51D22EBC" w14:textId="77777777" w:rsidR="001A5CD6" w:rsidRPr="00540C3D" w:rsidRDefault="001A5CD6" w:rsidP="00540C3D">
            <w:pPr>
              <w:spacing w:beforeLines="60" w:before="144" w:afterLines="60" w:after="144"/>
              <w:jc w:val="center"/>
              <w:rPr>
                <w:sz w:val="20"/>
                <w:szCs w:val="20"/>
              </w:rPr>
            </w:pPr>
          </w:p>
        </w:tc>
      </w:tr>
      <w:tr w:rsidR="001A5CD6" w:rsidRPr="00F11DBD" w14:paraId="6D76E12C" w14:textId="0757B40C" w:rsidTr="001A5CD6">
        <w:trPr>
          <w:cantSplit/>
          <w:jc w:val="center"/>
          <w:trPrChange w:id="322" w:author="Jeff Johnson" w:date="2017-07-10T22:53:00Z">
            <w:trPr>
              <w:cantSplit/>
              <w:jc w:val="center"/>
            </w:trPr>
          </w:trPrChange>
        </w:trPr>
        <w:tc>
          <w:tcPr>
            <w:tcW w:w="0" w:type="auto"/>
            <w:vAlign w:val="center"/>
            <w:tcPrChange w:id="323" w:author="Jeff Johnson" w:date="2017-07-10T22:53:00Z">
              <w:tcPr>
                <w:tcW w:w="0" w:type="auto"/>
                <w:vAlign w:val="center"/>
              </w:tcPr>
            </w:tcPrChange>
          </w:tcPr>
          <w:p w14:paraId="337CAA3D"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324" w:author="Jeff Johnson" w:date="2017-07-10T22:53:00Z">
              <w:tcPr>
                <w:tcW w:w="0" w:type="auto"/>
                <w:vAlign w:val="center"/>
              </w:tcPr>
            </w:tcPrChange>
          </w:tcPr>
          <w:p w14:paraId="509BACF7" w14:textId="77777777" w:rsidR="001A5CD6" w:rsidRPr="00540C3D" w:rsidRDefault="001A5CD6" w:rsidP="00540C3D">
            <w:pPr>
              <w:spacing w:beforeLines="60" w:before="144" w:afterLines="60" w:after="144"/>
              <w:rPr>
                <w:sz w:val="20"/>
                <w:szCs w:val="20"/>
              </w:rPr>
            </w:pPr>
            <w:r w:rsidRPr="00540C3D">
              <w:rPr>
                <w:sz w:val="20"/>
                <w:szCs w:val="20"/>
              </w:rPr>
              <w:t>Permissions</w:t>
            </w:r>
          </w:p>
        </w:tc>
        <w:tc>
          <w:tcPr>
            <w:tcW w:w="0" w:type="auto"/>
            <w:vAlign w:val="center"/>
            <w:tcPrChange w:id="325" w:author="Jeff Johnson" w:date="2017-07-10T22:53:00Z">
              <w:tcPr>
                <w:tcW w:w="0" w:type="auto"/>
                <w:vAlign w:val="center"/>
              </w:tcPr>
            </w:tcPrChange>
          </w:tcPr>
          <w:p w14:paraId="7F477284"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26" w:author="Jeff Johnson" w:date="2017-07-10T22:53:00Z">
              <w:tcPr>
                <w:tcW w:w="0" w:type="auto"/>
                <w:vAlign w:val="center"/>
              </w:tcPr>
            </w:tcPrChange>
          </w:tcPr>
          <w:p w14:paraId="73013CA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27" w:author="Jeff Johnson" w:date="2017-07-10T22:53:00Z">
              <w:tcPr>
                <w:tcW w:w="0" w:type="auto"/>
                <w:vAlign w:val="center"/>
              </w:tcPr>
            </w:tcPrChange>
          </w:tcPr>
          <w:p w14:paraId="1180682D" w14:textId="77777777" w:rsidR="001A5CD6" w:rsidRPr="00540C3D" w:rsidRDefault="001A5CD6" w:rsidP="00540C3D">
            <w:pPr>
              <w:spacing w:beforeLines="60" w:before="144" w:afterLines="60" w:after="144"/>
              <w:jc w:val="center"/>
              <w:rPr>
                <w:sz w:val="20"/>
                <w:szCs w:val="20"/>
              </w:rPr>
            </w:pPr>
          </w:p>
        </w:tc>
        <w:tc>
          <w:tcPr>
            <w:tcW w:w="0" w:type="auto"/>
            <w:vAlign w:val="center"/>
            <w:tcPrChange w:id="328" w:author="Jeff Johnson" w:date="2017-07-10T22:53:00Z">
              <w:tcPr>
                <w:tcW w:w="0" w:type="auto"/>
                <w:vAlign w:val="center"/>
              </w:tcPr>
            </w:tcPrChange>
          </w:tcPr>
          <w:p w14:paraId="06293EEC" w14:textId="77777777" w:rsidR="001A5CD6" w:rsidRPr="00540C3D" w:rsidRDefault="001A5CD6" w:rsidP="00540C3D">
            <w:pPr>
              <w:spacing w:beforeLines="60" w:before="144" w:afterLines="60" w:after="144"/>
              <w:jc w:val="center"/>
              <w:rPr>
                <w:sz w:val="20"/>
                <w:szCs w:val="20"/>
              </w:rPr>
            </w:pPr>
          </w:p>
        </w:tc>
        <w:tc>
          <w:tcPr>
            <w:tcW w:w="0" w:type="auto"/>
            <w:vAlign w:val="center"/>
            <w:tcPrChange w:id="329" w:author="Jeff Johnson" w:date="2017-07-10T22:53:00Z">
              <w:tcPr>
                <w:tcW w:w="0" w:type="auto"/>
                <w:vAlign w:val="center"/>
              </w:tcPr>
            </w:tcPrChange>
          </w:tcPr>
          <w:p w14:paraId="775F9C8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30" w:author="Jeff Johnson" w:date="2017-07-10T22:53:00Z">
              <w:tcPr>
                <w:tcW w:w="0" w:type="auto"/>
                <w:vAlign w:val="center"/>
              </w:tcPr>
            </w:tcPrChange>
          </w:tcPr>
          <w:p w14:paraId="2A04DB1C" w14:textId="77777777" w:rsidR="001A5CD6" w:rsidRPr="00540C3D" w:rsidRDefault="001A5CD6" w:rsidP="00540C3D">
            <w:pPr>
              <w:spacing w:beforeLines="60" w:before="144" w:afterLines="60" w:after="144"/>
              <w:jc w:val="center"/>
              <w:rPr>
                <w:sz w:val="20"/>
                <w:szCs w:val="20"/>
              </w:rPr>
            </w:pPr>
          </w:p>
        </w:tc>
        <w:tc>
          <w:tcPr>
            <w:tcW w:w="0" w:type="auto"/>
            <w:vAlign w:val="center"/>
            <w:tcPrChange w:id="331" w:author="Jeff Johnson" w:date="2017-07-10T22:53:00Z">
              <w:tcPr>
                <w:tcW w:w="0" w:type="auto"/>
                <w:vAlign w:val="center"/>
              </w:tcPr>
            </w:tcPrChange>
          </w:tcPr>
          <w:p w14:paraId="17568296" w14:textId="77777777" w:rsidR="001A5CD6" w:rsidRPr="00540C3D" w:rsidRDefault="001A5CD6" w:rsidP="00540C3D">
            <w:pPr>
              <w:spacing w:beforeLines="60" w:before="144" w:afterLines="60" w:after="144"/>
              <w:jc w:val="center"/>
              <w:rPr>
                <w:sz w:val="20"/>
                <w:szCs w:val="20"/>
              </w:rPr>
            </w:pPr>
          </w:p>
        </w:tc>
        <w:tc>
          <w:tcPr>
            <w:tcW w:w="0" w:type="auto"/>
            <w:vAlign w:val="center"/>
            <w:tcPrChange w:id="332" w:author="Jeff Johnson" w:date="2017-07-10T22:53:00Z">
              <w:tcPr>
                <w:tcW w:w="0" w:type="auto"/>
                <w:vAlign w:val="center"/>
              </w:tcPr>
            </w:tcPrChange>
          </w:tcPr>
          <w:p w14:paraId="6CDC7DEB" w14:textId="77777777" w:rsidR="001A5CD6" w:rsidRPr="00540C3D" w:rsidRDefault="001A5CD6" w:rsidP="00540C3D">
            <w:pPr>
              <w:spacing w:beforeLines="60" w:before="144" w:afterLines="60" w:after="144"/>
              <w:jc w:val="center"/>
              <w:rPr>
                <w:sz w:val="20"/>
                <w:szCs w:val="20"/>
              </w:rPr>
            </w:pPr>
          </w:p>
        </w:tc>
        <w:tc>
          <w:tcPr>
            <w:tcW w:w="0" w:type="auto"/>
            <w:vAlign w:val="center"/>
            <w:tcPrChange w:id="333" w:author="Jeff Johnson" w:date="2017-07-10T22:53:00Z">
              <w:tcPr>
                <w:tcW w:w="0" w:type="auto"/>
                <w:vAlign w:val="center"/>
              </w:tcPr>
            </w:tcPrChange>
          </w:tcPr>
          <w:p w14:paraId="61D7A0DF" w14:textId="77777777" w:rsidR="001A5CD6" w:rsidRPr="00540C3D" w:rsidRDefault="001A5CD6" w:rsidP="00540C3D">
            <w:pPr>
              <w:spacing w:beforeLines="60" w:before="144" w:afterLines="60" w:after="144"/>
              <w:jc w:val="center"/>
              <w:rPr>
                <w:sz w:val="20"/>
                <w:szCs w:val="20"/>
              </w:rPr>
            </w:pPr>
          </w:p>
        </w:tc>
        <w:tc>
          <w:tcPr>
            <w:tcW w:w="0" w:type="auto"/>
            <w:vAlign w:val="center"/>
            <w:tcPrChange w:id="334" w:author="Jeff Johnson" w:date="2017-07-10T22:53:00Z">
              <w:tcPr>
                <w:tcW w:w="0" w:type="auto"/>
                <w:vAlign w:val="center"/>
              </w:tcPr>
            </w:tcPrChange>
          </w:tcPr>
          <w:p w14:paraId="284378A2" w14:textId="77777777" w:rsidR="001A5CD6" w:rsidRPr="00540C3D" w:rsidRDefault="001A5CD6" w:rsidP="00540C3D">
            <w:pPr>
              <w:spacing w:beforeLines="60" w:before="144" w:afterLines="60" w:after="144"/>
              <w:jc w:val="center"/>
              <w:rPr>
                <w:sz w:val="20"/>
                <w:szCs w:val="20"/>
              </w:rPr>
            </w:pPr>
          </w:p>
        </w:tc>
        <w:tc>
          <w:tcPr>
            <w:tcW w:w="0" w:type="auto"/>
            <w:vAlign w:val="center"/>
            <w:tcPrChange w:id="335" w:author="Jeff Johnson" w:date="2017-07-10T22:53:00Z">
              <w:tcPr>
                <w:tcW w:w="0" w:type="auto"/>
                <w:vAlign w:val="center"/>
              </w:tcPr>
            </w:tcPrChange>
          </w:tcPr>
          <w:p w14:paraId="3F77AEB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336" w:author="Jeff Johnson" w:date="2017-07-10T22:53:00Z">
              <w:tcPr>
                <w:tcW w:w="0" w:type="auto"/>
              </w:tcPr>
            </w:tcPrChange>
          </w:tcPr>
          <w:p w14:paraId="688C2E79" w14:textId="77777777" w:rsidR="001A5CD6" w:rsidRPr="00540C3D" w:rsidRDefault="001A5CD6" w:rsidP="00540C3D">
            <w:pPr>
              <w:spacing w:beforeLines="60" w:before="144" w:afterLines="60" w:after="144"/>
              <w:jc w:val="center"/>
              <w:rPr>
                <w:sz w:val="20"/>
                <w:szCs w:val="20"/>
              </w:rPr>
            </w:pPr>
          </w:p>
        </w:tc>
        <w:tc>
          <w:tcPr>
            <w:tcW w:w="0" w:type="auto"/>
            <w:tcPrChange w:id="337" w:author="Jeff Johnson" w:date="2017-07-10T22:53:00Z">
              <w:tcPr>
                <w:tcW w:w="0" w:type="auto"/>
              </w:tcPr>
            </w:tcPrChange>
          </w:tcPr>
          <w:p w14:paraId="30D84320" w14:textId="77777777" w:rsidR="001A5CD6" w:rsidRPr="00540C3D" w:rsidRDefault="001A5CD6" w:rsidP="00540C3D">
            <w:pPr>
              <w:spacing w:beforeLines="60" w:before="144" w:afterLines="60" w:after="144"/>
              <w:jc w:val="center"/>
              <w:rPr>
                <w:sz w:val="20"/>
                <w:szCs w:val="20"/>
              </w:rPr>
            </w:pPr>
          </w:p>
        </w:tc>
        <w:tc>
          <w:tcPr>
            <w:tcW w:w="0" w:type="auto"/>
            <w:tcPrChange w:id="338" w:author="Jeff Johnson" w:date="2017-07-10T22:53:00Z">
              <w:tcPr>
                <w:tcW w:w="0" w:type="auto"/>
              </w:tcPr>
            </w:tcPrChange>
          </w:tcPr>
          <w:p w14:paraId="4AA2EA5B" w14:textId="77777777" w:rsidR="001A5CD6" w:rsidRPr="00540C3D" w:rsidRDefault="001A5CD6" w:rsidP="00540C3D">
            <w:pPr>
              <w:spacing w:beforeLines="60" w:before="144" w:afterLines="60" w:after="144"/>
              <w:jc w:val="center"/>
              <w:rPr>
                <w:sz w:val="20"/>
                <w:szCs w:val="20"/>
              </w:rPr>
            </w:pPr>
          </w:p>
        </w:tc>
      </w:tr>
      <w:tr w:rsidR="001A5CD6" w:rsidRPr="00F11DBD" w14:paraId="578CA818" w14:textId="67056F29" w:rsidTr="001A5CD6">
        <w:trPr>
          <w:cantSplit/>
          <w:jc w:val="center"/>
          <w:trPrChange w:id="339" w:author="Jeff Johnson" w:date="2017-07-10T22:53:00Z">
            <w:trPr>
              <w:cantSplit/>
              <w:jc w:val="center"/>
            </w:trPr>
          </w:trPrChange>
        </w:trPr>
        <w:tc>
          <w:tcPr>
            <w:tcW w:w="0" w:type="auto"/>
            <w:vAlign w:val="center"/>
            <w:tcPrChange w:id="340" w:author="Jeff Johnson" w:date="2017-07-10T22:53:00Z">
              <w:tcPr>
                <w:tcW w:w="0" w:type="auto"/>
                <w:vAlign w:val="center"/>
              </w:tcPr>
            </w:tcPrChange>
          </w:tcPr>
          <w:p w14:paraId="04A93964" w14:textId="77777777" w:rsidR="001A5CD6" w:rsidRPr="00540C3D" w:rsidRDefault="001A5CD6" w:rsidP="00540C3D">
            <w:pPr>
              <w:spacing w:beforeLines="60" w:before="144" w:afterLines="60" w:after="144"/>
              <w:jc w:val="center"/>
              <w:rPr>
                <w:sz w:val="20"/>
                <w:szCs w:val="20"/>
              </w:rPr>
            </w:pPr>
            <w:r w:rsidRPr="00540C3D">
              <w:rPr>
                <w:sz w:val="20"/>
                <w:szCs w:val="20"/>
              </w:rPr>
              <w:t>1</w:t>
            </w:r>
          </w:p>
        </w:tc>
        <w:tc>
          <w:tcPr>
            <w:tcW w:w="0" w:type="auto"/>
            <w:vAlign w:val="center"/>
            <w:tcPrChange w:id="341" w:author="Jeff Johnson" w:date="2017-07-10T22:53:00Z">
              <w:tcPr>
                <w:tcW w:w="0" w:type="auto"/>
                <w:vAlign w:val="center"/>
              </w:tcPr>
            </w:tcPrChange>
          </w:tcPr>
          <w:p w14:paraId="6B0B7416" w14:textId="77777777" w:rsidR="001A5CD6" w:rsidRPr="00540C3D" w:rsidRDefault="001A5CD6" w:rsidP="00540C3D">
            <w:pPr>
              <w:spacing w:beforeLines="60" w:before="144" w:afterLines="60" w:after="144"/>
              <w:rPr>
                <w:sz w:val="20"/>
                <w:szCs w:val="20"/>
              </w:rPr>
            </w:pPr>
            <w:r w:rsidRPr="00540C3D">
              <w:rPr>
                <w:sz w:val="20"/>
                <w:szCs w:val="20"/>
              </w:rPr>
              <w:t>User Preferences</w:t>
            </w:r>
          </w:p>
        </w:tc>
        <w:tc>
          <w:tcPr>
            <w:tcW w:w="0" w:type="auto"/>
            <w:vAlign w:val="center"/>
            <w:tcPrChange w:id="342" w:author="Jeff Johnson" w:date="2017-07-10T22:53:00Z">
              <w:tcPr>
                <w:tcW w:w="0" w:type="auto"/>
                <w:vAlign w:val="center"/>
              </w:tcPr>
            </w:tcPrChange>
          </w:tcPr>
          <w:p w14:paraId="31716A2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43" w:author="Jeff Johnson" w:date="2017-07-10T22:53:00Z">
              <w:tcPr>
                <w:tcW w:w="0" w:type="auto"/>
                <w:vAlign w:val="center"/>
              </w:tcPr>
            </w:tcPrChange>
          </w:tcPr>
          <w:p w14:paraId="67012A7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44" w:author="Jeff Johnson" w:date="2017-07-10T22:53:00Z">
              <w:tcPr>
                <w:tcW w:w="0" w:type="auto"/>
                <w:vAlign w:val="center"/>
              </w:tcPr>
            </w:tcPrChange>
          </w:tcPr>
          <w:p w14:paraId="32C6CCBB" w14:textId="77777777" w:rsidR="001A5CD6" w:rsidRPr="00540C3D" w:rsidRDefault="001A5CD6" w:rsidP="00540C3D">
            <w:pPr>
              <w:spacing w:beforeLines="60" w:before="144" w:afterLines="60" w:after="144"/>
              <w:jc w:val="center"/>
              <w:rPr>
                <w:sz w:val="20"/>
                <w:szCs w:val="20"/>
              </w:rPr>
            </w:pPr>
          </w:p>
        </w:tc>
        <w:tc>
          <w:tcPr>
            <w:tcW w:w="0" w:type="auto"/>
            <w:vAlign w:val="center"/>
            <w:tcPrChange w:id="345" w:author="Jeff Johnson" w:date="2017-07-10T22:53:00Z">
              <w:tcPr>
                <w:tcW w:w="0" w:type="auto"/>
                <w:vAlign w:val="center"/>
              </w:tcPr>
            </w:tcPrChange>
          </w:tcPr>
          <w:p w14:paraId="0FA8EFF0" w14:textId="77777777" w:rsidR="001A5CD6" w:rsidRPr="00540C3D" w:rsidRDefault="001A5CD6" w:rsidP="00540C3D">
            <w:pPr>
              <w:spacing w:beforeLines="60" w:before="144" w:afterLines="60" w:after="144"/>
              <w:jc w:val="center"/>
              <w:rPr>
                <w:sz w:val="20"/>
                <w:szCs w:val="20"/>
              </w:rPr>
            </w:pPr>
          </w:p>
        </w:tc>
        <w:tc>
          <w:tcPr>
            <w:tcW w:w="0" w:type="auto"/>
            <w:vAlign w:val="center"/>
            <w:tcPrChange w:id="346" w:author="Jeff Johnson" w:date="2017-07-10T22:53:00Z">
              <w:tcPr>
                <w:tcW w:w="0" w:type="auto"/>
                <w:vAlign w:val="center"/>
              </w:tcPr>
            </w:tcPrChange>
          </w:tcPr>
          <w:p w14:paraId="5F098109" w14:textId="77777777" w:rsidR="001A5CD6" w:rsidRPr="00540C3D" w:rsidRDefault="001A5CD6" w:rsidP="00540C3D">
            <w:pPr>
              <w:spacing w:beforeLines="60" w:before="144" w:afterLines="60" w:after="144"/>
              <w:jc w:val="center"/>
              <w:rPr>
                <w:sz w:val="20"/>
                <w:szCs w:val="20"/>
              </w:rPr>
            </w:pPr>
          </w:p>
        </w:tc>
        <w:tc>
          <w:tcPr>
            <w:tcW w:w="0" w:type="auto"/>
            <w:vAlign w:val="center"/>
            <w:tcPrChange w:id="347" w:author="Jeff Johnson" w:date="2017-07-10T22:53:00Z">
              <w:tcPr>
                <w:tcW w:w="0" w:type="auto"/>
                <w:vAlign w:val="center"/>
              </w:tcPr>
            </w:tcPrChange>
          </w:tcPr>
          <w:p w14:paraId="0AA80E9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48" w:author="Jeff Johnson" w:date="2017-07-10T22:53:00Z">
              <w:tcPr>
                <w:tcW w:w="0" w:type="auto"/>
                <w:vAlign w:val="center"/>
              </w:tcPr>
            </w:tcPrChange>
          </w:tcPr>
          <w:p w14:paraId="6C45566E" w14:textId="77777777" w:rsidR="001A5CD6" w:rsidRPr="00540C3D" w:rsidRDefault="001A5CD6" w:rsidP="00540C3D">
            <w:pPr>
              <w:spacing w:beforeLines="60" w:before="144" w:afterLines="60" w:after="144"/>
              <w:jc w:val="center"/>
              <w:rPr>
                <w:sz w:val="20"/>
                <w:szCs w:val="20"/>
              </w:rPr>
            </w:pPr>
          </w:p>
        </w:tc>
        <w:tc>
          <w:tcPr>
            <w:tcW w:w="0" w:type="auto"/>
            <w:vAlign w:val="center"/>
            <w:tcPrChange w:id="349" w:author="Jeff Johnson" w:date="2017-07-10T22:53:00Z">
              <w:tcPr>
                <w:tcW w:w="0" w:type="auto"/>
                <w:vAlign w:val="center"/>
              </w:tcPr>
            </w:tcPrChange>
          </w:tcPr>
          <w:p w14:paraId="3B11990C" w14:textId="77777777" w:rsidR="001A5CD6" w:rsidRPr="00540C3D" w:rsidRDefault="001A5CD6" w:rsidP="00540C3D">
            <w:pPr>
              <w:spacing w:beforeLines="60" w:before="144" w:afterLines="60" w:after="144"/>
              <w:jc w:val="center"/>
              <w:rPr>
                <w:sz w:val="20"/>
                <w:szCs w:val="20"/>
              </w:rPr>
            </w:pPr>
          </w:p>
        </w:tc>
        <w:tc>
          <w:tcPr>
            <w:tcW w:w="0" w:type="auto"/>
            <w:vAlign w:val="center"/>
            <w:tcPrChange w:id="350" w:author="Jeff Johnson" w:date="2017-07-10T22:53:00Z">
              <w:tcPr>
                <w:tcW w:w="0" w:type="auto"/>
                <w:vAlign w:val="center"/>
              </w:tcPr>
            </w:tcPrChange>
          </w:tcPr>
          <w:p w14:paraId="2D29282B" w14:textId="77777777" w:rsidR="001A5CD6" w:rsidRPr="00540C3D" w:rsidRDefault="001A5CD6" w:rsidP="00540C3D">
            <w:pPr>
              <w:spacing w:beforeLines="60" w:before="144" w:afterLines="60" w:after="144"/>
              <w:jc w:val="center"/>
              <w:rPr>
                <w:sz w:val="20"/>
                <w:szCs w:val="20"/>
              </w:rPr>
            </w:pPr>
          </w:p>
        </w:tc>
        <w:tc>
          <w:tcPr>
            <w:tcW w:w="0" w:type="auto"/>
            <w:vAlign w:val="center"/>
            <w:tcPrChange w:id="351" w:author="Jeff Johnson" w:date="2017-07-10T22:53:00Z">
              <w:tcPr>
                <w:tcW w:w="0" w:type="auto"/>
                <w:vAlign w:val="center"/>
              </w:tcPr>
            </w:tcPrChange>
          </w:tcPr>
          <w:p w14:paraId="1EF6C60D" w14:textId="77777777" w:rsidR="001A5CD6" w:rsidRPr="00540C3D" w:rsidRDefault="001A5CD6" w:rsidP="00540C3D">
            <w:pPr>
              <w:spacing w:beforeLines="60" w:before="144" w:afterLines="60" w:after="144"/>
              <w:jc w:val="center"/>
              <w:rPr>
                <w:sz w:val="20"/>
                <w:szCs w:val="20"/>
              </w:rPr>
            </w:pPr>
          </w:p>
        </w:tc>
        <w:tc>
          <w:tcPr>
            <w:tcW w:w="0" w:type="auto"/>
            <w:vAlign w:val="center"/>
            <w:tcPrChange w:id="352" w:author="Jeff Johnson" w:date="2017-07-10T22:53:00Z">
              <w:tcPr>
                <w:tcW w:w="0" w:type="auto"/>
                <w:vAlign w:val="center"/>
              </w:tcPr>
            </w:tcPrChange>
          </w:tcPr>
          <w:p w14:paraId="7C189EAF" w14:textId="77777777" w:rsidR="001A5CD6" w:rsidRPr="00540C3D" w:rsidRDefault="001A5CD6" w:rsidP="00540C3D">
            <w:pPr>
              <w:spacing w:beforeLines="60" w:before="144" w:afterLines="60" w:after="144"/>
              <w:jc w:val="center"/>
              <w:rPr>
                <w:sz w:val="20"/>
                <w:szCs w:val="20"/>
              </w:rPr>
            </w:pPr>
          </w:p>
        </w:tc>
        <w:tc>
          <w:tcPr>
            <w:tcW w:w="0" w:type="auto"/>
            <w:tcPrChange w:id="353" w:author="Jeff Johnson" w:date="2017-07-10T22:53:00Z">
              <w:tcPr>
                <w:tcW w:w="0" w:type="auto"/>
              </w:tcPr>
            </w:tcPrChange>
          </w:tcPr>
          <w:p w14:paraId="7985D94C" w14:textId="77777777" w:rsidR="001A5CD6" w:rsidRPr="00540C3D" w:rsidRDefault="001A5CD6" w:rsidP="00540C3D">
            <w:pPr>
              <w:spacing w:beforeLines="60" w:before="144" w:afterLines="60" w:after="144"/>
              <w:jc w:val="center"/>
              <w:rPr>
                <w:sz w:val="20"/>
                <w:szCs w:val="20"/>
              </w:rPr>
            </w:pPr>
          </w:p>
        </w:tc>
        <w:tc>
          <w:tcPr>
            <w:tcW w:w="0" w:type="auto"/>
            <w:tcPrChange w:id="354" w:author="Jeff Johnson" w:date="2017-07-10T22:53:00Z">
              <w:tcPr>
                <w:tcW w:w="0" w:type="auto"/>
              </w:tcPr>
            </w:tcPrChange>
          </w:tcPr>
          <w:p w14:paraId="0E96FAED" w14:textId="77777777" w:rsidR="001A5CD6" w:rsidRPr="00540C3D" w:rsidRDefault="001A5CD6" w:rsidP="00540C3D">
            <w:pPr>
              <w:spacing w:beforeLines="60" w:before="144" w:afterLines="60" w:after="144"/>
              <w:jc w:val="center"/>
              <w:rPr>
                <w:sz w:val="20"/>
                <w:szCs w:val="20"/>
              </w:rPr>
            </w:pPr>
          </w:p>
        </w:tc>
        <w:tc>
          <w:tcPr>
            <w:tcW w:w="0" w:type="auto"/>
            <w:tcPrChange w:id="355" w:author="Jeff Johnson" w:date="2017-07-10T22:53:00Z">
              <w:tcPr>
                <w:tcW w:w="0" w:type="auto"/>
              </w:tcPr>
            </w:tcPrChange>
          </w:tcPr>
          <w:p w14:paraId="56866A62" w14:textId="77777777" w:rsidR="001A5CD6" w:rsidRPr="00540C3D" w:rsidRDefault="001A5CD6" w:rsidP="00540C3D">
            <w:pPr>
              <w:spacing w:beforeLines="60" w:before="144" w:afterLines="60" w:after="144"/>
              <w:jc w:val="center"/>
              <w:rPr>
                <w:sz w:val="20"/>
                <w:szCs w:val="20"/>
              </w:rPr>
            </w:pPr>
          </w:p>
        </w:tc>
      </w:tr>
      <w:tr w:rsidR="001A5CD6" w:rsidRPr="00F11DBD" w14:paraId="5BFFEA3F" w14:textId="7DAC206B" w:rsidTr="001A5CD6">
        <w:trPr>
          <w:cantSplit/>
          <w:jc w:val="center"/>
          <w:trPrChange w:id="356" w:author="Jeff Johnson" w:date="2017-07-10T22:53:00Z">
            <w:trPr>
              <w:cantSplit/>
              <w:jc w:val="center"/>
            </w:trPr>
          </w:trPrChange>
        </w:trPr>
        <w:tc>
          <w:tcPr>
            <w:tcW w:w="0" w:type="auto"/>
            <w:vAlign w:val="center"/>
            <w:tcPrChange w:id="357" w:author="Jeff Johnson" w:date="2017-07-10T22:53:00Z">
              <w:tcPr>
                <w:tcW w:w="0" w:type="auto"/>
                <w:vAlign w:val="center"/>
              </w:tcPr>
            </w:tcPrChange>
          </w:tcPr>
          <w:p w14:paraId="4A1978C2" w14:textId="77777777" w:rsidR="001A5CD6" w:rsidRPr="00540C3D" w:rsidRDefault="001A5CD6" w:rsidP="00540C3D">
            <w:pPr>
              <w:spacing w:beforeLines="60" w:before="144" w:afterLines="60" w:after="144"/>
              <w:jc w:val="center"/>
              <w:rPr>
                <w:sz w:val="20"/>
                <w:szCs w:val="20"/>
              </w:rPr>
            </w:pPr>
            <w:r w:rsidRPr="00540C3D">
              <w:rPr>
                <w:sz w:val="20"/>
                <w:szCs w:val="20"/>
              </w:rPr>
              <w:lastRenderedPageBreak/>
              <w:t>1</w:t>
            </w:r>
          </w:p>
        </w:tc>
        <w:tc>
          <w:tcPr>
            <w:tcW w:w="0" w:type="auto"/>
            <w:vAlign w:val="center"/>
            <w:tcPrChange w:id="358" w:author="Jeff Johnson" w:date="2017-07-10T22:53:00Z">
              <w:tcPr>
                <w:tcW w:w="0" w:type="auto"/>
                <w:vAlign w:val="center"/>
              </w:tcPr>
            </w:tcPrChange>
          </w:tcPr>
          <w:p w14:paraId="4E3A94B9" w14:textId="77777777" w:rsidR="001A5CD6" w:rsidRPr="00540C3D" w:rsidRDefault="001A5CD6" w:rsidP="00540C3D">
            <w:pPr>
              <w:spacing w:beforeLines="60" w:before="144" w:afterLines="60" w:after="144"/>
              <w:rPr>
                <w:sz w:val="20"/>
                <w:szCs w:val="20"/>
              </w:rPr>
            </w:pPr>
            <w:r w:rsidRPr="00540C3D">
              <w:rPr>
                <w:sz w:val="20"/>
                <w:szCs w:val="20"/>
              </w:rPr>
              <w:t>Identifier Management</w:t>
            </w:r>
          </w:p>
        </w:tc>
        <w:tc>
          <w:tcPr>
            <w:tcW w:w="0" w:type="auto"/>
            <w:vAlign w:val="center"/>
            <w:tcPrChange w:id="359" w:author="Jeff Johnson" w:date="2017-07-10T22:53:00Z">
              <w:tcPr>
                <w:tcW w:w="0" w:type="auto"/>
                <w:vAlign w:val="center"/>
              </w:tcPr>
            </w:tcPrChange>
          </w:tcPr>
          <w:p w14:paraId="38686CC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60" w:author="Jeff Johnson" w:date="2017-07-10T22:53:00Z">
              <w:tcPr>
                <w:tcW w:w="0" w:type="auto"/>
                <w:vAlign w:val="center"/>
              </w:tcPr>
            </w:tcPrChange>
          </w:tcPr>
          <w:p w14:paraId="1921D38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61" w:author="Jeff Johnson" w:date="2017-07-10T22:53:00Z">
              <w:tcPr>
                <w:tcW w:w="0" w:type="auto"/>
                <w:vAlign w:val="center"/>
              </w:tcPr>
            </w:tcPrChange>
          </w:tcPr>
          <w:p w14:paraId="41BCB597" w14:textId="77777777" w:rsidR="001A5CD6" w:rsidRPr="00540C3D" w:rsidRDefault="001A5CD6" w:rsidP="00540C3D">
            <w:pPr>
              <w:spacing w:beforeLines="60" w:before="144" w:afterLines="60" w:after="144"/>
              <w:jc w:val="center"/>
              <w:rPr>
                <w:sz w:val="20"/>
                <w:szCs w:val="20"/>
              </w:rPr>
            </w:pPr>
          </w:p>
        </w:tc>
        <w:tc>
          <w:tcPr>
            <w:tcW w:w="0" w:type="auto"/>
            <w:vAlign w:val="center"/>
            <w:tcPrChange w:id="362" w:author="Jeff Johnson" w:date="2017-07-10T22:53:00Z">
              <w:tcPr>
                <w:tcW w:w="0" w:type="auto"/>
                <w:vAlign w:val="center"/>
              </w:tcPr>
            </w:tcPrChange>
          </w:tcPr>
          <w:p w14:paraId="7F8F29A2" w14:textId="77777777" w:rsidR="001A5CD6" w:rsidRPr="00540C3D" w:rsidRDefault="001A5CD6" w:rsidP="00540C3D">
            <w:pPr>
              <w:spacing w:beforeLines="60" w:before="144" w:afterLines="60" w:after="144"/>
              <w:jc w:val="center"/>
              <w:rPr>
                <w:sz w:val="20"/>
                <w:szCs w:val="20"/>
              </w:rPr>
            </w:pPr>
          </w:p>
        </w:tc>
        <w:tc>
          <w:tcPr>
            <w:tcW w:w="0" w:type="auto"/>
            <w:vAlign w:val="center"/>
            <w:tcPrChange w:id="363" w:author="Jeff Johnson" w:date="2017-07-10T22:53:00Z">
              <w:tcPr>
                <w:tcW w:w="0" w:type="auto"/>
                <w:vAlign w:val="center"/>
              </w:tcPr>
            </w:tcPrChange>
          </w:tcPr>
          <w:p w14:paraId="323D2C81" w14:textId="77777777" w:rsidR="001A5CD6" w:rsidRPr="00540C3D" w:rsidRDefault="001A5CD6" w:rsidP="00540C3D">
            <w:pPr>
              <w:spacing w:beforeLines="60" w:before="144" w:afterLines="60" w:after="144"/>
              <w:jc w:val="center"/>
              <w:rPr>
                <w:sz w:val="20"/>
                <w:szCs w:val="20"/>
              </w:rPr>
            </w:pPr>
          </w:p>
        </w:tc>
        <w:tc>
          <w:tcPr>
            <w:tcW w:w="0" w:type="auto"/>
            <w:vAlign w:val="center"/>
            <w:tcPrChange w:id="364" w:author="Jeff Johnson" w:date="2017-07-10T22:53:00Z">
              <w:tcPr>
                <w:tcW w:w="0" w:type="auto"/>
                <w:vAlign w:val="center"/>
              </w:tcPr>
            </w:tcPrChange>
          </w:tcPr>
          <w:p w14:paraId="6FE1260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65" w:author="Jeff Johnson" w:date="2017-07-10T22:53:00Z">
              <w:tcPr>
                <w:tcW w:w="0" w:type="auto"/>
                <w:vAlign w:val="center"/>
              </w:tcPr>
            </w:tcPrChange>
          </w:tcPr>
          <w:p w14:paraId="2B7DD515" w14:textId="77777777" w:rsidR="001A5CD6" w:rsidRPr="00540C3D" w:rsidRDefault="001A5CD6" w:rsidP="00540C3D">
            <w:pPr>
              <w:spacing w:beforeLines="60" w:before="144" w:afterLines="60" w:after="144"/>
              <w:jc w:val="center"/>
              <w:rPr>
                <w:sz w:val="20"/>
                <w:szCs w:val="20"/>
              </w:rPr>
            </w:pPr>
          </w:p>
        </w:tc>
        <w:tc>
          <w:tcPr>
            <w:tcW w:w="0" w:type="auto"/>
            <w:vAlign w:val="center"/>
            <w:tcPrChange w:id="366" w:author="Jeff Johnson" w:date="2017-07-10T22:53:00Z">
              <w:tcPr>
                <w:tcW w:w="0" w:type="auto"/>
                <w:vAlign w:val="center"/>
              </w:tcPr>
            </w:tcPrChange>
          </w:tcPr>
          <w:p w14:paraId="156452FC" w14:textId="77777777" w:rsidR="001A5CD6" w:rsidRPr="00540C3D" w:rsidRDefault="001A5CD6" w:rsidP="00540C3D">
            <w:pPr>
              <w:spacing w:beforeLines="60" w:before="144" w:afterLines="60" w:after="144"/>
              <w:jc w:val="center"/>
              <w:rPr>
                <w:sz w:val="20"/>
                <w:szCs w:val="20"/>
              </w:rPr>
            </w:pPr>
          </w:p>
        </w:tc>
        <w:tc>
          <w:tcPr>
            <w:tcW w:w="0" w:type="auto"/>
            <w:vAlign w:val="center"/>
            <w:tcPrChange w:id="367" w:author="Jeff Johnson" w:date="2017-07-10T22:53:00Z">
              <w:tcPr>
                <w:tcW w:w="0" w:type="auto"/>
                <w:vAlign w:val="center"/>
              </w:tcPr>
            </w:tcPrChange>
          </w:tcPr>
          <w:p w14:paraId="44D0448B" w14:textId="77777777" w:rsidR="001A5CD6" w:rsidRPr="00540C3D" w:rsidRDefault="001A5CD6" w:rsidP="00540C3D">
            <w:pPr>
              <w:spacing w:beforeLines="60" w:before="144" w:afterLines="60" w:after="144"/>
              <w:jc w:val="center"/>
              <w:rPr>
                <w:sz w:val="20"/>
                <w:szCs w:val="20"/>
              </w:rPr>
            </w:pPr>
          </w:p>
        </w:tc>
        <w:tc>
          <w:tcPr>
            <w:tcW w:w="0" w:type="auto"/>
            <w:vAlign w:val="center"/>
            <w:tcPrChange w:id="368" w:author="Jeff Johnson" w:date="2017-07-10T22:53:00Z">
              <w:tcPr>
                <w:tcW w:w="0" w:type="auto"/>
                <w:vAlign w:val="center"/>
              </w:tcPr>
            </w:tcPrChange>
          </w:tcPr>
          <w:p w14:paraId="04E26EC7" w14:textId="77777777" w:rsidR="001A5CD6" w:rsidRPr="00540C3D" w:rsidRDefault="001A5CD6" w:rsidP="00540C3D">
            <w:pPr>
              <w:spacing w:beforeLines="60" w:before="144" w:afterLines="60" w:after="144"/>
              <w:jc w:val="center"/>
              <w:rPr>
                <w:sz w:val="20"/>
                <w:szCs w:val="20"/>
              </w:rPr>
            </w:pPr>
          </w:p>
        </w:tc>
        <w:tc>
          <w:tcPr>
            <w:tcW w:w="0" w:type="auto"/>
            <w:vAlign w:val="center"/>
            <w:tcPrChange w:id="369" w:author="Jeff Johnson" w:date="2017-07-10T22:53:00Z">
              <w:tcPr>
                <w:tcW w:w="0" w:type="auto"/>
                <w:vAlign w:val="center"/>
              </w:tcPr>
            </w:tcPrChange>
          </w:tcPr>
          <w:p w14:paraId="7DC07971" w14:textId="77777777" w:rsidR="001A5CD6" w:rsidRPr="00540C3D" w:rsidRDefault="001A5CD6" w:rsidP="00540C3D">
            <w:pPr>
              <w:spacing w:beforeLines="60" w:before="144" w:afterLines="60" w:after="144"/>
              <w:jc w:val="center"/>
              <w:rPr>
                <w:sz w:val="20"/>
                <w:szCs w:val="20"/>
              </w:rPr>
            </w:pPr>
          </w:p>
        </w:tc>
        <w:tc>
          <w:tcPr>
            <w:tcW w:w="0" w:type="auto"/>
            <w:tcPrChange w:id="370" w:author="Jeff Johnson" w:date="2017-07-10T22:53:00Z">
              <w:tcPr>
                <w:tcW w:w="0" w:type="auto"/>
              </w:tcPr>
            </w:tcPrChange>
          </w:tcPr>
          <w:p w14:paraId="33797BB9" w14:textId="77777777" w:rsidR="001A5CD6" w:rsidRPr="00540C3D" w:rsidRDefault="001A5CD6" w:rsidP="00540C3D">
            <w:pPr>
              <w:spacing w:beforeLines="60" w:before="144" w:afterLines="60" w:after="144"/>
              <w:jc w:val="center"/>
              <w:rPr>
                <w:sz w:val="20"/>
                <w:szCs w:val="20"/>
              </w:rPr>
            </w:pPr>
          </w:p>
        </w:tc>
        <w:tc>
          <w:tcPr>
            <w:tcW w:w="0" w:type="auto"/>
            <w:tcPrChange w:id="371" w:author="Jeff Johnson" w:date="2017-07-10T22:53:00Z">
              <w:tcPr>
                <w:tcW w:w="0" w:type="auto"/>
              </w:tcPr>
            </w:tcPrChange>
          </w:tcPr>
          <w:p w14:paraId="12E7B55B" w14:textId="77777777" w:rsidR="001A5CD6" w:rsidRPr="00540C3D" w:rsidRDefault="001A5CD6" w:rsidP="00540C3D">
            <w:pPr>
              <w:spacing w:beforeLines="60" w:before="144" w:afterLines="60" w:after="144"/>
              <w:jc w:val="center"/>
              <w:rPr>
                <w:sz w:val="20"/>
                <w:szCs w:val="20"/>
              </w:rPr>
            </w:pPr>
          </w:p>
        </w:tc>
        <w:tc>
          <w:tcPr>
            <w:tcW w:w="0" w:type="auto"/>
            <w:tcPrChange w:id="372" w:author="Jeff Johnson" w:date="2017-07-10T22:53:00Z">
              <w:tcPr>
                <w:tcW w:w="0" w:type="auto"/>
              </w:tcPr>
            </w:tcPrChange>
          </w:tcPr>
          <w:p w14:paraId="4F649B83" w14:textId="77777777" w:rsidR="001A5CD6" w:rsidRPr="00540C3D" w:rsidRDefault="001A5CD6" w:rsidP="00540C3D">
            <w:pPr>
              <w:spacing w:beforeLines="60" w:before="144" w:afterLines="60" w:after="144"/>
              <w:jc w:val="center"/>
              <w:rPr>
                <w:sz w:val="20"/>
                <w:szCs w:val="20"/>
              </w:rPr>
            </w:pPr>
          </w:p>
        </w:tc>
      </w:tr>
      <w:tr w:rsidR="001A5CD6" w:rsidRPr="00F11DBD" w14:paraId="1F9EFA3D" w14:textId="61AEC721" w:rsidTr="001A5CD6">
        <w:trPr>
          <w:cantSplit/>
          <w:jc w:val="center"/>
          <w:trPrChange w:id="373" w:author="Jeff Johnson" w:date="2017-07-10T22:53:00Z">
            <w:trPr>
              <w:cantSplit/>
              <w:jc w:val="center"/>
            </w:trPr>
          </w:trPrChange>
        </w:trPr>
        <w:tc>
          <w:tcPr>
            <w:tcW w:w="0" w:type="auto"/>
            <w:vAlign w:val="center"/>
            <w:tcPrChange w:id="374" w:author="Jeff Johnson" w:date="2017-07-10T22:53:00Z">
              <w:tcPr>
                <w:tcW w:w="0" w:type="auto"/>
                <w:vAlign w:val="center"/>
              </w:tcPr>
            </w:tcPrChange>
          </w:tcPr>
          <w:p w14:paraId="03CA5905"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375" w:author="Jeff Johnson" w:date="2017-07-10T22:53:00Z">
              <w:tcPr>
                <w:tcW w:w="0" w:type="auto"/>
                <w:vAlign w:val="center"/>
              </w:tcPr>
            </w:tcPrChange>
          </w:tcPr>
          <w:p w14:paraId="04C5B809" w14:textId="77777777" w:rsidR="001A5CD6" w:rsidRPr="00540C3D" w:rsidRDefault="001A5CD6" w:rsidP="00540C3D">
            <w:pPr>
              <w:spacing w:beforeLines="60" w:before="144" w:afterLines="60" w:after="144"/>
              <w:rPr>
                <w:sz w:val="20"/>
                <w:szCs w:val="20"/>
              </w:rPr>
            </w:pPr>
            <w:r w:rsidRPr="00540C3D">
              <w:rPr>
                <w:sz w:val="20"/>
                <w:szCs w:val="20"/>
              </w:rPr>
              <w:t>Test Authoring</w:t>
            </w:r>
          </w:p>
        </w:tc>
        <w:tc>
          <w:tcPr>
            <w:tcW w:w="0" w:type="auto"/>
            <w:vAlign w:val="center"/>
            <w:tcPrChange w:id="376" w:author="Jeff Johnson" w:date="2017-07-10T22:53:00Z">
              <w:tcPr>
                <w:tcW w:w="0" w:type="auto"/>
                <w:vAlign w:val="center"/>
              </w:tcPr>
            </w:tcPrChange>
          </w:tcPr>
          <w:p w14:paraId="3031F2F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77" w:author="Jeff Johnson" w:date="2017-07-10T22:53:00Z">
              <w:tcPr>
                <w:tcW w:w="0" w:type="auto"/>
                <w:vAlign w:val="center"/>
              </w:tcPr>
            </w:tcPrChange>
          </w:tcPr>
          <w:p w14:paraId="07436C7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78" w:author="Jeff Johnson" w:date="2017-07-10T22:53:00Z">
              <w:tcPr>
                <w:tcW w:w="0" w:type="auto"/>
                <w:vAlign w:val="center"/>
              </w:tcPr>
            </w:tcPrChange>
          </w:tcPr>
          <w:p w14:paraId="40A5C111" w14:textId="77777777" w:rsidR="001A5CD6" w:rsidRPr="00540C3D" w:rsidRDefault="001A5CD6" w:rsidP="00540C3D">
            <w:pPr>
              <w:spacing w:beforeLines="60" w:before="144" w:afterLines="60" w:after="144"/>
              <w:jc w:val="center"/>
              <w:rPr>
                <w:sz w:val="20"/>
                <w:szCs w:val="20"/>
              </w:rPr>
            </w:pPr>
          </w:p>
        </w:tc>
        <w:tc>
          <w:tcPr>
            <w:tcW w:w="0" w:type="auto"/>
            <w:vAlign w:val="center"/>
            <w:tcPrChange w:id="379" w:author="Jeff Johnson" w:date="2017-07-10T22:53:00Z">
              <w:tcPr>
                <w:tcW w:w="0" w:type="auto"/>
                <w:vAlign w:val="center"/>
              </w:tcPr>
            </w:tcPrChange>
          </w:tcPr>
          <w:p w14:paraId="31EC71DB" w14:textId="77777777" w:rsidR="001A5CD6" w:rsidRPr="00540C3D" w:rsidRDefault="001A5CD6" w:rsidP="00540C3D">
            <w:pPr>
              <w:spacing w:beforeLines="60" w:before="144" w:afterLines="60" w:after="144"/>
              <w:jc w:val="center"/>
              <w:rPr>
                <w:sz w:val="20"/>
                <w:szCs w:val="20"/>
              </w:rPr>
            </w:pPr>
          </w:p>
        </w:tc>
        <w:tc>
          <w:tcPr>
            <w:tcW w:w="0" w:type="auto"/>
            <w:vAlign w:val="center"/>
            <w:tcPrChange w:id="380" w:author="Jeff Johnson" w:date="2017-07-10T22:53:00Z">
              <w:tcPr>
                <w:tcW w:w="0" w:type="auto"/>
                <w:vAlign w:val="center"/>
              </w:tcPr>
            </w:tcPrChange>
          </w:tcPr>
          <w:p w14:paraId="56D8BFBD" w14:textId="77777777" w:rsidR="001A5CD6" w:rsidRPr="00540C3D" w:rsidRDefault="001A5CD6" w:rsidP="00540C3D">
            <w:pPr>
              <w:spacing w:beforeLines="60" w:before="144" w:afterLines="60" w:after="144"/>
              <w:jc w:val="center"/>
              <w:rPr>
                <w:sz w:val="20"/>
                <w:szCs w:val="20"/>
              </w:rPr>
            </w:pPr>
          </w:p>
        </w:tc>
        <w:tc>
          <w:tcPr>
            <w:tcW w:w="0" w:type="auto"/>
            <w:vAlign w:val="center"/>
            <w:tcPrChange w:id="381" w:author="Jeff Johnson" w:date="2017-07-10T22:53:00Z">
              <w:tcPr>
                <w:tcW w:w="0" w:type="auto"/>
                <w:vAlign w:val="center"/>
              </w:tcPr>
            </w:tcPrChange>
          </w:tcPr>
          <w:p w14:paraId="5440A60D" w14:textId="77777777" w:rsidR="001A5CD6" w:rsidRPr="00540C3D" w:rsidRDefault="001A5CD6" w:rsidP="00540C3D">
            <w:pPr>
              <w:spacing w:beforeLines="60" w:before="144" w:afterLines="60" w:after="144"/>
              <w:jc w:val="center"/>
              <w:rPr>
                <w:sz w:val="20"/>
                <w:szCs w:val="20"/>
              </w:rPr>
            </w:pPr>
          </w:p>
        </w:tc>
        <w:tc>
          <w:tcPr>
            <w:tcW w:w="0" w:type="auto"/>
            <w:vAlign w:val="center"/>
            <w:tcPrChange w:id="382" w:author="Jeff Johnson" w:date="2017-07-10T22:53:00Z">
              <w:tcPr>
                <w:tcW w:w="0" w:type="auto"/>
                <w:vAlign w:val="center"/>
              </w:tcPr>
            </w:tcPrChange>
          </w:tcPr>
          <w:p w14:paraId="4F2F2C3F" w14:textId="77777777" w:rsidR="001A5CD6" w:rsidRPr="00540C3D" w:rsidRDefault="001A5CD6" w:rsidP="00540C3D">
            <w:pPr>
              <w:spacing w:beforeLines="60" w:before="144" w:afterLines="60" w:after="144"/>
              <w:jc w:val="center"/>
              <w:rPr>
                <w:sz w:val="20"/>
                <w:szCs w:val="20"/>
              </w:rPr>
            </w:pPr>
          </w:p>
        </w:tc>
        <w:tc>
          <w:tcPr>
            <w:tcW w:w="0" w:type="auto"/>
            <w:vAlign w:val="center"/>
            <w:tcPrChange w:id="383" w:author="Jeff Johnson" w:date="2017-07-10T22:53:00Z">
              <w:tcPr>
                <w:tcW w:w="0" w:type="auto"/>
                <w:vAlign w:val="center"/>
              </w:tcPr>
            </w:tcPrChange>
          </w:tcPr>
          <w:p w14:paraId="5FC13976" w14:textId="77777777" w:rsidR="001A5CD6" w:rsidRPr="00540C3D" w:rsidRDefault="001A5CD6" w:rsidP="00540C3D">
            <w:pPr>
              <w:spacing w:beforeLines="60" w:before="144" w:afterLines="60" w:after="144"/>
              <w:jc w:val="center"/>
              <w:rPr>
                <w:sz w:val="20"/>
                <w:szCs w:val="20"/>
              </w:rPr>
            </w:pPr>
          </w:p>
        </w:tc>
        <w:tc>
          <w:tcPr>
            <w:tcW w:w="0" w:type="auto"/>
            <w:vAlign w:val="center"/>
            <w:tcPrChange w:id="384" w:author="Jeff Johnson" w:date="2017-07-10T22:53:00Z">
              <w:tcPr>
                <w:tcW w:w="0" w:type="auto"/>
                <w:vAlign w:val="center"/>
              </w:tcPr>
            </w:tcPrChange>
          </w:tcPr>
          <w:p w14:paraId="12C65623" w14:textId="77777777" w:rsidR="001A5CD6" w:rsidRPr="00540C3D" w:rsidRDefault="001A5CD6" w:rsidP="00540C3D">
            <w:pPr>
              <w:spacing w:beforeLines="60" w:before="144" w:afterLines="60" w:after="144"/>
              <w:jc w:val="center"/>
              <w:rPr>
                <w:sz w:val="20"/>
                <w:szCs w:val="20"/>
              </w:rPr>
            </w:pPr>
          </w:p>
        </w:tc>
        <w:tc>
          <w:tcPr>
            <w:tcW w:w="0" w:type="auto"/>
            <w:vAlign w:val="center"/>
            <w:tcPrChange w:id="385" w:author="Jeff Johnson" w:date="2017-07-10T22:53:00Z">
              <w:tcPr>
                <w:tcW w:w="0" w:type="auto"/>
                <w:vAlign w:val="center"/>
              </w:tcPr>
            </w:tcPrChange>
          </w:tcPr>
          <w:p w14:paraId="5DE33044" w14:textId="77777777" w:rsidR="001A5CD6" w:rsidRPr="00540C3D" w:rsidRDefault="001A5CD6" w:rsidP="00540C3D">
            <w:pPr>
              <w:spacing w:beforeLines="60" w:before="144" w:afterLines="60" w:after="144"/>
              <w:jc w:val="center"/>
              <w:rPr>
                <w:sz w:val="20"/>
                <w:szCs w:val="20"/>
              </w:rPr>
            </w:pPr>
          </w:p>
        </w:tc>
        <w:tc>
          <w:tcPr>
            <w:tcW w:w="0" w:type="auto"/>
            <w:vAlign w:val="center"/>
            <w:tcPrChange w:id="386" w:author="Jeff Johnson" w:date="2017-07-10T22:53:00Z">
              <w:tcPr>
                <w:tcW w:w="0" w:type="auto"/>
                <w:vAlign w:val="center"/>
              </w:tcPr>
            </w:tcPrChange>
          </w:tcPr>
          <w:p w14:paraId="6FBF7957" w14:textId="77777777" w:rsidR="001A5CD6" w:rsidRPr="00540C3D" w:rsidRDefault="001A5CD6" w:rsidP="00540C3D">
            <w:pPr>
              <w:spacing w:beforeLines="60" w:before="144" w:afterLines="60" w:after="144"/>
              <w:jc w:val="center"/>
              <w:rPr>
                <w:sz w:val="20"/>
                <w:szCs w:val="20"/>
              </w:rPr>
            </w:pPr>
          </w:p>
        </w:tc>
        <w:tc>
          <w:tcPr>
            <w:tcW w:w="0" w:type="auto"/>
            <w:tcPrChange w:id="387" w:author="Jeff Johnson" w:date="2017-07-10T22:53:00Z">
              <w:tcPr>
                <w:tcW w:w="0" w:type="auto"/>
              </w:tcPr>
            </w:tcPrChange>
          </w:tcPr>
          <w:p w14:paraId="5B985182" w14:textId="77777777" w:rsidR="001A5CD6" w:rsidRPr="00540C3D" w:rsidRDefault="001A5CD6" w:rsidP="00540C3D">
            <w:pPr>
              <w:spacing w:beforeLines="60" w:before="144" w:afterLines="60" w:after="144"/>
              <w:jc w:val="center"/>
              <w:rPr>
                <w:sz w:val="20"/>
                <w:szCs w:val="20"/>
              </w:rPr>
            </w:pPr>
          </w:p>
        </w:tc>
        <w:tc>
          <w:tcPr>
            <w:tcW w:w="0" w:type="auto"/>
            <w:tcPrChange w:id="388" w:author="Jeff Johnson" w:date="2017-07-10T22:53:00Z">
              <w:tcPr>
                <w:tcW w:w="0" w:type="auto"/>
              </w:tcPr>
            </w:tcPrChange>
          </w:tcPr>
          <w:p w14:paraId="51E1DEF9" w14:textId="77777777" w:rsidR="001A5CD6" w:rsidRPr="00540C3D" w:rsidRDefault="001A5CD6" w:rsidP="00540C3D">
            <w:pPr>
              <w:spacing w:beforeLines="60" w:before="144" w:afterLines="60" w:after="144"/>
              <w:jc w:val="center"/>
              <w:rPr>
                <w:sz w:val="20"/>
                <w:szCs w:val="20"/>
              </w:rPr>
            </w:pPr>
          </w:p>
        </w:tc>
        <w:tc>
          <w:tcPr>
            <w:tcW w:w="0" w:type="auto"/>
            <w:tcPrChange w:id="389" w:author="Jeff Johnson" w:date="2017-07-10T22:53:00Z">
              <w:tcPr>
                <w:tcW w:w="0" w:type="auto"/>
              </w:tcPr>
            </w:tcPrChange>
          </w:tcPr>
          <w:p w14:paraId="091A3554" w14:textId="77777777" w:rsidR="001A5CD6" w:rsidRPr="00540C3D" w:rsidRDefault="001A5CD6" w:rsidP="00540C3D">
            <w:pPr>
              <w:spacing w:beforeLines="60" w:before="144" w:afterLines="60" w:after="144"/>
              <w:jc w:val="center"/>
              <w:rPr>
                <w:sz w:val="20"/>
                <w:szCs w:val="20"/>
              </w:rPr>
            </w:pPr>
          </w:p>
        </w:tc>
      </w:tr>
      <w:tr w:rsidR="001A5CD6" w:rsidRPr="00F11DBD" w14:paraId="59842C35" w14:textId="4D7C800D" w:rsidTr="001A5CD6">
        <w:trPr>
          <w:cantSplit/>
          <w:jc w:val="center"/>
          <w:trPrChange w:id="390" w:author="Jeff Johnson" w:date="2017-07-10T22:53:00Z">
            <w:trPr>
              <w:cantSplit/>
              <w:jc w:val="center"/>
            </w:trPr>
          </w:trPrChange>
        </w:trPr>
        <w:tc>
          <w:tcPr>
            <w:tcW w:w="0" w:type="auto"/>
            <w:vAlign w:val="center"/>
            <w:tcPrChange w:id="391" w:author="Jeff Johnson" w:date="2017-07-10T22:53:00Z">
              <w:tcPr>
                <w:tcW w:w="0" w:type="auto"/>
                <w:vAlign w:val="center"/>
              </w:tcPr>
            </w:tcPrChange>
          </w:tcPr>
          <w:p w14:paraId="30F2C4E9"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392" w:author="Jeff Johnson" w:date="2017-07-10T22:53:00Z">
              <w:tcPr>
                <w:tcW w:w="0" w:type="auto"/>
                <w:vAlign w:val="center"/>
              </w:tcPr>
            </w:tcPrChange>
          </w:tcPr>
          <w:p w14:paraId="6C78F4CF" w14:textId="77777777" w:rsidR="001A5CD6" w:rsidRPr="00540C3D" w:rsidRDefault="001A5CD6" w:rsidP="00540C3D">
            <w:pPr>
              <w:spacing w:beforeLines="60" w:before="144" w:afterLines="60" w:after="144"/>
              <w:rPr>
                <w:sz w:val="20"/>
                <w:szCs w:val="20"/>
              </w:rPr>
            </w:pPr>
            <w:r w:rsidRPr="00540C3D">
              <w:rPr>
                <w:sz w:val="20"/>
                <w:szCs w:val="20"/>
              </w:rPr>
              <w:t>Test Packager</w:t>
            </w:r>
          </w:p>
        </w:tc>
        <w:tc>
          <w:tcPr>
            <w:tcW w:w="0" w:type="auto"/>
            <w:vAlign w:val="center"/>
            <w:tcPrChange w:id="393" w:author="Jeff Johnson" w:date="2017-07-10T22:53:00Z">
              <w:tcPr>
                <w:tcW w:w="0" w:type="auto"/>
                <w:vAlign w:val="center"/>
              </w:tcPr>
            </w:tcPrChange>
          </w:tcPr>
          <w:p w14:paraId="7754A50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94" w:author="Jeff Johnson" w:date="2017-07-10T22:53:00Z">
              <w:tcPr>
                <w:tcW w:w="0" w:type="auto"/>
                <w:vAlign w:val="center"/>
              </w:tcPr>
            </w:tcPrChange>
          </w:tcPr>
          <w:p w14:paraId="054CEDA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95" w:author="Jeff Johnson" w:date="2017-07-10T22:53:00Z">
              <w:tcPr>
                <w:tcW w:w="0" w:type="auto"/>
                <w:vAlign w:val="center"/>
              </w:tcPr>
            </w:tcPrChange>
          </w:tcPr>
          <w:p w14:paraId="73467C07" w14:textId="77777777" w:rsidR="001A5CD6" w:rsidRPr="00540C3D" w:rsidRDefault="001A5CD6" w:rsidP="00540C3D">
            <w:pPr>
              <w:spacing w:beforeLines="60" w:before="144" w:afterLines="60" w:after="144"/>
              <w:jc w:val="center"/>
              <w:rPr>
                <w:sz w:val="20"/>
                <w:szCs w:val="20"/>
              </w:rPr>
            </w:pPr>
          </w:p>
        </w:tc>
        <w:tc>
          <w:tcPr>
            <w:tcW w:w="0" w:type="auto"/>
            <w:vAlign w:val="center"/>
            <w:tcPrChange w:id="396" w:author="Jeff Johnson" w:date="2017-07-10T22:53:00Z">
              <w:tcPr>
                <w:tcW w:w="0" w:type="auto"/>
                <w:vAlign w:val="center"/>
              </w:tcPr>
            </w:tcPrChange>
          </w:tcPr>
          <w:p w14:paraId="7211209C" w14:textId="77777777" w:rsidR="001A5CD6" w:rsidRPr="00540C3D" w:rsidRDefault="001A5CD6" w:rsidP="00540C3D">
            <w:pPr>
              <w:spacing w:beforeLines="60" w:before="144" w:afterLines="60" w:after="144"/>
              <w:jc w:val="center"/>
              <w:rPr>
                <w:sz w:val="20"/>
                <w:szCs w:val="20"/>
              </w:rPr>
            </w:pPr>
          </w:p>
        </w:tc>
        <w:tc>
          <w:tcPr>
            <w:tcW w:w="0" w:type="auto"/>
            <w:vAlign w:val="center"/>
            <w:tcPrChange w:id="397" w:author="Jeff Johnson" w:date="2017-07-10T22:53:00Z">
              <w:tcPr>
                <w:tcW w:w="0" w:type="auto"/>
                <w:vAlign w:val="center"/>
              </w:tcPr>
            </w:tcPrChange>
          </w:tcPr>
          <w:p w14:paraId="161CFB7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398" w:author="Jeff Johnson" w:date="2017-07-10T22:53:00Z">
              <w:tcPr>
                <w:tcW w:w="0" w:type="auto"/>
                <w:vAlign w:val="center"/>
              </w:tcPr>
            </w:tcPrChange>
          </w:tcPr>
          <w:p w14:paraId="70E86C6E" w14:textId="77777777" w:rsidR="001A5CD6" w:rsidRPr="00540C3D" w:rsidRDefault="001A5CD6" w:rsidP="00540C3D">
            <w:pPr>
              <w:spacing w:beforeLines="60" w:before="144" w:afterLines="60" w:after="144"/>
              <w:jc w:val="center"/>
              <w:rPr>
                <w:sz w:val="20"/>
                <w:szCs w:val="20"/>
              </w:rPr>
            </w:pPr>
          </w:p>
        </w:tc>
        <w:tc>
          <w:tcPr>
            <w:tcW w:w="0" w:type="auto"/>
            <w:vAlign w:val="center"/>
            <w:tcPrChange w:id="399" w:author="Jeff Johnson" w:date="2017-07-10T22:53:00Z">
              <w:tcPr>
                <w:tcW w:w="0" w:type="auto"/>
                <w:vAlign w:val="center"/>
              </w:tcPr>
            </w:tcPrChange>
          </w:tcPr>
          <w:p w14:paraId="1F94B47E" w14:textId="77777777" w:rsidR="001A5CD6" w:rsidRPr="00540C3D" w:rsidRDefault="001A5CD6" w:rsidP="00540C3D">
            <w:pPr>
              <w:spacing w:beforeLines="60" w:before="144" w:afterLines="60" w:after="144"/>
              <w:jc w:val="center"/>
              <w:rPr>
                <w:sz w:val="20"/>
                <w:szCs w:val="20"/>
              </w:rPr>
            </w:pPr>
          </w:p>
        </w:tc>
        <w:tc>
          <w:tcPr>
            <w:tcW w:w="0" w:type="auto"/>
            <w:vAlign w:val="center"/>
            <w:tcPrChange w:id="400" w:author="Jeff Johnson" w:date="2017-07-10T22:53:00Z">
              <w:tcPr>
                <w:tcW w:w="0" w:type="auto"/>
                <w:vAlign w:val="center"/>
              </w:tcPr>
            </w:tcPrChange>
          </w:tcPr>
          <w:p w14:paraId="26DD1B6B" w14:textId="77777777" w:rsidR="001A5CD6" w:rsidRPr="00540C3D" w:rsidRDefault="001A5CD6" w:rsidP="00540C3D">
            <w:pPr>
              <w:spacing w:beforeLines="60" w:before="144" w:afterLines="60" w:after="144"/>
              <w:jc w:val="center"/>
              <w:rPr>
                <w:sz w:val="20"/>
                <w:szCs w:val="20"/>
              </w:rPr>
            </w:pPr>
          </w:p>
        </w:tc>
        <w:tc>
          <w:tcPr>
            <w:tcW w:w="0" w:type="auto"/>
            <w:vAlign w:val="center"/>
            <w:tcPrChange w:id="401" w:author="Jeff Johnson" w:date="2017-07-10T22:53:00Z">
              <w:tcPr>
                <w:tcW w:w="0" w:type="auto"/>
                <w:vAlign w:val="center"/>
              </w:tcPr>
            </w:tcPrChange>
          </w:tcPr>
          <w:p w14:paraId="0B71A2F4" w14:textId="77777777" w:rsidR="001A5CD6" w:rsidRPr="00540C3D" w:rsidRDefault="001A5CD6" w:rsidP="00540C3D">
            <w:pPr>
              <w:spacing w:beforeLines="60" w:before="144" w:afterLines="60" w:after="144"/>
              <w:jc w:val="center"/>
              <w:rPr>
                <w:sz w:val="20"/>
                <w:szCs w:val="20"/>
              </w:rPr>
            </w:pPr>
          </w:p>
        </w:tc>
        <w:tc>
          <w:tcPr>
            <w:tcW w:w="0" w:type="auto"/>
            <w:vAlign w:val="center"/>
            <w:tcPrChange w:id="402" w:author="Jeff Johnson" w:date="2017-07-10T22:53:00Z">
              <w:tcPr>
                <w:tcW w:w="0" w:type="auto"/>
                <w:vAlign w:val="center"/>
              </w:tcPr>
            </w:tcPrChange>
          </w:tcPr>
          <w:p w14:paraId="21851E45" w14:textId="77777777" w:rsidR="001A5CD6" w:rsidRPr="00540C3D" w:rsidRDefault="001A5CD6" w:rsidP="00540C3D">
            <w:pPr>
              <w:spacing w:beforeLines="60" w:before="144" w:afterLines="60" w:after="144"/>
              <w:jc w:val="center"/>
              <w:rPr>
                <w:sz w:val="20"/>
                <w:szCs w:val="20"/>
              </w:rPr>
            </w:pPr>
          </w:p>
        </w:tc>
        <w:tc>
          <w:tcPr>
            <w:tcW w:w="0" w:type="auto"/>
            <w:vAlign w:val="center"/>
            <w:tcPrChange w:id="403" w:author="Jeff Johnson" w:date="2017-07-10T22:53:00Z">
              <w:tcPr>
                <w:tcW w:w="0" w:type="auto"/>
                <w:vAlign w:val="center"/>
              </w:tcPr>
            </w:tcPrChange>
          </w:tcPr>
          <w:p w14:paraId="0AE6F651" w14:textId="77777777" w:rsidR="001A5CD6" w:rsidRPr="00540C3D" w:rsidRDefault="001A5CD6" w:rsidP="00540C3D">
            <w:pPr>
              <w:spacing w:beforeLines="60" w:before="144" w:afterLines="60" w:after="144"/>
              <w:jc w:val="center"/>
              <w:rPr>
                <w:sz w:val="20"/>
                <w:szCs w:val="20"/>
              </w:rPr>
            </w:pPr>
          </w:p>
        </w:tc>
        <w:tc>
          <w:tcPr>
            <w:tcW w:w="0" w:type="auto"/>
            <w:tcPrChange w:id="404" w:author="Jeff Johnson" w:date="2017-07-10T22:53:00Z">
              <w:tcPr>
                <w:tcW w:w="0" w:type="auto"/>
              </w:tcPr>
            </w:tcPrChange>
          </w:tcPr>
          <w:p w14:paraId="10AE2DE5" w14:textId="77777777" w:rsidR="001A5CD6" w:rsidRPr="00540C3D" w:rsidRDefault="001A5CD6" w:rsidP="00540C3D">
            <w:pPr>
              <w:spacing w:beforeLines="60" w:before="144" w:afterLines="60" w:after="144"/>
              <w:jc w:val="center"/>
              <w:rPr>
                <w:sz w:val="20"/>
                <w:szCs w:val="20"/>
              </w:rPr>
            </w:pPr>
          </w:p>
        </w:tc>
        <w:tc>
          <w:tcPr>
            <w:tcW w:w="0" w:type="auto"/>
            <w:tcPrChange w:id="405" w:author="Jeff Johnson" w:date="2017-07-10T22:53:00Z">
              <w:tcPr>
                <w:tcW w:w="0" w:type="auto"/>
              </w:tcPr>
            </w:tcPrChange>
          </w:tcPr>
          <w:p w14:paraId="1CB0BAF0" w14:textId="77777777" w:rsidR="001A5CD6" w:rsidRPr="00540C3D" w:rsidRDefault="001A5CD6" w:rsidP="00540C3D">
            <w:pPr>
              <w:spacing w:beforeLines="60" w:before="144" w:afterLines="60" w:after="144"/>
              <w:jc w:val="center"/>
              <w:rPr>
                <w:sz w:val="20"/>
                <w:szCs w:val="20"/>
              </w:rPr>
            </w:pPr>
          </w:p>
        </w:tc>
        <w:tc>
          <w:tcPr>
            <w:tcW w:w="0" w:type="auto"/>
            <w:tcPrChange w:id="406" w:author="Jeff Johnson" w:date="2017-07-10T22:53:00Z">
              <w:tcPr>
                <w:tcW w:w="0" w:type="auto"/>
              </w:tcPr>
            </w:tcPrChange>
          </w:tcPr>
          <w:p w14:paraId="3C4956D4" w14:textId="77777777" w:rsidR="001A5CD6" w:rsidRPr="00540C3D" w:rsidRDefault="001A5CD6" w:rsidP="00540C3D">
            <w:pPr>
              <w:spacing w:beforeLines="60" w:before="144" w:afterLines="60" w:after="144"/>
              <w:jc w:val="center"/>
              <w:rPr>
                <w:sz w:val="20"/>
                <w:szCs w:val="20"/>
              </w:rPr>
            </w:pPr>
          </w:p>
        </w:tc>
      </w:tr>
      <w:tr w:rsidR="001A5CD6" w:rsidRPr="00F11DBD" w14:paraId="3E3D5BA3" w14:textId="6494D044" w:rsidTr="001A5CD6">
        <w:trPr>
          <w:cantSplit/>
          <w:jc w:val="center"/>
          <w:trPrChange w:id="407" w:author="Jeff Johnson" w:date="2017-07-10T22:53:00Z">
            <w:trPr>
              <w:cantSplit/>
              <w:jc w:val="center"/>
            </w:trPr>
          </w:trPrChange>
        </w:trPr>
        <w:tc>
          <w:tcPr>
            <w:tcW w:w="0" w:type="auto"/>
            <w:vAlign w:val="center"/>
            <w:tcPrChange w:id="408" w:author="Jeff Johnson" w:date="2017-07-10T22:53:00Z">
              <w:tcPr>
                <w:tcW w:w="0" w:type="auto"/>
                <w:vAlign w:val="center"/>
              </w:tcPr>
            </w:tcPrChange>
          </w:tcPr>
          <w:p w14:paraId="3EA0E298"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409" w:author="Jeff Johnson" w:date="2017-07-10T22:53:00Z">
              <w:tcPr>
                <w:tcW w:w="0" w:type="auto"/>
                <w:vAlign w:val="center"/>
              </w:tcPr>
            </w:tcPrChange>
          </w:tcPr>
          <w:p w14:paraId="3D21A5EE" w14:textId="77777777" w:rsidR="001A5CD6" w:rsidRPr="00540C3D" w:rsidRDefault="001A5CD6" w:rsidP="00540C3D">
            <w:pPr>
              <w:spacing w:beforeLines="60" w:before="144" w:afterLines="60" w:after="144"/>
              <w:rPr>
                <w:sz w:val="20"/>
                <w:szCs w:val="20"/>
              </w:rPr>
            </w:pPr>
            <w:r w:rsidRPr="00540C3D">
              <w:rPr>
                <w:sz w:val="20"/>
                <w:szCs w:val="20"/>
              </w:rPr>
              <w:t>Test Spec Bank</w:t>
            </w:r>
          </w:p>
        </w:tc>
        <w:tc>
          <w:tcPr>
            <w:tcW w:w="0" w:type="auto"/>
            <w:vAlign w:val="center"/>
            <w:tcPrChange w:id="410" w:author="Jeff Johnson" w:date="2017-07-10T22:53:00Z">
              <w:tcPr>
                <w:tcW w:w="0" w:type="auto"/>
                <w:vAlign w:val="center"/>
              </w:tcPr>
            </w:tcPrChange>
          </w:tcPr>
          <w:p w14:paraId="4EE7649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1" w:author="Jeff Johnson" w:date="2017-07-10T22:53:00Z">
              <w:tcPr>
                <w:tcW w:w="0" w:type="auto"/>
                <w:vAlign w:val="center"/>
              </w:tcPr>
            </w:tcPrChange>
          </w:tcPr>
          <w:p w14:paraId="1E0AD97D"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2" w:author="Jeff Johnson" w:date="2017-07-10T22:53:00Z">
              <w:tcPr>
                <w:tcW w:w="0" w:type="auto"/>
                <w:vAlign w:val="center"/>
              </w:tcPr>
            </w:tcPrChange>
          </w:tcPr>
          <w:p w14:paraId="214641B7" w14:textId="77777777" w:rsidR="001A5CD6" w:rsidRPr="00540C3D" w:rsidRDefault="001A5CD6" w:rsidP="00540C3D">
            <w:pPr>
              <w:spacing w:beforeLines="60" w:before="144" w:afterLines="60" w:after="144"/>
              <w:jc w:val="center"/>
              <w:rPr>
                <w:sz w:val="20"/>
                <w:szCs w:val="20"/>
              </w:rPr>
            </w:pPr>
          </w:p>
        </w:tc>
        <w:tc>
          <w:tcPr>
            <w:tcW w:w="0" w:type="auto"/>
            <w:vAlign w:val="center"/>
            <w:tcPrChange w:id="413" w:author="Jeff Johnson" w:date="2017-07-10T22:53:00Z">
              <w:tcPr>
                <w:tcW w:w="0" w:type="auto"/>
                <w:vAlign w:val="center"/>
              </w:tcPr>
            </w:tcPrChange>
          </w:tcPr>
          <w:p w14:paraId="1F53D0E4" w14:textId="77777777" w:rsidR="001A5CD6" w:rsidRPr="00540C3D" w:rsidRDefault="001A5CD6" w:rsidP="00540C3D">
            <w:pPr>
              <w:spacing w:beforeLines="60" w:before="144" w:afterLines="60" w:after="144"/>
              <w:jc w:val="center"/>
              <w:rPr>
                <w:sz w:val="20"/>
                <w:szCs w:val="20"/>
              </w:rPr>
            </w:pPr>
          </w:p>
        </w:tc>
        <w:tc>
          <w:tcPr>
            <w:tcW w:w="0" w:type="auto"/>
            <w:vAlign w:val="center"/>
            <w:tcPrChange w:id="414" w:author="Jeff Johnson" w:date="2017-07-10T22:53:00Z">
              <w:tcPr>
                <w:tcW w:w="0" w:type="auto"/>
                <w:vAlign w:val="center"/>
              </w:tcPr>
            </w:tcPrChange>
          </w:tcPr>
          <w:p w14:paraId="6D817246"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15" w:author="Jeff Johnson" w:date="2017-07-10T22:53:00Z">
              <w:tcPr>
                <w:tcW w:w="0" w:type="auto"/>
                <w:vAlign w:val="center"/>
              </w:tcPr>
            </w:tcPrChange>
          </w:tcPr>
          <w:p w14:paraId="1A09D128" w14:textId="77777777" w:rsidR="001A5CD6" w:rsidRPr="00540C3D" w:rsidRDefault="001A5CD6" w:rsidP="00540C3D">
            <w:pPr>
              <w:spacing w:beforeLines="60" w:before="144" w:afterLines="60" w:after="144"/>
              <w:jc w:val="center"/>
              <w:rPr>
                <w:sz w:val="20"/>
                <w:szCs w:val="20"/>
              </w:rPr>
            </w:pPr>
          </w:p>
        </w:tc>
        <w:tc>
          <w:tcPr>
            <w:tcW w:w="0" w:type="auto"/>
            <w:vAlign w:val="center"/>
            <w:tcPrChange w:id="416" w:author="Jeff Johnson" w:date="2017-07-10T22:53:00Z">
              <w:tcPr>
                <w:tcW w:w="0" w:type="auto"/>
                <w:vAlign w:val="center"/>
              </w:tcPr>
            </w:tcPrChange>
          </w:tcPr>
          <w:p w14:paraId="05A9AA66" w14:textId="77777777" w:rsidR="001A5CD6" w:rsidRPr="00540C3D" w:rsidRDefault="001A5CD6" w:rsidP="00540C3D">
            <w:pPr>
              <w:spacing w:beforeLines="60" w:before="144" w:afterLines="60" w:after="144"/>
              <w:jc w:val="center"/>
              <w:rPr>
                <w:sz w:val="20"/>
                <w:szCs w:val="20"/>
              </w:rPr>
            </w:pPr>
          </w:p>
        </w:tc>
        <w:tc>
          <w:tcPr>
            <w:tcW w:w="0" w:type="auto"/>
            <w:vAlign w:val="center"/>
            <w:tcPrChange w:id="417" w:author="Jeff Johnson" w:date="2017-07-10T22:53:00Z">
              <w:tcPr>
                <w:tcW w:w="0" w:type="auto"/>
                <w:vAlign w:val="center"/>
              </w:tcPr>
            </w:tcPrChange>
          </w:tcPr>
          <w:p w14:paraId="58FACDBD" w14:textId="77777777" w:rsidR="001A5CD6" w:rsidRPr="00540C3D" w:rsidRDefault="001A5CD6" w:rsidP="00540C3D">
            <w:pPr>
              <w:spacing w:beforeLines="60" w:before="144" w:afterLines="60" w:after="144"/>
              <w:jc w:val="center"/>
              <w:rPr>
                <w:sz w:val="20"/>
                <w:szCs w:val="20"/>
              </w:rPr>
            </w:pPr>
          </w:p>
        </w:tc>
        <w:tc>
          <w:tcPr>
            <w:tcW w:w="0" w:type="auto"/>
            <w:vAlign w:val="center"/>
            <w:tcPrChange w:id="418" w:author="Jeff Johnson" w:date="2017-07-10T22:53:00Z">
              <w:tcPr>
                <w:tcW w:w="0" w:type="auto"/>
                <w:vAlign w:val="center"/>
              </w:tcPr>
            </w:tcPrChange>
          </w:tcPr>
          <w:p w14:paraId="28B3BED4" w14:textId="77777777" w:rsidR="001A5CD6" w:rsidRPr="00540C3D" w:rsidRDefault="001A5CD6" w:rsidP="00540C3D">
            <w:pPr>
              <w:spacing w:beforeLines="60" w:before="144" w:afterLines="60" w:after="144"/>
              <w:jc w:val="center"/>
              <w:rPr>
                <w:sz w:val="20"/>
                <w:szCs w:val="20"/>
              </w:rPr>
            </w:pPr>
          </w:p>
        </w:tc>
        <w:tc>
          <w:tcPr>
            <w:tcW w:w="0" w:type="auto"/>
            <w:vAlign w:val="center"/>
            <w:tcPrChange w:id="419" w:author="Jeff Johnson" w:date="2017-07-10T22:53:00Z">
              <w:tcPr>
                <w:tcW w:w="0" w:type="auto"/>
                <w:vAlign w:val="center"/>
              </w:tcPr>
            </w:tcPrChange>
          </w:tcPr>
          <w:p w14:paraId="12AC8576" w14:textId="77777777" w:rsidR="001A5CD6" w:rsidRPr="00540C3D" w:rsidRDefault="001A5CD6" w:rsidP="00540C3D">
            <w:pPr>
              <w:spacing w:beforeLines="60" w:before="144" w:afterLines="60" w:after="144"/>
              <w:jc w:val="center"/>
              <w:rPr>
                <w:sz w:val="20"/>
                <w:szCs w:val="20"/>
              </w:rPr>
            </w:pPr>
          </w:p>
        </w:tc>
        <w:tc>
          <w:tcPr>
            <w:tcW w:w="0" w:type="auto"/>
            <w:vAlign w:val="center"/>
            <w:tcPrChange w:id="420" w:author="Jeff Johnson" w:date="2017-07-10T22:53:00Z">
              <w:tcPr>
                <w:tcW w:w="0" w:type="auto"/>
                <w:vAlign w:val="center"/>
              </w:tcPr>
            </w:tcPrChange>
          </w:tcPr>
          <w:p w14:paraId="7F88CD6A" w14:textId="77777777" w:rsidR="001A5CD6" w:rsidRPr="00540C3D" w:rsidRDefault="001A5CD6" w:rsidP="00540C3D">
            <w:pPr>
              <w:spacing w:beforeLines="60" w:before="144" w:afterLines="60" w:after="144"/>
              <w:jc w:val="center"/>
              <w:rPr>
                <w:sz w:val="20"/>
                <w:szCs w:val="20"/>
              </w:rPr>
            </w:pPr>
          </w:p>
        </w:tc>
        <w:tc>
          <w:tcPr>
            <w:tcW w:w="0" w:type="auto"/>
            <w:tcPrChange w:id="421" w:author="Jeff Johnson" w:date="2017-07-10T22:53:00Z">
              <w:tcPr>
                <w:tcW w:w="0" w:type="auto"/>
              </w:tcPr>
            </w:tcPrChange>
          </w:tcPr>
          <w:p w14:paraId="372F4D6B" w14:textId="77777777" w:rsidR="001A5CD6" w:rsidRPr="00540C3D" w:rsidRDefault="001A5CD6" w:rsidP="00540C3D">
            <w:pPr>
              <w:spacing w:beforeLines="60" w:before="144" w:afterLines="60" w:after="144"/>
              <w:jc w:val="center"/>
              <w:rPr>
                <w:sz w:val="20"/>
                <w:szCs w:val="20"/>
              </w:rPr>
            </w:pPr>
          </w:p>
        </w:tc>
        <w:tc>
          <w:tcPr>
            <w:tcW w:w="0" w:type="auto"/>
            <w:tcPrChange w:id="422" w:author="Jeff Johnson" w:date="2017-07-10T22:53:00Z">
              <w:tcPr>
                <w:tcW w:w="0" w:type="auto"/>
              </w:tcPr>
            </w:tcPrChange>
          </w:tcPr>
          <w:p w14:paraId="7D68BD4D" w14:textId="77777777" w:rsidR="001A5CD6" w:rsidRPr="00540C3D" w:rsidRDefault="001A5CD6" w:rsidP="00540C3D">
            <w:pPr>
              <w:spacing w:beforeLines="60" w:before="144" w:afterLines="60" w:after="144"/>
              <w:jc w:val="center"/>
              <w:rPr>
                <w:sz w:val="20"/>
                <w:szCs w:val="20"/>
              </w:rPr>
            </w:pPr>
          </w:p>
        </w:tc>
        <w:tc>
          <w:tcPr>
            <w:tcW w:w="0" w:type="auto"/>
            <w:tcPrChange w:id="423" w:author="Jeff Johnson" w:date="2017-07-10T22:53:00Z">
              <w:tcPr>
                <w:tcW w:w="0" w:type="auto"/>
              </w:tcPr>
            </w:tcPrChange>
          </w:tcPr>
          <w:p w14:paraId="3C06A4F5" w14:textId="77777777" w:rsidR="001A5CD6" w:rsidRPr="00540C3D" w:rsidRDefault="001A5CD6" w:rsidP="00540C3D">
            <w:pPr>
              <w:spacing w:beforeLines="60" w:before="144" w:afterLines="60" w:after="144"/>
              <w:jc w:val="center"/>
              <w:rPr>
                <w:sz w:val="20"/>
                <w:szCs w:val="20"/>
              </w:rPr>
            </w:pPr>
          </w:p>
        </w:tc>
      </w:tr>
      <w:tr w:rsidR="001A5CD6" w:rsidRPr="00F11DBD" w14:paraId="7F4598ED" w14:textId="65F32631" w:rsidTr="001A5CD6">
        <w:trPr>
          <w:cantSplit/>
          <w:jc w:val="center"/>
          <w:trPrChange w:id="424" w:author="Jeff Johnson" w:date="2017-07-10T22:53:00Z">
            <w:trPr>
              <w:cantSplit/>
              <w:jc w:val="center"/>
            </w:trPr>
          </w:trPrChange>
        </w:trPr>
        <w:tc>
          <w:tcPr>
            <w:tcW w:w="0" w:type="auto"/>
            <w:vAlign w:val="center"/>
            <w:tcPrChange w:id="425" w:author="Jeff Johnson" w:date="2017-07-10T22:53:00Z">
              <w:tcPr>
                <w:tcW w:w="0" w:type="auto"/>
                <w:vAlign w:val="center"/>
              </w:tcPr>
            </w:tcPrChange>
          </w:tcPr>
          <w:p w14:paraId="52F14711" w14:textId="77777777" w:rsidR="001A5CD6" w:rsidRPr="00540C3D" w:rsidRDefault="001A5CD6" w:rsidP="00540C3D">
            <w:pPr>
              <w:spacing w:beforeLines="60" w:before="144" w:afterLines="60" w:after="144"/>
              <w:jc w:val="center"/>
              <w:rPr>
                <w:sz w:val="20"/>
                <w:szCs w:val="20"/>
              </w:rPr>
            </w:pPr>
            <w:r w:rsidRPr="00540C3D">
              <w:rPr>
                <w:sz w:val="20"/>
                <w:szCs w:val="20"/>
              </w:rPr>
              <w:t>2</w:t>
            </w:r>
          </w:p>
        </w:tc>
        <w:tc>
          <w:tcPr>
            <w:tcW w:w="0" w:type="auto"/>
            <w:vAlign w:val="center"/>
            <w:tcPrChange w:id="426" w:author="Jeff Johnson" w:date="2017-07-10T22:53:00Z">
              <w:tcPr>
                <w:tcW w:w="0" w:type="auto"/>
                <w:vAlign w:val="center"/>
              </w:tcPr>
            </w:tcPrChange>
          </w:tcPr>
          <w:p w14:paraId="0D4042A0" w14:textId="77777777" w:rsidR="001A5CD6" w:rsidRPr="00540C3D" w:rsidRDefault="001A5CD6" w:rsidP="00540C3D">
            <w:pPr>
              <w:spacing w:beforeLines="60" w:before="144" w:afterLines="60" w:after="144"/>
              <w:rPr>
                <w:sz w:val="20"/>
                <w:szCs w:val="20"/>
              </w:rPr>
            </w:pPr>
            <w:r w:rsidRPr="00540C3D">
              <w:rPr>
                <w:sz w:val="20"/>
                <w:szCs w:val="20"/>
              </w:rPr>
              <w:t>Test Item Bank</w:t>
            </w:r>
          </w:p>
        </w:tc>
        <w:tc>
          <w:tcPr>
            <w:tcW w:w="0" w:type="auto"/>
            <w:vAlign w:val="center"/>
            <w:tcPrChange w:id="427" w:author="Jeff Johnson" w:date="2017-07-10T22:53:00Z">
              <w:tcPr>
                <w:tcW w:w="0" w:type="auto"/>
                <w:vAlign w:val="center"/>
              </w:tcPr>
            </w:tcPrChange>
          </w:tcPr>
          <w:p w14:paraId="7548B9B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28" w:author="Jeff Johnson" w:date="2017-07-10T22:53:00Z">
              <w:tcPr>
                <w:tcW w:w="0" w:type="auto"/>
                <w:vAlign w:val="center"/>
              </w:tcPr>
            </w:tcPrChange>
          </w:tcPr>
          <w:p w14:paraId="020A3153"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29" w:author="Jeff Johnson" w:date="2017-07-10T22:53:00Z">
              <w:tcPr>
                <w:tcW w:w="0" w:type="auto"/>
                <w:vAlign w:val="center"/>
              </w:tcPr>
            </w:tcPrChange>
          </w:tcPr>
          <w:p w14:paraId="5C12F054" w14:textId="77777777" w:rsidR="001A5CD6" w:rsidRPr="00540C3D" w:rsidRDefault="001A5CD6" w:rsidP="00540C3D">
            <w:pPr>
              <w:spacing w:beforeLines="60" w:before="144" w:afterLines="60" w:after="144"/>
              <w:jc w:val="center"/>
              <w:rPr>
                <w:sz w:val="20"/>
                <w:szCs w:val="20"/>
              </w:rPr>
            </w:pPr>
          </w:p>
        </w:tc>
        <w:tc>
          <w:tcPr>
            <w:tcW w:w="0" w:type="auto"/>
            <w:vAlign w:val="center"/>
            <w:tcPrChange w:id="430" w:author="Jeff Johnson" w:date="2017-07-10T22:53:00Z">
              <w:tcPr>
                <w:tcW w:w="0" w:type="auto"/>
                <w:vAlign w:val="center"/>
              </w:tcPr>
            </w:tcPrChange>
          </w:tcPr>
          <w:p w14:paraId="5D9AA2AE" w14:textId="77777777" w:rsidR="001A5CD6" w:rsidRPr="00540C3D" w:rsidRDefault="001A5CD6" w:rsidP="00540C3D">
            <w:pPr>
              <w:spacing w:beforeLines="60" w:before="144" w:afterLines="60" w:after="144"/>
              <w:jc w:val="center"/>
              <w:rPr>
                <w:sz w:val="20"/>
                <w:szCs w:val="20"/>
              </w:rPr>
            </w:pPr>
          </w:p>
        </w:tc>
        <w:tc>
          <w:tcPr>
            <w:tcW w:w="0" w:type="auto"/>
            <w:vAlign w:val="center"/>
            <w:tcPrChange w:id="431" w:author="Jeff Johnson" w:date="2017-07-10T22:53:00Z">
              <w:tcPr>
                <w:tcW w:w="0" w:type="auto"/>
                <w:vAlign w:val="center"/>
              </w:tcPr>
            </w:tcPrChange>
          </w:tcPr>
          <w:p w14:paraId="105FC7BA" w14:textId="77777777" w:rsidR="001A5CD6" w:rsidRPr="00540C3D" w:rsidRDefault="001A5CD6" w:rsidP="00540C3D">
            <w:pPr>
              <w:spacing w:beforeLines="60" w:before="144" w:afterLines="60" w:after="144"/>
              <w:jc w:val="center"/>
              <w:rPr>
                <w:sz w:val="20"/>
                <w:szCs w:val="20"/>
              </w:rPr>
            </w:pPr>
          </w:p>
        </w:tc>
        <w:tc>
          <w:tcPr>
            <w:tcW w:w="0" w:type="auto"/>
            <w:vAlign w:val="center"/>
            <w:tcPrChange w:id="432" w:author="Jeff Johnson" w:date="2017-07-10T22:53:00Z">
              <w:tcPr>
                <w:tcW w:w="0" w:type="auto"/>
                <w:vAlign w:val="center"/>
              </w:tcPr>
            </w:tcPrChange>
          </w:tcPr>
          <w:p w14:paraId="457DEE3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33" w:author="Jeff Johnson" w:date="2017-07-10T22:53:00Z">
              <w:tcPr>
                <w:tcW w:w="0" w:type="auto"/>
                <w:vAlign w:val="center"/>
              </w:tcPr>
            </w:tcPrChange>
          </w:tcPr>
          <w:p w14:paraId="0B29281A" w14:textId="77777777" w:rsidR="001A5CD6" w:rsidRPr="00540C3D" w:rsidRDefault="001A5CD6" w:rsidP="00540C3D">
            <w:pPr>
              <w:spacing w:beforeLines="60" w:before="144" w:afterLines="60" w:after="144"/>
              <w:jc w:val="center"/>
              <w:rPr>
                <w:sz w:val="20"/>
                <w:szCs w:val="20"/>
              </w:rPr>
            </w:pPr>
          </w:p>
        </w:tc>
        <w:tc>
          <w:tcPr>
            <w:tcW w:w="0" w:type="auto"/>
            <w:vAlign w:val="center"/>
            <w:tcPrChange w:id="434" w:author="Jeff Johnson" w:date="2017-07-10T22:53:00Z">
              <w:tcPr>
                <w:tcW w:w="0" w:type="auto"/>
                <w:vAlign w:val="center"/>
              </w:tcPr>
            </w:tcPrChange>
          </w:tcPr>
          <w:p w14:paraId="44F418AE" w14:textId="77777777" w:rsidR="001A5CD6" w:rsidRPr="00540C3D" w:rsidRDefault="001A5CD6" w:rsidP="00540C3D">
            <w:pPr>
              <w:spacing w:beforeLines="60" w:before="144" w:afterLines="60" w:after="144"/>
              <w:jc w:val="center"/>
              <w:rPr>
                <w:sz w:val="20"/>
                <w:szCs w:val="20"/>
              </w:rPr>
            </w:pPr>
          </w:p>
        </w:tc>
        <w:tc>
          <w:tcPr>
            <w:tcW w:w="0" w:type="auto"/>
            <w:vAlign w:val="center"/>
            <w:tcPrChange w:id="435" w:author="Jeff Johnson" w:date="2017-07-10T22:53:00Z">
              <w:tcPr>
                <w:tcW w:w="0" w:type="auto"/>
                <w:vAlign w:val="center"/>
              </w:tcPr>
            </w:tcPrChange>
          </w:tcPr>
          <w:p w14:paraId="63639DA1" w14:textId="77777777" w:rsidR="001A5CD6" w:rsidRPr="00540C3D" w:rsidRDefault="001A5CD6" w:rsidP="00540C3D">
            <w:pPr>
              <w:spacing w:beforeLines="60" w:before="144" w:afterLines="60" w:after="144"/>
              <w:jc w:val="center"/>
              <w:rPr>
                <w:sz w:val="20"/>
                <w:szCs w:val="20"/>
              </w:rPr>
            </w:pPr>
          </w:p>
        </w:tc>
        <w:tc>
          <w:tcPr>
            <w:tcW w:w="0" w:type="auto"/>
            <w:vAlign w:val="center"/>
            <w:tcPrChange w:id="436" w:author="Jeff Johnson" w:date="2017-07-10T22:53:00Z">
              <w:tcPr>
                <w:tcW w:w="0" w:type="auto"/>
                <w:vAlign w:val="center"/>
              </w:tcPr>
            </w:tcPrChange>
          </w:tcPr>
          <w:p w14:paraId="7FA32232" w14:textId="77777777" w:rsidR="001A5CD6" w:rsidRPr="00540C3D" w:rsidRDefault="001A5CD6" w:rsidP="00540C3D">
            <w:pPr>
              <w:spacing w:beforeLines="60" w:before="144" w:afterLines="60" w:after="144"/>
              <w:jc w:val="center"/>
              <w:rPr>
                <w:sz w:val="20"/>
                <w:szCs w:val="20"/>
              </w:rPr>
            </w:pPr>
          </w:p>
        </w:tc>
        <w:tc>
          <w:tcPr>
            <w:tcW w:w="0" w:type="auto"/>
            <w:vAlign w:val="center"/>
            <w:tcPrChange w:id="437" w:author="Jeff Johnson" w:date="2017-07-10T22:53:00Z">
              <w:tcPr>
                <w:tcW w:w="0" w:type="auto"/>
                <w:vAlign w:val="center"/>
              </w:tcPr>
            </w:tcPrChange>
          </w:tcPr>
          <w:p w14:paraId="3063C9E8" w14:textId="77777777" w:rsidR="001A5CD6" w:rsidRPr="00540C3D" w:rsidRDefault="001A5CD6" w:rsidP="00540C3D">
            <w:pPr>
              <w:spacing w:beforeLines="60" w:before="144" w:afterLines="60" w:after="144"/>
              <w:jc w:val="center"/>
              <w:rPr>
                <w:sz w:val="20"/>
                <w:szCs w:val="20"/>
              </w:rPr>
            </w:pPr>
          </w:p>
        </w:tc>
        <w:tc>
          <w:tcPr>
            <w:tcW w:w="0" w:type="auto"/>
            <w:tcPrChange w:id="438" w:author="Jeff Johnson" w:date="2017-07-10T22:53:00Z">
              <w:tcPr>
                <w:tcW w:w="0" w:type="auto"/>
              </w:tcPr>
            </w:tcPrChange>
          </w:tcPr>
          <w:p w14:paraId="6E0F8ABD" w14:textId="77777777" w:rsidR="001A5CD6" w:rsidRPr="00540C3D" w:rsidRDefault="001A5CD6" w:rsidP="00540C3D">
            <w:pPr>
              <w:spacing w:beforeLines="60" w:before="144" w:afterLines="60" w:after="144"/>
              <w:jc w:val="center"/>
              <w:rPr>
                <w:sz w:val="20"/>
                <w:szCs w:val="20"/>
              </w:rPr>
            </w:pPr>
          </w:p>
        </w:tc>
        <w:tc>
          <w:tcPr>
            <w:tcW w:w="0" w:type="auto"/>
            <w:tcPrChange w:id="439" w:author="Jeff Johnson" w:date="2017-07-10T22:53:00Z">
              <w:tcPr>
                <w:tcW w:w="0" w:type="auto"/>
              </w:tcPr>
            </w:tcPrChange>
          </w:tcPr>
          <w:p w14:paraId="66E883F4" w14:textId="77777777" w:rsidR="001A5CD6" w:rsidRPr="00540C3D" w:rsidRDefault="001A5CD6" w:rsidP="00540C3D">
            <w:pPr>
              <w:spacing w:beforeLines="60" w:before="144" w:afterLines="60" w:after="144"/>
              <w:jc w:val="center"/>
              <w:rPr>
                <w:sz w:val="20"/>
                <w:szCs w:val="20"/>
              </w:rPr>
            </w:pPr>
          </w:p>
        </w:tc>
        <w:tc>
          <w:tcPr>
            <w:tcW w:w="0" w:type="auto"/>
            <w:tcPrChange w:id="440" w:author="Jeff Johnson" w:date="2017-07-10T22:53:00Z">
              <w:tcPr>
                <w:tcW w:w="0" w:type="auto"/>
              </w:tcPr>
            </w:tcPrChange>
          </w:tcPr>
          <w:p w14:paraId="3C0D01D0" w14:textId="77777777" w:rsidR="001A5CD6" w:rsidRPr="00540C3D" w:rsidRDefault="001A5CD6" w:rsidP="00540C3D">
            <w:pPr>
              <w:spacing w:beforeLines="60" w:before="144" w:afterLines="60" w:after="144"/>
              <w:jc w:val="center"/>
              <w:rPr>
                <w:sz w:val="20"/>
                <w:szCs w:val="20"/>
              </w:rPr>
            </w:pPr>
          </w:p>
        </w:tc>
      </w:tr>
      <w:tr w:rsidR="001A5CD6" w:rsidRPr="00F11DBD" w14:paraId="305C876D" w14:textId="5A0B6480" w:rsidTr="001A5CD6">
        <w:trPr>
          <w:cantSplit/>
          <w:jc w:val="center"/>
          <w:trPrChange w:id="441" w:author="Jeff Johnson" w:date="2017-07-10T22:53:00Z">
            <w:trPr>
              <w:cantSplit/>
              <w:jc w:val="center"/>
            </w:trPr>
          </w:trPrChange>
        </w:trPr>
        <w:tc>
          <w:tcPr>
            <w:tcW w:w="0" w:type="auto"/>
            <w:vAlign w:val="center"/>
            <w:tcPrChange w:id="442" w:author="Jeff Johnson" w:date="2017-07-10T22:53:00Z">
              <w:tcPr>
                <w:tcW w:w="0" w:type="auto"/>
                <w:vAlign w:val="center"/>
              </w:tcPr>
            </w:tcPrChange>
          </w:tcPr>
          <w:p w14:paraId="2C08BF86"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443" w:author="Jeff Johnson" w:date="2017-07-10T22:53:00Z">
              <w:tcPr>
                <w:tcW w:w="0" w:type="auto"/>
                <w:vAlign w:val="center"/>
              </w:tcPr>
            </w:tcPrChange>
          </w:tcPr>
          <w:p w14:paraId="66A8423B" w14:textId="77777777" w:rsidR="001A5CD6" w:rsidRPr="00540C3D" w:rsidRDefault="001A5CD6" w:rsidP="00540C3D">
            <w:pPr>
              <w:spacing w:beforeLines="60" w:before="144" w:afterLines="60" w:after="144"/>
              <w:rPr>
                <w:sz w:val="20"/>
                <w:szCs w:val="20"/>
              </w:rPr>
            </w:pPr>
            <w:r w:rsidRPr="00540C3D">
              <w:rPr>
                <w:sz w:val="20"/>
                <w:szCs w:val="20"/>
              </w:rPr>
              <w:t>Test Delivery</w:t>
            </w:r>
          </w:p>
        </w:tc>
        <w:tc>
          <w:tcPr>
            <w:tcW w:w="0" w:type="auto"/>
            <w:vAlign w:val="center"/>
            <w:tcPrChange w:id="444" w:author="Jeff Johnson" w:date="2017-07-10T22:53:00Z">
              <w:tcPr>
                <w:tcW w:w="0" w:type="auto"/>
                <w:vAlign w:val="center"/>
              </w:tcPr>
            </w:tcPrChange>
          </w:tcPr>
          <w:p w14:paraId="6001C75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5" w:author="Jeff Johnson" w:date="2017-07-10T22:53:00Z">
              <w:tcPr>
                <w:tcW w:w="0" w:type="auto"/>
                <w:vAlign w:val="center"/>
              </w:tcPr>
            </w:tcPrChange>
          </w:tcPr>
          <w:p w14:paraId="3F4A5D9B"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6" w:author="Jeff Johnson" w:date="2017-07-10T22:53:00Z">
              <w:tcPr>
                <w:tcW w:w="0" w:type="auto"/>
                <w:vAlign w:val="center"/>
              </w:tcPr>
            </w:tcPrChange>
          </w:tcPr>
          <w:p w14:paraId="22F5D1D6" w14:textId="77777777" w:rsidR="001A5CD6" w:rsidRPr="00540C3D" w:rsidRDefault="001A5CD6" w:rsidP="00540C3D">
            <w:pPr>
              <w:spacing w:beforeLines="60" w:before="144" w:afterLines="60" w:after="144"/>
              <w:jc w:val="center"/>
              <w:rPr>
                <w:sz w:val="20"/>
                <w:szCs w:val="20"/>
              </w:rPr>
            </w:pPr>
          </w:p>
        </w:tc>
        <w:tc>
          <w:tcPr>
            <w:tcW w:w="0" w:type="auto"/>
            <w:vAlign w:val="center"/>
            <w:tcPrChange w:id="447" w:author="Jeff Johnson" w:date="2017-07-10T22:53:00Z">
              <w:tcPr>
                <w:tcW w:w="0" w:type="auto"/>
                <w:vAlign w:val="center"/>
              </w:tcPr>
            </w:tcPrChange>
          </w:tcPr>
          <w:p w14:paraId="4B7FC001" w14:textId="77777777" w:rsidR="001A5CD6" w:rsidRPr="00540C3D" w:rsidRDefault="001A5CD6" w:rsidP="00540C3D">
            <w:pPr>
              <w:spacing w:beforeLines="60" w:before="144" w:afterLines="60" w:after="144"/>
              <w:jc w:val="center"/>
              <w:rPr>
                <w:sz w:val="20"/>
                <w:szCs w:val="20"/>
              </w:rPr>
            </w:pPr>
          </w:p>
        </w:tc>
        <w:tc>
          <w:tcPr>
            <w:tcW w:w="0" w:type="auto"/>
            <w:vAlign w:val="center"/>
            <w:tcPrChange w:id="448" w:author="Jeff Johnson" w:date="2017-07-10T22:53:00Z">
              <w:tcPr>
                <w:tcW w:w="0" w:type="auto"/>
                <w:vAlign w:val="center"/>
              </w:tcPr>
            </w:tcPrChange>
          </w:tcPr>
          <w:p w14:paraId="7EF5C83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49" w:author="Jeff Johnson" w:date="2017-07-10T22:53:00Z">
              <w:tcPr>
                <w:tcW w:w="0" w:type="auto"/>
                <w:vAlign w:val="center"/>
              </w:tcPr>
            </w:tcPrChange>
          </w:tcPr>
          <w:p w14:paraId="360EEEBA" w14:textId="77777777" w:rsidR="001A5CD6" w:rsidRPr="00540C3D" w:rsidRDefault="001A5CD6" w:rsidP="00540C3D">
            <w:pPr>
              <w:spacing w:beforeLines="60" w:before="144" w:afterLines="60" w:after="144"/>
              <w:jc w:val="center"/>
              <w:rPr>
                <w:sz w:val="20"/>
                <w:szCs w:val="20"/>
              </w:rPr>
            </w:pPr>
          </w:p>
        </w:tc>
        <w:tc>
          <w:tcPr>
            <w:tcW w:w="0" w:type="auto"/>
            <w:vAlign w:val="center"/>
            <w:tcPrChange w:id="450" w:author="Jeff Johnson" w:date="2017-07-10T22:53:00Z">
              <w:tcPr>
                <w:tcW w:w="0" w:type="auto"/>
                <w:vAlign w:val="center"/>
              </w:tcPr>
            </w:tcPrChange>
          </w:tcPr>
          <w:p w14:paraId="75E91C13" w14:textId="77777777" w:rsidR="001A5CD6" w:rsidRPr="00540C3D" w:rsidRDefault="001A5CD6" w:rsidP="00540C3D">
            <w:pPr>
              <w:spacing w:beforeLines="60" w:before="144" w:afterLines="60" w:after="144"/>
              <w:jc w:val="center"/>
              <w:rPr>
                <w:sz w:val="20"/>
                <w:szCs w:val="20"/>
              </w:rPr>
            </w:pPr>
          </w:p>
        </w:tc>
        <w:tc>
          <w:tcPr>
            <w:tcW w:w="0" w:type="auto"/>
            <w:vAlign w:val="center"/>
            <w:tcPrChange w:id="451" w:author="Jeff Johnson" w:date="2017-07-10T22:53:00Z">
              <w:tcPr>
                <w:tcW w:w="0" w:type="auto"/>
                <w:vAlign w:val="center"/>
              </w:tcPr>
            </w:tcPrChange>
          </w:tcPr>
          <w:p w14:paraId="0AE70230" w14:textId="77777777" w:rsidR="001A5CD6" w:rsidRPr="00540C3D" w:rsidRDefault="001A5CD6" w:rsidP="00540C3D">
            <w:pPr>
              <w:spacing w:beforeLines="60" w:before="144" w:afterLines="60" w:after="144"/>
              <w:jc w:val="center"/>
              <w:rPr>
                <w:sz w:val="20"/>
                <w:szCs w:val="20"/>
              </w:rPr>
            </w:pPr>
          </w:p>
        </w:tc>
        <w:tc>
          <w:tcPr>
            <w:tcW w:w="0" w:type="auto"/>
            <w:vAlign w:val="center"/>
            <w:tcPrChange w:id="452" w:author="Jeff Johnson" w:date="2017-07-10T22:53:00Z">
              <w:tcPr>
                <w:tcW w:w="0" w:type="auto"/>
                <w:vAlign w:val="center"/>
              </w:tcPr>
            </w:tcPrChange>
          </w:tcPr>
          <w:p w14:paraId="5B4B9386" w14:textId="77777777" w:rsidR="001A5CD6" w:rsidRPr="00540C3D" w:rsidRDefault="001A5CD6" w:rsidP="00540C3D">
            <w:pPr>
              <w:spacing w:beforeLines="60" w:before="144" w:afterLines="60" w:after="144"/>
              <w:jc w:val="center"/>
              <w:rPr>
                <w:sz w:val="20"/>
                <w:szCs w:val="20"/>
              </w:rPr>
            </w:pPr>
          </w:p>
        </w:tc>
        <w:tc>
          <w:tcPr>
            <w:tcW w:w="0" w:type="auto"/>
            <w:vAlign w:val="center"/>
            <w:tcPrChange w:id="453" w:author="Jeff Johnson" w:date="2017-07-10T22:53:00Z">
              <w:tcPr>
                <w:tcW w:w="0" w:type="auto"/>
                <w:vAlign w:val="center"/>
              </w:tcPr>
            </w:tcPrChange>
          </w:tcPr>
          <w:p w14:paraId="7D675C55" w14:textId="77777777" w:rsidR="001A5CD6" w:rsidRPr="00540C3D" w:rsidRDefault="001A5CD6" w:rsidP="00540C3D">
            <w:pPr>
              <w:spacing w:beforeLines="60" w:before="144" w:afterLines="60" w:after="144"/>
              <w:jc w:val="center"/>
              <w:rPr>
                <w:sz w:val="20"/>
                <w:szCs w:val="20"/>
              </w:rPr>
            </w:pPr>
          </w:p>
        </w:tc>
        <w:tc>
          <w:tcPr>
            <w:tcW w:w="0" w:type="auto"/>
            <w:vAlign w:val="center"/>
            <w:tcPrChange w:id="454" w:author="Jeff Johnson" w:date="2017-07-10T22:53:00Z">
              <w:tcPr>
                <w:tcW w:w="0" w:type="auto"/>
                <w:vAlign w:val="center"/>
              </w:tcPr>
            </w:tcPrChange>
          </w:tcPr>
          <w:p w14:paraId="014E3539" w14:textId="77777777" w:rsidR="001A5CD6" w:rsidRPr="00540C3D" w:rsidRDefault="001A5CD6" w:rsidP="00540C3D">
            <w:pPr>
              <w:spacing w:beforeLines="60" w:before="144" w:afterLines="60" w:after="144"/>
              <w:jc w:val="center"/>
              <w:rPr>
                <w:sz w:val="20"/>
                <w:szCs w:val="20"/>
              </w:rPr>
            </w:pPr>
          </w:p>
        </w:tc>
        <w:tc>
          <w:tcPr>
            <w:tcW w:w="0" w:type="auto"/>
            <w:tcPrChange w:id="455" w:author="Jeff Johnson" w:date="2017-07-10T22:53:00Z">
              <w:tcPr>
                <w:tcW w:w="0" w:type="auto"/>
              </w:tcPr>
            </w:tcPrChange>
          </w:tcPr>
          <w:p w14:paraId="73979DDC" w14:textId="77777777" w:rsidR="001A5CD6" w:rsidRPr="00540C3D" w:rsidRDefault="001A5CD6" w:rsidP="00540C3D">
            <w:pPr>
              <w:spacing w:beforeLines="60" w:before="144" w:afterLines="60" w:after="144"/>
              <w:jc w:val="center"/>
              <w:rPr>
                <w:sz w:val="20"/>
                <w:szCs w:val="20"/>
              </w:rPr>
            </w:pPr>
          </w:p>
        </w:tc>
        <w:tc>
          <w:tcPr>
            <w:tcW w:w="0" w:type="auto"/>
            <w:tcPrChange w:id="456" w:author="Jeff Johnson" w:date="2017-07-10T22:53:00Z">
              <w:tcPr>
                <w:tcW w:w="0" w:type="auto"/>
              </w:tcPr>
            </w:tcPrChange>
          </w:tcPr>
          <w:p w14:paraId="05A42B62" w14:textId="77777777" w:rsidR="001A5CD6" w:rsidRPr="00540C3D" w:rsidRDefault="001A5CD6" w:rsidP="00540C3D">
            <w:pPr>
              <w:spacing w:beforeLines="60" w:before="144" w:afterLines="60" w:after="144"/>
              <w:jc w:val="center"/>
              <w:rPr>
                <w:sz w:val="20"/>
                <w:szCs w:val="20"/>
              </w:rPr>
            </w:pPr>
          </w:p>
        </w:tc>
        <w:tc>
          <w:tcPr>
            <w:tcW w:w="0" w:type="auto"/>
            <w:tcPrChange w:id="457" w:author="Jeff Johnson" w:date="2017-07-10T22:53:00Z">
              <w:tcPr>
                <w:tcW w:w="0" w:type="auto"/>
              </w:tcPr>
            </w:tcPrChange>
          </w:tcPr>
          <w:p w14:paraId="021B5779" w14:textId="77777777" w:rsidR="001A5CD6" w:rsidRPr="00540C3D" w:rsidRDefault="001A5CD6" w:rsidP="00540C3D">
            <w:pPr>
              <w:spacing w:beforeLines="60" w:before="144" w:afterLines="60" w:after="144"/>
              <w:jc w:val="center"/>
              <w:rPr>
                <w:sz w:val="20"/>
                <w:szCs w:val="20"/>
              </w:rPr>
            </w:pPr>
          </w:p>
        </w:tc>
      </w:tr>
      <w:tr w:rsidR="001A5CD6" w:rsidRPr="00F11DBD" w14:paraId="3A29CC37" w14:textId="6DF76FAE" w:rsidTr="001A5CD6">
        <w:trPr>
          <w:cantSplit/>
          <w:jc w:val="center"/>
          <w:trPrChange w:id="458" w:author="Jeff Johnson" w:date="2017-07-10T22:53:00Z">
            <w:trPr>
              <w:cantSplit/>
              <w:jc w:val="center"/>
            </w:trPr>
          </w:trPrChange>
        </w:trPr>
        <w:tc>
          <w:tcPr>
            <w:tcW w:w="0" w:type="auto"/>
            <w:vAlign w:val="center"/>
            <w:tcPrChange w:id="459" w:author="Jeff Johnson" w:date="2017-07-10T22:53:00Z">
              <w:tcPr>
                <w:tcW w:w="0" w:type="auto"/>
                <w:vAlign w:val="center"/>
              </w:tcPr>
            </w:tcPrChange>
          </w:tcPr>
          <w:p w14:paraId="68C43185"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460" w:author="Jeff Johnson" w:date="2017-07-10T22:53:00Z">
              <w:tcPr>
                <w:tcW w:w="0" w:type="auto"/>
                <w:vAlign w:val="center"/>
              </w:tcPr>
            </w:tcPrChange>
          </w:tcPr>
          <w:p w14:paraId="49ACA740" w14:textId="77777777" w:rsidR="001A5CD6" w:rsidRPr="00540C3D" w:rsidRDefault="001A5CD6" w:rsidP="00540C3D">
            <w:pPr>
              <w:spacing w:beforeLines="60" w:before="144" w:afterLines="60" w:after="144"/>
              <w:rPr>
                <w:sz w:val="20"/>
                <w:szCs w:val="20"/>
              </w:rPr>
            </w:pPr>
            <w:r w:rsidRPr="00540C3D">
              <w:rPr>
                <w:sz w:val="20"/>
                <w:szCs w:val="20"/>
              </w:rPr>
              <w:t>Proctor Application</w:t>
            </w:r>
          </w:p>
        </w:tc>
        <w:tc>
          <w:tcPr>
            <w:tcW w:w="0" w:type="auto"/>
            <w:vAlign w:val="center"/>
            <w:tcPrChange w:id="461" w:author="Jeff Johnson" w:date="2017-07-10T22:53:00Z">
              <w:tcPr>
                <w:tcW w:w="0" w:type="auto"/>
                <w:vAlign w:val="center"/>
              </w:tcPr>
            </w:tcPrChange>
          </w:tcPr>
          <w:p w14:paraId="7F992201" w14:textId="77777777" w:rsidR="001A5CD6" w:rsidRPr="00540C3D" w:rsidRDefault="001A5CD6" w:rsidP="00540C3D">
            <w:pPr>
              <w:spacing w:beforeLines="60" w:before="144" w:afterLines="60" w:after="144"/>
              <w:jc w:val="center"/>
              <w:rPr>
                <w:sz w:val="20"/>
                <w:szCs w:val="20"/>
              </w:rPr>
            </w:pPr>
          </w:p>
        </w:tc>
        <w:tc>
          <w:tcPr>
            <w:tcW w:w="0" w:type="auto"/>
            <w:vAlign w:val="center"/>
            <w:tcPrChange w:id="462" w:author="Jeff Johnson" w:date="2017-07-10T22:53:00Z">
              <w:tcPr>
                <w:tcW w:w="0" w:type="auto"/>
                <w:vAlign w:val="center"/>
              </w:tcPr>
            </w:tcPrChange>
          </w:tcPr>
          <w:p w14:paraId="30BA85D0" w14:textId="77777777" w:rsidR="001A5CD6" w:rsidRPr="00540C3D" w:rsidRDefault="001A5CD6" w:rsidP="00540C3D">
            <w:pPr>
              <w:spacing w:beforeLines="60" w:before="144" w:afterLines="60" w:after="144"/>
              <w:jc w:val="center"/>
              <w:rPr>
                <w:sz w:val="20"/>
                <w:szCs w:val="20"/>
              </w:rPr>
            </w:pPr>
          </w:p>
        </w:tc>
        <w:tc>
          <w:tcPr>
            <w:tcW w:w="0" w:type="auto"/>
            <w:vAlign w:val="center"/>
            <w:tcPrChange w:id="463" w:author="Jeff Johnson" w:date="2017-07-10T22:53:00Z">
              <w:tcPr>
                <w:tcW w:w="0" w:type="auto"/>
                <w:vAlign w:val="center"/>
              </w:tcPr>
            </w:tcPrChange>
          </w:tcPr>
          <w:p w14:paraId="7EAC435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64" w:author="Jeff Johnson" w:date="2017-07-10T22:53:00Z">
              <w:tcPr>
                <w:tcW w:w="0" w:type="auto"/>
                <w:vAlign w:val="center"/>
              </w:tcPr>
            </w:tcPrChange>
          </w:tcPr>
          <w:p w14:paraId="31A15FF1" w14:textId="77777777" w:rsidR="001A5CD6" w:rsidRPr="00540C3D" w:rsidRDefault="001A5CD6" w:rsidP="00540C3D">
            <w:pPr>
              <w:spacing w:beforeLines="60" w:before="144" w:afterLines="60" w:after="144"/>
              <w:jc w:val="center"/>
              <w:rPr>
                <w:sz w:val="20"/>
                <w:szCs w:val="20"/>
              </w:rPr>
            </w:pPr>
          </w:p>
        </w:tc>
        <w:tc>
          <w:tcPr>
            <w:tcW w:w="0" w:type="auto"/>
            <w:vAlign w:val="center"/>
            <w:tcPrChange w:id="465" w:author="Jeff Johnson" w:date="2017-07-10T22:53:00Z">
              <w:tcPr>
                <w:tcW w:w="0" w:type="auto"/>
                <w:vAlign w:val="center"/>
              </w:tcPr>
            </w:tcPrChange>
          </w:tcPr>
          <w:p w14:paraId="16EA5E85" w14:textId="77777777" w:rsidR="001A5CD6" w:rsidRPr="00540C3D" w:rsidRDefault="001A5CD6" w:rsidP="00540C3D">
            <w:pPr>
              <w:spacing w:beforeLines="60" w:before="144" w:afterLines="60" w:after="144"/>
              <w:jc w:val="center"/>
              <w:rPr>
                <w:sz w:val="20"/>
                <w:szCs w:val="20"/>
              </w:rPr>
            </w:pPr>
          </w:p>
        </w:tc>
        <w:tc>
          <w:tcPr>
            <w:tcW w:w="0" w:type="auto"/>
            <w:vAlign w:val="center"/>
            <w:tcPrChange w:id="466" w:author="Jeff Johnson" w:date="2017-07-10T22:53:00Z">
              <w:tcPr>
                <w:tcW w:w="0" w:type="auto"/>
                <w:vAlign w:val="center"/>
              </w:tcPr>
            </w:tcPrChange>
          </w:tcPr>
          <w:p w14:paraId="3838D01C" w14:textId="77777777" w:rsidR="001A5CD6" w:rsidRPr="00540C3D" w:rsidRDefault="001A5CD6" w:rsidP="00540C3D">
            <w:pPr>
              <w:spacing w:beforeLines="60" w:before="144" w:afterLines="60" w:after="144"/>
              <w:jc w:val="center"/>
              <w:rPr>
                <w:sz w:val="20"/>
                <w:szCs w:val="20"/>
              </w:rPr>
            </w:pPr>
          </w:p>
        </w:tc>
        <w:tc>
          <w:tcPr>
            <w:tcW w:w="0" w:type="auto"/>
            <w:vAlign w:val="center"/>
            <w:tcPrChange w:id="467" w:author="Jeff Johnson" w:date="2017-07-10T22:53:00Z">
              <w:tcPr>
                <w:tcW w:w="0" w:type="auto"/>
                <w:vAlign w:val="center"/>
              </w:tcPr>
            </w:tcPrChange>
          </w:tcPr>
          <w:p w14:paraId="76949A0F" w14:textId="77777777" w:rsidR="001A5CD6" w:rsidRPr="00540C3D" w:rsidRDefault="001A5CD6" w:rsidP="00540C3D">
            <w:pPr>
              <w:spacing w:beforeLines="60" w:before="144" w:afterLines="60" w:after="144"/>
              <w:jc w:val="center"/>
              <w:rPr>
                <w:sz w:val="20"/>
                <w:szCs w:val="20"/>
              </w:rPr>
            </w:pPr>
          </w:p>
        </w:tc>
        <w:tc>
          <w:tcPr>
            <w:tcW w:w="0" w:type="auto"/>
            <w:vAlign w:val="center"/>
            <w:tcPrChange w:id="468" w:author="Jeff Johnson" w:date="2017-07-10T22:53:00Z">
              <w:tcPr>
                <w:tcW w:w="0" w:type="auto"/>
                <w:vAlign w:val="center"/>
              </w:tcPr>
            </w:tcPrChange>
          </w:tcPr>
          <w:p w14:paraId="3DE73420" w14:textId="77777777" w:rsidR="001A5CD6" w:rsidRPr="00540C3D" w:rsidRDefault="001A5CD6" w:rsidP="00540C3D">
            <w:pPr>
              <w:spacing w:beforeLines="60" w:before="144" w:afterLines="60" w:after="144"/>
              <w:jc w:val="center"/>
              <w:rPr>
                <w:sz w:val="20"/>
                <w:szCs w:val="20"/>
              </w:rPr>
            </w:pPr>
          </w:p>
        </w:tc>
        <w:tc>
          <w:tcPr>
            <w:tcW w:w="0" w:type="auto"/>
            <w:vAlign w:val="center"/>
            <w:tcPrChange w:id="469" w:author="Jeff Johnson" w:date="2017-07-10T22:53:00Z">
              <w:tcPr>
                <w:tcW w:w="0" w:type="auto"/>
                <w:vAlign w:val="center"/>
              </w:tcPr>
            </w:tcPrChange>
          </w:tcPr>
          <w:p w14:paraId="69C78112" w14:textId="77777777" w:rsidR="001A5CD6" w:rsidRPr="00540C3D" w:rsidRDefault="001A5CD6" w:rsidP="00540C3D">
            <w:pPr>
              <w:spacing w:beforeLines="60" w:before="144" w:afterLines="60" w:after="144"/>
              <w:jc w:val="center"/>
              <w:rPr>
                <w:sz w:val="20"/>
                <w:szCs w:val="20"/>
              </w:rPr>
            </w:pPr>
          </w:p>
        </w:tc>
        <w:tc>
          <w:tcPr>
            <w:tcW w:w="0" w:type="auto"/>
            <w:vAlign w:val="center"/>
            <w:tcPrChange w:id="470" w:author="Jeff Johnson" w:date="2017-07-10T22:53:00Z">
              <w:tcPr>
                <w:tcW w:w="0" w:type="auto"/>
                <w:vAlign w:val="center"/>
              </w:tcPr>
            </w:tcPrChange>
          </w:tcPr>
          <w:p w14:paraId="25AF7A64" w14:textId="77777777" w:rsidR="001A5CD6" w:rsidRPr="00540C3D" w:rsidRDefault="001A5CD6" w:rsidP="00540C3D">
            <w:pPr>
              <w:spacing w:beforeLines="60" w:before="144" w:afterLines="60" w:after="144"/>
              <w:jc w:val="center"/>
              <w:rPr>
                <w:sz w:val="20"/>
                <w:szCs w:val="20"/>
              </w:rPr>
            </w:pPr>
          </w:p>
        </w:tc>
        <w:tc>
          <w:tcPr>
            <w:tcW w:w="0" w:type="auto"/>
            <w:vAlign w:val="center"/>
            <w:tcPrChange w:id="471" w:author="Jeff Johnson" w:date="2017-07-10T22:53:00Z">
              <w:tcPr>
                <w:tcW w:w="0" w:type="auto"/>
                <w:vAlign w:val="center"/>
              </w:tcPr>
            </w:tcPrChange>
          </w:tcPr>
          <w:p w14:paraId="57F7028D" w14:textId="77777777" w:rsidR="001A5CD6" w:rsidRPr="00540C3D" w:rsidRDefault="001A5CD6" w:rsidP="00540C3D">
            <w:pPr>
              <w:spacing w:beforeLines="60" w:before="144" w:afterLines="60" w:after="144"/>
              <w:jc w:val="center"/>
              <w:rPr>
                <w:sz w:val="20"/>
                <w:szCs w:val="20"/>
              </w:rPr>
            </w:pPr>
          </w:p>
        </w:tc>
        <w:tc>
          <w:tcPr>
            <w:tcW w:w="0" w:type="auto"/>
            <w:vAlign w:val="center"/>
            <w:tcPrChange w:id="472" w:author="Jeff Johnson" w:date="2017-07-10T22:53:00Z">
              <w:tcPr>
                <w:tcW w:w="0" w:type="auto"/>
                <w:vAlign w:val="center"/>
              </w:tcPr>
            </w:tcPrChange>
          </w:tcPr>
          <w:p w14:paraId="1DB3C68D" w14:textId="435160A5" w:rsidR="001A5CD6" w:rsidRPr="00540C3D" w:rsidRDefault="001A5CD6" w:rsidP="00540C3D">
            <w:pPr>
              <w:spacing w:beforeLines="60" w:before="144" w:afterLines="60" w:after="144"/>
              <w:jc w:val="center"/>
              <w:rPr>
                <w:sz w:val="20"/>
                <w:szCs w:val="20"/>
              </w:rPr>
            </w:pPr>
            <w:ins w:id="473" w:author="Jeff Johnson" w:date="2017-07-10T18:42:00Z">
              <w:r w:rsidRPr="00540C3D">
                <w:rPr>
                  <w:sz w:val="20"/>
                  <w:szCs w:val="20"/>
                </w:rPr>
                <w:sym w:font="Wingdings" w:char="F0FC"/>
              </w:r>
            </w:ins>
          </w:p>
        </w:tc>
        <w:tc>
          <w:tcPr>
            <w:tcW w:w="0" w:type="auto"/>
            <w:vAlign w:val="center"/>
            <w:tcPrChange w:id="474" w:author="Jeff Johnson" w:date="2017-07-10T22:53:00Z">
              <w:tcPr>
                <w:tcW w:w="0" w:type="auto"/>
                <w:vAlign w:val="center"/>
              </w:tcPr>
            </w:tcPrChange>
          </w:tcPr>
          <w:p w14:paraId="3BACF2AF" w14:textId="23F58325" w:rsidR="001A5CD6" w:rsidRPr="00540C3D" w:rsidRDefault="001A5CD6" w:rsidP="00540C3D">
            <w:pPr>
              <w:spacing w:beforeLines="60" w:before="144" w:afterLines="60" w:after="144"/>
              <w:jc w:val="center"/>
              <w:rPr>
                <w:sz w:val="20"/>
                <w:szCs w:val="20"/>
              </w:rPr>
            </w:pPr>
            <w:ins w:id="475" w:author="Jeff Johnson" w:date="2017-07-10T18:42:00Z">
              <w:r w:rsidRPr="00540C3D">
                <w:rPr>
                  <w:sz w:val="20"/>
                  <w:szCs w:val="20"/>
                </w:rPr>
                <w:sym w:font="Wingdings" w:char="F0FC"/>
              </w:r>
            </w:ins>
          </w:p>
        </w:tc>
        <w:tc>
          <w:tcPr>
            <w:tcW w:w="0" w:type="auto"/>
            <w:tcPrChange w:id="476" w:author="Jeff Johnson" w:date="2017-07-10T22:53:00Z">
              <w:tcPr>
                <w:tcW w:w="0" w:type="auto"/>
              </w:tcPr>
            </w:tcPrChange>
          </w:tcPr>
          <w:p w14:paraId="4884654B" w14:textId="77777777" w:rsidR="001A5CD6" w:rsidRPr="00540C3D" w:rsidRDefault="001A5CD6" w:rsidP="00540C3D">
            <w:pPr>
              <w:spacing w:beforeLines="60" w:before="144" w:afterLines="60" w:after="144"/>
              <w:jc w:val="center"/>
              <w:rPr>
                <w:sz w:val="20"/>
                <w:szCs w:val="20"/>
              </w:rPr>
            </w:pPr>
          </w:p>
        </w:tc>
      </w:tr>
      <w:tr w:rsidR="001A5CD6" w:rsidRPr="00F11DBD" w14:paraId="573DC445" w14:textId="1A2EBB33" w:rsidTr="001A5CD6">
        <w:trPr>
          <w:cantSplit/>
          <w:jc w:val="center"/>
          <w:trPrChange w:id="477" w:author="Jeff Johnson" w:date="2017-07-10T22:53:00Z">
            <w:trPr>
              <w:cantSplit/>
              <w:jc w:val="center"/>
            </w:trPr>
          </w:trPrChange>
        </w:trPr>
        <w:tc>
          <w:tcPr>
            <w:tcW w:w="0" w:type="auto"/>
            <w:vAlign w:val="center"/>
            <w:tcPrChange w:id="478" w:author="Jeff Johnson" w:date="2017-07-10T22:53:00Z">
              <w:tcPr>
                <w:tcW w:w="0" w:type="auto"/>
                <w:vAlign w:val="center"/>
              </w:tcPr>
            </w:tcPrChange>
          </w:tcPr>
          <w:p w14:paraId="708C3085"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479" w:author="Jeff Johnson" w:date="2017-07-10T22:53:00Z">
              <w:tcPr>
                <w:tcW w:w="0" w:type="auto"/>
                <w:vAlign w:val="center"/>
              </w:tcPr>
            </w:tcPrChange>
          </w:tcPr>
          <w:p w14:paraId="4D2E56A7" w14:textId="77777777" w:rsidR="001A5CD6" w:rsidRPr="00540C3D" w:rsidRDefault="001A5CD6" w:rsidP="00540C3D">
            <w:pPr>
              <w:spacing w:beforeLines="60" w:before="144" w:afterLines="60" w:after="144"/>
              <w:rPr>
                <w:sz w:val="20"/>
                <w:szCs w:val="20"/>
              </w:rPr>
            </w:pPr>
            <w:r w:rsidRPr="00540C3D">
              <w:rPr>
                <w:sz w:val="20"/>
                <w:szCs w:val="20"/>
              </w:rPr>
              <w:t>Student Application</w:t>
            </w:r>
          </w:p>
        </w:tc>
        <w:tc>
          <w:tcPr>
            <w:tcW w:w="0" w:type="auto"/>
            <w:vAlign w:val="center"/>
            <w:tcPrChange w:id="480" w:author="Jeff Johnson" w:date="2017-07-10T22:53:00Z">
              <w:tcPr>
                <w:tcW w:w="0" w:type="auto"/>
                <w:vAlign w:val="center"/>
              </w:tcPr>
            </w:tcPrChange>
          </w:tcPr>
          <w:p w14:paraId="05BF13B9" w14:textId="77777777" w:rsidR="001A5CD6" w:rsidRPr="00540C3D" w:rsidRDefault="001A5CD6" w:rsidP="00540C3D">
            <w:pPr>
              <w:spacing w:beforeLines="60" w:before="144" w:afterLines="60" w:after="144"/>
              <w:jc w:val="center"/>
              <w:rPr>
                <w:sz w:val="20"/>
                <w:szCs w:val="20"/>
              </w:rPr>
            </w:pPr>
          </w:p>
        </w:tc>
        <w:tc>
          <w:tcPr>
            <w:tcW w:w="0" w:type="auto"/>
            <w:vAlign w:val="center"/>
            <w:tcPrChange w:id="481" w:author="Jeff Johnson" w:date="2017-07-10T22:53:00Z">
              <w:tcPr>
                <w:tcW w:w="0" w:type="auto"/>
                <w:vAlign w:val="center"/>
              </w:tcPr>
            </w:tcPrChange>
          </w:tcPr>
          <w:p w14:paraId="0E644586" w14:textId="77777777" w:rsidR="001A5CD6" w:rsidRPr="00540C3D" w:rsidRDefault="001A5CD6" w:rsidP="00540C3D">
            <w:pPr>
              <w:spacing w:beforeLines="60" w:before="144" w:afterLines="60" w:after="144"/>
              <w:jc w:val="center"/>
              <w:rPr>
                <w:sz w:val="20"/>
                <w:szCs w:val="20"/>
              </w:rPr>
            </w:pPr>
          </w:p>
        </w:tc>
        <w:tc>
          <w:tcPr>
            <w:tcW w:w="0" w:type="auto"/>
            <w:vAlign w:val="center"/>
            <w:tcPrChange w:id="482" w:author="Jeff Johnson" w:date="2017-07-10T22:53:00Z">
              <w:tcPr>
                <w:tcW w:w="0" w:type="auto"/>
                <w:vAlign w:val="center"/>
              </w:tcPr>
            </w:tcPrChange>
          </w:tcPr>
          <w:p w14:paraId="37CBEAB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483" w:author="Jeff Johnson" w:date="2017-07-10T22:53:00Z">
              <w:tcPr>
                <w:tcW w:w="0" w:type="auto"/>
                <w:vAlign w:val="center"/>
              </w:tcPr>
            </w:tcPrChange>
          </w:tcPr>
          <w:p w14:paraId="24F746F1" w14:textId="77777777" w:rsidR="001A5CD6" w:rsidRPr="00540C3D" w:rsidRDefault="001A5CD6" w:rsidP="00540C3D">
            <w:pPr>
              <w:spacing w:beforeLines="60" w:before="144" w:afterLines="60" w:after="144"/>
              <w:jc w:val="center"/>
              <w:rPr>
                <w:sz w:val="20"/>
                <w:szCs w:val="20"/>
              </w:rPr>
            </w:pPr>
          </w:p>
        </w:tc>
        <w:tc>
          <w:tcPr>
            <w:tcW w:w="0" w:type="auto"/>
            <w:vAlign w:val="center"/>
            <w:tcPrChange w:id="484" w:author="Jeff Johnson" w:date="2017-07-10T22:53:00Z">
              <w:tcPr>
                <w:tcW w:w="0" w:type="auto"/>
                <w:vAlign w:val="center"/>
              </w:tcPr>
            </w:tcPrChange>
          </w:tcPr>
          <w:p w14:paraId="3D695FB2" w14:textId="77777777" w:rsidR="001A5CD6" w:rsidRPr="00540C3D" w:rsidRDefault="001A5CD6" w:rsidP="00540C3D">
            <w:pPr>
              <w:spacing w:beforeLines="60" w:before="144" w:afterLines="60" w:after="144"/>
              <w:jc w:val="center"/>
              <w:rPr>
                <w:sz w:val="20"/>
                <w:szCs w:val="20"/>
              </w:rPr>
            </w:pPr>
          </w:p>
        </w:tc>
        <w:tc>
          <w:tcPr>
            <w:tcW w:w="0" w:type="auto"/>
            <w:vAlign w:val="center"/>
            <w:tcPrChange w:id="485" w:author="Jeff Johnson" w:date="2017-07-10T22:53:00Z">
              <w:tcPr>
                <w:tcW w:w="0" w:type="auto"/>
                <w:vAlign w:val="center"/>
              </w:tcPr>
            </w:tcPrChange>
          </w:tcPr>
          <w:p w14:paraId="0E8908D5" w14:textId="77777777" w:rsidR="001A5CD6" w:rsidRPr="00540C3D" w:rsidRDefault="001A5CD6" w:rsidP="00540C3D">
            <w:pPr>
              <w:spacing w:beforeLines="60" w:before="144" w:afterLines="60" w:after="144"/>
              <w:jc w:val="center"/>
              <w:rPr>
                <w:sz w:val="20"/>
                <w:szCs w:val="20"/>
              </w:rPr>
            </w:pPr>
          </w:p>
        </w:tc>
        <w:tc>
          <w:tcPr>
            <w:tcW w:w="0" w:type="auto"/>
            <w:vAlign w:val="center"/>
            <w:tcPrChange w:id="486" w:author="Jeff Johnson" w:date="2017-07-10T22:53:00Z">
              <w:tcPr>
                <w:tcW w:w="0" w:type="auto"/>
                <w:vAlign w:val="center"/>
              </w:tcPr>
            </w:tcPrChange>
          </w:tcPr>
          <w:p w14:paraId="3A248CB3" w14:textId="77777777" w:rsidR="001A5CD6" w:rsidRPr="00540C3D" w:rsidRDefault="001A5CD6" w:rsidP="00540C3D">
            <w:pPr>
              <w:spacing w:beforeLines="60" w:before="144" w:afterLines="60" w:after="144"/>
              <w:jc w:val="center"/>
              <w:rPr>
                <w:sz w:val="20"/>
                <w:szCs w:val="20"/>
              </w:rPr>
            </w:pPr>
          </w:p>
        </w:tc>
        <w:tc>
          <w:tcPr>
            <w:tcW w:w="0" w:type="auto"/>
            <w:vAlign w:val="center"/>
            <w:tcPrChange w:id="487" w:author="Jeff Johnson" w:date="2017-07-10T22:53:00Z">
              <w:tcPr>
                <w:tcW w:w="0" w:type="auto"/>
                <w:vAlign w:val="center"/>
              </w:tcPr>
            </w:tcPrChange>
          </w:tcPr>
          <w:p w14:paraId="27368725" w14:textId="77777777" w:rsidR="001A5CD6" w:rsidRPr="00540C3D" w:rsidRDefault="001A5CD6" w:rsidP="00540C3D">
            <w:pPr>
              <w:spacing w:beforeLines="60" w:before="144" w:afterLines="60" w:after="144"/>
              <w:jc w:val="center"/>
              <w:rPr>
                <w:sz w:val="20"/>
                <w:szCs w:val="20"/>
              </w:rPr>
            </w:pPr>
          </w:p>
        </w:tc>
        <w:tc>
          <w:tcPr>
            <w:tcW w:w="0" w:type="auto"/>
            <w:vAlign w:val="center"/>
            <w:tcPrChange w:id="488" w:author="Jeff Johnson" w:date="2017-07-10T22:53:00Z">
              <w:tcPr>
                <w:tcW w:w="0" w:type="auto"/>
                <w:vAlign w:val="center"/>
              </w:tcPr>
            </w:tcPrChange>
          </w:tcPr>
          <w:p w14:paraId="71EB614B" w14:textId="77777777" w:rsidR="001A5CD6" w:rsidRPr="00540C3D" w:rsidRDefault="001A5CD6" w:rsidP="00540C3D">
            <w:pPr>
              <w:spacing w:beforeLines="60" w:before="144" w:afterLines="60" w:after="144"/>
              <w:jc w:val="center"/>
              <w:rPr>
                <w:sz w:val="20"/>
                <w:szCs w:val="20"/>
              </w:rPr>
            </w:pPr>
          </w:p>
        </w:tc>
        <w:tc>
          <w:tcPr>
            <w:tcW w:w="0" w:type="auto"/>
            <w:vAlign w:val="center"/>
            <w:tcPrChange w:id="489" w:author="Jeff Johnson" w:date="2017-07-10T22:53:00Z">
              <w:tcPr>
                <w:tcW w:w="0" w:type="auto"/>
                <w:vAlign w:val="center"/>
              </w:tcPr>
            </w:tcPrChange>
          </w:tcPr>
          <w:p w14:paraId="6E0065B1" w14:textId="77777777" w:rsidR="001A5CD6" w:rsidRPr="00540C3D" w:rsidRDefault="001A5CD6" w:rsidP="00540C3D">
            <w:pPr>
              <w:spacing w:beforeLines="60" w:before="144" w:afterLines="60" w:after="144"/>
              <w:jc w:val="center"/>
              <w:rPr>
                <w:sz w:val="20"/>
                <w:szCs w:val="20"/>
              </w:rPr>
            </w:pPr>
          </w:p>
        </w:tc>
        <w:tc>
          <w:tcPr>
            <w:tcW w:w="0" w:type="auto"/>
            <w:vAlign w:val="center"/>
            <w:tcPrChange w:id="490" w:author="Jeff Johnson" w:date="2017-07-10T22:53:00Z">
              <w:tcPr>
                <w:tcW w:w="0" w:type="auto"/>
                <w:vAlign w:val="center"/>
              </w:tcPr>
            </w:tcPrChange>
          </w:tcPr>
          <w:p w14:paraId="204A236D" w14:textId="77777777" w:rsidR="001A5CD6" w:rsidRPr="00540C3D" w:rsidRDefault="001A5CD6" w:rsidP="00540C3D">
            <w:pPr>
              <w:spacing w:beforeLines="60" w:before="144" w:afterLines="60" w:after="144"/>
              <w:jc w:val="center"/>
              <w:rPr>
                <w:sz w:val="20"/>
                <w:szCs w:val="20"/>
              </w:rPr>
            </w:pPr>
          </w:p>
        </w:tc>
        <w:tc>
          <w:tcPr>
            <w:tcW w:w="0" w:type="auto"/>
            <w:vAlign w:val="center"/>
            <w:tcPrChange w:id="491" w:author="Jeff Johnson" w:date="2017-07-10T22:53:00Z">
              <w:tcPr>
                <w:tcW w:w="0" w:type="auto"/>
                <w:vAlign w:val="center"/>
              </w:tcPr>
            </w:tcPrChange>
          </w:tcPr>
          <w:p w14:paraId="41243FDD" w14:textId="5C7298FB" w:rsidR="001A5CD6" w:rsidRPr="00540C3D" w:rsidRDefault="001A5CD6" w:rsidP="00540C3D">
            <w:pPr>
              <w:spacing w:beforeLines="60" w:before="144" w:afterLines="60" w:after="144"/>
              <w:jc w:val="center"/>
              <w:rPr>
                <w:sz w:val="20"/>
                <w:szCs w:val="20"/>
              </w:rPr>
            </w:pPr>
            <w:ins w:id="492" w:author="Jeff Johnson" w:date="2017-07-10T18:42:00Z">
              <w:r w:rsidRPr="00540C3D">
                <w:rPr>
                  <w:sz w:val="20"/>
                  <w:szCs w:val="20"/>
                </w:rPr>
                <w:sym w:font="Wingdings" w:char="F0FC"/>
              </w:r>
            </w:ins>
          </w:p>
        </w:tc>
        <w:tc>
          <w:tcPr>
            <w:tcW w:w="0" w:type="auto"/>
            <w:vAlign w:val="center"/>
            <w:tcPrChange w:id="493" w:author="Jeff Johnson" w:date="2017-07-10T22:53:00Z">
              <w:tcPr>
                <w:tcW w:w="0" w:type="auto"/>
                <w:vAlign w:val="center"/>
              </w:tcPr>
            </w:tcPrChange>
          </w:tcPr>
          <w:p w14:paraId="5CE71379" w14:textId="3363B671" w:rsidR="001A5CD6" w:rsidRPr="00540C3D" w:rsidRDefault="001A5CD6" w:rsidP="00540C3D">
            <w:pPr>
              <w:spacing w:beforeLines="60" w:before="144" w:afterLines="60" w:after="144"/>
              <w:jc w:val="center"/>
              <w:rPr>
                <w:sz w:val="20"/>
                <w:szCs w:val="20"/>
              </w:rPr>
            </w:pPr>
            <w:ins w:id="494" w:author="Jeff Johnson" w:date="2017-07-10T18:42:00Z">
              <w:r w:rsidRPr="00540C3D">
                <w:rPr>
                  <w:sz w:val="20"/>
                  <w:szCs w:val="20"/>
                </w:rPr>
                <w:sym w:font="Wingdings" w:char="F0FC"/>
              </w:r>
            </w:ins>
          </w:p>
        </w:tc>
        <w:tc>
          <w:tcPr>
            <w:tcW w:w="0" w:type="auto"/>
            <w:tcPrChange w:id="495" w:author="Jeff Johnson" w:date="2017-07-10T22:53:00Z">
              <w:tcPr>
                <w:tcW w:w="0" w:type="auto"/>
              </w:tcPr>
            </w:tcPrChange>
          </w:tcPr>
          <w:p w14:paraId="0DD05BE9" w14:textId="77777777" w:rsidR="001A5CD6" w:rsidRPr="00540C3D" w:rsidRDefault="001A5CD6" w:rsidP="00540C3D">
            <w:pPr>
              <w:spacing w:beforeLines="60" w:before="144" w:afterLines="60" w:after="144"/>
              <w:jc w:val="center"/>
              <w:rPr>
                <w:sz w:val="20"/>
                <w:szCs w:val="20"/>
              </w:rPr>
            </w:pPr>
          </w:p>
        </w:tc>
      </w:tr>
      <w:tr w:rsidR="001A5CD6" w:rsidRPr="00F11DBD" w14:paraId="19568DAF" w14:textId="0D62BEF5" w:rsidTr="001A5CD6">
        <w:trPr>
          <w:cantSplit/>
          <w:jc w:val="center"/>
          <w:trPrChange w:id="496" w:author="Jeff Johnson" w:date="2017-07-10T22:53:00Z">
            <w:trPr>
              <w:cantSplit/>
              <w:jc w:val="center"/>
            </w:trPr>
          </w:trPrChange>
        </w:trPr>
        <w:tc>
          <w:tcPr>
            <w:tcW w:w="0" w:type="auto"/>
            <w:vAlign w:val="center"/>
            <w:tcPrChange w:id="497" w:author="Jeff Johnson" w:date="2017-07-10T22:53:00Z">
              <w:tcPr>
                <w:tcW w:w="0" w:type="auto"/>
                <w:vAlign w:val="center"/>
              </w:tcPr>
            </w:tcPrChange>
          </w:tcPr>
          <w:p w14:paraId="779F6354"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498" w:author="Jeff Johnson" w:date="2017-07-10T22:53:00Z">
              <w:tcPr>
                <w:tcW w:w="0" w:type="auto"/>
                <w:vAlign w:val="center"/>
              </w:tcPr>
            </w:tcPrChange>
          </w:tcPr>
          <w:p w14:paraId="38B28CAB" w14:textId="77777777" w:rsidR="001A5CD6" w:rsidRPr="00540C3D" w:rsidRDefault="001A5CD6" w:rsidP="00540C3D">
            <w:pPr>
              <w:spacing w:beforeLines="60" w:before="144" w:afterLines="60" w:after="144"/>
              <w:rPr>
                <w:sz w:val="20"/>
                <w:szCs w:val="20"/>
              </w:rPr>
            </w:pPr>
            <w:r w:rsidRPr="00540C3D">
              <w:rPr>
                <w:sz w:val="20"/>
                <w:szCs w:val="20"/>
              </w:rPr>
              <w:t>Adaptive Engine</w:t>
            </w:r>
          </w:p>
        </w:tc>
        <w:tc>
          <w:tcPr>
            <w:tcW w:w="0" w:type="auto"/>
            <w:vAlign w:val="center"/>
            <w:tcPrChange w:id="499" w:author="Jeff Johnson" w:date="2017-07-10T22:53:00Z">
              <w:tcPr>
                <w:tcW w:w="0" w:type="auto"/>
                <w:vAlign w:val="center"/>
              </w:tcPr>
            </w:tcPrChange>
          </w:tcPr>
          <w:p w14:paraId="34CB5F6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00" w:author="Jeff Johnson" w:date="2017-07-10T22:53:00Z">
              <w:tcPr>
                <w:tcW w:w="0" w:type="auto"/>
                <w:vAlign w:val="center"/>
              </w:tcPr>
            </w:tcPrChange>
          </w:tcPr>
          <w:p w14:paraId="7917BFBE"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01" w:author="Jeff Johnson" w:date="2017-07-10T22:53:00Z">
              <w:tcPr>
                <w:tcW w:w="0" w:type="auto"/>
                <w:vAlign w:val="center"/>
              </w:tcPr>
            </w:tcPrChange>
          </w:tcPr>
          <w:p w14:paraId="1F23C740" w14:textId="77777777" w:rsidR="001A5CD6" w:rsidRPr="00540C3D" w:rsidRDefault="001A5CD6" w:rsidP="00540C3D">
            <w:pPr>
              <w:spacing w:beforeLines="60" w:before="144" w:afterLines="60" w:after="144"/>
              <w:jc w:val="center"/>
              <w:rPr>
                <w:sz w:val="20"/>
                <w:szCs w:val="20"/>
              </w:rPr>
            </w:pPr>
          </w:p>
        </w:tc>
        <w:tc>
          <w:tcPr>
            <w:tcW w:w="0" w:type="auto"/>
            <w:vAlign w:val="center"/>
            <w:tcPrChange w:id="502" w:author="Jeff Johnson" w:date="2017-07-10T22:53:00Z">
              <w:tcPr>
                <w:tcW w:w="0" w:type="auto"/>
                <w:vAlign w:val="center"/>
              </w:tcPr>
            </w:tcPrChange>
          </w:tcPr>
          <w:p w14:paraId="3A9F9307" w14:textId="77777777" w:rsidR="001A5CD6" w:rsidRPr="00540C3D" w:rsidRDefault="001A5CD6" w:rsidP="00540C3D">
            <w:pPr>
              <w:spacing w:beforeLines="60" w:before="144" w:afterLines="60" w:after="144"/>
              <w:jc w:val="center"/>
              <w:rPr>
                <w:sz w:val="20"/>
                <w:szCs w:val="20"/>
              </w:rPr>
            </w:pPr>
          </w:p>
        </w:tc>
        <w:tc>
          <w:tcPr>
            <w:tcW w:w="0" w:type="auto"/>
            <w:vAlign w:val="center"/>
            <w:tcPrChange w:id="503" w:author="Jeff Johnson" w:date="2017-07-10T22:53:00Z">
              <w:tcPr>
                <w:tcW w:w="0" w:type="auto"/>
                <w:vAlign w:val="center"/>
              </w:tcPr>
            </w:tcPrChange>
          </w:tcPr>
          <w:p w14:paraId="16D856E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04" w:author="Jeff Johnson" w:date="2017-07-10T22:53:00Z">
              <w:tcPr>
                <w:tcW w:w="0" w:type="auto"/>
                <w:vAlign w:val="center"/>
              </w:tcPr>
            </w:tcPrChange>
          </w:tcPr>
          <w:p w14:paraId="048A89DA" w14:textId="77777777" w:rsidR="001A5CD6" w:rsidRPr="00540C3D" w:rsidRDefault="001A5CD6" w:rsidP="00540C3D">
            <w:pPr>
              <w:spacing w:beforeLines="60" w:before="144" w:afterLines="60" w:after="144"/>
              <w:jc w:val="center"/>
              <w:rPr>
                <w:sz w:val="20"/>
                <w:szCs w:val="20"/>
              </w:rPr>
            </w:pPr>
          </w:p>
        </w:tc>
        <w:tc>
          <w:tcPr>
            <w:tcW w:w="0" w:type="auto"/>
            <w:vAlign w:val="center"/>
            <w:tcPrChange w:id="505" w:author="Jeff Johnson" w:date="2017-07-10T22:53:00Z">
              <w:tcPr>
                <w:tcW w:w="0" w:type="auto"/>
                <w:vAlign w:val="center"/>
              </w:tcPr>
            </w:tcPrChange>
          </w:tcPr>
          <w:p w14:paraId="51D730EF" w14:textId="77777777" w:rsidR="001A5CD6" w:rsidRPr="00540C3D" w:rsidRDefault="001A5CD6" w:rsidP="00540C3D">
            <w:pPr>
              <w:spacing w:beforeLines="60" w:before="144" w:afterLines="60" w:after="144"/>
              <w:jc w:val="center"/>
              <w:rPr>
                <w:sz w:val="20"/>
                <w:szCs w:val="20"/>
              </w:rPr>
            </w:pPr>
          </w:p>
        </w:tc>
        <w:tc>
          <w:tcPr>
            <w:tcW w:w="0" w:type="auto"/>
            <w:vAlign w:val="center"/>
            <w:tcPrChange w:id="506" w:author="Jeff Johnson" w:date="2017-07-10T22:53:00Z">
              <w:tcPr>
                <w:tcW w:w="0" w:type="auto"/>
                <w:vAlign w:val="center"/>
              </w:tcPr>
            </w:tcPrChange>
          </w:tcPr>
          <w:p w14:paraId="477D1844" w14:textId="77777777" w:rsidR="001A5CD6" w:rsidRPr="00540C3D" w:rsidRDefault="001A5CD6" w:rsidP="00540C3D">
            <w:pPr>
              <w:spacing w:beforeLines="60" w:before="144" w:afterLines="60" w:after="144"/>
              <w:jc w:val="center"/>
              <w:rPr>
                <w:sz w:val="20"/>
                <w:szCs w:val="20"/>
              </w:rPr>
            </w:pPr>
          </w:p>
        </w:tc>
        <w:tc>
          <w:tcPr>
            <w:tcW w:w="0" w:type="auto"/>
            <w:vAlign w:val="center"/>
            <w:tcPrChange w:id="507" w:author="Jeff Johnson" w:date="2017-07-10T22:53:00Z">
              <w:tcPr>
                <w:tcW w:w="0" w:type="auto"/>
                <w:vAlign w:val="center"/>
              </w:tcPr>
            </w:tcPrChange>
          </w:tcPr>
          <w:p w14:paraId="2518C192" w14:textId="77777777" w:rsidR="001A5CD6" w:rsidRPr="00540C3D" w:rsidRDefault="001A5CD6" w:rsidP="00540C3D">
            <w:pPr>
              <w:spacing w:beforeLines="60" w:before="144" w:afterLines="60" w:after="144"/>
              <w:jc w:val="center"/>
              <w:rPr>
                <w:sz w:val="20"/>
                <w:szCs w:val="20"/>
              </w:rPr>
            </w:pPr>
          </w:p>
        </w:tc>
        <w:tc>
          <w:tcPr>
            <w:tcW w:w="0" w:type="auto"/>
            <w:vAlign w:val="center"/>
            <w:tcPrChange w:id="508" w:author="Jeff Johnson" w:date="2017-07-10T22:53:00Z">
              <w:tcPr>
                <w:tcW w:w="0" w:type="auto"/>
                <w:vAlign w:val="center"/>
              </w:tcPr>
            </w:tcPrChange>
          </w:tcPr>
          <w:p w14:paraId="41C6C1D9" w14:textId="77777777" w:rsidR="001A5CD6" w:rsidRPr="00540C3D" w:rsidRDefault="001A5CD6" w:rsidP="00540C3D">
            <w:pPr>
              <w:spacing w:beforeLines="60" w:before="144" w:afterLines="60" w:after="144"/>
              <w:jc w:val="center"/>
              <w:rPr>
                <w:sz w:val="20"/>
                <w:szCs w:val="20"/>
              </w:rPr>
            </w:pPr>
          </w:p>
        </w:tc>
        <w:tc>
          <w:tcPr>
            <w:tcW w:w="0" w:type="auto"/>
            <w:vAlign w:val="center"/>
            <w:tcPrChange w:id="509" w:author="Jeff Johnson" w:date="2017-07-10T22:53:00Z">
              <w:tcPr>
                <w:tcW w:w="0" w:type="auto"/>
                <w:vAlign w:val="center"/>
              </w:tcPr>
            </w:tcPrChange>
          </w:tcPr>
          <w:p w14:paraId="01078A70" w14:textId="77777777" w:rsidR="001A5CD6" w:rsidRPr="00540C3D" w:rsidRDefault="001A5CD6" w:rsidP="00540C3D">
            <w:pPr>
              <w:spacing w:beforeLines="60" w:before="144" w:afterLines="60" w:after="144"/>
              <w:jc w:val="center"/>
              <w:rPr>
                <w:sz w:val="20"/>
                <w:szCs w:val="20"/>
              </w:rPr>
            </w:pPr>
          </w:p>
        </w:tc>
        <w:tc>
          <w:tcPr>
            <w:tcW w:w="0" w:type="auto"/>
            <w:tcPrChange w:id="510" w:author="Jeff Johnson" w:date="2017-07-10T22:53:00Z">
              <w:tcPr>
                <w:tcW w:w="0" w:type="auto"/>
              </w:tcPr>
            </w:tcPrChange>
          </w:tcPr>
          <w:p w14:paraId="364B0F46" w14:textId="77777777" w:rsidR="001A5CD6" w:rsidRPr="00540C3D" w:rsidRDefault="001A5CD6" w:rsidP="00540C3D">
            <w:pPr>
              <w:spacing w:beforeLines="60" w:before="144" w:afterLines="60" w:after="144"/>
              <w:jc w:val="center"/>
              <w:rPr>
                <w:sz w:val="20"/>
                <w:szCs w:val="20"/>
              </w:rPr>
            </w:pPr>
          </w:p>
        </w:tc>
        <w:tc>
          <w:tcPr>
            <w:tcW w:w="0" w:type="auto"/>
            <w:tcPrChange w:id="511" w:author="Jeff Johnson" w:date="2017-07-10T22:53:00Z">
              <w:tcPr>
                <w:tcW w:w="0" w:type="auto"/>
              </w:tcPr>
            </w:tcPrChange>
          </w:tcPr>
          <w:p w14:paraId="489061D9" w14:textId="77777777" w:rsidR="001A5CD6" w:rsidRPr="00540C3D" w:rsidRDefault="001A5CD6" w:rsidP="00540C3D">
            <w:pPr>
              <w:spacing w:beforeLines="60" w:before="144" w:afterLines="60" w:after="144"/>
              <w:jc w:val="center"/>
              <w:rPr>
                <w:sz w:val="20"/>
                <w:szCs w:val="20"/>
              </w:rPr>
            </w:pPr>
          </w:p>
        </w:tc>
        <w:tc>
          <w:tcPr>
            <w:tcW w:w="0" w:type="auto"/>
            <w:tcPrChange w:id="512" w:author="Jeff Johnson" w:date="2017-07-10T22:53:00Z">
              <w:tcPr>
                <w:tcW w:w="0" w:type="auto"/>
              </w:tcPr>
            </w:tcPrChange>
          </w:tcPr>
          <w:p w14:paraId="20447128" w14:textId="77777777" w:rsidR="001A5CD6" w:rsidRPr="00540C3D" w:rsidRDefault="001A5CD6" w:rsidP="00540C3D">
            <w:pPr>
              <w:spacing w:beforeLines="60" w:before="144" w:afterLines="60" w:after="144"/>
              <w:jc w:val="center"/>
              <w:rPr>
                <w:sz w:val="20"/>
                <w:szCs w:val="20"/>
              </w:rPr>
            </w:pPr>
          </w:p>
        </w:tc>
      </w:tr>
      <w:tr w:rsidR="001A5CD6" w:rsidRPr="00F11DBD" w14:paraId="0BBE8F23" w14:textId="7CB5CF30" w:rsidTr="001A5CD6">
        <w:trPr>
          <w:cantSplit/>
          <w:jc w:val="center"/>
          <w:trPrChange w:id="513" w:author="Jeff Johnson" w:date="2017-07-10T22:53:00Z">
            <w:trPr>
              <w:cantSplit/>
              <w:jc w:val="center"/>
            </w:trPr>
          </w:trPrChange>
        </w:trPr>
        <w:tc>
          <w:tcPr>
            <w:tcW w:w="0" w:type="auto"/>
            <w:vAlign w:val="center"/>
            <w:tcPrChange w:id="514" w:author="Jeff Johnson" w:date="2017-07-10T22:53:00Z">
              <w:tcPr>
                <w:tcW w:w="0" w:type="auto"/>
                <w:vAlign w:val="center"/>
              </w:tcPr>
            </w:tcPrChange>
          </w:tcPr>
          <w:p w14:paraId="28861F62"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515" w:author="Jeff Johnson" w:date="2017-07-10T22:53:00Z">
              <w:tcPr>
                <w:tcW w:w="0" w:type="auto"/>
                <w:vAlign w:val="center"/>
              </w:tcPr>
            </w:tcPrChange>
          </w:tcPr>
          <w:p w14:paraId="3C6EC968" w14:textId="77777777" w:rsidR="001A5CD6" w:rsidRPr="00540C3D" w:rsidRDefault="001A5CD6" w:rsidP="00540C3D">
            <w:pPr>
              <w:spacing w:beforeLines="60" w:before="144" w:afterLines="60" w:after="144"/>
              <w:rPr>
                <w:sz w:val="20"/>
                <w:szCs w:val="20"/>
              </w:rPr>
            </w:pPr>
            <w:r w:rsidRPr="00540C3D">
              <w:rPr>
                <w:sz w:val="20"/>
                <w:szCs w:val="20"/>
              </w:rPr>
              <w:t>CAT Simulator</w:t>
            </w:r>
          </w:p>
        </w:tc>
        <w:tc>
          <w:tcPr>
            <w:tcW w:w="0" w:type="auto"/>
            <w:vAlign w:val="center"/>
            <w:tcPrChange w:id="516" w:author="Jeff Johnson" w:date="2017-07-10T22:53:00Z">
              <w:tcPr>
                <w:tcW w:w="0" w:type="auto"/>
                <w:vAlign w:val="center"/>
              </w:tcPr>
            </w:tcPrChange>
          </w:tcPr>
          <w:p w14:paraId="013171F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17" w:author="Jeff Johnson" w:date="2017-07-10T22:53:00Z">
              <w:tcPr>
                <w:tcW w:w="0" w:type="auto"/>
                <w:vAlign w:val="center"/>
              </w:tcPr>
            </w:tcPrChange>
          </w:tcPr>
          <w:p w14:paraId="60EDBDFC"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18" w:author="Jeff Johnson" w:date="2017-07-10T22:53:00Z">
              <w:tcPr>
                <w:tcW w:w="0" w:type="auto"/>
                <w:vAlign w:val="center"/>
              </w:tcPr>
            </w:tcPrChange>
          </w:tcPr>
          <w:p w14:paraId="1B9E61AA" w14:textId="77777777" w:rsidR="001A5CD6" w:rsidRPr="00540C3D" w:rsidRDefault="001A5CD6" w:rsidP="00540C3D">
            <w:pPr>
              <w:spacing w:beforeLines="60" w:before="144" w:afterLines="60" w:after="144"/>
              <w:jc w:val="center"/>
              <w:rPr>
                <w:sz w:val="20"/>
                <w:szCs w:val="20"/>
              </w:rPr>
            </w:pPr>
          </w:p>
        </w:tc>
        <w:tc>
          <w:tcPr>
            <w:tcW w:w="0" w:type="auto"/>
            <w:vAlign w:val="center"/>
            <w:tcPrChange w:id="519" w:author="Jeff Johnson" w:date="2017-07-10T22:53:00Z">
              <w:tcPr>
                <w:tcW w:w="0" w:type="auto"/>
                <w:vAlign w:val="center"/>
              </w:tcPr>
            </w:tcPrChange>
          </w:tcPr>
          <w:p w14:paraId="26157207" w14:textId="77777777" w:rsidR="001A5CD6" w:rsidRPr="00540C3D" w:rsidRDefault="001A5CD6" w:rsidP="00540C3D">
            <w:pPr>
              <w:spacing w:beforeLines="60" w:before="144" w:afterLines="60" w:after="144"/>
              <w:jc w:val="center"/>
              <w:rPr>
                <w:sz w:val="20"/>
                <w:szCs w:val="20"/>
              </w:rPr>
            </w:pPr>
          </w:p>
        </w:tc>
        <w:tc>
          <w:tcPr>
            <w:tcW w:w="0" w:type="auto"/>
            <w:vAlign w:val="center"/>
            <w:tcPrChange w:id="520" w:author="Jeff Johnson" w:date="2017-07-10T22:53:00Z">
              <w:tcPr>
                <w:tcW w:w="0" w:type="auto"/>
                <w:vAlign w:val="center"/>
              </w:tcPr>
            </w:tcPrChange>
          </w:tcPr>
          <w:p w14:paraId="1FC4440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21" w:author="Jeff Johnson" w:date="2017-07-10T22:53:00Z">
              <w:tcPr>
                <w:tcW w:w="0" w:type="auto"/>
                <w:vAlign w:val="center"/>
              </w:tcPr>
            </w:tcPrChange>
          </w:tcPr>
          <w:p w14:paraId="4772469D" w14:textId="77777777" w:rsidR="001A5CD6" w:rsidRPr="00540C3D" w:rsidRDefault="001A5CD6" w:rsidP="00540C3D">
            <w:pPr>
              <w:spacing w:beforeLines="60" w:before="144" w:afterLines="60" w:after="144"/>
              <w:jc w:val="center"/>
              <w:rPr>
                <w:sz w:val="20"/>
                <w:szCs w:val="20"/>
              </w:rPr>
            </w:pPr>
          </w:p>
        </w:tc>
        <w:tc>
          <w:tcPr>
            <w:tcW w:w="0" w:type="auto"/>
            <w:vAlign w:val="center"/>
            <w:tcPrChange w:id="522" w:author="Jeff Johnson" w:date="2017-07-10T22:53:00Z">
              <w:tcPr>
                <w:tcW w:w="0" w:type="auto"/>
                <w:vAlign w:val="center"/>
              </w:tcPr>
            </w:tcPrChange>
          </w:tcPr>
          <w:p w14:paraId="060BC3DD" w14:textId="77777777" w:rsidR="001A5CD6" w:rsidRPr="00540C3D" w:rsidRDefault="001A5CD6" w:rsidP="00540C3D">
            <w:pPr>
              <w:spacing w:beforeLines="60" w:before="144" w:afterLines="60" w:after="144"/>
              <w:jc w:val="center"/>
              <w:rPr>
                <w:sz w:val="20"/>
                <w:szCs w:val="20"/>
              </w:rPr>
            </w:pPr>
          </w:p>
        </w:tc>
        <w:tc>
          <w:tcPr>
            <w:tcW w:w="0" w:type="auto"/>
            <w:vAlign w:val="center"/>
            <w:tcPrChange w:id="523" w:author="Jeff Johnson" w:date="2017-07-10T22:53:00Z">
              <w:tcPr>
                <w:tcW w:w="0" w:type="auto"/>
                <w:vAlign w:val="center"/>
              </w:tcPr>
            </w:tcPrChange>
          </w:tcPr>
          <w:p w14:paraId="0C65AC10" w14:textId="77777777" w:rsidR="001A5CD6" w:rsidRPr="00540C3D" w:rsidRDefault="001A5CD6" w:rsidP="00540C3D">
            <w:pPr>
              <w:spacing w:beforeLines="60" w:before="144" w:afterLines="60" w:after="144"/>
              <w:jc w:val="center"/>
              <w:rPr>
                <w:sz w:val="20"/>
                <w:szCs w:val="20"/>
              </w:rPr>
            </w:pPr>
          </w:p>
        </w:tc>
        <w:tc>
          <w:tcPr>
            <w:tcW w:w="0" w:type="auto"/>
            <w:vAlign w:val="center"/>
            <w:tcPrChange w:id="524" w:author="Jeff Johnson" w:date="2017-07-10T22:53:00Z">
              <w:tcPr>
                <w:tcW w:w="0" w:type="auto"/>
                <w:vAlign w:val="center"/>
              </w:tcPr>
            </w:tcPrChange>
          </w:tcPr>
          <w:p w14:paraId="33868CD3" w14:textId="77777777" w:rsidR="001A5CD6" w:rsidRPr="00540C3D" w:rsidRDefault="001A5CD6" w:rsidP="00540C3D">
            <w:pPr>
              <w:spacing w:beforeLines="60" w:before="144" w:afterLines="60" w:after="144"/>
              <w:jc w:val="center"/>
              <w:rPr>
                <w:sz w:val="20"/>
                <w:szCs w:val="20"/>
              </w:rPr>
            </w:pPr>
          </w:p>
        </w:tc>
        <w:tc>
          <w:tcPr>
            <w:tcW w:w="0" w:type="auto"/>
            <w:vAlign w:val="center"/>
            <w:tcPrChange w:id="525" w:author="Jeff Johnson" w:date="2017-07-10T22:53:00Z">
              <w:tcPr>
                <w:tcW w:w="0" w:type="auto"/>
                <w:vAlign w:val="center"/>
              </w:tcPr>
            </w:tcPrChange>
          </w:tcPr>
          <w:p w14:paraId="4BD5382B" w14:textId="77777777" w:rsidR="001A5CD6" w:rsidRPr="00540C3D" w:rsidRDefault="001A5CD6" w:rsidP="00540C3D">
            <w:pPr>
              <w:spacing w:beforeLines="60" w:before="144" w:afterLines="60" w:after="144"/>
              <w:jc w:val="center"/>
              <w:rPr>
                <w:sz w:val="20"/>
                <w:szCs w:val="20"/>
              </w:rPr>
            </w:pPr>
          </w:p>
        </w:tc>
        <w:tc>
          <w:tcPr>
            <w:tcW w:w="0" w:type="auto"/>
            <w:vAlign w:val="center"/>
            <w:tcPrChange w:id="526" w:author="Jeff Johnson" w:date="2017-07-10T22:53:00Z">
              <w:tcPr>
                <w:tcW w:w="0" w:type="auto"/>
                <w:vAlign w:val="center"/>
              </w:tcPr>
            </w:tcPrChange>
          </w:tcPr>
          <w:p w14:paraId="4DD8A854" w14:textId="77777777" w:rsidR="001A5CD6" w:rsidRPr="00540C3D" w:rsidRDefault="001A5CD6" w:rsidP="00540C3D">
            <w:pPr>
              <w:spacing w:beforeLines="60" w:before="144" w:afterLines="60" w:after="144"/>
              <w:jc w:val="center"/>
              <w:rPr>
                <w:sz w:val="20"/>
                <w:szCs w:val="20"/>
              </w:rPr>
            </w:pPr>
          </w:p>
        </w:tc>
        <w:tc>
          <w:tcPr>
            <w:tcW w:w="0" w:type="auto"/>
            <w:tcPrChange w:id="527" w:author="Jeff Johnson" w:date="2017-07-10T22:53:00Z">
              <w:tcPr>
                <w:tcW w:w="0" w:type="auto"/>
              </w:tcPr>
            </w:tcPrChange>
          </w:tcPr>
          <w:p w14:paraId="22614E90" w14:textId="77777777" w:rsidR="001A5CD6" w:rsidRPr="00540C3D" w:rsidRDefault="001A5CD6" w:rsidP="00540C3D">
            <w:pPr>
              <w:spacing w:beforeLines="60" w:before="144" w:afterLines="60" w:after="144"/>
              <w:jc w:val="center"/>
              <w:rPr>
                <w:sz w:val="20"/>
                <w:szCs w:val="20"/>
              </w:rPr>
            </w:pPr>
          </w:p>
        </w:tc>
        <w:tc>
          <w:tcPr>
            <w:tcW w:w="0" w:type="auto"/>
            <w:tcPrChange w:id="528" w:author="Jeff Johnson" w:date="2017-07-10T22:53:00Z">
              <w:tcPr>
                <w:tcW w:w="0" w:type="auto"/>
              </w:tcPr>
            </w:tcPrChange>
          </w:tcPr>
          <w:p w14:paraId="2552B562" w14:textId="77777777" w:rsidR="001A5CD6" w:rsidRPr="00540C3D" w:rsidRDefault="001A5CD6" w:rsidP="00540C3D">
            <w:pPr>
              <w:spacing w:beforeLines="60" w:before="144" w:afterLines="60" w:after="144"/>
              <w:jc w:val="center"/>
              <w:rPr>
                <w:sz w:val="20"/>
                <w:szCs w:val="20"/>
              </w:rPr>
            </w:pPr>
          </w:p>
        </w:tc>
        <w:tc>
          <w:tcPr>
            <w:tcW w:w="0" w:type="auto"/>
            <w:tcPrChange w:id="529" w:author="Jeff Johnson" w:date="2017-07-10T22:53:00Z">
              <w:tcPr>
                <w:tcW w:w="0" w:type="auto"/>
              </w:tcPr>
            </w:tcPrChange>
          </w:tcPr>
          <w:p w14:paraId="65DA6576" w14:textId="77777777" w:rsidR="001A5CD6" w:rsidRPr="00540C3D" w:rsidRDefault="001A5CD6" w:rsidP="00540C3D">
            <w:pPr>
              <w:spacing w:beforeLines="60" w:before="144" w:afterLines="60" w:after="144"/>
              <w:jc w:val="center"/>
              <w:rPr>
                <w:sz w:val="20"/>
                <w:szCs w:val="20"/>
              </w:rPr>
            </w:pPr>
          </w:p>
        </w:tc>
      </w:tr>
      <w:tr w:rsidR="001A5CD6" w:rsidRPr="00F11DBD" w14:paraId="2F721137" w14:textId="067357FB" w:rsidTr="001A5CD6">
        <w:trPr>
          <w:cantSplit/>
          <w:jc w:val="center"/>
          <w:trPrChange w:id="530" w:author="Jeff Johnson" w:date="2017-07-10T22:53:00Z">
            <w:trPr>
              <w:cantSplit/>
              <w:jc w:val="center"/>
            </w:trPr>
          </w:trPrChange>
        </w:trPr>
        <w:tc>
          <w:tcPr>
            <w:tcW w:w="0" w:type="auto"/>
            <w:vAlign w:val="center"/>
            <w:tcPrChange w:id="531" w:author="Jeff Johnson" w:date="2017-07-10T22:53:00Z">
              <w:tcPr>
                <w:tcW w:w="0" w:type="auto"/>
                <w:vAlign w:val="center"/>
              </w:tcPr>
            </w:tcPrChange>
          </w:tcPr>
          <w:p w14:paraId="2885E56B"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532" w:author="Jeff Johnson" w:date="2017-07-10T22:53:00Z">
              <w:tcPr>
                <w:tcW w:w="0" w:type="auto"/>
                <w:vAlign w:val="center"/>
              </w:tcPr>
            </w:tcPrChange>
          </w:tcPr>
          <w:p w14:paraId="33BEFA16" w14:textId="77777777" w:rsidR="001A5CD6" w:rsidRPr="00540C3D" w:rsidRDefault="001A5CD6" w:rsidP="00540C3D">
            <w:pPr>
              <w:spacing w:beforeLines="60" w:before="144" w:afterLines="60" w:after="144"/>
              <w:rPr>
                <w:sz w:val="20"/>
                <w:szCs w:val="20"/>
              </w:rPr>
            </w:pPr>
            <w:r w:rsidRPr="00540C3D">
              <w:rPr>
                <w:sz w:val="20"/>
                <w:szCs w:val="20"/>
              </w:rPr>
              <w:t>Machine Scoring</w:t>
            </w:r>
          </w:p>
        </w:tc>
        <w:tc>
          <w:tcPr>
            <w:tcW w:w="0" w:type="auto"/>
            <w:vAlign w:val="center"/>
            <w:tcPrChange w:id="533" w:author="Jeff Johnson" w:date="2017-07-10T22:53:00Z">
              <w:tcPr>
                <w:tcW w:w="0" w:type="auto"/>
                <w:vAlign w:val="center"/>
              </w:tcPr>
            </w:tcPrChange>
          </w:tcPr>
          <w:p w14:paraId="408CEB0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34" w:author="Jeff Johnson" w:date="2017-07-10T22:53:00Z">
              <w:tcPr>
                <w:tcW w:w="0" w:type="auto"/>
                <w:vAlign w:val="center"/>
              </w:tcPr>
            </w:tcPrChange>
          </w:tcPr>
          <w:p w14:paraId="7920EE2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35" w:author="Jeff Johnson" w:date="2017-07-10T22:53:00Z">
              <w:tcPr>
                <w:tcW w:w="0" w:type="auto"/>
                <w:vAlign w:val="center"/>
              </w:tcPr>
            </w:tcPrChange>
          </w:tcPr>
          <w:p w14:paraId="7F5DA8CE" w14:textId="77777777" w:rsidR="001A5CD6" w:rsidRPr="00540C3D" w:rsidRDefault="001A5CD6" w:rsidP="00540C3D">
            <w:pPr>
              <w:spacing w:beforeLines="60" w:before="144" w:afterLines="60" w:after="144"/>
              <w:jc w:val="center"/>
              <w:rPr>
                <w:sz w:val="20"/>
                <w:szCs w:val="20"/>
              </w:rPr>
            </w:pPr>
          </w:p>
        </w:tc>
        <w:tc>
          <w:tcPr>
            <w:tcW w:w="0" w:type="auto"/>
            <w:vAlign w:val="center"/>
            <w:tcPrChange w:id="536" w:author="Jeff Johnson" w:date="2017-07-10T22:53:00Z">
              <w:tcPr>
                <w:tcW w:w="0" w:type="auto"/>
                <w:vAlign w:val="center"/>
              </w:tcPr>
            </w:tcPrChange>
          </w:tcPr>
          <w:p w14:paraId="4721E83D" w14:textId="77777777" w:rsidR="001A5CD6" w:rsidRPr="00540C3D" w:rsidRDefault="001A5CD6" w:rsidP="00540C3D">
            <w:pPr>
              <w:spacing w:beforeLines="60" w:before="144" w:afterLines="60" w:after="144"/>
              <w:jc w:val="center"/>
              <w:rPr>
                <w:sz w:val="20"/>
                <w:szCs w:val="20"/>
              </w:rPr>
            </w:pPr>
          </w:p>
        </w:tc>
        <w:tc>
          <w:tcPr>
            <w:tcW w:w="0" w:type="auto"/>
            <w:vAlign w:val="center"/>
            <w:tcPrChange w:id="537" w:author="Jeff Johnson" w:date="2017-07-10T22:53:00Z">
              <w:tcPr>
                <w:tcW w:w="0" w:type="auto"/>
                <w:vAlign w:val="center"/>
              </w:tcPr>
            </w:tcPrChange>
          </w:tcPr>
          <w:p w14:paraId="7AD73A4F" w14:textId="77777777" w:rsidR="001A5CD6" w:rsidRPr="00540C3D" w:rsidRDefault="001A5CD6" w:rsidP="00540C3D">
            <w:pPr>
              <w:spacing w:beforeLines="60" w:before="144" w:afterLines="60" w:after="144"/>
              <w:jc w:val="center"/>
              <w:rPr>
                <w:sz w:val="20"/>
                <w:szCs w:val="20"/>
              </w:rPr>
            </w:pPr>
          </w:p>
        </w:tc>
        <w:tc>
          <w:tcPr>
            <w:tcW w:w="0" w:type="auto"/>
            <w:vAlign w:val="center"/>
            <w:tcPrChange w:id="538" w:author="Jeff Johnson" w:date="2017-07-10T22:53:00Z">
              <w:tcPr>
                <w:tcW w:w="0" w:type="auto"/>
                <w:vAlign w:val="center"/>
              </w:tcPr>
            </w:tcPrChange>
          </w:tcPr>
          <w:p w14:paraId="2DE4D3D9" w14:textId="77777777" w:rsidR="001A5CD6" w:rsidRPr="00540C3D" w:rsidRDefault="001A5CD6" w:rsidP="00540C3D">
            <w:pPr>
              <w:spacing w:beforeLines="60" w:before="144" w:afterLines="60" w:after="144"/>
              <w:jc w:val="center"/>
              <w:rPr>
                <w:sz w:val="20"/>
                <w:szCs w:val="20"/>
              </w:rPr>
            </w:pPr>
          </w:p>
        </w:tc>
        <w:tc>
          <w:tcPr>
            <w:tcW w:w="0" w:type="auto"/>
            <w:vAlign w:val="center"/>
            <w:tcPrChange w:id="539" w:author="Jeff Johnson" w:date="2017-07-10T22:53:00Z">
              <w:tcPr>
                <w:tcW w:w="0" w:type="auto"/>
                <w:vAlign w:val="center"/>
              </w:tcPr>
            </w:tcPrChange>
          </w:tcPr>
          <w:p w14:paraId="3E9FFC15" w14:textId="77777777" w:rsidR="001A5CD6" w:rsidRPr="00540C3D" w:rsidRDefault="001A5CD6" w:rsidP="00540C3D">
            <w:pPr>
              <w:spacing w:beforeLines="60" w:before="144" w:afterLines="60" w:after="144"/>
              <w:jc w:val="center"/>
              <w:rPr>
                <w:sz w:val="20"/>
                <w:szCs w:val="20"/>
              </w:rPr>
            </w:pPr>
          </w:p>
        </w:tc>
        <w:tc>
          <w:tcPr>
            <w:tcW w:w="0" w:type="auto"/>
            <w:vAlign w:val="center"/>
            <w:tcPrChange w:id="540" w:author="Jeff Johnson" w:date="2017-07-10T22:53:00Z">
              <w:tcPr>
                <w:tcW w:w="0" w:type="auto"/>
                <w:vAlign w:val="center"/>
              </w:tcPr>
            </w:tcPrChange>
          </w:tcPr>
          <w:p w14:paraId="1A9679B6" w14:textId="77777777" w:rsidR="001A5CD6" w:rsidRPr="00540C3D" w:rsidRDefault="001A5CD6" w:rsidP="00540C3D">
            <w:pPr>
              <w:spacing w:beforeLines="60" w:before="144" w:afterLines="60" w:after="144"/>
              <w:jc w:val="center"/>
              <w:rPr>
                <w:sz w:val="20"/>
                <w:szCs w:val="20"/>
              </w:rPr>
            </w:pPr>
          </w:p>
        </w:tc>
        <w:tc>
          <w:tcPr>
            <w:tcW w:w="0" w:type="auto"/>
            <w:vAlign w:val="center"/>
            <w:tcPrChange w:id="541" w:author="Jeff Johnson" w:date="2017-07-10T22:53:00Z">
              <w:tcPr>
                <w:tcW w:w="0" w:type="auto"/>
                <w:vAlign w:val="center"/>
              </w:tcPr>
            </w:tcPrChange>
          </w:tcPr>
          <w:p w14:paraId="19C80AEB" w14:textId="77777777" w:rsidR="001A5CD6" w:rsidRPr="00540C3D" w:rsidRDefault="001A5CD6" w:rsidP="00540C3D">
            <w:pPr>
              <w:spacing w:beforeLines="60" w:before="144" w:afterLines="60" w:after="144"/>
              <w:jc w:val="center"/>
              <w:rPr>
                <w:sz w:val="20"/>
                <w:szCs w:val="20"/>
              </w:rPr>
            </w:pPr>
          </w:p>
        </w:tc>
        <w:tc>
          <w:tcPr>
            <w:tcW w:w="0" w:type="auto"/>
            <w:vAlign w:val="center"/>
            <w:tcPrChange w:id="542" w:author="Jeff Johnson" w:date="2017-07-10T22:53:00Z">
              <w:tcPr>
                <w:tcW w:w="0" w:type="auto"/>
                <w:vAlign w:val="center"/>
              </w:tcPr>
            </w:tcPrChange>
          </w:tcPr>
          <w:p w14:paraId="2A579E02" w14:textId="77777777" w:rsidR="001A5CD6" w:rsidRPr="00540C3D" w:rsidRDefault="001A5CD6" w:rsidP="00540C3D">
            <w:pPr>
              <w:spacing w:beforeLines="60" w:before="144" w:afterLines="60" w:after="144"/>
              <w:jc w:val="center"/>
              <w:rPr>
                <w:sz w:val="20"/>
                <w:szCs w:val="20"/>
              </w:rPr>
            </w:pPr>
          </w:p>
        </w:tc>
        <w:tc>
          <w:tcPr>
            <w:tcW w:w="0" w:type="auto"/>
            <w:vAlign w:val="center"/>
            <w:tcPrChange w:id="543" w:author="Jeff Johnson" w:date="2017-07-10T22:53:00Z">
              <w:tcPr>
                <w:tcW w:w="0" w:type="auto"/>
                <w:vAlign w:val="center"/>
              </w:tcPr>
            </w:tcPrChange>
          </w:tcPr>
          <w:p w14:paraId="7E5574E3" w14:textId="77777777" w:rsidR="001A5CD6" w:rsidRPr="00540C3D" w:rsidRDefault="001A5CD6" w:rsidP="00540C3D">
            <w:pPr>
              <w:spacing w:beforeLines="60" w:before="144" w:afterLines="60" w:after="144"/>
              <w:jc w:val="center"/>
              <w:rPr>
                <w:sz w:val="20"/>
                <w:szCs w:val="20"/>
              </w:rPr>
            </w:pPr>
          </w:p>
        </w:tc>
        <w:tc>
          <w:tcPr>
            <w:tcW w:w="0" w:type="auto"/>
            <w:tcPrChange w:id="544" w:author="Jeff Johnson" w:date="2017-07-10T22:53:00Z">
              <w:tcPr>
                <w:tcW w:w="0" w:type="auto"/>
              </w:tcPr>
            </w:tcPrChange>
          </w:tcPr>
          <w:p w14:paraId="186F2EA8" w14:textId="77777777" w:rsidR="001A5CD6" w:rsidRPr="00540C3D" w:rsidRDefault="001A5CD6" w:rsidP="00540C3D">
            <w:pPr>
              <w:spacing w:beforeLines="60" w:before="144" w:afterLines="60" w:after="144"/>
              <w:jc w:val="center"/>
              <w:rPr>
                <w:sz w:val="20"/>
                <w:szCs w:val="20"/>
              </w:rPr>
            </w:pPr>
          </w:p>
        </w:tc>
        <w:tc>
          <w:tcPr>
            <w:tcW w:w="0" w:type="auto"/>
            <w:tcPrChange w:id="545" w:author="Jeff Johnson" w:date="2017-07-10T22:53:00Z">
              <w:tcPr>
                <w:tcW w:w="0" w:type="auto"/>
              </w:tcPr>
            </w:tcPrChange>
          </w:tcPr>
          <w:p w14:paraId="71E62FA7" w14:textId="77777777" w:rsidR="001A5CD6" w:rsidRPr="00540C3D" w:rsidRDefault="001A5CD6" w:rsidP="00540C3D">
            <w:pPr>
              <w:spacing w:beforeLines="60" w:before="144" w:afterLines="60" w:after="144"/>
              <w:jc w:val="center"/>
              <w:rPr>
                <w:sz w:val="20"/>
                <w:szCs w:val="20"/>
              </w:rPr>
            </w:pPr>
          </w:p>
        </w:tc>
        <w:tc>
          <w:tcPr>
            <w:tcW w:w="0" w:type="auto"/>
            <w:tcPrChange w:id="546" w:author="Jeff Johnson" w:date="2017-07-10T22:53:00Z">
              <w:tcPr>
                <w:tcW w:w="0" w:type="auto"/>
              </w:tcPr>
            </w:tcPrChange>
          </w:tcPr>
          <w:p w14:paraId="1202F22E" w14:textId="77777777" w:rsidR="001A5CD6" w:rsidRPr="00540C3D" w:rsidRDefault="001A5CD6" w:rsidP="00540C3D">
            <w:pPr>
              <w:spacing w:beforeLines="60" w:before="144" w:afterLines="60" w:after="144"/>
              <w:jc w:val="center"/>
              <w:rPr>
                <w:sz w:val="20"/>
                <w:szCs w:val="20"/>
              </w:rPr>
            </w:pPr>
          </w:p>
        </w:tc>
      </w:tr>
      <w:tr w:rsidR="001A5CD6" w:rsidRPr="00F11DBD" w14:paraId="67FCBC83" w14:textId="161198D1" w:rsidTr="001A5CD6">
        <w:trPr>
          <w:cantSplit/>
          <w:jc w:val="center"/>
          <w:trPrChange w:id="547" w:author="Jeff Johnson" w:date="2017-07-10T22:53:00Z">
            <w:trPr>
              <w:cantSplit/>
              <w:jc w:val="center"/>
            </w:trPr>
          </w:trPrChange>
        </w:trPr>
        <w:tc>
          <w:tcPr>
            <w:tcW w:w="0" w:type="auto"/>
            <w:vAlign w:val="center"/>
            <w:tcPrChange w:id="548" w:author="Jeff Johnson" w:date="2017-07-10T22:53:00Z">
              <w:tcPr>
                <w:tcW w:w="0" w:type="auto"/>
                <w:vAlign w:val="center"/>
              </w:tcPr>
            </w:tcPrChange>
          </w:tcPr>
          <w:p w14:paraId="460B426C"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549" w:author="Jeff Johnson" w:date="2017-07-10T22:53:00Z">
              <w:tcPr>
                <w:tcW w:w="0" w:type="auto"/>
                <w:vAlign w:val="center"/>
              </w:tcPr>
            </w:tcPrChange>
          </w:tcPr>
          <w:p w14:paraId="3900021A" w14:textId="77777777" w:rsidR="001A5CD6" w:rsidRPr="00540C3D" w:rsidRDefault="001A5CD6" w:rsidP="00540C3D">
            <w:pPr>
              <w:spacing w:beforeLines="60" w:before="144" w:afterLines="60" w:after="144"/>
              <w:rPr>
                <w:sz w:val="20"/>
                <w:szCs w:val="20"/>
              </w:rPr>
            </w:pPr>
            <w:r w:rsidRPr="00540C3D">
              <w:rPr>
                <w:sz w:val="20"/>
                <w:szCs w:val="20"/>
              </w:rPr>
              <w:t>Test Registration</w:t>
            </w:r>
          </w:p>
        </w:tc>
        <w:tc>
          <w:tcPr>
            <w:tcW w:w="0" w:type="auto"/>
            <w:vAlign w:val="center"/>
            <w:tcPrChange w:id="550" w:author="Jeff Johnson" w:date="2017-07-10T22:53:00Z">
              <w:tcPr>
                <w:tcW w:w="0" w:type="auto"/>
                <w:vAlign w:val="center"/>
              </w:tcPr>
            </w:tcPrChange>
          </w:tcPr>
          <w:p w14:paraId="505D634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51" w:author="Jeff Johnson" w:date="2017-07-10T22:53:00Z">
              <w:tcPr>
                <w:tcW w:w="0" w:type="auto"/>
                <w:vAlign w:val="center"/>
              </w:tcPr>
            </w:tcPrChange>
          </w:tcPr>
          <w:p w14:paraId="29B59D3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52" w:author="Jeff Johnson" w:date="2017-07-10T22:53:00Z">
              <w:tcPr>
                <w:tcW w:w="0" w:type="auto"/>
                <w:vAlign w:val="center"/>
              </w:tcPr>
            </w:tcPrChange>
          </w:tcPr>
          <w:p w14:paraId="375D1056" w14:textId="77777777" w:rsidR="001A5CD6" w:rsidRPr="00540C3D" w:rsidRDefault="001A5CD6" w:rsidP="00540C3D">
            <w:pPr>
              <w:spacing w:beforeLines="60" w:before="144" w:afterLines="60" w:after="144"/>
              <w:jc w:val="center"/>
              <w:rPr>
                <w:sz w:val="20"/>
                <w:szCs w:val="20"/>
              </w:rPr>
            </w:pPr>
          </w:p>
        </w:tc>
        <w:tc>
          <w:tcPr>
            <w:tcW w:w="0" w:type="auto"/>
            <w:vAlign w:val="center"/>
            <w:tcPrChange w:id="553" w:author="Jeff Johnson" w:date="2017-07-10T22:53:00Z">
              <w:tcPr>
                <w:tcW w:w="0" w:type="auto"/>
                <w:vAlign w:val="center"/>
              </w:tcPr>
            </w:tcPrChange>
          </w:tcPr>
          <w:p w14:paraId="0848866B" w14:textId="77777777" w:rsidR="001A5CD6" w:rsidRPr="00540C3D" w:rsidRDefault="001A5CD6" w:rsidP="00540C3D">
            <w:pPr>
              <w:spacing w:beforeLines="60" w:before="144" w:afterLines="60" w:after="144"/>
              <w:jc w:val="center"/>
              <w:rPr>
                <w:sz w:val="20"/>
                <w:szCs w:val="20"/>
              </w:rPr>
            </w:pPr>
          </w:p>
        </w:tc>
        <w:tc>
          <w:tcPr>
            <w:tcW w:w="0" w:type="auto"/>
            <w:vAlign w:val="center"/>
            <w:tcPrChange w:id="554" w:author="Jeff Johnson" w:date="2017-07-10T22:53:00Z">
              <w:tcPr>
                <w:tcW w:w="0" w:type="auto"/>
                <w:vAlign w:val="center"/>
              </w:tcPr>
            </w:tcPrChange>
          </w:tcPr>
          <w:p w14:paraId="61595BC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55" w:author="Jeff Johnson" w:date="2017-07-10T22:53:00Z">
              <w:tcPr>
                <w:tcW w:w="0" w:type="auto"/>
                <w:vAlign w:val="center"/>
              </w:tcPr>
            </w:tcPrChange>
          </w:tcPr>
          <w:p w14:paraId="3C240318" w14:textId="77777777" w:rsidR="001A5CD6" w:rsidRPr="00540C3D" w:rsidRDefault="001A5CD6" w:rsidP="00540C3D">
            <w:pPr>
              <w:spacing w:beforeLines="60" w:before="144" w:afterLines="60" w:after="144"/>
              <w:jc w:val="center"/>
              <w:rPr>
                <w:sz w:val="20"/>
                <w:szCs w:val="20"/>
              </w:rPr>
            </w:pPr>
          </w:p>
        </w:tc>
        <w:tc>
          <w:tcPr>
            <w:tcW w:w="0" w:type="auto"/>
            <w:vAlign w:val="center"/>
            <w:tcPrChange w:id="556" w:author="Jeff Johnson" w:date="2017-07-10T22:53:00Z">
              <w:tcPr>
                <w:tcW w:w="0" w:type="auto"/>
                <w:vAlign w:val="center"/>
              </w:tcPr>
            </w:tcPrChange>
          </w:tcPr>
          <w:p w14:paraId="4C9782F7" w14:textId="77777777" w:rsidR="001A5CD6" w:rsidRPr="00540C3D" w:rsidRDefault="001A5CD6" w:rsidP="00540C3D">
            <w:pPr>
              <w:spacing w:beforeLines="60" w:before="144" w:afterLines="60" w:after="144"/>
              <w:jc w:val="center"/>
              <w:rPr>
                <w:sz w:val="20"/>
                <w:szCs w:val="20"/>
              </w:rPr>
            </w:pPr>
          </w:p>
        </w:tc>
        <w:tc>
          <w:tcPr>
            <w:tcW w:w="0" w:type="auto"/>
            <w:vAlign w:val="center"/>
            <w:tcPrChange w:id="557" w:author="Jeff Johnson" w:date="2017-07-10T22:53:00Z">
              <w:tcPr>
                <w:tcW w:w="0" w:type="auto"/>
                <w:vAlign w:val="center"/>
              </w:tcPr>
            </w:tcPrChange>
          </w:tcPr>
          <w:p w14:paraId="6B881000" w14:textId="77777777" w:rsidR="001A5CD6" w:rsidRPr="00540C3D" w:rsidRDefault="001A5CD6" w:rsidP="00540C3D">
            <w:pPr>
              <w:spacing w:beforeLines="60" w:before="144" w:afterLines="60" w:after="144"/>
              <w:jc w:val="center"/>
              <w:rPr>
                <w:sz w:val="20"/>
                <w:szCs w:val="20"/>
              </w:rPr>
            </w:pPr>
          </w:p>
        </w:tc>
        <w:tc>
          <w:tcPr>
            <w:tcW w:w="0" w:type="auto"/>
            <w:vAlign w:val="center"/>
            <w:tcPrChange w:id="558" w:author="Jeff Johnson" w:date="2017-07-10T22:53:00Z">
              <w:tcPr>
                <w:tcW w:w="0" w:type="auto"/>
                <w:vAlign w:val="center"/>
              </w:tcPr>
            </w:tcPrChange>
          </w:tcPr>
          <w:p w14:paraId="5DDABAC5" w14:textId="77777777" w:rsidR="001A5CD6" w:rsidRPr="00540C3D" w:rsidRDefault="001A5CD6" w:rsidP="00540C3D">
            <w:pPr>
              <w:spacing w:beforeLines="60" w:before="144" w:afterLines="60" w:after="144"/>
              <w:jc w:val="center"/>
              <w:rPr>
                <w:sz w:val="20"/>
                <w:szCs w:val="20"/>
              </w:rPr>
            </w:pPr>
          </w:p>
        </w:tc>
        <w:tc>
          <w:tcPr>
            <w:tcW w:w="0" w:type="auto"/>
            <w:vAlign w:val="center"/>
            <w:tcPrChange w:id="559" w:author="Jeff Johnson" w:date="2017-07-10T22:53:00Z">
              <w:tcPr>
                <w:tcW w:w="0" w:type="auto"/>
                <w:vAlign w:val="center"/>
              </w:tcPr>
            </w:tcPrChange>
          </w:tcPr>
          <w:p w14:paraId="2B3C11A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0" w:author="Jeff Johnson" w:date="2017-07-10T22:53:00Z">
              <w:tcPr>
                <w:tcW w:w="0" w:type="auto"/>
                <w:vAlign w:val="center"/>
              </w:tcPr>
            </w:tcPrChange>
          </w:tcPr>
          <w:p w14:paraId="3A7CFCD8"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tcPrChange w:id="561" w:author="Jeff Johnson" w:date="2017-07-10T22:53:00Z">
              <w:tcPr>
                <w:tcW w:w="0" w:type="auto"/>
              </w:tcPr>
            </w:tcPrChange>
          </w:tcPr>
          <w:p w14:paraId="2D1ECE01" w14:textId="77777777" w:rsidR="001A5CD6" w:rsidRPr="00540C3D" w:rsidRDefault="001A5CD6" w:rsidP="00540C3D">
            <w:pPr>
              <w:spacing w:beforeLines="60" w:before="144" w:afterLines="60" w:after="144"/>
              <w:jc w:val="center"/>
              <w:rPr>
                <w:sz w:val="20"/>
                <w:szCs w:val="20"/>
              </w:rPr>
            </w:pPr>
          </w:p>
        </w:tc>
        <w:tc>
          <w:tcPr>
            <w:tcW w:w="0" w:type="auto"/>
            <w:tcPrChange w:id="562" w:author="Jeff Johnson" w:date="2017-07-10T22:53:00Z">
              <w:tcPr>
                <w:tcW w:w="0" w:type="auto"/>
              </w:tcPr>
            </w:tcPrChange>
          </w:tcPr>
          <w:p w14:paraId="0AC9635A" w14:textId="77777777" w:rsidR="001A5CD6" w:rsidRPr="00540C3D" w:rsidRDefault="001A5CD6" w:rsidP="00540C3D">
            <w:pPr>
              <w:spacing w:beforeLines="60" w:before="144" w:afterLines="60" w:after="144"/>
              <w:jc w:val="center"/>
              <w:rPr>
                <w:sz w:val="20"/>
                <w:szCs w:val="20"/>
              </w:rPr>
            </w:pPr>
          </w:p>
        </w:tc>
        <w:tc>
          <w:tcPr>
            <w:tcW w:w="0" w:type="auto"/>
            <w:tcPrChange w:id="563" w:author="Jeff Johnson" w:date="2017-07-10T22:53:00Z">
              <w:tcPr>
                <w:tcW w:w="0" w:type="auto"/>
              </w:tcPr>
            </w:tcPrChange>
          </w:tcPr>
          <w:p w14:paraId="3C20560E" w14:textId="77777777" w:rsidR="001A5CD6" w:rsidRPr="00540C3D" w:rsidRDefault="001A5CD6" w:rsidP="00540C3D">
            <w:pPr>
              <w:spacing w:beforeLines="60" w:before="144" w:afterLines="60" w:after="144"/>
              <w:jc w:val="center"/>
              <w:rPr>
                <w:sz w:val="20"/>
                <w:szCs w:val="20"/>
              </w:rPr>
            </w:pPr>
          </w:p>
        </w:tc>
      </w:tr>
      <w:tr w:rsidR="001A5CD6" w:rsidRPr="00F11DBD" w14:paraId="0E3A060A" w14:textId="3F921F8B" w:rsidTr="001A5CD6">
        <w:trPr>
          <w:cantSplit/>
          <w:jc w:val="center"/>
          <w:trPrChange w:id="564" w:author="Jeff Johnson" w:date="2017-07-10T22:53:00Z">
            <w:trPr>
              <w:cantSplit/>
              <w:jc w:val="center"/>
            </w:trPr>
          </w:trPrChange>
        </w:trPr>
        <w:tc>
          <w:tcPr>
            <w:tcW w:w="0" w:type="auto"/>
            <w:vAlign w:val="center"/>
            <w:tcPrChange w:id="565" w:author="Jeff Johnson" w:date="2017-07-10T22:53:00Z">
              <w:tcPr>
                <w:tcW w:w="0" w:type="auto"/>
                <w:vAlign w:val="center"/>
              </w:tcPr>
            </w:tcPrChange>
          </w:tcPr>
          <w:p w14:paraId="65D8E9D2" w14:textId="77777777" w:rsidR="001A5CD6" w:rsidRPr="00540C3D" w:rsidRDefault="001A5CD6" w:rsidP="00540C3D">
            <w:pPr>
              <w:spacing w:beforeLines="60" w:before="144" w:afterLines="60" w:after="144"/>
              <w:jc w:val="center"/>
              <w:rPr>
                <w:sz w:val="20"/>
                <w:szCs w:val="20"/>
              </w:rPr>
            </w:pPr>
            <w:r w:rsidRPr="00540C3D">
              <w:rPr>
                <w:sz w:val="20"/>
                <w:szCs w:val="20"/>
              </w:rPr>
              <w:lastRenderedPageBreak/>
              <w:t>3</w:t>
            </w:r>
          </w:p>
        </w:tc>
        <w:tc>
          <w:tcPr>
            <w:tcW w:w="0" w:type="auto"/>
            <w:vAlign w:val="center"/>
            <w:tcPrChange w:id="566" w:author="Jeff Johnson" w:date="2017-07-10T22:53:00Z">
              <w:tcPr>
                <w:tcW w:w="0" w:type="auto"/>
                <w:vAlign w:val="center"/>
              </w:tcPr>
            </w:tcPrChange>
          </w:tcPr>
          <w:p w14:paraId="4D8EFD46" w14:textId="77777777" w:rsidR="001A5CD6" w:rsidRPr="00540C3D" w:rsidRDefault="001A5CD6" w:rsidP="00540C3D">
            <w:pPr>
              <w:spacing w:beforeLines="60" w:before="144" w:afterLines="60" w:after="144"/>
              <w:rPr>
                <w:sz w:val="20"/>
                <w:szCs w:val="20"/>
              </w:rPr>
            </w:pPr>
            <w:r w:rsidRPr="00540C3D">
              <w:rPr>
                <w:sz w:val="20"/>
                <w:szCs w:val="20"/>
              </w:rPr>
              <w:t>Test Administration</w:t>
            </w:r>
          </w:p>
        </w:tc>
        <w:tc>
          <w:tcPr>
            <w:tcW w:w="0" w:type="auto"/>
            <w:vAlign w:val="center"/>
            <w:tcPrChange w:id="567" w:author="Jeff Johnson" w:date="2017-07-10T22:53:00Z">
              <w:tcPr>
                <w:tcW w:w="0" w:type="auto"/>
                <w:vAlign w:val="center"/>
              </w:tcPr>
            </w:tcPrChange>
          </w:tcPr>
          <w:p w14:paraId="0197340F"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8" w:author="Jeff Johnson" w:date="2017-07-10T22:53:00Z">
              <w:tcPr>
                <w:tcW w:w="0" w:type="auto"/>
                <w:vAlign w:val="center"/>
              </w:tcPr>
            </w:tcPrChange>
          </w:tcPr>
          <w:p w14:paraId="20B4DDD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69" w:author="Jeff Johnson" w:date="2017-07-10T22:53:00Z">
              <w:tcPr>
                <w:tcW w:w="0" w:type="auto"/>
                <w:vAlign w:val="center"/>
              </w:tcPr>
            </w:tcPrChange>
          </w:tcPr>
          <w:p w14:paraId="55AE87DF" w14:textId="77777777" w:rsidR="001A5CD6" w:rsidRPr="00540C3D" w:rsidRDefault="001A5CD6" w:rsidP="00540C3D">
            <w:pPr>
              <w:spacing w:beforeLines="60" w:before="144" w:afterLines="60" w:after="144"/>
              <w:jc w:val="center"/>
              <w:rPr>
                <w:sz w:val="20"/>
                <w:szCs w:val="20"/>
              </w:rPr>
            </w:pPr>
          </w:p>
        </w:tc>
        <w:tc>
          <w:tcPr>
            <w:tcW w:w="0" w:type="auto"/>
            <w:vAlign w:val="center"/>
            <w:tcPrChange w:id="570" w:author="Jeff Johnson" w:date="2017-07-10T22:53:00Z">
              <w:tcPr>
                <w:tcW w:w="0" w:type="auto"/>
                <w:vAlign w:val="center"/>
              </w:tcPr>
            </w:tcPrChange>
          </w:tcPr>
          <w:p w14:paraId="239F5F67" w14:textId="77777777" w:rsidR="001A5CD6" w:rsidRPr="00540C3D" w:rsidRDefault="001A5CD6" w:rsidP="00540C3D">
            <w:pPr>
              <w:spacing w:beforeLines="60" w:before="144" w:afterLines="60" w:after="144"/>
              <w:jc w:val="center"/>
              <w:rPr>
                <w:sz w:val="20"/>
                <w:szCs w:val="20"/>
              </w:rPr>
            </w:pPr>
          </w:p>
        </w:tc>
        <w:tc>
          <w:tcPr>
            <w:tcW w:w="0" w:type="auto"/>
            <w:vAlign w:val="center"/>
            <w:tcPrChange w:id="571" w:author="Jeff Johnson" w:date="2017-07-10T22:53:00Z">
              <w:tcPr>
                <w:tcW w:w="0" w:type="auto"/>
                <w:vAlign w:val="center"/>
              </w:tcPr>
            </w:tcPrChange>
          </w:tcPr>
          <w:p w14:paraId="341BA512"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72" w:author="Jeff Johnson" w:date="2017-07-10T22:53:00Z">
              <w:tcPr>
                <w:tcW w:w="0" w:type="auto"/>
                <w:vAlign w:val="center"/>
              </w:tcPr>
            </w:tcPrChange>
          </w:tcPr>
          <w:p w14:paraId="2398754A" w14:textId="77777777" w:rsidR="001A5CD6" w:rsidRPr="00540C3D" w:rsidRDefault="001A5CD6" w:rsidP="00540C3D">
            <w:pPr>
              <w:spacing w:beforeLines="60" w:before="144" w:afterLines="60" w:after="144"/>
              <w:jc w:val="center"/>
              <w:rPr>
                <w:sz w:val="20"/>
                <w:szCs w:val="20"/>
              </w:rPr>
            </w:pPr>
          </w:p>
        </w:tc>
        <w:tc>
          <w:tcPr>
            <w:tcW w:w="0" w:type="auto"/>
            <w:vAlign w:val="center"/>
            <w:tcPrChange w:id="573" w:author="Jeff Johnson" w:date="2017-07-10T22:53:00Z">
              <w:tcPr>
                <w:tcW w:w="0" w:type="auto"/>
                <w:vAlign w:val="center"/>
              </w:tcPr>
            </w:tcPrChange>
          </w:tcPr>
          <w:p w14:paraId="2AD851E1" w14:textId="77777777" w:rsidR="001A5CD6" w:rsidRPr="00540C3D" w:rsidRDefault="001A5CD6" w:rsidP="00540C3D">
            <w:pPr>
              <w:spacing w:beforeLines="60" w:before="144" w:afterLines="60" w:after="144"/>
              <w:jc w:val="center"/>
              <w:rPr>
                <w:sz w:val="20"/>
                <w:szCs w:val="20"/>
              </w:rPr>
            </w:pPr>
          </w:p>
        </w:tc>
        <w:tc>
          <w:tcPr>
            <w:tcW w:w="0" w:type="auto"/>
            <w:vAlign w:val="center"/>
            <w:tcPrChange w:id="574" w:author="Jeff Johnson" w:date="2017-07-10T22:53:00Z">
              <w:tcPr>
                <w:tcW w:w="0" w:type="auto"/>
                <w:vAlign w:val="center"/>
              </w:tcPr>
            </w:tcPrChange>
          </w:tcPr>
          <w:p w14:paraId="47C9EED8" w14:textId="77777777" w:rsidR="001A5CD6" w:rsidRPr="00540C3D" w:rsidRDefault="001A5CD6" w:rsidP="00540C3D">
            <w:pPr>
              <w:spacing w:beforeLines="60" w:before="144" w:afterLines="60" w:after="144"/>
              <w:jc w:val="center"/>
              <w:rPr>
                <w:sz w:val="20"/>
                <w:szCs w:val="20"/>
              </w:rPr>
            </w:pPr>
          </w:p>
        </w:tc>
        <w:tc>
          <w:tcPr>
            <w:tcW w:w="0" w:type="auto"/>
            <w:vAlign w:val="center"/>
            <w:tcPrChange w:id="575" w:author="Jeff Johnson" w:date="2017-07-10T22:53:00Z">
              <w:tcPr>
                <w:tcW w:w="0" w:type="auto"/>
                <w:vAlign w:val="center"/>
              </w:tcPr>
            </w:tcPrChange>
          </w:tcPr>
          <w:p w14:paraId="28DCA099" w14:textId="77777777" w:rsidR="001A5CD6" w:rsidRPr="00540C3D" w:rsidRDefault="001A5CD6" w:rsidP="00540C3D">
            <w:pPr>
              <w:spacing w:beforeLines="60" w:before="144" w:afterLines="60" w:after="144"/>
              <w:jc w:val="center"/>
              <w:rPr>
                <w:sz w:val="20"/>
                <w:szCs w:val="20"/>
              </w:rPr>
            </w:pPr>
          </w:p>
        </w:tc>
        <w:tc>
          <w:tcPr>
            <w:tcW w:w="0" w:type="auto"/>
            <w:vAlign w:val="center"/>
            <w:tcPrChange w:id="576" w:author="Jeff Johnson" w:date="2017-07-10T22:53:00Z">
              <w:tcPr>
                <w:tcW w:w="0" w:type="auto"/>
                <w:vAlign w:val="center"/>
              </w:tcPr>
            </w:tcPrChange>
          </w:tcPr>
          <w:p w14:paraId="3309D60A" w14:textId="77777777" w:rsidR="001A5CD6" w:rsidRPr="00540C3D" w:rsidRDefault="001A5CD6" w:rsidP="00540C3D">
            <w:pPr>
              <w:spacing w:beforeLines="60" w:before="144" w:afterLines="60" w:after="144"/>
              <w:jc w:val="center"/>
              <w:rPr>
                <w:sz w:val="20"/>
                <w:szCs w:val="20"/>
              </w:rPr>
            </w:pPr>
          </w:p>
        </w:tc>
        <w:tc>
          <w:tcPr>
            <w:tcW w:w="0" w:type="auto"/>
            <w:vAlign w:val="center"/>
            <w:tcPrChange w:id="577" w:author="Jeff Johnson" w:date="2017-07-10T22:53:00Z">
              <w:tcPr>
                <w:tcW w:w="0" w:type="auto"/>
                <w:vAlign w:val="center"/>
              </w:tcPr>
            </w:tcPrChange>
          </w:tcPr>
          <w:p w14:paraId="1B6509EA" w14:textId="77777777" w:rsidR="001A5CD6" w:rsidRPr="00540C3D" w:rsidRDefault="001A5CD6" w:rsidP="00540C3D">
            <w:pPr>
              <w:spacing w:beforeLines="60" w:before="144" w:afterLines="60" w:after="144"/>
              <w:jc w:val="center"/>
              <w:rPr>
                <w:sz w:val="20"/>
                <w:szCs w:val="20"/>
              </w:rPr>
            </w:pPr>
          </w:p>
        </w:tc>
        <w:tc>
          <w:tcPr>
            <w:tcW w:w="0" w:type="auto"/>
            <w:tcPrChange w:id="578" w:author="Jeff Johnson" w:date="2017-07-10T22:53:00Z">
              <w:tcPr>
                <w:tcW w:w="0" w:type="auto"/>
              </w:tcPr>
            </w:tcPrChange>
          </w:tcPr>
          <w:p w14:paraId="379AF704" w14:textId="77777777" w:rsidR="001A5CD6" w:rsidRPr="00540C3D" w:rsidRDefault="001A5CD6" w:rsidP="00540C3D">
            <w:pPr>
              <w:spacing w:beforeLines="60" w:before="144" w:afterLines="60" w:after="144"/>
              <w:jc w:val="center"/>
              <w:rPr>
                <w:sz w:val="20"/>
                <w:szCs w:val="20"/>
              </w:rPr>
            </w:pPr>
          </w:p>
        </w:tc>
        <w:tc>
          <w:tcPr>
            <w:tcW w:w="0" w:type="auto"/>
            <w:tcPrChange w:id="579" w:author="Jeff Johnson" w:date="2017-07-10T22:53:00Z">
              <w:tcPr>
                <w:tcW w:w="0" w:type="auto"/>
              </w:tcPr>
            </w:tcPrChange>
          </w:tcPr>
          <w:p w14:paraId="58A7C345" w14:textId="77777777" w:rsidR="001A5CD6" w:rsidRPr="00540C3D" w:rsidRDefault="001A5CD6" w:rsidP="00540C3D">
            <w:pPr>
              <w:spacing w:beforeLines="60" w:before="144" w:afterLines="60" w:after="144"/>
              <w:jc w:val="center"/>
              <w:rPr>
                <w:sz w:val="20"/>
                <w:szCs w:val="20"/>
              </w:rPr>
            </w:pPr>
          </w:p>
        </w:tc>
        <w:tc>
          <w:tcPr>
            <w:tcW w:w="0" w:type="auto"/>
            <w:tcPrChange w:id="580" w:author="Jeff Johnson" w:date="2017-07-10T22:53:00Z">
              <w:tcPr>
                <w:tcW w:w="0" w:type="auto"/>
              </w:tcPr>
            </w:tcPrChange>
          </w:tcPr>
          <w:p w14:paraId="63D0E3C5" w14:textId="77777777" w:rsidR="001A5CD6" w:rsidRPr="00540C3D" w:rsidRDefault="001A5CD6" w:rsidP="00540C3D">
            <w:pPr>
              <w:spacing w:beforeLines="60" w:before="144" w:afterLines="60" w:after="144"/>
              <w:jc w:val="center"/>
              <w:rPr>
                <w:sz w:val="20"/>
                <w:szCs w:val="20"/>
              </w:rPr>
            </w:pPr>
          </w:p>
        </w:tc>
      </w:tr>
      <w:tr w:rsidR="001A5CD6" w:rsidRPr="00F11DBD" w14:paraId="1951A879" w14:textId="5FBEF952" w:rsidTr="001A5CD6">
        <w:trPr>
          <w:cantSplit/>
          <w:jc w:val="center"/>
          <w:trPrChange w:id="581" w:author="Jeff Johnson" w:date="2017-07-10T22:53:00Z">
            <w:trPr>
              <w:cantSplit/>
              <w:jc w:val="center"/>
            </w:trPr>
          </w:trPrChange>
        </w:trPr>
        <w:tc>
          <w:tcPr>
            <w:tcW w:w="0" w:type="auto"/>
            <w:vAlign w:val="center"/>
            <w:tcPrChange w:id="582" w:author="Jeff Johnson" w:date="2017-07-10T22:53:00Z">
              <w:tcPr>
                <w:tcW w:w="0" w:type="auto"/>
                <w:vAlign w:val="center"/>
              </w:tcPr>
            </w:tcPrChange>
          </w:tcPr>
          <w:p w14:paraId="630671AA"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583" w:author="Jeff Johnson" w:date="2017-07-10T22:53:00Z">
              <w:tcPr>
                <w:tcW w:w="0" w:type="auto"/>
                <w:vAlign w:val="center"/>
              </w:tcPr>
            </w:tcPrChange>
          </w:tcPr>
          <w:p w14:paraId="09438444" w14:textId="77777777" w:rsidR="001A5CD6" w:rsidRPr="00540C3D" w:rsidRDefault="001A5CD6" w:rsidP="00540C3D">
            <w:pPr>
              <w:spacing w:beforeLines="60" w:before="144" w:afterLines="60" w:after="144"/>
              <w:rPr>
                <w:sz w:val="20"/>
                <w:szCs w:val="20"/>
              </w:rPr>
            </w:pPr>
            <w:r w:rsidRPr="00540C3D">
              <w:rPr>
                <w:sz w:val="20"/>
                <w:szCs w:val="20"/>
              </w:rPr>
              <w:t>Test Integration</w:t>
            </w:r>
          </w:p>
        </w:tc>
        <w:tc>
          <w:tcPr>
            <w:tcW w:w="0" w:type="auto"/>
            <w:vAlign w:val="center"/>
            <w:tcPrChange w:id="584" w:author="Jeff Johnson" w:date="2017-07-10T22:53:00Z">
              <w:tcPr>
                <w:tcW w:w="0" w:type="auto"/>
                <w:vAlign w:val="center"/>
              </w:tcPr>
            </w:tcPrChange>
          </w:tcPr>
          <w:p w14:paraId="7E35E1B1"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5" w:author="Jeff Johnson" w:date="2017-07-10T22:53:00Z">
              <w:tcPr>
                <w:tcW w:w="0" w:type="auto"/>
                <w:vAlign w:val="center"/>
              </w:tcPr>
            </w:tcPrChange>
          </w:tcPr>
          <w:p w14:paraId="74203DF5"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6" w:author="Jeff Johnson" w:date="2017-07-10T22:53:00Z">
              <w:tcPr>
                <w:tcW w:w="0" w:type="auto"/>
                <w:vAlign w:val="center"/>
              </w:tcPr>
            </w:tcPrChange>
          </w:tcPr>
          <w:p w14:paraId="13F5C72F" w14:textId="77777777" w:rsidR="001A5CD6" w:rsidRPr="00540C3D" w:rsidRDefault="001A5CD6" w:rsidP="00540C3D">
            <w:pPr>
              <w:spacing w:beforeLines="60" w:before="144" w:afterLines="60" w:after="144"/>
              <w:jc w:val="center"/>
              <w:rPr>
                <w:sz w:val="20"/>
                <w:szCs w:val="20"/>
              </w:rPr>
            </w:pPr>
          </w:p>
        </w:tc>
        <w:tc>
          <w:tcPr>
            <w:tcW w:w="0" w:type="auto"/>
            <w:vAlign w:val="center"/>
            <w:tcPrChange w:id="587" w:author="Jeff Johnson" w:date="2017-07-10T22:53:00Z">
              <w:tcPr>
                <w:tcW w:w="0" w:type="auto"/>
                <w:vAlign w:val="center"/>
              </w:tcPr>
            </w:tcPrChange>
          </w:tcPr>
          <w:p w14:paraId="56E70E32" w14:textId="77777777" w:rsidR="001A5CD6" w:rsidRPr="00540C3D" w:rsidRDefault="001A5CD6" w:rsidP="00540C3D">
            <w:pPr>
              <w:spacing w:beforeLines="60" w:before="144" w:afterLines="60" w:after="144"/>
              <w:jc w:val="center"/>
              <w:rPr>
                <w:sz w:val="20"/>
                <w:szCs w:val="20"/>
              </w:rPr>
            </w:pPr>
          </w:p>
        </w:tc>
        <w:tc>
          <w:tcPr>
            <w:tcW w:w="0" w:type="auto"/>
            <w:vAlign w:val="center"/>
            <w:tcPrChange w:id="588" w:author="Jeff Johnson" w:date="2017-07-10T22:53:00Z">
              <w:tcPr>
                <w:tcW w:w="0" w:type="auto"/>
                <w:vAlign w:val="center"/>
              </w:tcPr>
            </w:tcPrChange>
          </w:tcPr>
          <w:p w14:paraId="79186FE0"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589" w:author="Jeff Johnson" w:date="2017-07-10T22:53:00Z">
              <w:tcPr>
                <w:tcW w:w="0" w:type="auto"/>
                <w:vAlign w:val="center"/>
              </w:tcPr>
            </w:tcPrChange>
          </w:tcPr>
          <w:p w14:paraId="3988CACD" w14:textId="77777777" w:rsidR="001A5CD6" w:rsidRPr="00540C3D" w:rsidRDefault="001A5CD6" w:rsidP="00540C3D">
            <w:pPr>
              <w:spacing w:beforeLines="60" w:before="144" w:afterLines="60" w:after="144"/>
              <w:jc w:val="center"/>
              <w:rPr>
                <w:sz w:val="20"/>
                <w:szCs w:val="20"/>
              </w:rPr>
            </w:pPr>
          </w:p>
        </w:tc>
        <w:tc>
          <w:tcPr>
            <w:tcW w:w="0" w:type="auto"/>
            <w:vAlign w:val="center"/>
            <w:tcPrChange w:id="590" w:author="Jeff Johnson" w:date="2017-07-10T22:53:00Z">
              <w:tcPr>
                <w:tcW w:w="0" w:type="auto"/>
                <w:vAlign w:val="center"/>
              </w:tcPr>
            </w:tcPrChange>
          </w:tcPr>
          <w:p w14:paraId="4FD90000" w14:textId="77777777" w:rsidR="001A5CD6" w:rsidRPr="00540C3D" w:rsidRDefault="001A5CD6" w:rsidP="00540C3D">
            <w:pPr>
              <w:spacing w:beforeLines="60" w:before="144" w:afterLines="60" w:after="144"/>
              <w:jc w:val="center"/>
              <w:rPr>
                <w:sz w:val="20"/>
                <w:szCs w:val="20"/>
              </w:rPr>
            </w:pPr>
          </w:p>
        </w:tc>
        <w:tc>
          <w:tcPr>
            <w:tcW w:w="0" w:type="auto"/>
            <w:vAlign w:val="center"/>
            <w:tcPrChange w:id="591" w:author="Jeff Johnson" w:date="2017-07-10T22:53:00Z">
              <w:tcPr>
                <w:tcW w:w="0" w:type="auto"/>
                <w:vAlign w:val="center"/>
              </w:tcPr>
            </w:tcPrChange>
          </w:tcPr>
          <w:p w14:paraId="52E1DE8F" w14:textId="77777777" w:rsidR="001A5CD6" w:rsidRPr="00540C3D" w:rsidRDefault="001A5CD6" w:rsidP="00540C3D">
            <w:pPr>
              <w:spacing w:beforeLines="60" w:before="144" w:afterLines="60" w:after="144"/>
              <w:jc w:val="center"/>
              <w:rPr>
                <w:sz w:val="20"/>
                <w:szCs w:val="20"/>
              </w:rPr>
            </w:pPr>
          </w:p>
        </w:tc>
        <w:tc>
          <w:tcPr>
            <w:tcW w:w="0" w:type="auto"/>
            <w:vAlign w:val="center"/>
            <w:tcPrChange w:id="592" w:author="Jeff Johnson" w:date="2017-07-10T22:53:00Z">
              <w:tcPr>
                <w:tcW w:w="0" w:type="auto"/>
                <w:vAlign w:val="center"/>
              </w:tcPr>
            </w:tcPrChange>
          </w:tcPr>
          <w:p w14:paraId="3E23F6A1" w14:textId="77777777" w:rsidR="001A5CD6" w:rsidRPr="00540C3D" w:rsidRDefault="001A5CD6" w:rsidP="00540C3D">
            <w:pPr>
              <w:spacing w:beforeLines="60" w:before="144" w:afterLines="60" w:after="144"/>
              <w:jc w:val="center"/>
              <w:rPr>
                <w:sz w:val="20"/>
                <w:szCs w:val="20"/>
              </w:rPr>
            </w:pPr>
          </w:p>
        </w:tc>
        <w:tc>
          <w:tcPr>
            <w:tcW w:w="0" w:type="auto"/>
            <w:vAlign w:val="center"/>
            <w:tcPrChange w:id="593" w:author="Jeff Johnson" w:date="2017-07-10T22:53:00Z">
              <w:tcPr>
                <w:tcW w:w="0" w:type="auto"/>
                <w:vAlign w:val="center"/>
              </w:tcPr>
            </w:tcPrChange>
          </w:tcPr>
          <w:p w14:paraId="04B960CC" w14:textId="77777777" w:rsidR="001A5CD6" w:rsidRPr="00540C3D" w:rsidRDefault="001A5CD6" w:rsidP="00540C3D">
            <w:pPr>
              <w:spacing w:beforeLines="60" w:before="144" w:afterLines="60" w:after="144"/>
              <w:jc w:val="center"/>
              <w:rPr>
                <w:sz w:val="20"/>
                <w:szCs w:val="20"/>
              </w:rPr>
            </w:pPr>
          </w:p>
        </w:tc>
        <w:tc>
          <w:tcPr>
            <w:tcW w:w="0" w:type="auto"/>
            <w:vAlign w:val="center"/>
            <w:tcPrChange w:id="594" w:author="Jeff Johnson" w:date="2017-07-10T22:53:00Z">
              <w:tcPr>
                <w:tcW w:w="0" w:type="auto"/>
                <w:vAlign w:val="center"/>
              </w:tcPr>
            </w:tcPrChange>
          </w:tcPr>
          <w:p w14:paraId="56C33193" w14:textId="77777777" w:rsidR="001A5CD6" w:rsidRPr="00540C3D" w:rsidRDefault="001A5CD6" w:rsidP="00540C3D">
            <w:pPr>
              <w:spacing w:beforeLines="60" w:before="144" w:afterLines="60" w:after="144"/>
              <w:jc w:val="center"/>
              <w:rPr>
                <w:sz w:val="20"/>
                <w:szCs w:val="20"/>
              </w:rPr>
            </w:pPr>
          </w:p>
        </w:tc>
        <w:tc>
          <w:tcPr>
            <w:tcW w:w="0" w:type="auto"/>
            <w:tcPrChange w:id="595" w:author="Jeff Johnson" w:date="2017-07-10T22:53:00Z">
              <w:tcPr>
                <w:tcW w:w="0" w:type="auto"/>
              </w:tcPr>
            </w:tcPrChange>
          </w:tcPr>
          <w:p w14:paraId="45E61E02" w14:textId="77777777" w:rsidR="001A5CD6" w:rsidRPr="00540C3D" w:rsidRDefault="001A5CD6" w:rsidP="00540C3D">
            <w:pPr>
              <w:spacing w:beforeLines="60" w:before="144" w:afterLines="60" w:after="144"/>
              <w:jc w:val="center"/>
              <w:rPr>
                <w:sz w:val="20"/>
                <w:szCs w:val="20"/>
              </w:rPr>
            </w:pPr>
          </w:p>
        </w:tc>
        <w:tc>
          <w:tcPr>
            <w:tcW w:w="0" w:type="auto"/>
            <w:tcPrChange w:id="596" w:author="Jeff Johnson" w:date="2017-07-10T22:53:00Z">
              <w:tcPr>
                <w:tcW w:w="0" w:type="auto"/>
              </w:tcPr>
            </w:tcPrChange>
          </w:tcPr>
          <w:p w14:paraId="5828D86B" w14:textId="77777777" w:rsidR="001A5CD6" w:rsidRPr="00540C3D" w:rsidRDefault="001A5CD6" w:rsidP="00540C3D">
            <w:pPr>
              <w:spacing w:beforeLines="60" w:before="144" w:afterLines="60" w:after="144"/>
              <w:jc w:val="center"/>
              <w:rPr>
                <w:sz w:val="20"/>
                <w:szCs w:val="20"/>
              </w:rPr>
            </w:pPr>
          </w:p>
        </w:tc>
        <w:tc>
          <w:tcPr>
            <w:tcW w:w="0" w:type="auto"/>
            <w:tcPrChange w:id="597" w:author="Jeff Johnson" w:date="2017-07-10T22:53:00Z">
              <w:tcPr>
                <w:tcW w:w="0" w:type="auto"/>
              </w:tcPr>
            </w:tcPrChange>
          </w:tcPr>
          <w:p w14:paraId="3C6FA930" w14:textId="77777777" w:rsidR="001A5CD6" w:rsidRPr="00540C3D" w:rsidRDefault="001A5CD6" w:rsidP="00540C3D">
            <w:pPr>
              <w:spacing w:beforeLines="60" w:before="144" w:afterLines="60" w:after="144"/>
              <w:jc w:val="center"/>
              <w:rPr>
                <w:sz w:val="20"/>
                <w:szCs w:val="20"/>
              </w:rPr>
            </w:pPr>
          </w:p>
        </w:tc>
      </w:tr>
      <w:tr w:rsidR="001A5CD6" w:rsidRPr="00F11DBD" w14:paraId="2AC6069C" w14:textId="22BA6D95" w:rsidTr="001A5CD6">
        <w:trPr>
          <w:cantSplit/>
          <w:jc w:val="center"/>
          <w:trPrChange w:id="598" w:author="Jeff Johnson" w:date="2017-07-10T22:53:00Z">
            <w:trPr>
              <w:cantSplit/>
              <w:jc w:val="center"/>
            </w:trPr>
          </w:trPrChange>
        </w:trPr>
        <w:tc>
          <w:tcPr>
            <w:tcW w:w="0" w:type="auto"/>
            <w:vAlign w:val="center"/>
            <w:tcPrChange w:id="599" w:author="Jeff Johnson" w:date="2017-07-10T22:53:00Z">
              <w:tcPr>
                <w:tcW w:w="0" w:type="auto"/>
                <w:vAlign w:val="center"/>
              </w:tcPr>
            </w:tcPrChange>
          </w:tcPr>
          <w:p w14:paraId="6CB8FC27" w14:textId="77777777" w:rsidR="001A5CD6" w:rsidRPr="00540C3D" w:rsidRDefault="001A5CD6" w:rsidP="00540C3D">
            <w:pPr>
              <w:spacing w:beforeLines="60" w:before="144" w:afterLines="60" w:after="144"/>
              <w:jc w:val="center"/>
              <w:rPr>
                <w:sz w:val="20"/>
                <w:szCs w:val="20"/>
              </w:rPr>
            </w:pPr>
            <w:r w:rsidRPr="00540C3D">
              <w:rPr>
                <w:sz w:val="20"/>
                <w:szCs w:val="20"/>
              </w:rPr>
              <w:t>3</w:t>
            </w:r>
          </w:p>
        </w:tc>
        <w:tc>
          <w:tcPr>
            <w:tcW w:w="0" w:type="auto"/>
            <w:vAlign w:val="center"/>
            <w:tcPrChange w:id="600" w:author="Jeff Johnson" w:date="2017-07-10T22:53:00Z">
              <w:tcPr>
                <w:tcW w:w="0" w:type="auto"/>
                <w:vAlign w:val="center"/>
              </w:tcPr>
            </w:tcPrChange>
          </w:tcPr>
          <w:p w14:paraId="0FAE47FA" w14:textId="77777777" w:rsidR="001A5CD6" w:rsidRPr="00540C3D" w:rsidRDefault="001A5CD6" w:rsidP="00540C3D">
            <w:pPr>
              <w:spacing w:beforeLines="60" w:before="144" w:afterLines="60" w:after="144"/>
              <w:rPr>
                <w:sz w:val="20"/>
                <w:szCs w:val="20"/>
              </w:rPr>
            </w:pPr>
            <w:r w:rsidRPr="00540C3D">
              <w:rPr>
                <w:sz w:val="20"/>
                <w:szCs w:val="20"/>
              </w:rPr>
              <w:t>Test Scoring</w:t>
            </w:r>
          </w:p>
        </w:tc>
        <w:tc>
          <w:tcPr>
            <w:tcW w:w="0" w:type="auto"/>
            <w:vAlign w:val="center"/>
            <w:tcPrChange w:id="601" w:author="Jeff Johnson" w:date="2017-07-10T22:53:00Z">
              <w:tcPr>
                <w:tcW w:w="0" w:type="auto"/>
                <w:vAlign w:val="center"/>
              </w:tcPr>
            </w:tcPrChange>
          </w:tcPr>
          <w:p w14:paraId="2C0BF333"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02" w:author="Jeff Johnson" w:date="2017-07-10T22:53:00Z">
              <w:tcPr>
                <w:tcW w:w="0" w:type="auto"/>
                <w:vAlign w:val="center"/>
              </w:tcPr>
            </w:tcPrChange>
          </w:tcPr>
          <w:p w14:paraId="617DB9E7"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03" w:author="Jeff Johnson" w:date="2017-07-10T22:53:00Z">
              <w:tcPr>
                <w:tcW w:w="0" w:type="auto"/>
                <w:vAlign w:val="center"/>
              </w:tcPr>
            </w:tcPrChange>
          </w:tcPr>
          <w:p w14:paraId="2F51AC9C" w14:textId="77777777" w:rsidR="001A5CD6" w:rsidRPr="00540C3D" w:rsidRDefault="001A5CD6" w:rsidP="00540C3D">
            <w:pPr>
              <w:spacing w:beforeLines="60" w:before="144" w:afterLines="60" w:after="144"/>
              <w:jc w:val="center"/>
              <w:rPr>
                <w:sz w:val="20"/>
                <w:szCs w:val="20"/>
              </w:rPr>
            </w:pPr>
          </w:p>
        </w:tc>
        <w:tc>
          <w:tcPr>
            <w:tcW w:w="0" w:type="auto"/>
            <w:vAlign w:val="center"/>
            <w:tcPrChange w:id="604" w:author="Jeff Johnson" w:date="2017-07-10T22:53:00Z">
              <w:tcPr>
                <w:tcW w:w="0" w:type="auto"/>
                <w:vAlign w:val="center"/>
              </w:tcPr>
            </w:tcPrChange>
          </w:tcPr>
          <w:p w14:paraId="6B57A068" w14:textId="77777777" w:rsidR="001A5CD6" w:rsidRPr="00540C3D" w:rsidRDefault="001A5CD6" w:rsidP="00540C3D">
            <w:pPr>
              <w:spacing w:beforeLines="60" w:before="144" w:afterLines="60" w:after="144"/>
              <w:jc w:val="center"/>
              <w:rPr>
                <w:sz w:val="20"/>
                <w:szCs w:val="20"/>
              </w:rPr>
            </w:pPr>
          </w:p>
        </w:tc>
        <w:tc>
          <w:tcPr>
            <w:tcW w:w="0" w:type="auto"/>
            <w:vAlign w:val="center"/>
            <w:tcPrChange w:id="605" w:author="Jeff Johnson" w:date="2017-07-10T22:53:00Z">
              <w:tcPr>
                <w:tcW w:w="0" w:type="auto"/>
                <w:vAlign w:val="center"/>
              </w:tcPr>
            </w:tcPrChange>
          </w:tcPr>
          <w:p w14:paraId="1BB1976A" w14:textId="77777777" w:rsidR="001A5CD6" w:rsidRPr="00540C3D" w:rsidRDefault="001A5CD6" w:rsidP="00540C3D">
            <w:pPr>
              <w:spacing w:beforeLines="60" w:before="144" w:afterLines="60" w:after="144"/>
              <w:jc w:val="center"/>
              <w:rPr>
                <w:sz w:val="20"/>
                <w:szCs w:val="20"/>
              </w:rPr>
            </w:pPr>
            <w:r w:rsidRPr="00540C3D">
              <w:rPr>
                <w:sz w:val="20"/>
                <w:szCs w:val="20"/>
              </w:rPr>
              <w:sym w:font="Wingdings" w:char="F0FC"/>
            </w:r>
          </w:p>
        </w:tc>
        <w:tc>
          <w:tcPr>
            <w:tcW w:w="0" w:type="auto"/>
            <w:vAlign w:val="center"/>
            <w:tcPrChange w:id="606" w:author="Jeff Johnson" w:date="2017-07-10T22:53:00Z">
              <w:tcPr>
                <w:tcW w:w="0" w:type="auto"/>
                <w:vAlign w:val="center"/>
              </w:tcPr>
            </w:tcPrChange>
          </w:tcPr>
          <w:p w14:paraId="070A8B10" w14:textId="77777777" w:rsidR="001A5CD6" w:rsidRPr="00540C3D" w:rsidRDefault="001A5CD6" w:rsidP="00540C3D">
            <w:pPr>
              <w:spacing w:beforeLines="60" w:before="144" w:afterLines="60" w:after="144"/>
              <w:jc w:val="center"/>
              <w:rPr>
                <w:sz w:val="20"/>
                <w:szCs w:val="20"/>
              </w:rPr>
            </w:pPr>
          </w:p>
        </w:tc>
        <w:tc>
          <w:tcPr>
            <w:tcW w:w="0" w:type="auto"/>
            <w:vAlign w:val="center"/>
            <w:tcPrChange w:id="607" w:author="Jeff Johnson" w:date="2017-07-10T22:53:00Z">
              <w:tcPr>
                <w:tcW w:w="0" w:type="auto"/>
                <w:vAlign w:val="center"/>
              </w:tcPr>
            </w:tcPrChange>
          </w:tcPr>
          <w:p w14:paraId="3A859837" w14:textId="77777777" w:rsidR="001A5CD6" w:rsidRPr="00540C3D" w:rsidRDefault="001A5CD6" w:rsidP="00540C3D">
            <w:pPr>
              <w:spacing w:beforeLines="60" w:before="144" w:afterLines="60" w:after="144"/>
              <w:jc w:val="center"/>
              <w:rPr>
                <w:sz w:val="20"/>
                <w:szCs w:val="20"/>
              </w:rPr>
            </w:pPr>
          </w:p>
        </w:tc>
        <w:tc>
          <w:tcPr>
            <w:tcW w:w="0" w:type="auto"/>
            <w:vAlign w:val="center"/>
            <w:tcPrChange w:id="608" w:author="Jeff Johnson" w:date="2017-07-10T22:53:00Z">
              <w:tcPr>
                <w:tcW w:w="0" w:type="auto"/>
                <w:vAlign w:val="center"/>
              </w:tcPr>
            </w:tcPrChange>
          </w:tcPr>
          <w:p w14:paraId="322D40AF" w14:textId="77777777" w:rsidR="001A5CD6" w:rsidRPr="00540C3D" w:rsidRDefault="001A5CD6" w:rsidP="00540C3D">
            <w:pPr>
              <w:spacing w:beforeLines="60" w:before="144" w:afterLines="60" w:after="144"/>
              <w:jc w:val="center"/>
              <w:rPr>
                <w:sz w:val="20"/>
                <w:szCs w:val="20"/>
              </w:rPr>
            </w:pPr>
          </w:p>
        </w:tc>
        <w:tc>
          <w:tcPr>
            <w:tcW w:w="0" w:type="auto"/>
            <w:vAlign w:val="center"/>
            <w:tcPrChange w:id="609" w:author="Jeff Johnson" w:date="2017-07-10T22:53:00Z">
              <w:tcPr>
                <w:tcW w:w="0" w:type="auto"/>
                <w:vAlign w:val="center"/>
              </w:tcPr>
            </w:tcPrChange>
          </w:tcPr>
          <w:p w14:paraId="0D175717" w14:textId="77777777" w:rsidR="001A5CD6" w:rsidRPr="00540C3D" w:rsidRDefault="001A5CD6" w:rsidP="00540C3D">
            <w:pPr>
              <w:spacing w:beforeLines="60" w:before="144" w:afterLines="60" w:after="144"/>
              <w:jc w:val="center"/>
              <w:rPr>
                <w:sz w:val="20"/>
                <w:szCs w:val="20"/>
              </w:rPr>
            </w:pPr>
          </w:p>
        </w:tc>
        <w:tc>
          <w:tcPr>
            <w:tcW w:w="0" w:type="auto"/>
            <w:vAlign w:val="center"/>
            <w:tcPrChange w:id="610" w:author="Jeff Johnson" w:date="2017-07-10T22:53:00Z">
              <w:tcPr>
                <w:tcW w:w="0" w:type="auto"/>
                <w:vAlign w:val="center"/>
              </w:tcPr>
            </w:tcPrChange>
          </w:tcPr>
          <w:p w14:paraId="5374B4D8" w14:textId="77777777" w:rsidR="001A5CD6" w:rsidRPr="00540C3D" w:rsidRDefault="001A5CD6" w:rsidP="00540C3D">
            <w:pPr>
              <w:spacing w:beforeLines="60" w:before="144" w:afterLines="60" w:after="144"/>
              <w:jc w:val="center"/>
              <w:rPr>
                <w:sz w:val="20"/>
                <w:szCs w:val="20"/>
              </w:rPr>
            </w:pPr>
          </w:p>
        </w:tc>
        <w:tc>
          <w:tcPr>
            <w:tcW w:w="0" w:type="auto"/>
            <w:vAlign w:val="center"/>
            <w:tcPrChange w:id="611" w:author="Jeff Johnson" w:date="2017-07-10T22:53:00Z">
              <w:tcPr>
                <w:tcW w:w="0" w:type="auto"/>
                <w:vAlign w:val="center"/>
              </w:tcPr>
            </w:tcPrChange>
          </w:tcPr>
          <w:p w14:paraId="3F4A91BE" w14:textId="77777777" w:rsidR="001A5CD6" w:rsidRPr="00540C3D" w:rsidRDefault="001A5CD6" w:rsidP="00540C3D">
            <w:pPr>
              <w:spacing w:beforeLines="60" w:before="144" w:afterLines="60" w:after="144"/>
              <w:jc w:val="center"/>
              <w:rPr>
                <w:sz w:val="20"/>
                <w:szCs w:val="20"/>
              </w:rPr>
            </w:pPr>
          </w:p>
        </w:tc>
        <w:tc>
          <w:tcPr>
            <w:tcW w:w="0" w:type="auto"/>
            <w:tcPrChange w:id="612" w:author="Jeff Johnson" w:date="2017-07-10T22:53:00Z">
              <w:tcPr>
                <w:tcW w:w="0" w:type="auto"/>
              </w:tcPr>
            </w:tcPrChange>
          </w:tcPr>
          <w:p w14:paraId="0963F3BB" w14:textId="77777777" w:rsidR="001A5CD6" w:rsidRPr="00540C3D" w:rsidRDefault="001A5CD6" w:rsidP="00540C3D">
            <w:pPr>
              <w:spacing w:beforeLines="60" w:before="144" w:afterLines="60" w:after="144"/>
              <w:jc w:val="center"/>
              <w:rPr>
                <w:sz w:val="20"/>
                <w:szCs w:val="20"/>
              </w:rPr>
            </w:pPr>
          </w:p>
        </w:tc>
        <w:tc>
          <w:tcPr>
            <w:tcW w:w="0" w:type="auto"/>
            <w:tcPrChange w:id="613" w:author="Jeff Johnson" w:date="2017-07-10T22:53:00Z">
              <w:tcPr>
                <w:tcW w:w="0" w:type="auto"/>
              </w:tcPr>
            </w:tcPrChange>
          </w:tcPr>
          <w:p w14:paraId="45265084" w14:textId="77777777" w:rsidR="001A5CD6" w:rsidRPr="00540C3D" w:rsidRDefault="001A5CD6" w:rsidP="00540C3D">
            <w:pPr>
              <w:spacing w:beforeLines="60" w:before="144" w:afterLines="60" w:after="144"/>
              <w:jc w:val="center"/>
              <w:rPr>
                <w:sz w:val="20"/>
                <w:szCs w:val="20"/>
              </w:rPr>
            </w:pPr>
          </w:p>
        </w:tc>
        <w:tc>
          <w:tcPr>
            <w:tcW w:w="0" w:type="auto"/>
            <w:tcPrChange w:id="614" w:author="Jeff Johnson" w:date="2017-07-10T22:53:00Z">
              <w:tcPr>
                <w:tcW w:w="0" w:type="auto"/>
              </w:tcPr>
            </w:tcPrChange>
          </w:tcPr>
          <w:p w14:paraId="650AAA1E" w14:textId="77777777" w:rsidR="001A5CD6" w:rsidRPr="00540C3D" w:rsidRDefault="001A5CD6" w:rsidP="00540C3D">
            <w:pPr>
              <w:spacing w:beforeLines="60" w:before="144" w:afterLines="60" w:after="144"/>
              <w:jc w:val="center"/>
              <w:rPr>
                <w:sz w:val="20"/>
                <w:szCs w:val="20"/>
              </w:rPr>
            </w:pPr>
          </w:p>
        </w:tc>
      </w:tr>
      <w:tr w:rsidR="001A5CD6" w:rsidRPr="00F11DBD" w14:paraId="268C5BFA" w14:textId="652D3B8E" w:rsidTr="001A5CD6">
        <w:trPr>
          <w:cantSplit/>
          <w:jc w:val="center"/>
          <w:ins w:id="615" w:author="Jeff Johnson" w:date="2017-07-10T17:54:00Z"/>
          <w:trPrChange w:id="616" w:author="Jeff Johnson" w:date="2017-07-10T22:53:00Z">
            <w:trPr>
              <w:cantSplit/>
              <w:jc w:val="center"/>
            </w:trPr>
          </w:trPrChange>
        </w:trPr>
        <w:tc>
          <w:tcPr>
            <w:tcW w:w="0" w:type="auto"/>
            <w:vAlign w:val="center"/>
            <w:tcPrChange w:id="617" w:author="Jeff Johnson" w:date="2017-07-10T22:53:00Z">
              <w:tcPr>
                <w:tcW w:w="0" w:type="auto"/>
                <w:vAlign w:val="center"/>
              </w:tcPr>
            </w:tcPrChange>
          </w:tcPr>
          <w:p w14:paraId="67A0A297" w14:textId="71B15B76" w:rsidR="001A5CD6" w:rsidRDefault="001A5CD6" w:rsidP="00540C3D">
            <w:pPr>
              <w:spacing w:beforeLines="60" w:before="144" w:afterLines="60" w:after="144"/>
              <w:jc w:val="center"/>
              <w:rPr>
                <w:ins w:id="618" w:author="Jeff Johnson" w:date="2017-07-10T17:54:00Z"/>
                <w:sz w:val="20"/>
                <w:szCs w:val="20"/>
              </w:rPr>
            </w:pPr>
            <w:ins w:id="619" w:author="Jeff Johnson" w:date="2017-07-10T17:54:00Z">
              <w:r>
                <w:rPr>
                  <w:sz w:val="20"/>
                  <w:szCs w:val="20"/>
                </w:rPr>
                <w:t>3</w:t>
              </w:r>
            </w:ins>
          </w:p>
        </w:tc>
        <w:tc>
          <w:tcPr>
            <w:tcW w:w="0" w:type="auto"/>
            <w:vAlign w:val="center"/>
            <w:tcPrChange w:id="620" w:author="Jeff Johnson" w:date="2017-07-10T22:53:00Z">
              <w:tcPr>
                <w:tcW w:w="0" w:type="auto"/>
                <w:vAlign w:val="center"/>
              </w:tcPr>
            </w:tcPrChange>
          </w:tcPr>
          <w:p w14:paraId="188A6CAD" w14:textId="3C0EAF4F" w:rsidR="001A5CD6" w:rsidRDefault="001A5CD6" w:rsidP="00540C3D">
            <w:pPr>
              <w:spacing w:beforeLines="60" w:before="144" w:afterLines="60" w:after="144"/>
              <w:rPr>
                <w:ins w:id="621" w:author="Jeff Johnson" w:date="2017-07-10T17:54:00Z"/>
                <w:sz w:val="20"/>
                <w:szCs w:val="20"/>
              </w:rPr>
            </w:pPr>
            <w:ins w:id="622" w:author="Jeff Johnson" w:date="2017-07-10T17:54:00Z">
              <w:r>
                <w:rPr>
                  <w:sz w:val="20"/>
                  <w:szCs w:val="20"/>
                </w:rPr>
                <w:t>Exam Results Transmitter Service</w:t>
              </w:r>
            </w:ins>
          </w:p>
        </w:tc>
        <w:tc>
          <w:tcPr>
            <w:tcW w:w="0" w:type="auto"/>
            <w:vAlign w:val="center"/>
            <w:tcPrChange w:id="623" w:author="Jeff Johnson" w:date="2017-07-10T22:53:00Z">
              <w:tcPr>
                <w:tcW w:w="0" w:type="auto"/>
                <w:vAlign w:val="center"/>
              </w:tcPr>
            </w:tcPrChange>
          </w:tcPr>
          <w:p w14:paraId="1177D8F4" w14:textId="1A6843D7" w:rsidR="001A5CD6" w:rsidRPr="00540C3D" w:rsidRDefault="001A5CD6" w:rsidP="00540C3D">
            <w:pPr>
              <w:spacing w:beforeLines="60" w:before="144" w:afterLines="60" w:after="144"/>
              <w:jc w:val="center"/>
              <w:rPr>
                <w:ins w:id="624" w:author="Jeff Johnson" w:date="2017-07-10T17:54:00Z"/>
                <w:sz w:val="20"/>
                <w:szCs w:val="20"/>
              </w:rPr>
            </w:pPr>
            <w:ins w:id="625" w:author="Jeff Johnson" w:date="2017-07-10T17:54:00Z">
              <w:r w:rsidRPr="00540C3D">
                <w:rPr>
                  <w:sz w:val="20"/>
                  <w:szCs w:val="20"/>
                </w:rPr>
                <w:sym w:font="Wingdings" w:char="F0FC"/>
              </w:r>
            </w:ins>
          </w:p>
        </w:tc>
        <w:tc>
          <w:tcPr>
            <w:tcW w:w="0" w:type="auto"/>
            <w:vAlign w:val="center"/>
            <w:tcPrChange w:id="626" w:author="Jeff Johnson" w:date="2017-07-10T22:53:00Z">
              <w:tcPr>
                <w:tcW w:w="0" w:type="auto"/>
                <w:vAlign w:val="center"/>
              </w:tcPr>
            </w:tcPrChange>
          </w:tcPr>
          <w:p w14:paraId="3DCAD3A5" w14:textId="2CFF564A" w:rsidR="001A5CD6" w:rsidRPr="00540C3D" w:rsidRDefault="001A5CD6" w:rsidP="00540C3D">
            <w:pPr>
              <w:spacing w:beforeLines="60" w:before="144" w:afterLines="60" w:after="144"/>
              <w:jc w:val="center"/>
              <w:rPr>
                <w:ins w:id="627" w:author="Jeff Johnson" w:date="2017-07-10T17:54:00Z"/>
                <w:sz w:val="20"/>
                <w:szCs w:val="20"/>
              </w:rPr>
            </w:pPr>
            <w:ins w:id="628" w:author="Jeff Johnson" w:date="2017-07-10T17:54:00Z">
              <w:r w:rsidRPr="00540C3D">
                <w:rPr>
                  <w:sz w:val="20"/>
                  <w:szCs w:val="20"/>
                </w:rPr>
                <w:sym w:font="Wingdings" w:char="F0FC"/>
              </w:r>
            </w:ins>
          </w:p>
        </w:tc>
        <w:tc>
          <w:tcPr>
            <w:tcW w:w="0" w:type="auto"/>
            <w:vAlign w:val="center"/>
            <w:tcPrChange w:id="629" w:author="Jeff Johnson" w:date="2017-07-10T22:53:00Z">
              <w:tcPr>
                <w:tcW w:w="0" w:type="auto"/>
                <w:vAlign w:val="center"/>
              </w:tcPr>
            </w:tcPrChange>
          </w:tcPr>
          <w:p w14:paraId="292633F7" w14:textId="77777777" w:rsidR="001A5CD6" w:rsidRPr="00540C3D" w:rsidRDefault="001A5CD6" w:rsidP="00540C3D">
            <w:pPr>
              <w:spacing w:beforeLines="60" w:before="144" w:afterLines="60" w:after="144"/>
              <w:jc w:val="center"/>
              <w:rPr>
                <w:ins w:id="630" w:author="Jeff Johnson" w:date="2017-07-10T17:54:00Z"/>
                <w:sz w:val="20"/>
                <w:szCs w:val="20"/>
              </w:rPr>
            </w:pPr>
          </w:p>
        </w:tc>
        <w:tc>
          <w:tcPr>
            <w:tcW w:w="0" w:type="auto"/>
            <w:vAlign w:val="center"/>
            <w:tcPrChange w:id="631" w:author="Jeff Johnson" w:date="2017-07-10T22:53:00Z">
              <w:tcPr>
                <w:tcW w:w="0" w:type="auto"/>
                <w:vAlign w:val="center"/>
              </w:tcPr>
            </w:tcPrChange>
          </w:tcPr>
          <w:p w14:paraId="39A44819" w14:textId="77777777" w:rsidR="001A5CD6" w:rsidRPr="00540C3D" w:rsidRDefault="001A5CD6" w:rsidP="00540C3D">
            <w:pPr>
              <w:spacing w:beforeLines="60" w:before="144" w:afterLines="60" w:after="144"/>
              <w:jc w:val="center"/>
              <w:rPr>
                <w:ins w:id="632" w:author="Jeff Johnson" w:date="2017-07-10T17:54:00Z"/>
                <w:sz w:val="20"/>
                <w:szCs w:val="20"/>
              </w:rPr>
            </w:pPr>
          </w:p>
        </w:tc>
        <w:tc>
          <w:tcPr>
            <w:tcW w:w="0" w:type="auto"/>
            <w:vAlign w:val="center"/>
            <w:tcPrChange w:id="633" w:author="Jeff Johnson" w:date="2017-07-10T22:53:00Z">
              <w:tcPr>
                <w:tcW w:w="0" w:type="auto"/>
                <w:vAlign w:val="center"/>
              </w:tcPr>
            </w:tcPrChange>
          </w:tcPr>
          <w:p w14:paraId="6E6EB7DA" w14:textId="5A9E1DC9" w:rsidR="001A5CD6" w:rsidRPr="00540C3D" w:rsidRDefault="001A5CD6" w:rsidP="00540C3D">
            <w:pPr>
              <w:spacing w:beforeLines="60" w:before="144" w:afterLines="60" w:after="144"/>
              <w:jc w:val="center"/>
              <w:rPr>
                <w:ins w:id="634" w:author="Jeff Johnson" w:date="2017-07-10T17:54:00Z"/>
                <w:sz w:val="20"/>
                <w:szCs w:val="20"/>
              </w:rPr>
            </w:pPr>
            <w:ins w:id="635" w:author="Jeff Johnson" w:date="2017-07-10T17:54:00Z">
              <w:r w:rsidRPr="00540C3D">
                <w:rPr>
                  <w:sz w:val="20"/>
                  <w:szCs w:val="20"/>
                </w:rPr>
                <w:sym w:font="Wingdings" w:char="F0FC"/>
              </w:r>
            </w:ins>
          </w:p>
        </w:tc>
        <w:tc>
          <w:tcPr>
            <w:tcW w:w="0" w:type="auto"/>
            <w:vAlign w:val="center"/>
            <w:tcPrChange w:id="636" w:author="Jeff Johnson" w:date="2017-07-10T22:53:00Z">
              <w:tcPr>
                <w:tcW w:w="0" w:type="auto"/>
                <w:vAlign w:val="center"/>
              </w:tcPr>
            </w:tcPrChange>
          </w:tcPr>
          <w:p w14:paraId="28901F0E" w14:textId="77777777" w:rsidR="001A5CD6" w:rsidRPr="00540C3D" w:rsidRDefault="001A5CD6" w:rsidP="00540C3D">
            <w:pPr>
              <w:spacing w:beforeLines="60" w:before="144" w:afterLines="60" w:after="144"/>
              <w:jc w:val="center"/>
              <w:rPr>
                <w:ins w:id="637" w:author="Jeff Johnson" w:date="2017-07-10T17:54:00Z"/>
                <w:sz w:val="20"/>
                <w:szCs w:val="20"/>
              </w:rPr>
            </w:pPr>
          </w:p>
        </w:tc>
        <w:tc>
          <w:tcPr>
            <w:tcW w:w="0" w:type="auto"/>
            <w:vAlign w:val="center"/>
            <w:tcPrChange w:id="638" w:author="Jeff Johnson" w:date="2017-07-10T22:53:00Z">
              <w:tcPr>
                <w:tcW w:w="0" w:type="auto"/>
                <w:vAlign w:val="center"/>
              </w:tcPr>
            </w:tcPrChange>
          </w:tcPr>
          <w:p w14:paraId="3C04357A" w14:textId="77777777" w:rsidR="001A5CD6" w:rsidRPr="00540C3D" w:rsidRDefault="001A5CD6" w:rsidP="00540C3D">
            <w:pPr>
              <w:spacing w:beforeLines="60" w:before="144" w:afterLines="60" w:after="144"/>
              <w:jc w:val="center"/>
              <w:rPr>
                <w:ins w:id="639" w:author="Jeff Johnson" w:date="2017-07-10T17:54:00Z"/>
                <w:sz w:val="20"/>
                <w:szCs w:val="20"/>
              </w:rPr>
            </w:pPr>
          </w:p>
        </w:tc>
        <w:tc>
          <w:tcPr>
            <w:tcW w:w="0" w:type="auto"/>
            <w:vAlign w:val="center"/>
            <w:tcPrChange w:id="640" w:author="Jeff Johnson" w:date="2017-07-10T22:53:00Z">
              <w:tcPr>
                <w:tcW w:w="0" w:type="auto"/>
                <w:vAlign w:val="center"/>
              </w:tcPr>
            </w:tcPrChange>
          </w:tcPr>
          <w:p w14:paraId="0884578D" w14:textId="77777777" w:rsidR="001A5CD6" w:rsidRPr="00540C3D" w:rsidRDefault="001A5CD6" w:rsidP="00540C3D">
            <w:pPr>
              <w:spacing w:beforeLines="60" w:before="144" w:afterLines="60" w:after="144"/>
              <w:jc w:val="center"/>
              <w:rPr>
                <w:ins w:id="641" w:author="Jeff Johnson" w:date="2017-07-10T17:54:00Z"/>
                <w:sz w:val="20"/>
                <w:szCs w:val="20"/>
              </w:rPr>
            </w:pPr>
          </w:p>
        </w:tc>
        <w:tc>
          <w:tcPr>
            <w:tcW w:w="0" w:type="auto"/>
            <w:vAlign w:val="center"/>
            <w:tcPrChange w:id="642" w:author="Jeff Johnson" w:date="2017-07-10T22:53:00Z">
              <w:tcPr>
                <w:tcW w:w="0" w:type="auto"/>
                <w:vAlign w:val="center"/>
              </w:tcPr>
            </w:tcPrChange>
          </w:tcPr>
          <w:p w14:paraId="581F619C" w14:textId="77777777" w:rsidR="001A5CD6" w:rsidRPr="00540C3D" w:rsidRDefault="001A5CD6" w:rsidP="00540C3D">
            <w:pPr>
              <w:spacing w:beforeLines="60" w:before="144" w:afterLines="60" w:after="144"/>
              <w:jc w:val="center"/>
              <w:rPr>
                <w:ins w:id="643" w:author="Jeff Johnson" w:date="2017-07-10T17:54:00Z"/>
                <w:sz w:val="20"/>
                <w:szCs w:val="20"/>
              </w:rPr>
            </w:pPr>
          </w:p>
        </w:tc>
        <w:tc>
          <w:tcPr>
            <w:tcW w:w="0" w:type="auto"/>
            <w:vAlign w:val="center"/>
            <w:tcPrChange w:id="644" w:author="Jeff Johnson" w:date="2017-07-10T22:53:00Z">
              <w:tcPr>
                <w:tcW w:w="0" w:type="auto"/>
                <w:vAlign w:val="center"/>
              </w:tcPr>
            </w:tcPrChange>
          </w:tcPr>
          <w:p w14:paraId="46F09003" w14:textId="77777777" w:rsidR="001A5CD6" w:rsidRPr="00540C3D" w:rsidRDefault="001A5CD6" w:rsidP="00540C3D">
            <w:pPr>
              <w:spacing w:beforeLines="60" w:before="144" w:afterLines="60" w:after="144"/>
              <w:jc w:val="center"/>
              <w:rPr>
                <w:ins w:id="645" w:author="Jeff Johnson" w:date="2017-07-10T17:54:00Z"/>
                <w:sz w:val="20"/>
                <w:szCs w:val="20"/>
              </w:rPr>
            </w:pPr>
          </w:p>
        </w:tc>
        <w:tc>
          <w:tcPr>
            <w:tcW w:w="0" w:type="auto"/>
            <w:vAlign w:val="center"/>
            <w:tcPrChange w:id="646" w:author="Jeff Johnson" w:date="2017-07-10T22:53:00Z">
              <w:tcPr>
                <w:tcW w:w="0" w:type="auto"/>
                <w:vAlign w:val="center"/>
              </w:tcPr>
            </w:tcPrChange>
          </w:tcPr>
          <w:p w14:paraId="15D1A3FA" w14:textId="77777777" w:rsidR="001A5CD6" w:rsidRPr="00540C3D" w:rsidRDefault="001A5CD6" w:rsidP="00540C3D">
            <w:pPr>
              <w:spacing w:beforeLines="60" w:before="144" w:afterLines="60" w:after="144"/>
              <w:jc w:val="center"/>
              <w:rPr>
                <w:ins w:id="647" w:author="Jeff Johnson" w:date="2017-07-10T17:54:00Z"/>
                <w:sz w:val="20"/>
                <w:szCs w:val="20"/>
              </w:rPr>
            </w:pPr>
          </w:p>
        </w:tc>
        <w:tc>
          <w:tcPr>
            <w:tcW w:w="0" w:type="auto"/>
            <w:vAlign w:val="center"/>
            <w:tcPrChange w:id="648" w:author="Jeff Johnson" w:date="2017-07-10T22:53:00Z">
              <w:tcPr>
                <w:tcW w:w="0" w:type="auto"/>
                <w:vAlign w:val="center"/>
              </w:tcPr>
            </w:tcPrChange>
          </w:tcPr>
          <w:p w14:paraId="7DC83096" w14:textId="02CB3378" w:rsidR="001A5CD6" w:rsidRPr="00540C3D" w:rsidRDefault="001A5CD6" w:rsidP="00540C3D">
            <w:pPr>
              <w:spacing w:beforeLines="60" w:before="144" w:afterLines="60" w:after="144"/>
              <w:jc w:val="center"/>
              <w:rPr>
                <w:ins w:id="649" w:author="Jeff Johnson" w:date="2017-07-10T18:06:00Z"/>
                <w:sz w:val="20"/>
                <w:szCs w:val="20"/>
              </w:rPr>
            </w:pPr>
            <w:ins w:id="650" w:author="Jeff Johnson" w:date="2017-07-10T18:08:00Z">
              <w:r w:rsidRPr="00540C3D">
                <w:rPr>
                  <w:sz w:val="20"/>
                  <w:szCs w:val="20"/>
                </w:rPr>
                <w:sym w:font="Wingdings" w:char="F0FC"/>
              </w:r>
            </w:ins>
          </w:p>
        </w:tc>
        <w:tc>
          <w:tcPr>
            <w:tcW w:w="0" w:type="auto"/>
            <w:vAlign w:val="center"/>
            <w:tcPrChange w:id="651" w:author="Jeff Johnson" w:date="2017-07-10T22:53:00Z">
              <w:tcPr>
                <w:tcW w:w="0" w:type="auto"/>
                <w:vAlign w:val="center"/>
              </w:tcPr>
            </w:tcPrChange>
          </w:tcPr>
          <w:p w14:paraId="0F9DE69D" w14:textId="48822DFA" w:rsidR="001A5CD6" w:rsidRPr="00540C3D" w:rsidRDefault="001A5CD6" w:rsidP="00540C3D">
            <w:pPr>
              <w:spacing w:beforeLines="60" w:before="144" w:afterLines="60" w:after="144"/>
              <w:jc w:val="center"/>
              <w:rPr>
                <w:ins w:id="652" w:author="Jeff Johnson" w:date="2017-07-10T18:06:00Z"/>
                <w:sz w:val="20"/>
                <w:szCs w:val="20"/>
              </w:rPr>
            </w:pPr>
            <w:ins w:id="653" w:author="Jeff Johnson" w:date="2017-07-10T18:08:00Z">
              <w:r w:rsidRPr="00540C3D">
                <w:rPr>
                  <w:sz w:val="20"/>
                  <w:szCs w:val="20"/>
                </w:rPr>
                <w:sym w:font="Wingdings" w:char="F0FC"/>
              </w:r>
            </w:ins>
          </w:p>
        </w:tc>
        <w:tc>
          <w:tcPr>
            <w:tcW w:w="0" w:type="auto"/>
            <w:tcPrChange w:id="654" w:author="Jeff Johnson" w:date="2017-07-10T22:53:00Z">
              <w:tcPr>
                <w:tcW w:w="0" w:type="auto"/>
              </w:tcPr>
            </w:tcPrChange>
          </w:tcPr>
          <w:p w14:paraId="13529DB1" w14:textId="77777777" w:rsidR="001A5CD6" w:rsidRPr="00540C3D" w:rsidRDefault="001A5CD6" w:rsidP="00540C3D">
            <w:pPr>
              <w:spacing w:beforeLines="60" w:before="144" w:afterLines="60" w:after="144"/>
              <w:jc w:val="center"/>
              <w:rPr>
                <w:ins w:id="655" w:author="Jeff Johnson" w:date="2017-07-10T22:53:00Z"/>
                <w:sz w:val="20"/>
                <w:szCs w:val="20"/>
              </w:rPr>
            </w:pPr>
          </w:p>
        </w:tc>
      </w:tr>
      <w:tr w:rsidR="001A5CD6" w:rsidRPr="00F11DBD" w14:paraId="12C51349" w14:textId="63784061" w:rsidTr="001A5CD6">
        <w:trPr>
          <w:cantSplit/>
          <w:jc w:val="center"/>
          <w:ins w:id="656" w:author="Jeff Johnson" w:date="2017-07-10T17:51:00Z"/>
          <w:trPrChange w:id="657" w:author="Jeff Johnson" w:date="2017-07-10T22:53:00Z">
            <w:trPr>
              <w:cantSplit/>
              <w:jc w:val="center"/>
            </w:trPr>
          </w:trPrChange>
        </w:trPr>
        <w:tc>
          <w:tcPr>
            <w:tcW w:w="0" w:type="auto"/>
            <w:vAlign w:val="center"/>
            <w:tcPrChange w:id="658" w:author="Jeff Johnson" w:date="2017-07-10T22:53:00Z">
              <w:tcPr>
                <w:tcW w:w="0" w:type="auto"/>
                <w:vAlign w:val="center"/>
              </w:tcPr>
            </w:tcPrChange>
          </w:tcPr>
          <w:p w14:paraId="00623730" w14:textId="2D81A034" w:rsidR="001A5CD6" w:rsidRPr="00540C3D" w:rsidRDefault="001A5CD6" w:rsidP="00540C3D">
            <w:pPr>
              <w:spacing w:beforeLines="60" w:before="144" w:afterLines="60" w:after="144"/>
              <w:jc w:val="center"/>
              <w:rPr>
                <w:ins w:id="659" w:author="Jeff Johnson" w:date="2017-07-10T17:51:00Z"/>
                <w:sz w:val="20"/>
                <w:szCs w:val="20"/>
              </w:rPr>
            </w:pPr>
            <w:ins w:id="660" w:author="Jeff Johnson" w:date="2017-07-10T17:52:00Z">
              <w:r>
                <w:rPr>
                  <w:sz w:val="20"/>
                  <w:szCs w:val="20"/>
                </w:rPr>
                <w:t>3</w:t>
              </w:r>
            </w:ins>
          </w:p>
        </w:tc>
        <w:tc>
          <w:tcPr>
            <w:tcW w:w="0" w:type="auto"/>
            <w:vAlign w:val="center"/>
            <w:tcPrChange w:id="661" w:author="Jeff Johnson" w:date="2017-07-10T22:53:00Z">
              <w:tcPr>
                <w:tcW w:w="0" w:type="auto"/>
                <w:vAlign w:val="center"/>
              </w:tcPr>
            </w:tcPrChange>
          </w:tcPr>
          <w:p w14:paraId="52EBCA09" w14:textId="60EBA5B5" w:rsidR="001A5CD6" w:rsidRPr="00540C3D" w:rsidRDefault="001A5CD6" w:rsidP="00540C3D">
            <w:pPr>
              <w:spacing w:beforeLines="60" w:before="144" w:afterLines="60" w:after="144"/>
              <w:rPr>
                <w:ins w:id="662" w:author="Jeff Johnson" w:date="2017-07-10T17:51:00Z"/>
                <w:sz w:val="20"/>
                <w:szCs w:val="20"/>
              </w:rPr>
            </w:pPr>
            <w:ins w:id="663" w:author="Jeff Johnson" w:date="2017-07-10T17:52:00Z">
              <w:r>
                <w:rPr>
                  <w:sz w:val="20"/>
                  <w:szCs w:val="20"/>
                </w:rPr>
                <w:t>Exam Service</w:t>
              </w:r>
            </w:ins>
          </w:p>
        </w:tc>
        <w:tc>
          <w:tcPr>
            <w:tcW w:w="0" w:type="auto"/>
            <w:vAlign w:val="center"/>
            <w:tcPrChange w:id="664" w:author="Jeff Johnson" w:date="2017-07-10T22:53:00Z">
              <w:tcPr>
                <w:tcW w:w="0" w:type="auto"/>
                <w:vAlign w:val="center"/>
              </w:tcPr>
            </w:tcPrChange>
          </w:tcPr>
          <w:p w14:paraId="3AB28B72" w14:textId="76390330" w:rsidR="001A5CD6" w:rsidRPr="00540C3D" w:rsidRDefault="001A5CD6" w:rsidP="00540C3D">
            <w:pPr>
              <w:spacing w:beforeLines="60" w:before="144" w:afterLines="60" w:after="144"/>
              <w:jc w:val="center"/>
              <w:rPr>
                <w:ins w:id="665" w:author="Jeff Johnson" w:date="2017-07-10T17:51:00Z"/>
                <w:sz w:val="20"/>
                <w:szCs w:val="20"/>
              </w:rPr>
            </w:pPr>
            <w:ins w:id="666" w:author="Jeff Johnson" w:date="2017-07-10T17:52:00Z">
              <w:r w:rsidRPr="00540C3D">
                <w:rPr>
                  <w:sz w:val="20"/>
                  <w:szCs w:val="20"/>
                </w:rPr>
                <w:sym w:font="Wingdings" w:char="F0FC"/>
              </w:r>
            </w:ins>
          </w:p>
        </w:tc>
        <w:tc>
          <w:tcPr>
            <w:tcW w:w="0" w:type="auto"/>
            <w:vAlign w:val="center"/>
            <w:tcPrChange w:id="667" w:author="Jeff Johnson" w:date="2017-07-10T22:53:00Z">
              <w:tcPr>
                <w:tcW w:w="0" w:type="auto"/>
                <w:vAlign w:val="center"/>
              </w:tcPr>
            </w:tcPrChange>
          </w:tcPr>
          <w:p w14:paraId="6E9C63E9" w14:textId="043C4280" w:rsidR="001A5CD6" w:rsidRPr="00540C3D" w:rsidRDefault="001A5CD6" w:rsidP="00540C3D">
            <w:pPr>
              <w:spacing w:beforeLines="60" w:before="144" w:afterLines="60" w:after="144"/>
              <w:jc w:val="center"/>
              <w:rPr>
                <w:ins w:id="668" w:author="Jeff Johnson" w:date="2017-07-10T17:51:00Z"/>
                <w:sz w:val="20"/>
                <w:szCs w:val="20"/>
              </w:rPr>
            </w:pPr>
            <w:ins w:id="669" w:author="Jeff Johnson" w:date="2017-07-10T17:52:00Z">
              <w:r w:rsidRPr="00540C3D">
                <w:rPr>
                  <w:sz w:val="20"/>
                  <w:szCs w:val="20"/>
                </w:rPr>
                <w:sym w:font="Wingdings" w:char="F0FC"/>
              </w:r>
            </w:ins>
          </w:p>
        </w:tc>
        <w:tc>
          <w:tcPr>
            <w:tcW w:w="0" w:type="auto"/>
            <w:vAlign w:val="center"/>
            <w:tcPrChange w:id="670" w:author="Jeff Johnson" w:date="2017-07-10T22:53:00Z">
              <w:tcPr>
                <w:tcW w:w="0" w:type="auto"/>
                <w:vAlign w:val="center"/>
              </w:tcPr>
            </w:tcPrChange>
          </w:tcPr>
          <w:p w14:paraId="00B1D723" w14:textId="77777777" w:rsidR="001A5CD6" w:rsidRPr="00540C3D" w:rsidRDefault="001A5CD6" w:rsidP="00540C3D">
            <w:pPr>
              <w:spacing w:beforeLines="60" w:before="144" w:afterLines="60" w:after="144"/>
              <w:jc w:val="center"/>
              <w:rPr>
                <w:ins w:id="671" w:author="Jeff Johnson" w:date="2017-07-10T17:51:00Z"/>
                <w:sz w:val="20"/>
                <w:szCs w:val="20"/>
              </w:rPr>
            </w:pPr>
          </w:p>
        </w:tc>
        <w:tc>
          <w:tcPr>
            <w:tcW w:w="0" w:type="auto"/>
            <w:vAlign w:val="center"/>
            <w:tcPrChange w:id="672" w:author="Jeff Johnson" w:date="2017-07-10T22:53:00Z">
              <w:tcPr>
                <w:tcW w:w="0" w:type="auto"/>
                <w:vAlign w:val="center"/>
              </w:tcPr>
            </w:tcPrChange>
          </w:tcPr>
          <w:p w14:paraId="419705FF" w14:textId="77777777" w:rsidR="001A5CD6" w:rsidRPr="00540C3D" w:rsidRDefault="001A5CD6" w:rsidP="00540C3D">
            <w:pPr>
              <w:spacing w:beforeLines="60" w:before="144" w:afterLines="60" w:after="144"/>
              <w:jc w:val="center"/>
              <w:rPr>
                <w:ins w:id="673" w:author="Jeff Johnson" w:date="2017-07-10T17:51:00Z"/>
                <w:sz w:val="20"/>
                <w:szCs w:val="20"/>
              </w:rPr>
            </w:pPr>
          </w:p>
        </w:tc>
        <w:tc>
          <w:tcPr>
            <w:tcW w:w="0" w:type="auto"/>
            <w:vAlign w:val="center"/>
            <w:tcPrChange w:id="674" w:author="Jeff Johnson" w:date="2017-07-10T22:53:00Z">
              <w:tcPr>
                <w:tcW w:w="0" w:type="auto"/>
                <w:vAlign w:val="center"/>
              </w:tcPr>
            </w:tcPrChange>
          </w:tcPr>
          <w:p w14:paraId="59CDEEE3" w14:textId="3E9B9E7A" w:rsidR="001A5CD6" w:rsidRPr="00540C3D" w:rsidRDefault="001A5CD6" w:rsidP="00540C3D">
            <w:pPr>
              <w:spacing w:beforeLines="60" w:before="144" w:afterLines="60" w:after="144"/>
              <w:jc w:val="center"/>
              <w:rPr>
                <w:ins w:id="675" w:author="Jeff Johnson" w:date="2017-07-10T17:51:00Z"/>
                <w:sz w:val="20"/>
                <w:szCs w:val="20"/>
              </w:rPr>
            </w:pPr>
            <w:ins w:id="676" w:author="Jeff Johnson" w:date="2017-07-10T17:52:00Z">
              <w:r w:rsidRPr="00540C3D">
                <w:rPr>
                  <w:sz w:val="20"/>
                  <w:szCs w:val="20"/>
                </w:rPr>
                <w:sym w:font="Wingdings" w:char="F0FC"/>
              </w:r>
            </w:ins>
          </w:p>
        </w:tc>
        <w:tc>
          <w:tcPr>
            <w:tcW w:w="0" w:type="auto"/>
            <w:vAlign w:val="center"/>
            <w:tcPrChange w:id="677" w:author="Jeff Johnson" w:date="2017-07-10T22:53:00Z">
              <w:tcPr>
                <w:tcW w:w="0" w:type="auto"/>
                <w:vAlign w:val="center"/>
              </w:tcPr>
            </w:tcPrChange>
          </w:tcPr>
          <w:p w14:paraId="4C526B4E" w14:textId="77777777" w:rsidR="001A5CD6" w:rsidRPr="00540C3D" w:rsidRDefault="001A5CD6" w:rsidP="00540C3D">
            <w:pPr>
              <w:spacing w:beforeLines="60" w:before="144" w:afterLines="60" w:after="144"/>
              <w:jc w:val="center"/>
              <w:rPr>
                <w:ins w:id="678" w:author="Jeff Johnson" w:date="2017-07-10T17:51:00Z"/>
                <w:sz w:val="20"/>
                <w:szCs w:val="20"/>
              </w:rPr>
            </w:pPr>
          </w:p>
        </w:tc>
        <w:tc>
          <w:tcPr>
            <w:tcW w:w="0" w:type="auto"/>
            <w:vAlign w:val="center"/>
            <w:tcPrChange w:id="679" w:author="Jeff Johnson" w:date="2017-07-10T22:53:00Z">
              <w:tcPr>
                <w:tcW w:w="0" w:type="auto"/>
                <w:vAlign w:val="center"/>
              </w:tcPr>
            </w:tcPrChange>
          </w:tcPr>
          <w:p w14:paraId="10EB7E4F" w14:textId="77777777" w:rsidR="001A5CD6" w:rsidRPr="00540C3D" w:rsidRDefault="001A5CD6" w:rsidP="00540C3D">
            <w:pPr>
              <w:spacing w:beforeLines="60" w:before="144" w:afterLines="60" w:after="144"/>
              <w:jc w:val="center"/>
              <w:rPr>
                <w:ins w:id="680" w:author="Jeff Johnson" w:date="2017-07-10T17:51:00Z"/>
                <w:sz w:val="20"/>
                <w:szCs w:val="20"/>
              </w:rPr>
            </w:pPr>
          </w:p>
        </w:tc>
        <w:tc>
          <w:tcPr>
            <w:tcW w:w="0" w:type="auto"/>
            <w:vAlign w:val="center"/>
            <w:tcPrChange w:id="681" w:author="Jeff Johnson" w:date="2017-07-10T22:53:00Z">
              <w:tcPr>
                <w:tcW w:w="0" w:type="auto"/>
                <w:vAlign w:val="center"/>
              </w:tcPr>
            </w:tcPrChange>
          </w:tcPr>
          <w:p w14:paraId="3559508D" w14:textId="77777777" w:rsidR="001A5CD6" w:rsidRPr="00540C3D" w:rsidRDefault="001A5CD6" w:rsidP="00540C3D">
            <w:pPr>
              <w:spacing w:beforeLines="60" w:before="144" w:afterLines="60" w:after="144"/>
              <w:jc w:val="center"/>
              <w:rPr>
                <w:ins w:id="682" w:author="Jeff Johnson" w:date="2017-07-10T17:51:00Z"/>
                <w:sz w:val="20"/>
                <w:szCs w:val="20"/>
              </w:rPr>
            </w:pPr>
          </w:p>
        </w:tc>
        <w:tc>
          <w:tcPr>
            <w:tcW w:w="0" w:type="auto"/>
            <w:vAlign w:val="center"/>
            <w:tcPrChange w:id="683" w:author="Jeff Johnson" w:date="2017-07-10T22:53:00Z">
              <w:tcPr>
                <w:tcW w:w="0" w:type="auto"/>
                <w:vAlign w:val="center"/>
              </w:tcPr>
            </w:tcPrChange>
          </w:tcPr>
          <w:p w14:paraId="3E73FF60" w14:textId="77777777" w:rsidR="001A5CD6" w:rsidRPr="00540C3D" w:rsidRDefault="001A5CD6" w:rsidP="00540C3D">
            <w:pPr>
              <w:spacing w:beforeLines="60" w:before="144" w:afterLines="60" w:after="144"/>
              <w:jc w:val="center"/>
              <w:rPr>
                <w:ins w:id="684" w:author="Jeff Johnson" w:date="2017-07-10T17:51:00Z"/>
                <w:sz w:val="20"/>
                <w:szCs w:val="20"/>
              </w:rPr>
            </w:pPr>
          </w:p>
        </w:tc>
        <w:tc>
          <w:tcPr>
            <w:tcW w:w="0" w:type="auto"/>
            <w:vAlign w:val="center"/>
            <w:tcPrChange w:id="685" w:author="Jeff Johnson" w:date="2017-07-10T22:53:00Z">
              <w:tcPr>
                <w:tcW w:w="0" w:type="auto"/>
                <w:vAlign w:val="center"/>
              </w:tcPr>
            </w:tcPrChange>
          </w:tcPr>
          <w:p w14:paraId="0318CAAA" w14:textId="77777777" w:rsidR="001A5CD6" w:rsidRPr="00540C3D" w:rsidRDefault="001A5CD6" w:rsidP="00540C3D">
            <w:pPr>
              <w:spacing w:beforeLines="60" w:before="144" w:afterLines="60" w:after="144"/>
              <w:jc w:val="center"/>
              <w:rPr>
                <w:ins w:id="686" w:author="Jeff Johnson" w:date="2017-07-10T17:51:00Z"/>
                <w:sz w:val="20"/>
                <w:szCs w:val="20"/>
              </w:rPr>
            </w:pPr>
          </w:p>
        </w:tc>
        <w:tc>
          <w:tcPr>
            <w:tcW w:w="0" w:type="auto"/>
            <w:vAlign w:val="center"/>
            <w:tcPrChange w:id="687" w:author="Jeff Johnson" w:date="2017-07-10T22:53:00Z">
              <w:tcPr>
                <w:tcW w:w="0" w:type="auto"/>
                <w:vAlign w:val="center"/>
              </w:tcPr>
            </w:tcPrChange>
          </w:tcPr>
          <w:p w14:paraId="6923857E" w14:textId="77777777" w:rsidR="001A5CD6" w:rsidRPr="00540C3D" w:rsidRDefault="001A5CD6" w:rsidP="00540C3D">
            <w:pPr>
              <w:spacing w:beforeLines="60" w:before="144" w:afterLines="60" w:after="144"/>
              <w:jc w:val="center"/>
              <w:rPr>
                <w:ins w:id="688" w:author="Jeff Johnson" w:date="2017-07-10T17:51:00Z"/>
                <w:sz w:val="20"/>
                <w:szCs w:val="20"/>
              </w:rPr>
            </w:pPr>
          </w:p>
        </w:tc>
        <w:tc>
          <w:tcPr>
            <w:tcW w:w="0" w:type="auto"/>
            <w:vAlign w:val="center"/>
            <w:tcPrChange w:id="689" w:author="Jeff Johnson" w:date="2017-07-10T22:53:00Z">
              <w:tcPr>
                <w:tcW w:w="0" w:type="auto"/>
                <w:vAlign w:val="center"/>
              </w:tcPr>
            </w:tcPrChange>
          </w:tcPr>
          <w:p w14:paraId="171B138E" w14:textId="59393006" w:rsidR="001A5CD6" w:rsidRPr="00540C3D" w:rsidRDefault="001A5CD6" w:rsidP="00540C3D">
            <w:pPr>
              <w:spacing w:beforeLines="60" w:before="144" w:afterLines="60" w:after="144"/>
              <w:jc w:val="center"/>
              <w:rPr>
                <w:ins w:id="690" w:author="Jeff Johnson" w:date="2017-07-10T18:06:00Z"/>
                <w:sz w:val="20"/>
                <w:szCs w:val="20"/>
              </w:rPr>
            </w:pPr>
            <w:ins w:id="691" w:author="Jeff Johnson" w:date="2017-07-10T18:09:00Z">
              <w:r w:rsidRPr="00540C3D">
                <w:rPr>
                  <w:sz w:val="20"/>
                  <w:szCs w:val="20"/>
                </w:rPr>
                <w:sym w:font="Wingdings" w:char="F0FC"/>
              </w:r>
            </w:ins>
          </w:p>
        </w:tc>
        <w:tc>
          <w:tcPr>
            <w:tcW w:w="0" w:type="auto"/>
            <w:vAlign w:val="center"/>
            <w:tcPrChange w:id="692" w:author="Jeff Johnson" w:date="2017-07-10T22:53:00Z">
              <w:tcPr>
                <w:tcW w:w="0" w:type="auto"/>
                <w:vAlign w:val="center"/>
              </w:tcPr>
            </w:tcPrChange>
          </w:tcPr>
          <w:p w14:paraId="4A03005D" w14:textId="01F43C9C" w:rsidR="001A5CD6" w:rsidRPr="00540C3D" w:rsidRDefault="001A5CD6" w:rsidP="00540C3D">
            <w:pPr>
              <w:spacing w:beforeLines="60" w:before="144" w:afterLines="60" w:after="144"/>
              <w:jc w:val="center"/>
              <w:rPr>
                <w:ins w:id="693" w:author="Jeff Johnson" w:date="2017-07-10T18:06:00Z"/>
                <w:sz w:val="20"/>
                <w:szCs w:val="20"/>
              </w:rPr>
            </w:pPr>
            <w:ins w:id="694" w:author="Jeff Johnson" w:date="2017-07-10T18:09:00Z">
              <w:r w:rsidRPr="00540C3D">
                <w:rPr>
                  <w:sz w:val="20"/>
                  <w:szCs w:val="20"/>
                </w:rPr>
                <w:sym w:font="Wingdings" w:char="F0FC"/>
              </w:r>
            </w:ins>
          </w:p>
        </w:tc>
        <w:tc>
          <w:tcPr>
            <w:tcW w:w="0" w:type="auto"/>
            <w:tcPrChange w:id="695" w:author="Jeff Johnson" w:date="2017-07-10T22:53:00Z">
              <w:tcPr>
                <w:tcW w:w="0" w:type="auto"/>
              </w:tcPr>
            </w:tcPrChange>
          </w:tcPr>
          <w:p w14:paraId="174AA21B" w14:textId="7B002C84" w:rsidR="001A5CD6" w:rsidRPr="00540C3D" w:rsidRDefault="001A5CD6" w:rsidP="00540C3D">
            <w:pPr>
              <w:spacing w:beforeLines="60" w:before="144" w:afterLines="60" w:after="144"/>
              <w:jc w:val="center"/>
              <w:rPr>
                <w:ins w:id="696" w:author="Jeff Johnson" w:date="2017-07-10T22:53:00Z"/>
                <w:sz w:val="20"/>
                <w:szCs w:val="20"/>
              </w:rPr>
            </w:pPr>
            <w:ins w:id="697" w:author="Jeff Johnson" w:date="2017-07-10T22:53:00Z">
              <w:r w:rsidRPr="00540C3D">
                <w:rPr>
                  <w:sz w:val="20"/>
                  <w:szCs w:val="20"/>
                </w:rPr>
                <w:sym w:font="Wingdings" w:char="F0FC"/>
              </w:r>
            </w:ins>
          </w:p>
        </w:tc>
      </w:tr>
      <w:tr w:rsidR="001A5CD6" w:rsidRPr="00F11DBD" w14:paraId="5EE5517C" w14:textId="2539A99F" w:rsidTr="001A5CD6">
        <w:trPr>
          <w:cantSplit/>
          <w:jc w:val="center"/>
          <w:ins w:id="698" w:author="Jeff Johnson" w:date="2017-07-10T17:52:00Z"/>
          <w:trPrChange w:id="699" w:author="Jeff Johnson" w:date="2017-07-10T22:53:00Z">
            <w:trPr>
              <w:cantSplit/>
              <w:jc w:val="center"/>
            </w:trPr>
          </w:trPrChange>
        </w:trPr>
        <w:tc>
          <w:tcPr>
            <w:tcW w:w="0" w:type="auto"/>
            <w:vAlign w:val="center"/>
            <w:tcPrChange w:id="700" w:author="Jeff Johnson" w:date="2017-07-10T22:53:00Z">
              <w:tcPr>
                <w:tcW w:w="0" w:type="auto"/>
                <w:vAlign w:val="center"/>
              </w:tcPr>
            </w:tcPrChange>
          </w:tcPr>
          <w:p w14:paraId="4F9A61EC" w14:textId="1E73FD88" w:rsidR="001A5CD6" w:rsidRDefault="001A5CD6" w:rsidP="00540C3D">
            <w:pPr>
              <w:spacing w:beforeLines="60" w:before="144" w:afterLines="60" w:after="144"/>
              <w:jc w:val="center"/>
              <w:rPr>
                <w:ins w:id="701" w:author="Jeff Johnson" w:date="2017-07-10T17:52:00Z"/>
                <w:sz w:val="20"/>
                <w:szCs w:val="20"/>
              </w:rPr>
            </w:pPr>
            <w:ins w:id="702" w:author="Jeff Johnson" w:date="2017-07-10T17:52:00Z">
              <w:r>
                <w:rPr>
                  <w:sz w:val="20"/>
                  <w:szCs w:val="20"/>
                </w:rPr>
                <w:t>3</w:t>
              </w:r>
            </w:ins>
          </w:p>
        </w:tc>
        <w:tc>
          <w:tcPr>
            <w:tcW w:w="0" w:type="auto"/>
            <w:vAlign w:val="center"/>
            <w:tcPrChange w:id="703" w:author="Jeff Johnson" w:date="2017-07-10T22:53:00Z">
              <w:tcPr>
                <w:tcW w:w="0" w:type="auto"/>
                <w:vAlign w:val="center"/>
              </w:tcPr>
            </w:tcPrChange>
          </w:tcPr>
          <w:p w14:paraId="70AB6E34" w14:textId="62D20B11" w:rsidR="001A5CD6" w:rsidRDefault="001A5CD6" w:rsidP="00540C3D">
            <w:pPr>
              <w:spacing w:beforeLines="60" w:before="144" w:afterLines="60" w:after="144"/>
              <w:rPr>
                <w:ins w:id="704" w:author="Jeff Johnson" w:date="2017-07-10T17:52:00Z"/>
                <w:sz w:val="20"/>
                <w:szCs w:val="20"/>
              </w:rPr>
            </w:pPr>
            <w:ins w:id="705" w:author="Jeff Johnson" w:date="2017-07-10T17:52:00Z">
              <w:r>
                <w:rPr>
                  <w:sz w:val="20"/>
                  <w:szCs w:val="20"/>
                </w:rPr>
                <w:t>Assessment Service</w:t>
              </w:r>
            </w:ins>
          </w:p>
        </w:tc>
        <w:tc>
          <w:tcPr>
            <w:tcW w:w="0" w:type="auto"/>
            <w:vAlign w:val="center"/>
            <w:tcPrChange w:id="706" w:author="Jeff Johnson" w:date="2017-07-10T22:53:00Z">
              <w:tcPr>
                <w:tcW w:w="0" w:type="auto"/>
                <w:vAlign w:val="center"/>
              </w:tcPr>
            </w:tcPrChange>
          </w:tcPr>
          <w:p w14:paraId="7BAFA810" w14:textId="2EFF8203" w:rsidR="001A5CD6" w:rsidRPr="00540C3D" w:rsidRDefault="001A5CD6" w:rsidP="00540C3D">
            <w:pPr>
              <w:spacing w:beforeLines="60" w:before="144" w:afterLines="60" w:after="144"/>
              <w:jc w:val="center"/>
              <w:rPr>
                <w:ins w:id="707" w:author="Jeff Johnson" w:date="2017-07-10T17:52:00Z"/>
                <w:sz w:val="20"/>
                <w:szCs w:val="20"/>
              </w:rPr>
            </w:pPr>
            <w:ins w:id="708" w:author="Jeff Johnson" w:date="2017-07-10T17:52:00Z">
              <w:r w:rsidRPr="00540C3D">
                <w:rPr>
                  <w:sz w:val="20"/>
                  <w:szCs w:val="20"/>
                </w:rPr>
                <w:sym w:font="Wingdings" w:char="F0FC"/>
              </w:r>
            </w:ins>
          </w:p>
        </w:tc>
        <w:tc>
          <w:tcPr>
            <w:tcW w:w="0" w:type="auto"/>
            <w:vAlign w:val="center"/>
            <w:tcPrChange w:id="709" w:author="Jeff Johnson" w:date="2017-07-10T22:53:00Z">
              <w:tcPr>
                <w:tcW w:w="0" w:type="auto"/>
                <w:vAlign w:val="center"/>
              </w:tcPr>
            </w:tcPrChange>
          </w:tcPr>
          <w:p w14:paraId="1CCF72AA" w14:textId="1B2B8A14" w:rsidR="001A5CD6" w:rsidRPr="00540C3D" w:rsidRDefault="001A5CD6" w:rsidP="00540C3D">
            <w:pPr>
              <w:spacing w:beforeLines="60" w:before="144" w:afterLines="60" w:after="144"/>
              <w:jc w:val="center"/>
              <w:rPr>
                <w:ins w:id="710" w:author="Jeff Johnson" w:date="2017-07-10T17:52:00Z"/>
                <w:sz w:val="20"/>
                <w:szCs w:val="20"/>
              </w:rPr>
            </w:pPr>
            <w:ins w:id="711" w:author="Jeff Johnson" w:date="2017-07-10T17:52:00Z">
              <w:r w:rsidRPr="00540C3D">
                <w:rPr>
                  <w:sz w:val="20"/>
                  <w:szCs w:val="20"/>
                </w:rPr>
                <w:sym w:font="Wingdings" w:char="F0FC"/>
              </w:r>
            </w:ins>
          </w:p>
        </w:tc>
        <w:tc>
          <w:tcPr>
            <w:tcW w:w="0" w:type="auto"/>
            <w:vAlign w:val="center"/>
            <w:tcPrChange w:id="712" w:author="Jeff Johnson" w:date="2017-07-10T22:53:00Z">
              <w:tcPr>
                <w:tcW w:w="0" w:type="auto"/>
                <w:vAlign w:val="center"/>
              </w:tcPr>
            </w:tcPrChange>
          </w:tcPr>
          <w:p w14:paraId="5D6E992E" w14:textId="77777777" w:rsidR="001A5CD6" w:rsidRPr="00540C3D" w:rsidRDefault="001A5CD6" w:rsidP="00540C3D">
            <w:pPr>
              <w:spacing w:beforeLines="60" w:before="144" w:afterLines="60" w:after="144"/>
              <w:jc w:val="center"/>
              <w:rPr>
                <w:ins w:id="713" w:author="Jeff Johnson" w:date="2017-07-10T17:52:00Z"/>
                <w:sz w:val="20"/>
                <w:szCs w:val="20"/>
              </w:rPr>
            </w:pPr>
          </w:p>
        </w:tc>
        <w:tc>
          <w:tcPr>
            <w:tcW w:w="0" w:type="auto"/>
            <w:vAlign w:val="center"/>
            <w:tcPrChange w:id="714" w:author="Jeff Johnson" w:date="2017-07-10T22:53:00Z">
              <w:tcPr>
                <w:tcW w:w="0" w:type="auto"/>
                <w:vAlign w:val="center"/>
              </w:tcPr>
            </w:tcPrChange>
          </w:tcPr>
          <w:p w14:paraId="76F7671A" w14:textId="77777777" w:rsidR="001A5CD6" w:rsidRPr="00540C3D" w:rsidRDefault="001A5CD6" w:rsidP="00540C3D">
            <w:pPr>
              <w:spacing w:beforeLines="60" w:before="144" w:afterLines="60" w:after="144"/>
              <w:jc w:val="center"/>
              <w:rPr>
                <w:ins w:id="715" w:author="Jeff Johnson" w:date="2017-07-10T17:52:00Z"/>
                <w:sz w:val="20"/>
                <w:szCs w:val="20"/>
              </w:rPr>
            </w:pPr>
          </w:p>
        </w:tc>
        <w:tc>
          <w:tcPr>
            <w:tcW w:w="0" w:type="auto"/>
            <w:vAlign w:val="center"/>
            <w:tcPrChange w:id="716" w:author="Jeff Johnson" w:date="2017-07-10T22:53:00Z">
              <w:tcPr>
                <w:tcW w:w="0" w:type="auto"/>
                <w:vAlign w:val="center"/>
              </w:tcPr>
            </w:tcPrChange>
          </w:tcPr>
          <w:p w14:paraId="0C3B5825" w14:textId="705CE4B3" w:rsidR="001A5CD6" w:rsidRPr="00540C3D" w:rsidRDefault="001A5CD6" w:rsidP="00540C3D">
            <w:pPr>
              <w:spacing w:beforeLines="60" w:before="144" w:afterLines="60" w:after="144"/>
              <w:jc w:val="center"/>
              <w:rPr>
                <w:ins w:id="717" w:author="Jeff Johnson" w:date="2017-07-10T17:52:00Z"/>
                <w:sz w:val="20"/>
                <w:szCs w:val="20"/>
              </w:rPr>
            </w:pPr>
            <w:ins w:id="718" w:author="Jeff Johnson" w:date="2017-07-10T17:52:00Z">
              <w:r w:rsidRPr="00540C3D">
                <w:rPr>
                  <w:sz w:val="20"/>
                  <w:szCs w:val="20"/>
                </w:rPr>
                <w:sym w:font="Wingdings" w:char="F0FC"/>
              </w:r>
            </w:ins>
          </w:p>
        </w:tc>
        <w:tc>
          <w:tcPr>
            <w:tcW w:w="0" w:type="auto"/>
            <w:vAlign w:val="center"/>
            <w:tcPrChange w:id="719" w:author="Jeff Johnson" w:date="2017-07-10T22:53:00Z">
              <w:tcPr>
                <w:tcW w:w="0" w:type="auto"/>
                <w:vAlign w:val="center"/>
              </w:tcPr>
            </w:tcPrChange>
          </w:tcPr>
          <w:p w14:paraId="5BB1351E" w14:textId="77777777" w:rsidR="001A5CD6" w:rsidRPr="00540C3D" w:rsidRDefault="001A5CD6" w:rsidP="00540C3D">
            <w:pPr>
              <w:spacing w:beforeLines="60" w:before="144" w:afterLines="60" w:after="144"/>
              <w:jc w:val="center"/>
              <w:rPr>
                <w:ins w:id="720" w:author="Jeff Johnson" w:date="2017-07-10T17:52:00Z"/>
                <w:sz w:val="20"/>
                <w:szCs w:val="20"/>
              </w:rPr>
            </w:pPr>
          </w:p>
        </w:tc>
        <w:tc>
          <w:tcPr>
            <w:tcW w:w="0" w:type="auto"/>
            <w:vAlign w:val="center"/>
            <w:tcPrChange w:id="721" w:author="Jeff Johnson" w:date="2017-07-10T22:53:00Z">
              <w:tcPr>
                <w:tcW w:w="0" w:type="auto"/>
                <w:vAlign w:val="center"/>
              </w:tcPr>
            </w:tcPrChange>
          </w:tcPr>
          <w:p w14:paraId="384FAA26" w14:textId="77777777" w:rsidR="001A5CD6" w:rsidRPr="00540C3D" w:rsidRDefault="001A5CD6" w:rsidP="00540C3D">
            <w:pPr>
              <w:spacing w:beforeLines="60" w:before="144" w:afterLines="60" w:after="144"/>
              <w:jc w:val="center"/>
              <w:rPr>
                <w:ins w:id="722" w:author="Jeff Johnson" w:date="2017-07-10T17:52:00Z"/>
                <w:sz w:val="20"/>
                <w:szCs w:val="20"/>
              </w:rPr>
            </w:pPr>
          </w:p>
        </w:tc>
        <w:tc>
          <w:tcPr>
            <w:tcW w:w="0" w:type="auto"/>
            <w:vAlign w:val="center"/>
            <w:tcPrChange w:id="723" w:author="Jeff Johnson" w:date="2017-07-10T22:53:00Z">
              <w:tcPr>
                <w:tcW w:w="0" w:type="auto"/>
                <w:vAlign w:val="center"/>
              </w:tcPr>
            </w:tcPrChange>
          </w:tcPr>
          <w:p w14:paraId="633F3D02" w14:textId="77777777" w:rsidR="001A5CD6" w:rsidRPr="00540C3D" w:rsidRDefault="001A5CD6" w:rsidP="00540C3D">
            <w:pPr>
              <w:spacing w:beforeLines="60" w:before="144" w:afterLines="60" w:after="144"/>
              <w:jc w:val="center"/>
              <w:rPr>
                <w:ins w:id="724" w:author="Jeff Johnson" w:date="2017-07-10T17:52:00Z"/>
                <w:sz w:val="20"/>
                <w:szCs w:val="20"/>
              </w:rPr>
            </w:pPr>
          </w:p>
        </w:tc>
        <w:tc>
          <w:tcPr>
            <w:tcW w:w="0" w:type="auto"/>
            <w:vAlign w:val="center"/>
            <w:tcPrChange w:id="725" w:author="Jeff Johnson" w:date="2017-07-10T22:53:00Z">
              <w:tcPr>
                <w:tcW w:w="0" w:type="auto"/>
                <w:vAlign w:val="center"/>
              </w:tcPr>
            </w:tcPrChange>
          </w:tcPr>
          <w:p w14:paraId="0C146154" w14:textId="77777777" w:rsidR="001A5CD6" w:rsidRPr="00540C3D" w:rsidRDefault="001A5CD6" w:rsidP="00540C3D">
            <w:pPr>
              <w:spacing w:beforeLines="60" w:before="144" w:afterLines="60" w:after="144"/>
              <w:jc w:val="center"/>
              <w:rPr>
                <w:ins w:id="726" w:author="Jeff Johnson" w:date="2017-07-10T17:52:00Z"/>
                <w:sz w:val="20"/>
                <w:szCs w:val="20"/>
              </w:rPr>
            </w:pPr>
          </w:p>
        </w:tc>
        <w:tc>
          <w:tcPr>
            <w:tcW w:w="0" w:type="auto"/>
            <w:vAlign w:val="center"/>
            <w:tcPrChange w:id="727" w:author="Jeff Johnson" w:date="2017-07-10T22:53:00Z">
              <w:tcPr>
                <w:tcW w:w="0" w:type="auto"/>
                <w:vAlign w:val="center"/>
              </w:tcPr>
            </w:tcPrChange>
          </w:tcPr>
          <w:p w14:paraId="04E680B4" w14:textId="77777777" w:rsidR="001A5CD6" w:rsidRPr="00540C3D" w:rsidRDefault="001A5CD6" w:rsidP="00540C3D">
            <w:pPr>
              <w:spacing w:beforeLines="60" w:before="144" w:afterLines="60" w:after="144"/>
              <w:jc w:val="center"/>
              <w:rPr>
                <w:ins w:id="728" w:author="Jeff Johnson" w:date="2017-07-10T17:52:00Z"/>
                <w:sz w:val="20"/>
                <w:szCs w:val="20"/>
              </w:rPr>
            </w:pPr>
          </w:p>
        </w:tc>
        <w:tc>
          <w:tcPr>
            <w:tcW w:w="0" w:type="auto"/>
            <w:vAlign w:val="center"/>
            <w:tcPrChange w:id="729" w:author="Jeff Johnson" w:date="2017-07-10T22:53:00Z">
              <w:tcPr>
                <w:tcW w:w="0" w:type="auto"/>
                <w:vAlign w:val="center"/>
              </w:tcPr>
            </w:tcPrChange>
          </w:tcPr>
          <w:p w14:paraId="19E41AD0" w14:textId="77777777" w:rsidR="001A5CD6" w:rsidRPr="00540C3D" w:rsidRDefault="001A5CD6" w:rsidP="00540C3D">
            <w:pPr>
              <w:spacing w:beforeLines="60" w:before="144" w:afterLines="60" w:after="144"/>
              <w:jc w:val="center"/>
              <w:rPr>
                <w:ins w:id="730" w:author="Jeff Johnson" w:date="2017-07-10T17:52:00Z"/>
                <w:sz w:val="20"/>
                <w:szCs w:val="20"/>
              </w:rPr>
            </w:pPr>
          </w:p>
        </w:tc>
        <w:tc>
          <w:tcPr>
            <w:tcW w:w="0" w:type="auto"/>
            <w:vAlign w:val="center"/>
            <w:tcPrChange w:id="731" w:author="Jeff Johnson" w:date="2017-07-10T22:53:00Z">
              <w:tcPr>
                <w:tcW w:w="0" w:type="auto"/>
                <w:vAlign w:val="center"/>
              </w:tcPr>
            </w:tcPrChange>
          </w:tcPr>
          <w:p w14:paraId="5056ECF5" w14:textId="29A5DA39" w:rsidR="001A5CD6" w:rsidRPr="00540C3D" w:rsidRDefault="001A5CD6" w:rsidP="00540C3D">
            <w:pPr>
              <w:spacing w:beforeLines="60" w:before="144" w:afterLines="60" w:after="144"/>
              <w:jc w:val="center"/>
              <w:rPr>
                <w:ins w:id="732" w:author="Jeff Johnson" w:date="2017-07-10T18:06:00Z"/>
                <w:sz w:val="20"/>
                <w:szCs w:val="20"/>
              </w:rPr>
            </w:pPr>
            <w:ins w:id="733" w:author="Jeff Johnson" w:date="2017-07-10T18:09:00Z">
              <w:r w:rsidRPr="00540C3D">
                <w:rPr>
                  <w:sz w:val="20"/>
                  <w:szCs w:val="20"/>
                </w:rPr>
                <w:sym w:font="Wingdings" w:char="F0FC"/>
              </w:r>
            </w:ins>
          </w:p>
        </w:tc>
        <w:tc>
          <w:tcPr>
            <w:tcW w:w="0" w:type="auto"/>
            <w:vAlign w:val="center"/>
            <w:tcPrChange w:id="734" w:author="Jeff Johnson" w:date="2017-07-10T22:53:00Z">
              <w:tcPr>
                <w:tcW w:w="0" w:type="auto"/>
                <w:vAlign w:val="center"/>
              </w:tcPr>
            </w:tcPrChange>
          </w:tcPr>
          <w:p w14:paraId="3F05A856" w14:textId="5AB17AD2" w:rsidR="001A5CD6" w:rsidRPr="00540C3D" w:rsidRDefault="001A5CD6" w:rsidP="00540C3D">
            <w:pPr>
              <w:spacing w:beforeLines="60" w:before="144" w:afterLines="60" w:after="144"/>
              <w:jc w:val="center"/>
              <w:rPr>
                <w:ins w:id="735" w:author="Jeff Johnson" w:date="2017-07-10T18:06:00Z"/>
                <w:sz w:val="20"/>
                <w:szCs w:val="20"/>
              </w:rPr>
            </w:pPr>
            <w:ins w:id="736" w:author="Jeff Johnson" w:date="2017-07-10T18:09:00Z">
              <w:r w:rsidRPr="00540C3D">
                <w:rPr>
                  <w:sz w:val="20"/>
                  <w:szCs w:val="20"/>
                </w:rPr>
                <w:sym w:font="Wingdings" w:char="F0FC"/>
              </w:r>
            </w:ins>
          </w:p>
        </w:tc>
        <w:tc>
          <w:tcPr>
            <w:tcW w:w="0" w:type="auto"/>
            <w:tcPrChange w:id="737" w:author="Jeff Johnson" w:date="2017-07-10T22:53:00Z">
              <w:tcPr>
                <w:tcW w:w="0" w:type="auto"/>
              </w:tcPr>
            </w:tcPrChange>
          </w:tcPr>
          <w:p w14:paraId="302CFB00" w14:textId="77777777" w:rsidR="001A5CD6" w:rsidRPr="00540C3D" w:rsidRDefault="001A5CD6" w:rsidP="00540C3D">
            <w:pPr>
              <w:spacing w:beforeLines="60" w:before="144" w:afterLines="60" w:after="144"/>
              <w:jc w:val="center"/>
              <w:rPr>
                <w:ins w:id="738" w:author="Jeff Johnson" w:date="2017-07-10T22:53:00Z"/>
                <w:sz w:val="20"/>
                <w:szCs w:val="20"/>
              </w:rPr>
            </w:pPr>
          </w:p>
        </w:tc>
      </w:tr>
      <w:tr w:rsidR="001A5CD6" w:rsidRPr="00F11DBD" w14:paraId="13336304" w14:textId="48A5F85B" w:rsidTr="001A5CD6">
        <w:trPr>
          <w:cantSplit/>
          <w:jc w:val="center"/>
          <w:ins w:id="739" w:author="Jeff Johnson" w:date="2017-07-10T17:52:00Z"/>
          <w:trPrChange w:id="740" w:author="Jeff Johnson" w:date="2017-07-10T22:53:00Z">
            <w:trPr>
              <w:cantSplit/>
              <w:jc w:val="center"/>
            </w:trPr>
          </w:trPrChange>
        </w:trPr>
        <w:tc>
          <w:tcPr>
            <w:tcW w:w="0" w:type="auto"/>
            <w:vAlign w:val="center"/>
            <w:tcPrChange w:id="741" w:author="Jeff Johnson" w:date="2017-07-10T22:53:00Z">
              <w:tcPr>
                <w:tcW w:w="0" w:type="auto"/>
                <w:vAlign w:val="center"/>
              </w:tcPr>
            </w:tcPrChange>
          </w:tcPr>
          <w:p w14:paraId="6E3C6BF9" w14:textId="356A39F7" w:rsidR="001A5CD6" w:rsidRDefault="001A5CD6" w:rsidP="00540C3D">
            <w:pPr>
              <w:spacing w:beforeLines="60" w:before="144" w:afterLines="60" w:after="144"/>
              <w:jc w:val="center"/>
              <w:rPr>
                <w:ins w:id="742" w:author="Jeff Johnson" w:date="2017-07-10T17:52:00Z"/>
                <w:sz w:val="20"/>
                <w:szCs w:val="20"/>
              </w:rPr>
            </w:pPr>
            <w:ins w:id="743" w:author="Jeff Johnson" w:date="2017-07-10T17:52:00Z">
              <w:r>
                <w:rPr>
                  <w:sz w:val="20"/>
                  <w:szCs w:val="20"/>
                </w:rPr>
                <w:t>3</w:t>
              </w:r>
            </w:ins>
          </w:p>
        </w:tc>
        <w:tc>
          <w:tcPr>
            <w:tcW w:w="0" w:type="auto"/>
            <w:vAlign w:val="center"/>
            <w:tcPrChange w:id="744" w:author="Jeff Johnson" w:date="2017-07-10T22:53:00Z">
              <w:tcPr>
                <w:tcW w:w="0" w:type="auto"/>
                <w:vAlign w:val="center"/>
              </w:tcPr>
            </w:tcPrChange>
          </w:tcPr>
          <w:p w14:paraId="1F0711C4" w14:textId="473E8455" w:rsidR="001A5CD6" w:rsidRDefault="001A5CD6" w:rsidP="00540C3D">
            <w:pPr>
              <w:spacing w:beforeLines="60" w:before="144" w:afterLines="60" w:after="144"/>
              <w:rPr>
                <w:ins w:id="745" w:author="Jeff Johnson" w:date="2017-07-10T17:52:00Z"/>
                <w:sz w:val="20"/>
                <w:szCs w:val="20"/>
              </w:rPr>
            </w:pPr>
            <w:proofErr w:type="spellStart"/>
            <w:ins w:id="746" w:author="Jeff Johnson" w:date="2017-07-10T17:52:00Z">
              <w:r>
                <w:rPr>
                  <w:sz w:val="20"/>
                  <w:szCs w:val="20"/>
                </w:rPr>
                <w:t>Config</w:t>
              </w:r>
              <w:proofErr w:type="spellEnd"/>
              <w:r>
                <w:rPr>
                  <w:sz w:val="20"/>
                  <w:szCs w:val="20"/>
                </w:rPr>
                <w:t xml:space="preserve"> Service</w:t>
              </w:r>
            </w:ins>
          </w:p>
        </w:tc>
        <w:tc>
          <w:tcPr>
            <w:tcW w:w="0" w:type="auto"/>
            <w:vAlign w:val="center"/>
            <w:tcPrChange w:id="747" w:author="Jeff Johnson" w:date="2017-07-10T22:53:00Z">
              <w:tcPr>
                <w:tcW w:w="0" w:type="auto"/>
                <w:vAlign w:val="center"/>
              </w:tcPr>
            </w:tcPrChange>
          </w:tcPr>
          <w:p w14:paraId="6D414BAA" w14:textId="44679548" w:rsidR="001A5CD6" w:rsidRPr="00540C3D" w:rsidRDefault="001A5CD6" w:rsidP="00540C3D">
            <w:pPr>
              <w:spacing w:beforeLines="60" w:before="144" w:afterLines="60" w:after="144"/>
              <w:jc w:val="center"/>
              <w:rPr>
                <w:ins w:id="748" w:author="Jeff Johnson" w:date="2017-07-10T17:52:00Z"/>
                <w:sz w:val="20"/>
                <w:szCs w:val="20"/>
              </w:rPr>
            </w:pPr>
            <w:ins w:id="749" w:author="Jeff Johnson" w:date="2017-07-10T17:52:00Z">
              <w:r w:rsidRPr="00540C3D">
                <w:rPr>
                  <w:sz w:val="20"/>
                  <w:szCs w:val="20"/>
                </w:rPr>
                <w:sym w:font="Wingdings" w:char="F0FC"/>
              </w:r>
            </w:ins>
          </w:p>
        </w:tc>
        <w:tc>
          <w:tcPr>
            <w:tcW w:w="0" w:type="auto"/>
            <w:vAlign w:val="center"/>
            <w:tcPrChange w:id="750" w:author="Jeff Johnson" w:date="2017-07-10T22:53:00Z">
              <w:tcPr>
                <w:tcW w:w="0" w:type="auto"/>
                <w:vAlign w:val="center"/>
              </w:tcPr>
            </w:tcPrChange>
          </w:tcPr>
          <w:p w14:paraId="7D00B330" w14:textId="54D6D448" w:rsidR="001A5CD6" w:rsidRPr="00540C3D" w:rsidRDefault="001A5CD6" w:rsidP="00540C3D">
            <w:pPr>
              <w:spacing w:beforeLines="60" w:before="144" w:afterLines="60" w:after="144"/>
              <w:jc w:val="center"/>
              <w:rPr>
                <w:ins w:id="751" w:author="Jeff Johnson" w:date="2017-07-10T17:52:00Z"/>
                <w:sz w:val="20"/>
                <w:szCs w:val="20"/>
              </w:rPr>
            </w:pPr>
            <w:ins w:id="752" w:author="Jeff Johnson" w:date="2017-07-10T17:52:00Z">
              <w:r w:rsidRPr="00540C3D">
                <w:rPr>
                  <w:sz w:val="20"/>
                  <w:szCs w:val="20"/>
                </w:rPr>
                <w:sym w:font="Wingdings" w:char="F0FC"/>
              </w:r>
            </w:ins>
          </w:p>
        </w:tc>
        <w:tc>
          <w:tcPr>
            <w:tcW w:w="0" w:type="auto"/>
            <w:vAlign w:val="center"/>
            <w:tcPrChange w:id="753" w:author="Jeff Johnson" w:date="2017-07-10T22:53:00Z">
              <w:tcPr>
                <w:tcW w:w="0" w:type="auto"/>
                <w:vAlign w:val="center"/>
              </w:tcPr>
            </w:tcPrChange>
          </w:tcPr>
          <w:p w14:paraId="1EE73126" w14:textId="77777777" w:rsidR="001A5CD6" w:rsidRPr="00540C3D" w:rsidRDefault="001A5CD6" w:rsidP="00540C3D">
            <w:pPr>
              <w:spacing w:beforeLines="60" w:before="144" w:afterLines="60" w:after="144"/>
              <w:jc w:val="center"/>
              <w:rPr>
                <w:ins w:id="754" w:author="Jeff Johnson" w:date="2017-07-10T17:52:00Z"/>
                <w:sz w:val="20"/>
                <w:szCs w:val="20"/>
              </w:rPr>
            </w:pPr>
          </w:p>
        </w:tc>
        <w:tc>
          <w:tcPr>
            <w:tcW w:w="0" w:type="auto"/>
            <w:vAlign w:val="center"/>
            <w:tcPrChange w:id="755" w:author="Jeff Johnson" w:date="2017-07-10T22:53:00Z">
              <w:tcPr>
                <w:tcW w:w="0" w:type="auto"/>
                <w:vAlign w:val="center"/>
              </w:tcPr>
            </w:tcPrChange>
          </w:tcPr>
          <w:p w14:paraId="26554A42" w14:textId="77777777" w:rsidR="001A5CD6" w:rsidRPr="00540C3D" w:rsidRDefault="001A5CD6" w:rsidP="00540C3D">
            <w:pPr>
              <w:spacing w:beforeLines="60" w:before="144" w:afterLines="60" w:after="144"/>
              <w:jc w:val="center"/>
              <w:rPr>
                <w:ins w:id="756" w:author="Jeff Johnson" w:date="2017-07-10T17:52:00Z"/>
                <w:sz w:val="20"/>
                <w:szCs w:val="20"/>
              </w:rPr>
            </w:pPr>
          </w:p>
        </w:tc>
        <w:tc>
          <w:tcPr>
            <w:tcW w:w="0" w:type="auto"/>
            <w:vAlign w:val="center"/>
            <w:tcPrChange w:id="757" w:author="Jeff Johnson" w:date="2017-07-10T22:53:00Z">
              <w:tcPr>
                <w:tcW w:w="0" w:type="auto"/>
                <w:vAlign w:val="center"/>
              </w:tcPr>
            </w:tcPrChange>
          </w:tcPr>
          <w:p w14:paraId="310E9C72" w14:textId="509AA1ED" w:rsidR="001A5CD6" w:rsidRPr="00540C3D" w:rsidRDefault="001A5CD6" w:rsidP="00540C3D">
            <w:pPr>
              <w:spacing w:beforeLines="60" w:before="144" w:afterLines="60" w:after="144"/>
              <w:jc w:val="center"/>
              <w:rPr>
                <w:ins w:id="758" w:author="Jeff Johnson" w:date="2017-07-10T17:52:00Z"/>
                <w:sz w:val="20"/>
                <w:szCs w:val="20"/>
              </w:rPr>
            </w:pPr>
            <w:ins w:id="759" w:author="Jeff Johnson" w:date="2017-07-10T17:52:00Z">
              <w:r w:rsidRPr="00540C3D">
                <w:rPr>
                  <w:sz w:val="20"/>
                  <w:szCs w:val="20"/>
                </w:rPr>
                <w:sym w:font="Wingdings" w:char="F0FC"/>
              </w:r>
            </w:ins>
          </w:p>
        </w:tc>
        <w:tc>
          <w:tcPr>
            <w:tcW w:w="0" w:type="auto"/>
            <w:vAlign w:val="center"/>
            <w:tcPrChange w:id="760" w:author="Jeff Johnson" w:date="2017-07-10T22:53:00Z">
              <w:tcPr>
                <w:tcW w:w="0" w:type="auto"/>
                <w:vAlign w:val="center"/>
              </w:tcPr>
            </w:tcPrChange>
          </w:tcPr>
          <w:p w14:paraId="18948C6C" w14:textId="77777777" w:rsidR="001A5CD6" w:rsidRPr="00540C3D" w:rsidRDefault="001A5CD6" w:rsidP="00540C3D">
            <w:pPr>
              <w:spacing w:beforeLines="60" w:before="144" w:afterLines="60" w:after="144"/>
              <w:jc w:val="center"/>
              <w:rPr>
                <w:ins w:id="761" w:author="Jeff Johnson" w:date="2017-07-10T17:52:00Z"/>
                <w:sz w:val="20"/>
                <w:szCs w:val="20"/>
              </w:rPr>
            </w:pPr>
          </w:p>
        </w:tc>
        <w:tc>
          <w:tcPr>
            <w:tcW w:w="0" w:type="auto"/>
            <w:vAlign w:val="center"/>
            <w:tcPrChange w:id="762" w:author="Jeff Johnson" w:date="2017-07-10T22:53:00Z">
              <w:tcPr>
                <w:tcW w:w="0" w:type="auto"/>
                <w:vAlign w:val="center"/>
              </w:tcPr>
            </w:tcPrChange>
          </w:tcPr>
          <w:p w14:paraId="15DBB7E5" w14:textId="77777777" w:rsidR="001A5CD6" w:rsidRPr="00540C3D" w:rsidRDefault="001A5CD6" w:rsidP="00540C3D">
            <w:pPr>
              <w:spacing w:beforeLines="60" w:before="144" w:afterLines="60" w:after="144"/>
              <w:jc w:val="center"/>
              <w:rPr>
                <w:ins w:id="763" w:author="Jeff Johnson" w:date="2017-07-10T17:52:00Z"/>
                <w:sz w:val="20"/>
                <w:szCs w:val="20"/>
              </w:rPr>
            </w:pPr>
          </w:p>
        </w:tc>
        <w:tc>
          <w:tcPr>
            <w:tcW w:w="0" w:type="auto"/>
            <w:vAlign w:val="center"/>
            <w:tcPrChange w:id="764" w:author="Jeff Johnson" w:date="2017-07-10T22:53:00Z">
              <w:tcPr>
                <w:tcW w:w="0" w:type="auto"/>
                <w:vAlign w:val="center"/>
              </w:tcPr>
            </w:tcPrChange>
          </w:tcPr>
          <w:p w14:paraId="292A898F" w14:textId="77777777" w:rsidR="001A5CD6" w:rsidRPr="00540C3D" w:rsidRDefault="001A5CD6" w:rsidP="00540C3D">
            <w:pPr>
              <w:spacing w:beforeLines="60" w:before="144" w:afterLines="60" w:after="144"/>
              <w:jc w:val="center"/>
              <w:rPr>
                <w:ins w:id="765" w:author="Jeff Johnson" w:date="2017-07-10T17:52:00Z"/>
                <w:sz w:val="20"/>
                <w:szCs w:val="20"/>
              </w:rPr>
            </w:pPr>
          </w:p>
        </w:tc>
        <w:tc>
          <w:tcPr>
            <w:tcW w:w="0" w:type="auto"/>
            <w:vAlign w:val="center"/>
            <w:tcPrChange w:id="766" w:author="Jeff Johnson" w:date="2017-07-10T22:53:00Z">
              <w:tcPr>
                <w:tcW w:w="0" w:type="auto"/>
                <w:vAlign w:val="center"/>
              </w:tcPr>
            </w:tcPrChange>
          </w:tcPr>
          <w:p w14:paraId="5FEC03B8" w14:textId="77777777" w:rsidR="001A5CD6" w:rsidRPr="00540C3D" w:rsidRDefault="001A5CD6" w:rsidP="00540C3D">
            <w:pPr>
              <w:spacing w:beforeLines="60" w:before="144" w:afterLines="60" w:after="144"/>
              <w:jc w:val="center"/>
              <w:rPr>
                <w:ins w:id="767" w:author="Jeff Johnson" w:date="2017-07-10T17:52:00Z"/>
                <w:sz w:val="20"/>
                <w:szCs w:val="20"/>
              </w:rPr>
            </w:pPr>
          </w:p>
        </w:tc>
        <w:tc>
          <w:tcPr>
            <w:tcW w:w="0" w:type="auto"/>
            <w:vAlign w:val="center"/>
            <w:tcPrChange w:id="768" w:author="Jeff Johnson" w:date="2017-07-10T22:53:00Z">
              <w:tcPr>
                <w:tcW w:w="0" w:type="auto"/>
                <w:vAlign w:val="center"/>
              </w:tcPr>
            </w:tcPrChange>
          </w:tcPr>
          <w:p w14:paraId="7C57A2B3" w14:textId="77777777" w:rsidR="001A5CD6" w:rsidRPr="00540C3D" w:rsidRDefault="001A5CD6" w:rsidP="00540C3D">
            <w:pPr>
              <w:spacing w:beforeLines="60" w:before="144" w:afterLines="60" w:after="144"/>
              <w:jc w:val="center"/>
              <w:rPr>
                <w:ins w:id="769" w:author="Jeff Johnson" w:date="2017-07-10T17:52:00Z"/>
                <w:sz w:val="20"/>
                <w:szCs w:val="20"/>
              </w:rPr>
            </w:pPr>
          </w:p>
        </w:tc>
        <w:tc>
          <w:tcPr>
            <w:tcW w:w="0" w:type="auto"/>
            <w:vAlign w:val="center"/>
            <w:tcPrChange w:id="770" w:author="Jeff Johnson" w:date="2017-07-10T22:53:00Z">
              <w:tcPr>
                <w:tcW w:w="0" w:type="auto"/>
                <w:vAlign w:val="center"/>
              </w:tcPr>
            </w:tcPrChange>
          </w:tcPr>
          <w:p w14:paraId="4909ACB4" w14:textId="77777777" w:rsidR="001A5CD6" w:rsidRPr="00540C3D" w:rsidRDefault="001A5CD6" w:rsidP="00540C3D">
            <w:pPr>
              <w:spacing w:beforeLines="60" w:before="144" w:afterLines="60" w:after="144"/>
              <w:jc w:val="center"/>
              <w:rPr>
                <w:ins w:id="771" w:author="Jeff Johnson" w:date="2017-07-10T17:52:00Z"/>
                <w:sz w:val="20"/>
                <w:szCs w:val="20"/>
              </w:rPr>
            </w:pPr>
          </w:p>
        </w:tc>
        <w:tc>
          <w:tcPr>
            <w:tcW w:w="0" w:type="auto"/>
            <w:vAlign w:val="center"/>
            <w:tcPrChange w:id="772" w:author="Jeff Johnson" w:date="2017-07-10T22:53:00Z">
              <w:tcPr>
                <w:tcW w:w="0" w:type="auto"/>
                <w:vAlign w:val="center"/>
              </w:tcPr>
            </w:tcPrChange>
          </w:tcPr>
          <w:p w14:paraId="2D5A1D03" w14:textId="79AE713A" w:rsidR="001A5CD6" w:rsidRPr="00540C3D" w:rsidRDefault="001A5CD6" w:rsidP="00540C3D">
            <w:pPr>
              <w:spacing w:beforeLines="60" w:before="144" w:afterLines="60" w:after="144"/>
              <w:jc w:val="center"/>
              <w:rPr>
                <w:ins w:id="773" w:author="Jeff Johnson" w:date="2017-07-10T18:06:00Z"/>
                <w:sz w:val="20"/>
                <w:szCs w:val="20"/>
              </w:rPr>
            </w:pPr>
            <w:ins w:id="774" w:author="Jeff Johnson" w:date="2017-07-10T18:09:00Z">
              <w:r w:rsidRPr="00540C3D">
                <w:rPr>
                  <w:sz w:val="20"/>
                  <w:szCs w:val="20"/>
                </w:rPr>
                <w:sym w:font="Wingdings" w:char="F0FC"/>
              </w:r>
            </w:ins>
          </w:p>
        </w:tc>
        <w:tc>
          <w:tcPr>
            <w:tcW w:w="0" w:type="auto"/>
            <w:vAlign w:val="center"/>
            <w:tcPrChange w:id="775" w:author="Jeff Johnson" w:date="2017-07-10T22:53:00Z">
              <w:tcPr>
                <w:tcW w:w="0" w:type="auto"/>
                <w:vAlign w:val="center"/>
              </w:tcPr>
            </w:tcPrChange>
          </w:tcPr>
          <w:p w14:paraId="434A26D2" w14:textId="343AC2C5" w:rsidR="001A5CD6" w:rsidRPr="00540C3D" w:rsidRDefault="001A5CD6" w:rsidP="00540C3D">
            <w:pPr>
              <w:spacing w:beforeLines="60" w:before="144" w:afterLines="60" w:after="144"/>
              <w:jc w:val="center"/>
              <w:rPr>
                <w:ins w:id="776" w:author="Jeff Johnson" w:date="2017-07-10T18:06:00Z"/>
                <w:sz w:val="20"/>
                <w:szCs w:val="20"/>
              </w:rPr>
            </w:pPr>
            <w:ins w:id="777" w:author="Jeff Johnson" w:date="2017-07-10T18:09:00Z">
              <w:r w:rsidRPr="00540C3D">
                <w:rPr>
                  <w:sz w:val="20"/>
                  <w:szCs w:val="20"/>
                </w:rPr>
                <w:sym w:font="Wingdings" w:char="F0FC"/>
              </w:r>
            </w:ins>
          </w:p>
        </w:tc>
        <w:tc>
          <w:tcPr>
            <w:tcW w:w="0" w:type="auto"/>
            <w:tcPrChange w:id="778" w:author="Jeff Johnson" w:date="2017-07-10T22:53:00Z">
              <w:tcPr>
                <w:tcW w:w="0" w:type="auto"/>
              </w:tcPr>
            </w:tcPrChange>
          </w:tcPr>
          <w:p w14:paraId="22358E3B" w14:textId="77777777" w:rsidR="001A5CD6" w:rsidRPr="00540C3D" w:rsidRDefault="001A5CD6" w:rsidP="00540C3D">
            <w:pPr>
              <w:spacing w:beforeLines="60" w:before="144" w:afterLines="60" w:after="144"/>
              <w:jc w:val="center"/>
              <w:rPr>
                <w:ins w:id="779" w:author="Jeff Johnson" w:date="2017-07-10T22:53:00Z"/>
                <w:sz w:val="20"/>
                <w:szCs w:val="20"/>
              </w:rPr>
            </w:pPr>
          </w:p>
        </w:tc>
      </w:tr>
      <w:tr w:rsidR="001A5CD6" w:rsidRPr="00F11DBD" w14:paraId="6A0F2016" w14:textId="7B9E38BC" w:rsidTr="001A5CD6">
        <w:trPr>
          <w:cantSplit/>
          <w:jc w:val="center"/>
          <w:ins w:id="780" w:author="Jeff Johnson" w:date="2017-07-10T17:52:00Z"/>
          <w:trPrChange w:id="781" w:author="Jeff Johnson" w:date="2017-07-10T22:53:00Z">
            <w:trPr>
              <w:cantSplit/>
              <w:jc w:val="center"/>
            </w:trPr>
          </w:trPrChange>
        </w:trPr>
        <w:tc>
          <w:tcPr>
            <w:tcW w:w="0" w:type="auto"/>
            <w:vAlign w:val="center"/>
            <w:tcPrChange w:id="782" w:author="Jeff Johnson" w:date="2017-07-10T22:53:00Z">
              <w:tcPr>
                <w:tcW w:w="0" w:type="auto"/>
                <w:vAlign w:val="center"/>
              </w:tcPr>
            </w:tcPrChange>
          </w:tcPr>
          <w:p w14:paraId="00256ED2" w14:textId="614EDD48" w:rsidR="001A5CD6" w:rsidRDefault="001A5CD6" w:rsidP="00540C3D">
            <w:pPr>
              <w:spacing w:beforeLines="60" w:before="144" w:afterLines="60" w:after="144"/>
              <w:jc w:val="center"/>
              <w:rPr>
                <w:ins w:id="783" w:author="Jeff Johnson" w:date="2017-07-10T17:52:00Z"/>
                <w:sz w:val="20"/>
                <w:szCs w:val="20"/>
              </w:rPr>
            </w:pPr>
            <w:ins w:id="784" w:author="Jeff Johnson" w:date="2017-07-10T17:52:00Z">
              <w:r>
                <w:rPr>
                  <w:sz w:val="20"/>
                  <w:szCs w:val="20"/>
                </w:rPr>
                <w:t>3</w:t>
              </w:r>
            </w:ins>
          </w:p>
        </w:tc>
        <w:tc>
          <w:tcPr>
            <w:tcW w:w="0" w:type="auto"/>
            <w:vAlign w:val="center"/>
            <w:tcPrChange w:id="785" w:author="Jeff Johnson" w:date="2017-07-10T22:53:00Z">
              <w:tcPr>
                <w:tcW w:w="0" w:type="auto"/>
                <w:vAlign w:val="center"/>
              </w:tcPr>
            </w:tcPrChange>
          </w:tcPr>
          <w:p w14:paraId="37190BA9" w14:textId="298C0593" w:rsidR="001A5CD6" w:rsidRDefault="001A5CD6" w:rsidP="00540C3D">
            <w:pPr>
              <w:spacing w:beforeLines="60" w:before="144" w:afterLines="60" w:after="144"/>
              <w:rPr>
                <w:ins w:id="786" w:author="Jeff Johnson" w:date="2017-07-10T17:52:00Z"/>
                <w:sz w:val="20"/>
                <w:szCs w:val="20"/>
              </w:rPr>
            </w:pPr>
            <w:ins w:id="787" w:author="Jeff Johnson" w:date="2017-07-10T17:52:00Z">
              <w:r>
                <w:rPr>
                  <w:sz w:val="20"/>
                  <w:szCs w:val="20"/>
                </w:rPr>
                <w:t>Session Service</w:t>
              </w:r>
            </w:ins>
          </w:p>
        </w:tc>
        <w:tc>
          <w:tcPr>
            <w:tcW w:w="0" w:type="auto"/>
            <w:vAlign w:val="center"/>
            <w:tcPrChange w:id="788" w:author="Jeff Johnson" w:date="2017-07-10T22:53:00Z">
              <w:tcPr>
                <w:tcW w:w="0" w:type="auto"/>
                <w:vAlign w:val="center"/>
              </w:tcPr>
            </w:tcPrChange>
          </w:tcPr>
          <w:p w14:paraId="56E13407" w14:textId="7BBE99E3" w:rsidR="001A5CD6" w:rsidRPr="00540C3D" w:rsidRDefault="001A5CD6" w:rsidP="00540C3D">
            <w:pPr>
              <w:spacing w:beforeLines="60" w:before="144" w:afterLines="60" w:after="144"/>
              <w:jc w:val="center"/>
              <w:rPr>
                <w:ins w:id="789" w:author="Jeff Johnson" w:date="2017-07-10T17:52:00Z"/>
                <w:sz w:val="20"/>
                <w:szCs w:val="20"/>
              </w:rPr>
            </w:pPr>
            <w:ins w:id="790" w:author="Jeff Johnson" w:date="2017-07-10T17:52:00Z">
              <w:r w:rsidRPr="00540C3D">
                <w:rPr>
                  <w:sz w:val="20"/>
                  <w:szCs w:val="20"/>
                </w:rPr>
                <w:sym w:font="Wingdings" w:char="F0FC"/>
              </w:r>
            </w:ins>
          </w:p>
        </w:tc>
        <w:tc>
          <w:tcPr>
            <w:tcW w:w="0" w:type="auto"/>
            <w:vAlign w:val="center"/>
            <w:tcPrChange w:id="791" w:author="Jeff Johnson" w:date="2017-07-10T22:53:00Z">
              <w:tcPr>
                <w:tcW w:w="0" w:type="auto"/>
                <w:vAlign w:val="center"/>
              </w:tcPr>
            </w:tcPrChange>
          </w:tcPr>
          <w:p w14:paraId="1895CC68" w14:textId="5A22903A" w:rsidR="001A5CD6" w:rsidRPr="00540C3D" w:rsidRDefault="001A5CD6" w:rsidP="00540C3D">
            <w:pPr>
              <w:spacing w:beforeLines="60" w:before="144" w:afterLines="60" w:after="144"/>
              <w:jc w:val="center"/>
              <w:rPr>
                <w:ins w:id="792" w:author="Jeff Johnson" w:date="2017-07-10T17:52:00Z"/>
                <w:sz w:val="20"/>
                <w:szCs w:val="20"/>
              </w:rPr>
            </w:pPr>
            <w:ins w:id="793" w:author="Jeff Johnson" w:date="2017-07-10T17:52:00Z">
              <w:r w:rsidRPr="00540C3D">
                <w:rPr>
                  <w:sz w:val="20"/>
                  <w:szCs w:val="20"/>
                </w:rPr>
                <w:sym w:font="Wingdings" w:char="F0FC"/>
              </w:r>
            </w:ins>
          </w:p>
        </w:tc>
        <w:tc>
          <w:tcPr>
            <w:tcW w:w="0" w:type="auto"/>
            <w:vAlign w:val="center"/>
            <w:tcPrChange w:id="794" w:author="Jeff Johnson" w:date="2017-07-10T22:53:00Z">
              <w:tcPr>
                <w:tcW w:w="0" w:type="auto"/>
                <w:vAlign w:val="center"/>
              </w:tcPr>
            </w:tcPrChange>
          </w:tcPr>
          <w:p w14:paraId="45CF7FC8" w14:textId="77777777" w:rsidR="001A5CD6" w:rsidRPr="00540C3D" w:rsidRDefault="001A5CD6" w:rsidP="00540C3D">
            <w:pPr>
              <w:spacing w:beforeLines="60" w:before="144" w:afterLines="60" w:after="144"/>
              <w:jc w:val="center"/>
              <w:rPr>
                <w:ins w:id="795" w:author="Jeff Johnson" w:date="2017-07-10T17:52:00Z"/>
                <w:sz w:val="20"/>
                <w:szCs w:val="20"/>
              </w:rPr>
            </w:pPr>
          </w:p>
        </w:tc>
        <w:tc>
          <w:tcPr>
            <w:tcW w:w="0" w:type="auto"/>
            <w:vAlign w:val="center"/>
            <w:tcPrChange w:id="796" w:author="Jeff Johnson" w:date="2017-07-10T22:53:00Z">
              <w:tcPr>
                <w:tcW w:w="0" w:type="auto"/>
                <w:vAlign w:val="center"/>
              </w:tcPr>
            </w:tcPrChange>
          </w:tcPr>
          <w:p w14:paraId="4465F8DE" w14:textId="77777777" w:rsidR="001A5CD6" w:rsidRPr="00540C3D" w:rsidRDefault="001A5CD6" w:rsidP="00540C3D">
            <w:pPr>
              <w:spacing w:beforeLines="60" w:before="144" w:afterLines="60" w:after="144"/>
              <w:jc w:val="center"/>
              <w:rPr>
                <w:ins w:id="797" w:author="Jeff Johnson" w:date="2017-07-10T17:52:00Z"/>
                <w:sz w:val="20"/>
                <w:szCs w:val="20"/>
              </w:rPr>
            </w:pPr>
          </w:p>
        </w:tc>
        <w:tc>
          <w:tcPr>
            <w:tcW w:w="0" w:type="auto"/>
            <w:vAlign w:val="center"/>
            <w:tcPrChange w:id="798" w:author="Jeff Johnson" w:date="2017-07-10T22:53:00Z">
              <w:tcPr>
                <w:tcW w:w="0" w:type="auto"/>
                <w:vAlign w:val="center"/>
              </w:tcPr>
            </w:tcPrChange>
          </w:tcPr>
          <w:p w14:paraId="170934FE" w14:textId="7B03D729" w:rsidR="001A5CD6" w:rsidRPr="00540C3D" w:rsidRDefault="001A5CD6" w:rsidP="00540C3D">
            <w:pPr>
              <w:spacing w:beforeLines="60" w:before="144" w:afterLines="60" w:after="144"/>
              <w:jc w:val="center"/>
              <w:rPr>
                <w:ins w:id="799" w:author="Jeff Johnson" w:date="2017-07-10T17:52:00Z"/>
                <w:sz w:val="20"/>
                <w:szCs w:val="20"/>
              </w:rPr>
            </w:pPr>
            <w:ins w:id="800" w:author="Jeff Johnson" w:date="2017-07-10T17:53:00Z">
              <w:r w:rsidRPr="00540C3D">
                <w:rPr>
                  <w:sz w:val="20"/>
                  <w:szCs w:val="20"/>
                </w:rPr>
                <w:sym w:font="Wingdings" w:char="F0FC"/>
              </w:r>
            </w:ins>
          </w:p>
        </w:tc>
        <w:tc>
          <w:tcPr>
            <w:tcW w:w="0" w:type="auto"/>
            <w:vAlign w:val="center"/>
            <w:tcPrChange w:id="801" w:author="Jeff Johnson" w:date="2017-07-10T22:53:00Z">
              <w:tcPr>
                <w:tcW w:w="0" w:type="auto"/>
                <w:vAlign w:val="center"/>
              </w:tcPr>
            </w:tcPrChange>
          </w:tcPr>
          <w:p w14:paraId="5742ADAB" w14:textId="77777777" w:rsidR="001A5CD6" w:rsidRPr="00540C3D" w:rsidRDefault="001A5CD6" w:rsidP="00540C3D">
            <w:pPr>
              <w:spacing w:beforeLines="60" w:before="144" w:afterLines="60" w:after="144"/>
              <w:jc w:val="center"/>
              <w:rPr>
                <w:ins w:id="802" w:author="Jeff Johnson" w:date="2017-07-10T17:52:00Z"/>
                <w:sz w:val="20"/>
                <w:szCs w:val="20"/>
              </w:rPr>
            </w:pPr>
          </w:p>
        </w:tc>
        <w:tc>
          <w:tcPr>
            <w:tcW w:w="0" w:type="auto"/>
            <w:vAlign w:val="center"/>
            <w:tcPrChange w:id="803" w:author="Jeff Johnson" w:date="2017-07-10T22:53:00Z">
              <w:tcPr>
                <w:tcW w:w="0" w:type="auto"/>
                <w:vAlign w:val="center"/>
              </w:tcPr>
            </w:tcPrChange>
          </w:tcPr>
          <w:p w14:paraId="340D5835" w14:textId="77777777" w:rsidR="001A5CD6" w:rsidRPr="00540C3D" w:rsidRDefault="001A5CD6" w:rsidP="00540C3D">
            <w:pPr>
              <w:spacing w:beforeLines="60" w:before="144" w:afterLines="60" w:after="144"/>
              <w:jc w:val="center"/>
              <w:rPr>
                <w:ins w:id="804" w:author="Jeff Johnson" w:date="2017-07-10T17:52:00Z"/>
                <w:sz w:val="20"/>
                <w:szCs w:val="20"/>
              </w:rPr>
            </w:pPr>
          </w:p>
        </w:tc>
        <w:tc>
          <w:tcPr>
            <w:tcW w:w="0" w:type="auto"/>
            <w:vAlign w:val="center"/>
            <w:tcPrChange w:id="805" w:author="Jeff Johnson" w:date="2017-07-10T22:53:00Z">
              <w:tcPr>
                <w:tcW w:w="0" w:type="auto"/>
                <w:vAlign w:val="center"/>
              </w:tcPr>
            </w:tcPrChange>
          </w:tcPr>
          <w:p w14:paraId="7EFDAFFC" w14:textId="77777777" w:rsidR="001A5CD6" w:rsidRPr="00540C3D" w:rsidRDefault="001A5CD6" w:rsidP="00540C3D">
            <w:pPr>
              <w:spacing w:beforeLines="60" w:before="144" w:afterLines="60" w:after="144"/>
              <w:jc w:val="center"/>
              <w:rPr>
                <w:ins w:id="806" w:author="Jeff Johnson" w:date="2017-07-10T17:52:00Z"/>
                <w:sz w:val="20"/>
                <w:szCs w:val="20"/>
              </w:rPr>
            </w:pPr>
          </w:p>
        </w:tc>
        <w:tc>
          <w:tcPr>
            <w:tcW w:w="0" w:type="auto"/>
            <w:vAlign w:val="center"/>
            <w:tcPrChange w:id="807" w:author="Jeff Johnson" w:date="2017-07-10T22:53:00Z">
              <w:tcPr>
                <w:tcW w:w="0" w:type="auto"/>
                <w:vAlign w:val="center"/>
              </w:tcPr>
            </w:tcPrChange>
          </w:tcPr>
          <w:p w14:paraId="6555425E" w14:textId="77777777" w:rsidR="001A5CD6" w:rsidRPr="00540C3D" w:rsidRDefault="001A5CD6" w:rsidP="00540C3D">
            <w:pPr>
              <w:spacing w:beforeLines="60" w:before="144" w:afterLines="60" w:after="144"/>
              <w:jc w:val="center"/>
              <w:rPr>
                <w:ins w:id="808" w:author="Jeff Johnson" w:date="2017-07-10T17:52:00Z"/>
                <w:sz w:val="20"/>
                <w:szCs w:val="20"/>
              </w:rPr>
            </w:pPr>
          </w:p>
        </w:tc>
        <w:tc>
          <w:tcPr>
            <w:tcW w:w="0" w:type="auto"/>
            <w:vAlign w:val="center"/>
            <w:tcPrChange w:id="809" w:author="Jeff Johnson" w:date="2017-07-10T22:53:00Z">
              <w:tcPr>
                <w:tcW w:w="0" w:type="auto"/>
                <w:vAlign w:val="center"/>
              </w:tcPr>
            </w:tcPrChange>
          </w:tcPr>
          <w:p w14:paraId="12DFF8AD" w14:textId="77777777" w:rsidR="001A5CD6" w:rsidRPr="00540C3D" w:rsidRDefault="001A5CD6" w:rsidP="00540C3D">
            <w:pPr>
              <w:spacing w:beforeLines="60" w:before="144" w:afterLines="60" w:after="144"/>
              <w:jc w:val="center"/>
              <w:rPr>
                <w:ins w:id="810" w:author="Jeff Johnson" w:date="2017-07-10T17:52:00Z"/>
                <w:sz w:val="20"/>
                <w:szCs w:val="20"/>
              </w:rPr>
            </w:pPr>
          </w:p>
        </w:tc>
        <w:tc>
          <w:tcPr>
            <w:tcW w:w="0" w:type="auto"/>
            <w:vAlign w:val="center"/>
            <w:tcPrChange w:id="811" w:author="Jeff Johnson" w:date="2017-07-10T22:53:00Z">
              <w:tcPr>
                <w:tcW w:w="0" w:type="auto"/>
                <w:vAlign w:val="center"/>
              </w:tcPr>
            </w:tcPrChange>
          </w:tcPr>
          <w:p w14:paraId="3553C73C" w14:textId="77777777" w:rsidR="001A5CD6" w:rsidRPr="00540C3D" w:rsidRDefault="001A5CD6" w:rsidP="00540C3D">
            <w:pPr>
              <w:spacing w:beforeLines="60" w:before="144" w:afterLines="60" w:after="144"/>
              <w:jc w:val="center"/>
              <w:rPr>
                <w:ins w:id="812" w:author="Jeff Johnson" w:date="2017-07-10T17:52:00Z"/>
                <w:sz w:val="20"/>
                <w:szCs w:val="20"/>
              </w:rPr>
            </w:pPr>
          </w:p>
        </w:tc>
        <w:tc>
          <w:tcPr>
            <w:tcW w:w="0" w:type="auto"/>
            <w:vAlign w:val="center"/>
            <w:tcPrChange w:id="813" w:author="Jeff Johnson" w:date="2017-07-10T22:53:00Z">
              <w:tcPr>
                <w:tcW w:w="0" w:type="auto"/>
                <w:vAlign w:val="center"/>
              </w:tcPr>
            </w:tcPrChange>
          </w:tcPr>
          <w:p w14:paraId="2B21238B" w14:textId="73A60990" w:rsidR="001A5CD6" w:rsidRPr="00540C3D" w:rsidRDefault="001A5CD6" w:rsidP="00540C3D">
            <w:pPr>
              <w:spacing w:beforeLines="60" w:before="144" w:afterLines="60" w:after="144"/>
              <w:jc w:val="center"/>
              <w:rPr>
                <w:ins w:id="814" w:author="Jeff Johnson" w:date="2017-07-10T18:06:00Z"/>
                <w:sz w:val="20"/>
                <w:szCs w:val="20"/>
              </w:rPr>
            </w:pPr>
            <w:ins w:id="815" w:author="Jeff Johnson" w:date="2017-07-10T18:09:00Z">
              <w:r w:rsidRPr="00540C3D">
                <w:rPr>
                  <w:sz w:val="20"/>
                  <w:szCs w:val="20"/>
                </w:rPr>
                <w:sym w:font="Wingdings" w:char="F0FC"/>
              </w:r>
            </w:ins>
          </w:p>
        </w:tc>
        <w:tc>
          <w:tcPr>
            <w:tcW w:w="0" w:type="auto"/>
            <w:vAlign w:val="center"/>
            <w:tcPrChange w:id="816" w:author="Jeff Johnson" w:date="2017-07-10T22:53:00Z">
              <w:tcPr>
                <w:tcW w:w="0" w:type="auto"/>
                <w:vAlign w:val="center"/>
              </w:tcPr>
            </w:tcPrChange>
          </w:tcPr>
          <w:p w14:paraId="7D918D27" w14:textId="43C9C955" w:rsidR="001A5CD6" w:rsidRPr="00540C3D" w:rsidRDefault="001A5CD6" w:rsidP="00540C3D">
            <w:pPr>
              <w:spacing w:beforeLines="60" w:before="144" w:afterLines="60" w:after="144"/>
              <w:jc w:val="center"/>
              <w:rPr>
                <w:ins w:id="817" w:author="Jeff Johnson" w:date="2017-07-10T18:06:00Z"/>
                <w:sz w:val="20"/>
                <w:szCs w:val="20"/>
              </w:rPr>
            </w:pPr>
            <w:ins w:id="818" w:author="Jeff Johnson" w:date="2017-07-10T18:09:00Z">
              <w:r w:rsidRPr="00540C3D">
                <w:rPr>
                  <w:sz w:val="20"/>
                  <w:szCs w:val="20"/>
                </w:rPr>
                <w:sym w:font="Wingdings" w:char="F0FC"/>
              </w:r>
            </w:ins>
          </w:p>
        </w:tc>
        <w:tc>
          <w:tcPr>
            <w:tcW w:w="0" w:type="auto"/>
            <w:tcPrChange w:id="819" w:author="Jeff Johnson" w:date="2017-07-10T22:53:00Z">
              <w:tcPr>
                <w:tcW w:w="0" w:type="auto"/>
              </w:tcPr>
            </w:tcPrChange>
          </w:tcPr>
          <w:p w14:paraId="7FF37330" w14:textId="77777777" w:rsidR="001A5CD6" w:rsidRPr="00540C3D" w:rsidRDefault="001A5CD6" w:rsidP="00540C3D">
            <w:pPr>
              <w:spacing w:beforeLines="60" w:before="144" w:afterLines="60" w:after="144"/>
              <w:jc w:val="center"/>
              <w:rPr>
                <w:ins w:id="820" w:author="Jeff Johnson" w:date="2017-07-10T22:53:00Z"/>
                <w:sz w:val="20"/>
                <w:szCs w:val="20"/>
              </w:rPr>
            </w:pPr>
          </w:p>
        </w:tc>
      </w:tr>
      <w:tr w:rsidR="001A5CD6" w:rsidRPr="00F11DBD" w14:paraId="40D281D9" w14:textId="3996F20C" w:rsidTr="001A5CD6">
        <w:trPr>
          <w:cantSplit/>
          <w:jc w:val="center"/>
          <w:ins w:id="821" w:author="Jeff Johnson" w:date="2017-07-10T17:53:00Z"/>
          <w:trPrChange w:id="822" w:author="Jeff Johnson" w:date="2017-07-10T22:53:00Z">
            <w:trPr>
              <w:cantSplit/>
              <w:jc w:val="center"/>
            </w:trPr>
          </w:trPrChange>
        </w:trPr>
        <w:tc>
          <w:tcPr>
            <w:tcW w:w="0" w:type="auto"/>
            <w:vAlign w:val="center"/>
            <w:tcPrChange w:id="823" w:author="Jeff Johnson" w:date="2017-07-10T22:53:00Z">
              <w:tcPr>
                <w:tcW w:w="0" w:type="auto"/>
                <w:vAlign w:val="center"/>
              </w:tcPr>
            </w:tcPrChange>
          </w:tcPr>
          <w:p w14:paraId="0B74574D" w14:textId="66CC3287" w:rsidR="001A5CD6" w:rsidRDefault="001A5CD6" w:rsidP="00540C3D">
            <w:pPr>
              <w:spacing w:beforeLines="60" w:before="144" w:afterLines="60" w:after="144"/>
              <w:jc w:val="center"/>
              <w:rPr>
                <w:ins w:id="824" w:author="Jeff Johnson" w:date="2017-07-10T17:53:00Z"/>
                <w:sz w:val="20"/>
                <w:szCs w:val="20"/>
              </w:rPr>
            </w:pPr>
            <w:ins w:id="825" w:author="Jeff Johnson" w:date="2017-07-10T17:53:00Z">
              <w:r>
                <w:rPr>
                  <w:sz w:val="20"/>
                  <w:szCs w:val="20"/>
                </w:rPr>
                <w:t>3</w:t>
              </w:r>
            </w:ins>
          </w:p>
        </w:tc>
        <w:tc>
          <w:tcPr>
            <w:tcW w:w="0" w:type="auto"/>
            <w:vAlign w:val="center"/>
            <w:tcPrChange w:id="826" w:author="Jeff Johnson" w:date="2017-07-10T22:53:00Z">
              <w:tcPr>
                <w:tcW w:w="0" w:type="auto"/>
                <w:vAlign w:val="center"/>
              </w:tcPr>
            </w:tcPrChange>
          </w:tcPr>
          <w:p w14:paraId="0945E14B" w14:textId="42BB56EF" w:rsidR="001A5CD6" w:rsidRDefault="001A5CD6" w:rsidP="00540C3D">
            <w:pPr>
              <w:spacing w:beforeLines="60" w:before="144" w:afterLines="60" w:after="144"/>
              <w:rPr>
                <w:ins w:id="827" w:author="Jeff Johnson" w:date="2017-07-10T17:53:00Z"/>
                <w:sz w:val="20"/>
                <w:szCs w:val="20"/>
              </w:rPr>
            </w:pPr>
            <w:ins w:id="828" w:author="Jeff Johnson" w:date="2017-07-10T17:53:00Z">
              <w:r>
                <w:rPr>
                  <w:sz w:val="20"/>
                  <w:szCs w:val="20"/>
                </w:rPr>
                <w:t>Student Service</w:t>
              </w:r>
            </w:ins>
          </w:p>
        </w:tc>
        <w:tc>
          <w:tcPr>
            <w:tcW w:w="0" w:type="auto"/>
            <w:vAlign w:val="center"/>
            <w:tcPrChange w:id="829" w:author="Jeff Johnson" w:date="2017-07-10T22:53:00Z">
              <w:tcPr>
                <w:tcW w:w="0" w:type="auto"/>
                <w:vAlign w:val="center"/>
              </w:tcPr>
            </w:tcPrChange>
          </w:tcPr>
          <w:p w14:paraId="58E0B630" w14:textId="2802EC43" w:rsidR="001A5CD6" w:rsidRPr="00540C3D" w:rsidRDefault="001A5CD6" w:rsidP="00540C3D">
            <w:pPr>
              <w:spacing w:beforeLines="60" w:before="144" w:afterLines="60" w:after="144"/>
              <w:jc w:val="center"/>
              <w:rPr>
                <w:ins w:id="830" w:author="Jeff Johnson" w:date="2017-07-10T17:53:00Z"/>
                <w:sz w:val="20"/>
                <w:szCs w:val="20"/>
              </w:rPr>
            </w:pPr>
            <w:ins w:id="831" w:author="Jeff Johnson" w:date="2017-07-10T17:53:00Z">
              <w:r w:rsidRPr="00540C3D">
                <w:rPr>
                  <w:sz w:val="20"/>
                  <w:szCs w:val="20"/>
                </w:rPr>
                <w:sym w:font="Wingdings" w:char="F0FC"/>
              </w:r>
            </w:ins>
          </w:p>
        </w:tc>
        <w:tc>
          <w:tcPr>
            <w:tcW w:w="0" w:type="auto"/>
            <w:vAlign w:val="center"/>
            <w:tcPrChange w:id="832" w:author="Jeff Johnson" w:date="2017-07-10T22:53:00Z">
              <w:tcPr>
                <w:tcW w:w="0" w:type="auto"/>
                <w:vAlign w:val="center"/>
              </w:tcPr>
            </w:tcPrChange>
          </w:tcPr>
          <w:p w14:paraId="3FBA3544" w14:textId="132E8D3A" w:rsidR="001A5CD6" w:rsidRPr="00540C3D" w:rsidRDefault="001A5CD6" w:rsidP="00540C3D">
            <w:pPr>
              <w:spacing w:beforeLines="60" w:before="144" w:afterLines="60" w:after="144"/>
              <w:jc w:val="center"/>
              <w:rPr>
                <w:ins w:id="833" w:author="Jeff Johnson" w:date="2017-07-10T17:53:00Z"/>
                <w:sz w:val="20"/>
                <w:szCs w:val="20"/>
              </w:rPr>
            </w:pPr>
            <w:ins w:id="834" w:author="Jeff Johnson" w:date="2017-07-10T17:53:00Z">
              <w:r w:rsidRPr="00540C3D">
                <w:rPr>
                  <w:sz w:val="20"/>
                  <w:szCs w:val="20"/>
                </w:rPr>
                <w:sym w:font="Wingdings" w:char="F0FC"/>
              </w:r>
            </w:ins>
          </w:p>
        </w:tc>
        <w:tc>
          <w:tcPr>
            <w:tcW w:w="0" w:type="auto"/>
            <w:vAlign w:val="center"/>
            <w:tcPrChange w:id="835" w:author="Jeff Johnson" w:date="2017-07-10T22:53:00Z">
              <w:tcPr>
                <w:tcW w:w="0" w:type="auto"/>
                <w:vAlign w:val="center"/>
              </w:tcPr>
            </w:tcPrChange>
          </w:tcPr>
          <w:p w14:paraId="659A45C5" w14:textId="77777777" w:rsidR="001A5CD6" w:rsidRPr="00540C3D" w:rsidRDefault="001A5CD6" w:rsidP="00540C3D">
            <w:pPr>
              <w:spacing w:beforeLines="60" w:before="144" w:afterLines="60" w:after="144"/>
              <w:jc w:val="center"/>
              <w:rPr>
                <w:ins w:id="836" w:author="Jeff Johnson" w:date="2017-07-10T17:53:00Z"/>
                <w:sz w:val="20"/>
                <w:szCs w:val="20"/>
              </w:rPr>
            </w:pPr>
          </w:p>
        </w:tc>
        <w:tc>
          <w:tcPr>
            <w:tcW w:w="0" w:type="auto"/>
            <w:vAlign w:val="center"/>
            <w:tcPrChange w:id="837" w:author="Jeff Johnson" w:date="2017-07-10T22:53:00Z">
              <w:tcPr>
                <w:tcW w:w="0" w:type="auto"/>
                <w:vAlign w:val="center"/>
              </w:tcPr>
            </w:tcPrChange>
          </w:tcPr>
          <w:p w14:paraId="6A738F20" w14:textId="77777777" w:rsidR="001A5CD6" w:rsidRPr="00540C3D" w:rsidRDefault="001A5CD6" w:rsidP="00540C3D">
            <w:pPr>
              <w:spacing w:beforeLines="60" w:before="144" w:afterLines="60" w:after="144"/>
              <w:jc w:val="center"/>
              <w:rPr>
                <w:ins w:id="838" w:author="Jeff Johnson" w:date="2017-07-10T17:53:00Z"/>
                <w:sz w:val="20"/>
                <w:szCs w:val="20"/>
              </w:rPr>
            </w:pPr>
          </w:p>
        </w:tc>
        <w:tc>
          <w:tcPr>
            <w:tcW w:w="0" w:type="auto"/>
            <w:vAlign w:val="center"/>
            <w:tcPrChange w:id="839" w:author="Jeff Johnson" w:date="2017-07-10T22:53:00Z">
              <w:tcPr>
                <w:tcW w:w="0" w:type="auto"/>
                <w:vAlign w:val="center"/>
              </w:tcPr>
            </w:tcPrChange>
          </w:tcPr>
          <w:p w14:paraId="6E46A26D" w14:textId="7BEC9719" w:rsidR="001A5CD6" w:rsidRPr="00540C3D" w:rsidRDefault="001A5CD6" w:rsidP="00540C3D">
            <w:pPr>
              <w:spacing w:beforeLines="60" w:before="144" w:afterLines="60" w:after="144"/>
              <w:jc w:val="center"/>
              <w:rPr>
                <w:ins w:id="840" w:author="Jeff Johnson" w:date="2017-07-10T17:53:00Z"/>
                <w:sz w:val="20"/>
                <w:szCs w:val="20"/>
              </w:rPr>
            </w:pPr>
            <w:ins w:id="841" w:author="Jeff Johnson" w:date="2017-07-10T17:53:00Z">
              <w:r w:rsidRPr="00540C3D">
                <w:rPr>
                  <w:sz w:val="20"/>
                  <w:szCs w:val="20"/>
                </w:rPr>
                <w:sym w:font="Wingdings" w:char="F0FC"/>
              </w:r>
            </w:ins>
          </w:p>
        </w:tc>
        <w:tc>
          <w:tcPr>
            <w:tcW w:w="0" w:type="auto"/>
            <w:vAlign w:val="center"/>
            <w:tcPrChange w:id="842" w:author="Jeff Johnson" w:date="2017-07-10T22:53:00Z">
              <w:tcPr>
                <w:tcW w:w="0" w:type="auto"/>
                <w:vAlign w:val="center"/>
              </w:tcPr>
            </w:tcPrChange>
          </w:tcPr>
          <w:p w14:paraId="26D22DB4" w14:textId="77777777" w:rsidR="001A5CD6" w:rsidRPr="00540C3D" w:rsidRDefault="001A5CD6" w:rsidP="00540C3D">
            <w:pPr>
              <w:spacing w:beforeLines="60" w:before="144" w:afterLines="60" w:after="144"/>
              <w:jc w:val="center"/>
              <w:rPr>
                <w:ins w:id="843" w:author="Jeff Johnson" w:date="2017-07-10T17:53:00Z"/>
                <w:sz w:val="20"/>
                <w:szCs w:val="20"/>
              </w:rPr>
            </w:pPr>
          </w:p>
        </w:tc>
        <w:tc>
          <w:tcPr>
            <w:tcW w:w="0" w:type="auto"/>
            <w:vAlign w:val="center"/>
            <w:tcPrChange w:id="844" w:author="Jeff Johnson" w:date="2017-07-10T22:53:00Z">
              <w:tcPr>
                <w:tcW w:w="0" w:type="auto"/>
                <w:vAlign w:val="center"/>
              </w:tcPr>
            </w:tcPrChange>
          </w:tcPr>
          <w:p w14:paraId="683020D7" w14:textId="77777777" w:rsidR="001A5CD6" w:rsidRPr="00540C3D" w:rsidRDefault="001A5CD6" w:rsidP="00540C3D">
            <w:pPr>
              <w:spacing w:beforeLines="60" w:before="144" w:afterLines="60" w:after="144"/>
              <w:jc w:val="center"/>
              <w:rPr>
                <w:ins w:id="845" w:author="Jeff Johnson" w:date="2017-07-10T17:53:00Z"/>
                <w:sz w:val="20"/>
                <w:szCs w:val="20"/>
              </w:rPr>
            </w:pPr>
          </w:p>
        </w:tc>
        <w:tc>
          <w:tcPr>
            <w:tcW w:w="0" w:type="auto"/>
            <w:vAlign w:val="center"/>
            <w:tcPrChange w:id="846" w:author="Jeff Johnson" w:date="2017-07-10T22:53:00Z">
              <w:tcPr>
                <w:tcW w:w="0" w:type="auto"/>
                <w:vAlign w:val="center"/>
              </w:tcPr>
            </w:tcPrChange>
          </w:tcPr>
          <w:p w14:paraId="1968B8C4" w14:textId="77777777" w:rsidR="001A5CD6" w:rsidRPr="00540C3D" w:rsidRDefault="001A5CD6" w:rsidP="00540C3D">
            <w:pPr>
              <w:spacing w:beforeLines="60" w:before="144" w:afterLines="60" w:after="144"/>
              <w:jc w:val="center"/>
              <w:rPr>
                <w:ins w:id="847" w:author="Jeff Johnson" w:date="2017-07-10T17:53:00Z"/>
                <w:sz w:val="20"/>
                <w:szCs w:val="20"/>
              </w:rPr>
            </w:pPr>
          </w:p>
        </w:tc>
        <w:tc>
          <w:tcPr>
            <w:tcW w:w="0" w:type="auto"/>
            <w:vAlign w:val="center"/>
            <w:tcPrChange w:id="848" w:author="Jeff Johnson" w:date="2017-07-10T22:53:00Z">
              <w:tcPr>
                <w:tcW w:w="0" w:type="auto"/>
                <w:vAlign w:val="center"/>
              </w:tcPr>
            </w:tcPrChange>
          </w:tcPr>
          <w:p w14:paraId="6184F6D1" w14:textId="77777777" w:rsidR="001A5CD6" w:rsidRPr="00540C3D" w:rsidRDefault="001A5CD6" w:rsidP="00540C3D">
            <w:pPr>
              <w:spacing w:beforeLines="60" w:before="144" w:afterLines="60" w:after="144"/>
              <w:jc w:val="center"/>
              <w:rPr>
                <w:ins w:id="849" w:author="Jeff Johnson" w:date="2017-07-10T17:53:00Z"/>
                <w:sz w:val="20"/>
                <w:szCs w:val="20"/>
              </w:rPr>
            </w:pPr>
          </w:p>
        </w:tc>
        <w:tc>
          <w:tcPr>
            <w:tcW w:w="0" w:type="auto"/>
            <w:vAlign w:val="center"/>
            <w:tcPrChange w:id="850" w:author="Jeff Johnson" w:date="2017-07-10T22:53:00Z">
              <w:tcPr>
                <w:tcW w:w="0" w:type="auto"/>
                <w:vAlign w:val="center"/>
              </w:tcPr>
            </w:tcPrChange>
          </w:tcPr>
          <w:p w14:paraId="44FD91EF" w14:textId="77777777" w:rsidR="001A5CD6" w:rsidRPr="00540C3D" w:rsidRDefault="001A5CD6" w:rsidP="00540C3D">
            <w:pPr>
              <w:spacing w:beforeLines="60" w:before="144" w:afterLines="60" w:after="144"/>
              <w:jc w:val="center"/>
              <w:rPr>
                <w:ins w:id="851" w:author="Jeff Johnson" w:date="2017-07-10T17:53:00Z"/>
                <w:sz w:val="20"/>
                <w:szCs w:val="20"/>
              </w:rPr>
            </w:pPr>
          </w:p>
        </w:tc>
        <w:tc>
          <w:tcPr>
            <w:tcW w:w="0" w:type="auto"/>
            <w:vAlign w:val="center"/>
            <w:tcPrChange w:id="852" w:author="Jeff Johnson" w:date="2017-07-10T22:53:00Z">
              <w:tcPr>
                <w:tcW w:w="0" w:type="auto"/>
                <w:vAlign w:val="center"/>
              </w:tcPr>
            </w:tcPrChange>
          </w:tcPr>
          <w:p w14:paraId="4ED447C7" w14:textId="77777777" w:rsidR="001A5CD6" w:rsidRPr="00540C3D" w:rsidRDefault="001A5CD6" w:rsidP="00540C3D">
            <w:pPr>
              <w:spacing w:beforeLines="60" w:before="144" w:afterLines="60" w:after="144"/>
              <w:jc w:val="center"/>
              <w:rPr>
                <w:ins w:id="853" w:author="Jeff Johnson" w:date="2017-07-10T17:53:00Z"/>
                <w:sz w:val="20"/>
                <w:szCs w:val="20"/>
              </w:rPr>
            </w:pPr>
          </w:p>
        </w:tc>
        <w:tc>
          <w:tcPr>
            <w:tcW w:w="0" w:type="auto"/>
            <w:vAlign w:val="center"/>
            <w:tcPrChange w:id="854" w:author="Jeff Johnson" w:date="2017-07-10T22:53:00Z">
              <w:tcPr>
                <w:tcW w:w="0" w:type="auto"/>
                <w:vAlign w:val="center"/>
              </w:tcPr>
            </w:tcPrChange>
          </w:tcPr>
          <w:p w14:paraId="666A2CE5" w14:textId="2707A7CA" w:rsidR="001A5CD6" w:rsidRPr="00540C3D" w:rsidRDefault="001A5CD6" w:rsidP="00540C3D">
            <w:pPr>
              <w:spacing w:beforeLines="60" w:before="144" w:afterLines="60" w:after="144"/>
              <w:jc w:val="center"/>
              <w:rPr>
                <w:ins w:id="855" w:author="Jeff Johnson" w:date="2017-07-10T18:06:00Z"/>
                <w:sz w:val="20"/>
                <w:szCs w:val="20"/>
              </w:rPr>
            </w:pPr>
            <w:ins w:id="856" w:author="Jeff Johnson" w:date="2017-07-10T18:09:00Z">
              <w:r w:rsidRPr="00540C3D">
                <w:rPr>
                  <w:sz w:val="20"/>
                  <w:szCs w:val="20"/>
                </w:rPr>
                <w:sym w:font="Wingdings" w:char="F0FC"/>
              </w:r>
            </w:ins>
          </w:p>
        </w:tc>
        <w:tc>
          <w:tcPr>
            <w:tcW w:w="0" w:type="auto"/>
            <w:vAlign w:val="center"/>
            <w:tcPrChange w:id="857" w:author="Jeff Johnson" w:date="2017-07-10T22:53:00Z">
              <w:tcPr>
                <w:tcW w:w="0" w:type="auto"/>
                <w:vAlign w:val="center"/>
              </w:tcPr>
            </w:tcPrChange>
          </w:tcPr>
          <w:p w14:paraId="7E192799" w14:textId="6BBCA7C1" w:rsidR="001A5CD6" w:rsidRPr="00540C3D" w:rsidRDefault="001A5CD6" w:rsidP="00540C3D">
            <w:pPr>
              <w:spacing w:beforeLines="60" w:before="144" w:afterLines="60" w:after="144"/>
              <w:jc w:val="center"/>
              <w:rPr>
                <w:ins w:id="858" w:author="Jeff Johnson" w:date="2017-07-10T18:06:00Z"/>
                <w:sz w:val="20"/>
                <w:szCs w:val="20"/>
              </w:rPr>
            </w:pPr>
            <w:ins w:id="859" w:author="Jeff Johnson" w:date="2017-07-10T18:09:00Z">
              <w:r w:rsidRPr="00540C3D">
                <w:rPr>
                  <w:sz w:val="20"/>
                  <w:szCs w:val="20"/>
                </w:rPr>
                <w:sym w:font="Wingdings" w:char="F0FC"/>
              </w:r>
            </w:ins>
          </w:p>
        </w:tc>
        <w:tc>
          <w:tcPr>
            <w:tcW w:w="0" w:type="auto"/>
            <w:tcPrChange w:id="860" w:author="Jeff Johnson" w:date="2017-07-10T22:53:00Z">
              <w:tcPr>
                <w:tcW w:w="0" w:type="auto"/>
              </w:tcPr>
            </w:tcPrChange>
          </w:tcPr>
          <w:p w14:paraId="6ED088B4" w14:textId="77777777" w:rsidR="001A5CD6" w:rsidRPr="00540C3D" w:rsidRDefault="001A5CD6" w:rsidP="00540C3D">
            <w:pPr>
              <w:spacing w:beforeLines="60" w:before="144" w:afterLines="60" w:after="144"/>
              <w:jc w:val="center"/>
              <w:rPr>
                <w:ins w:id="861" w:author="Jeff Johnson" w:date="2017-07-10T22:53:00Z"/>
                <w:sz w:val="20"/>
                <w:szCs w:val="20"/>
              </w:rPr>
            </w:pPr>
          </w:p>
        </w:tc>
      </w:tr>
      <w:tr w:rsidR="001A5CD6" w:rsidRPr="00F11DBD" w14:paraId="59EE8D55" w14:textId="51195322" w:rsidTr="001A5CD6">
        <w:trPr>
          <w:cantSplit/>
          <w:jc w:val="center"/>
          <w:ins w:id="862" w:author="Jeff Johnson" w:date="2017-07-10T17:53:00Z"/>
          <w:trPrChange w:id="863" w:author="Jeff Johnson" w:date="2017-07-10T22:53:00Z">
            <w:trPr>
              <w:cantSplit/>
              <w:jc w:val="center"/>
            </w:trPr>
          </w:trPrChange>
        </w:trPr>
        <w:tc>
          <w:tcPr>
            <w:tcW w:w="0" w:type="auto"/>
            <w:vAlign w:val="center"/>
            <w:tcPrChange w:id="864" w:author="Jeff Johnson" w:date="2017-07-10T22:53:00Z">
              <w:tcPr>
                <w:tcW w:w="0" w:type="auto"/>
                <w:vAlign w:val="center"/>
              </w:tcPr>
            </w:tcPrChange>
          </w:tcPr>
          <w:p w14:paraId="7B210C10" w14:textId="2FB0CEF8" w:rsidR="001A5CD6" w:rsidRDefault="001A5CD6" w:rsidP="00540C3D">
            <w:pPr>
              <w:spacing w:beforeLines="60" w:before="144" w:afterLines="60" w:after="144"/>
              <w:jc w:val="center"/>
              <w:rPr>
                <w:ins w:id="865" w:author="Jeff Johnson" w:date="2017-07-10T17:53:00Z"/>
                <w:sz w:val="20"/>
                <w:szCs w:val="20"/>
              </w:rPr>
            </w:pPr>
            <w:ins w:id="866" w:author="Jeff Johnson" w:date="2017-07-10T17:53:00Z">
              <w:r>
                <w:rPr>
                  <w:sz w:val="20"/>
                  <w:szCs w:val="20"/>
                </w:rPr>
                <w:t>3</w:t>
              </w:r>
            </w:ins>
          </w:p>
        </w:tc>
        <w:tc>
          <w:tcPr>
            <w:tcW w:w="0" w:type="auto"/>
            <w:vAlign w:val="center"/>
            <w:tcPrChange w:id="867" w:author="Jeff Johnson" w:date="2017-07-10T22:53:00Z">
              <w:tcPr>
                <w:tcW w:w="0" w:type="auto"/>
                <w:vAlign w:val="center"/>
              </w:tcPr>
            </w:tcPrChange>
          </w:tcPr>
          <w:p w14:paraId="2D00D8CF" w14:textId="77C7EC17" w:rsidR="001A5CD6" w:rsidRDefault="001A5CD6" w:rsidP="00540C3D">
            <w:pPr>
              <w:spacing w:beforeLines="60" w:before="144" w:afterLines="60" w:after="144"/>
              <w:rPr>
                <w:ins w:id="868" w:author="Jeff Johnson" w:date="2017-07-10T17:53:00Z"/>
                <w:sz w:val="20"/>
                <w:szCs w:val="20"/>
              </w:rPr>
            </w:pPr>
            <w:ins w:id="869" w:author="Jeff Johnson" w:date="2017-07-10T21:21:00Z">
              <w:r>
                <w:rPr>
                  <w:sz w:val="20"/>
                  <w:szCs w:val="20"/>
                </w:rPr>
                <w:t xml:space="preserve">Spring </w:t>
              </w:r>
            </w:ins>
            <w:ins w:id="870" w:author="Jeff Johnson" w:date="2017-07-10T17:53:00Z">
              <w:r>
                <w:rPr>
                  <w:sz w:val="20"/>
                  <w:szCs w:val="20"/>
                </w:rPr>
                <w:t xml:space="preserve">Cloud Configuration </w:t>
              </w:r>
            </w:ins>
          </w:p>
          <w:p w14:paraId="3DD8AD7C" w14:textId="1A95E82B" w:rsidR="001A5CD6" w:rsidRDefault="001A5CD6" w:rsidP="00540C3D">
            <w:pPr>
              <w:spacing w:beforeLines="60" w:before="144" w:afterLines="60" w:after="144"/>
              <w:rPr>
                <w:ins w:id="871" w:author="Jeff Johnson" w:date="2017-07-10T17:53:00Z"/>
                <w:sz w:val="20"/>
                <w:szCs w:val="20"/>
              </w:rPr>
            </w:pPr>
            <w:ins w:id="872" w:author="Jeff Johnson" w:date="2017-07-10T17:53:00Z">
              <w:r>
                <w:rPr>
                  <w:sz w:val="20"/>
                  <w:szCs w:val="20"/>
                </w:rPr>
                <w:t>Service</w:t>
              </w:r>
            </w:ins>
          </w:p>
        </w:tc>
        <w:tc>
          <w:tcPr>
            <w:tcW w:w="0" w:type="auto"/>
            <w:vAlign w:val="center"/>
            <w:tcPrChange w:id="873" w:author="Jeff Johnson" w:date="2017-07-10T22:53:00Z">
              <w:tcPr>
                <w:tcW w:w="0" w:type="auto"/>
                <w:vAlign w:val="center"/>
              </w:tcPr>
            </w:tcPrChange>
          </w:tcPr>
          <w:p w14:paraId="3C8448A3" w14:textId="03F8823B" w:rsidR="001A5CD6" w:rsidRPr="00540C3D" w:rsidRDefault="001A5CD6" w:rsidP="00540C3D">
            <w:pPr>
              <w:spacing w:beforeLines="60" w:before="144" w:afterLines="60" w:after="144"/>
              <w:jc w:val="center"/>
              <w:rPr>
                <w:ins w:id="874" w:author="Jeff Johnson" w:date="2017-07-10T17:53:00Z"/>
                <w:sz w:val="20"/>
                <w:szCs w:val="20"/>
              </w:rPr>
            </w:pPr>
            <w:ins w:id="875" w:author="Jeff Johnson" w:date="2017-07-10T17:53:00Z">
              <w:r w:rsidRPr="00540C3D">
                <w:rPr>
                  <w:sz w:val="20"/>
                  <w:szCs w:val="20"/>
                </w:rPr>
                <w:sym w:font="Wingdings" w:char="F0FC"/>
              </w:r>
            </w:ins>
          </w:p>
        </w:tc>
        <w:tc>
          <w:tcPr>
            <w:tcW w:w="0" w:type="auto"/>
            <w:vAlign w:val="center"/>
            <w:tcPrChange w:id="876" w:author="Jeff Johnson" w:date="2017-07-10T22:53:00Z">
              <w:tcPr>
                <w:tcW w:w="0" w:type="auto"/>
                <w:vAlign w:val="center"/>
              </w:tcPr>
            </w:tcPrChange>
          </w:tcPr>
          <w:p w14:paraId="39E35FD8" w14:textId="6FA8C548" w:rsidR="001A5CD6" w:rsidRPr="00540C3D" w:rsidRDefault="001A5CD6" w:rsidP="00540C3D">
            <w:pPr>
              <w:spacing w:beforeLines="60" w:before="144" w:afterLines="60" w:after="144"/>
              <w:jc w:val="center"/>
              <w:rPr>
                <w:ins w:id="877" w:author="Jeff Johnson" w:date="2017-07-10T17:53:00Z"/>
                <w:sz w:val="20"/>
                <w:szCs w:val="20"/>
              </w:rPr>
            </w:pPr>
            <w:ins w:id="878" w:author="Jeff Johnson" w:date="2017-07-10T17:53:00Z">
              <w:r w:rsidRPr="00540C3D">
                <w:rPr>
                  <w:sz w:val="20"/>
                  <w:szCs w:val="20"/>
                </w:rPr>
                <w:sym w:font="Wingdings" w:char="F0FC"/>
              </w:r>
            </w:ins>
          </w:p>
        </w:tc>
        <w:tc>
          <w:tcPr>
            <w:tcW w:w="0" w:type="auto"/>
            <w:vAlign w:val="center"/>
            <w:tcPrChange w:id="879" w:author="Jeff Johnson" w:date="2017-07-10T22:53:00Z">
              <w:tcPr>
                <w:tcW w:w="0" w:type="auto"/>
                <w:vAlign w:val="center"/>
              </w:tcPr>
            </w:tcPrChange>
          </w:tcPr>
          <w:p w14:paraId="62E0B802" w14:textId="77777777" w:rsidR="001A5CD6" w:rsidRPr="00540C3D" w:rsidRDefault="001A5CD6" w:rsidP="00540C3D">
            <w:pPr>
              <w:spacing w:beforeLines="60" w:before="144" w:afterLines="60" w:after="144"/>
              <w:jc w:val="center"/>
              <w:rPr>
                <w:ins w:id="880" w:author="Jeff Johnson" w:date="2017-07-10T17:53:00Z"/>
                <w:sz w:val="20"/>
                <w:szCs w:val="20"/>
              </w:rPr>
            </w:pPr>
          </w:p>
        </w:tc>
        <w:tc>
          <w:tcPr>
            <w:tcW w:w="0" w:type="auto"/>
            <w:vAlign w:val="center"/>
            <w:tcPrChange w:id="881" w:author="Jeff Johnson" w:date="2017-07-10T22:53:00Z">
              <w:tcPr>
                <w:tcW w:w="0" w:type="auto"/>
                <w:vAlign w:val="center"/>
              </w:tcPr>
            </w:tcPrChange>
          </w:tcPr>
          <w:p w14:paraId="62001D0F" w14:textId="77777777" w:rsidR="001A5CD6" w:rsidRPr="00540C3D" w:rsidRDefault="001A5CD6" w:rsidP="00540C3D">
            <w:pPr>
              <w:spacing w:beforeLines="60" w:before="144" w:afterLines="60" w:after="144"/>
              <w:jc w:val="center"/>
              <w:rPr>
                <w:ins w:id="882" w:author="Jeff Johnson" w:date="2017-07-10T17:53:00Z"/>
                <w:sz w:val="20"/>
                <w:szCs w:val="20"/>
              </w:rPr>
            </w:pPr>
          </w:p>
        </w:tc>
        <w:tc>
          <w:tcPr>
            <w:tcW w:w="0" w:type="auto"/>
            <w:vAlign w:val="center"/>
            <w:tcPrChange w:id="883" w:author="Jeff Johnson" w:date="2017-07-10T22:53:00Z">
              <w:tcPr>
                <w:tcW w:w="0" w:type="auto"/>
                <w:vAlign w:val="center"/>
              </w:tcPr>
            </w:tcPrChange>
          </w:tcPr>
          <w:p w14:paraId="3967BDB6" w14:textId="38A54FAC" w:rsidR="001A5CD6" w:rsidRPr="00540C3D" w:rsidRDefault="001A5CD6" w:rsidP="00540C3D">
            <w:pPr>
              <w:spacing w:beforeLines="60" w:before="144" w:afterLines="60" w:after="144"/>
              <w:jc w:val="center"/>
              <w:rPr>
                <w:ins w:id="884" w:author="Jeff Johnson" w:date="2017-07-10T17:53:00Z"/>
                <w:sz w:val="20"/>
                <w:szCs w:val="20"/>
              </w:rPr>
            </w:pPr>
            <w:ins w:id="885" w:author="Jeff Johnson" w:date="2017-07-10T17:53:00Z">
              <w:r w:rsidRPr="00540C3D">
                <w:rPr>
                  <w:sz w:val="20"/>
                  <w:szCs w:val="20"/>
                </w:rPr>
                <w:sym w:font="Wingdings" w:char="F0FC"/>
              </w:r>
            </w:ins>
          </w:p>
        </w:tc>
        <w:tc>
          <w:tcPr>
            <w:tcW w:w="0" w:type="auto"/>
            <w:vAlign w:val="center"/>
            <w:tcPrChange w:id="886" w:author="Jeff Johnson" w:date="2017-07-10T22:53:00Z">
              <w:tcPr>
                <w:tcW w:w="0" w:type="auto"/>
                <w:vAlign w:val="center"/>
              </w:tcPr>
            </w:tcPrChange>
          </w:tcPr>
          <w:p w14:paraId="5BE5D338" w14:textId="77777777" w:rsidR="001A5CD6" w:rsidRPr="00540C3D" w:rsidRDefault="001A5CD6" w:rsidP="00540C3D">
            <w:pPr>
              <w:spacing w:beforeLines="60" w:before="144" w:afterLines="60" w:after="144"/>
              <w:jc w:val="center"/>
              <w:rPr>
                <w:ins w:id="887" w:author="Jeff Johnson" w:date="2017-07-10T17:53:00Z"/>
                <w:sz w:val="20"/>
                <w:szCs w:val="20"/>
              </w:rPr>
            </w:pPr>
          </w:p>
        </w:tc>
        <w:tc>
          <w:tcPr>
            <w:tcW w:w="0" w:type="auto"/>
            <w:vAlign w:val="center"/>
            <w:tcPrChange w:id="888" w:author="Jeff Johnson" w:date="2017-07-10T22:53:00Z">
              <w:tcPr>
                <w:tcW w:w="0" w:type="auto"/>
                <w:vAlign w:val="center"/>
              </w:tcPr>
            </w:tcPrChange>
          </w:tcPr>
          <w:p w14:paraId="1AE4FEF6" w14:textId="77777777" w:rsidR="001A5CD6" w:rsidRPr="00540C3D" w:rsidRDefault="001A5CD6" w:rsidP="00540C3D">
            <w:pPr>
              <w:spacing w:beforeLines="60" w:before="144" w:afterLines="60" w:after="144"/>
              <w:jc w:val="center"/>
              <w:rPr>
                <w:ins w:id="889" w:author="Jeff Johnson" w:date="2017-07-10T17:53:00Z"/>
                <w:sz w:val="20"/>
                <w:szCs w:val="20"/>
              </w:rPr>
            </w:pPr>
          </w:p>
        </w:tc>
        <w:tc>
          <w:tcPr>
            <w:tcW w:w="0" w:type="auto"/>
            <w:vAlign w:val="center"/>
            <w:tcPrChange w:id="890" w:author="Jeff Johnson" w:date="2017-07-10T22:53:00Z">
              <w:tcPr>
                <w:tcW w:w="0" w:type="auto"/>
                <w:vAlign w:val="center"/>
              </w:tcPr>
            </w:tcPrChange>
          </w:tcPr>
          <w:p w14:paraId="5E15E142" w14:textId="77777777" w:rsidR="001A5CD6" w:rsidRPr="00540C3D" w:rsidRDefault="001A5CD6" w:rsidP="00540C3D">
            <w:pPr>
              <w:spacing w:beforeLines="60" w:before="144" w:afterLines="60" w:after="144"/>
              <w:jc w:val="center"/>
              <w:rPr>
                <w:ins w:id="891" w:author="Jeff Johnson" w:date="2017-07-10T17:53:00Z"/>
                <w:sz w:val="20"/>
                <w:szCs w:val="20"/>
              </w:rPr>
            </w:pPr>
          </w:p>
        </w:tc>
        <w:tc>
          <w:tcPr>
            <w:tcW w:w="0" w:type="auto"/>
            <w:vAlign w:val="center"/>
            <w:tcPrChange w:id="892" w:author="Jeff Johnson" w:date="2017-07-10T22:53:00Z">
              <w:tcPr>
                <w:tcW w:w="0" w:type="auto"/>
                <w:vAlign w:val="center"/>
              </w:tcPr>
            </w:tcPrChange>
          </w:tcPr>
          <w:p w14:paraId="086F7C2B" w14:textId="77777777" w:rsidR="001A5CD6" w:rsidRPr="00540C3D" w:rsidRDefault="001A5CD6" w:rsidP="00540C3D">
            <w:pPr>
              <w:spacing w:beforeLines="60" w:before="144" w:afterLines="60" w:after="144"/>
              <w:jc w:val="center"/>
              <w:rPr>
                <w:ins w:id="893" w:author="Jeff Johnson" w:date="2017-07-10T17:53:00Z"/>
                <w:sz w:val="20"/>
                <w:szCs w:val="20"/>
              </w:rPr>
            </w:pPr>
          </w:p>
        </w:tc>
        <w:tc>
          <w:tcPr>
            <w:tcW w:w="0" w:type="auto"/>
            <w:vAlign w:val="center"/>
            <w:tcPrChange w:id="894" w:author="Jeff Johnson" w:date="2017-07-10T22:53:00Z">
              <w:tcPr>
                <w:tcW w:w="0" w:type="auto"/>
                <w:vAlign w:val="center"/>
              </w:tcPr>
            </w:tcPrChange>
          </w:tcPr>
          <w:p w14:paraId="37FB3345" w14:textId="77777777" w:rsidR="001A5CD6" w:rsidRPr="00540C3D" w:rsidRDefault="001A5CD6" w:rsidP="00540C3D">
            <w:pPr>
              <w:spacing w:beforeLines="60" w:before="144" w:afterLines="60" w:after="144"/>
              <w:jc w:val="center"/>
              <w:rPr>
                <w:ins w:id="895" w:author="Jeff Johnson" w:date="2017-07-10T17:53:00Z"/>
                <w:sz w:val="20"/>
                <w:szCs w:val="20"/>
              </w:rPr>
            </w:pPr>
          </w:p>
        </w:tc>
        <w:tc>
          <w:tcPr>
            <w:tcW w:w="0" w:type="auto"/>
            <w:vAlign w:val="center"/>
            <w:tcPrChange w:id="896" w:author="Jeff Johnson" w:date="2017-07-10T22:53:00Z">
              <w:tcPr>
                <w:tcW w:w="0" w:type="auto"/>
                <w:vAlign w:val="center"/>
              </w:tcPr>
            </w:tcPrChange>
          </w:tcPr>
          <w:p w14:paraId="3AEABA01" w14:textId="77777777" w:rsidR="001A5CD6" w:rsidRPr="00540C3D" w:rsidRDefault="001A5CD6" w:rsidP="00540C3D">
            <w:pPr>
              <w:spacing w:beforeLines="60" w:before="144" w:afterLines="60" w:after="144"/>
              <w:jc w:val="center"/>
              <w:rPr>
                <w:ins w:id="897" w:author="Jeff Johnson" w:date="2017-07-10T17:53:00Z"/>
                <w:sz w:val="20"/>
                <w:szCs w:val="20"/>
              </w:rPr>
            </w:pPr>
          </w:p>
        </w:tc>
        <w:tc>
          <w:tcPr>
            <w:tcW w:w="0" w:type="auto"/>
            <w:vAlign w:val="center"/>
            <w:tcPrChange w:id="898" w:author="Jeff Johnson" w:date="2017-07-10T22:53:00Z">
              <w:tcPr>
                <w:tcW w:w="0" w:type="auto"/>
                <w:vAlign w:val="center"/>
              </w:tcPr>
            </w:tcPrChange>
          </w:tcPr>
          <w:p w14:paraId="1FF47B55" w14:textId="1A3B6F38" w:rsidR="001A5CD6" w:rsidRPr="00540C3D" w:rsidRDefault="001A5CD6" w:rsidP="00540C3D">
            <w:pPr>
              <w:spacing w:beforeLines="60" w:before="144" w:afterLines="60" w:after="144"/>
              <w:jc w:val="center"/>
              <w:rPr>
                <w:ins w:id="899" w:author="Jeff Johnson" w:date="2017-07-10T18:06:00Z"/>
                <w:sz w:val="20"/>
                <w:szCs w:val="20"/>
              </w:rPr>
            </w:pPr>
            <w:ins w:id="900" w:author="Jeff Johnson" w:date="2017-07-10T18:09:00Z">
              <w:r w:rsidRPr="00540C3D">
                <w:rPr>
                  <w:sz w:val="20"/>
                  <w:szCs w:val="20"/>
                </w:rPr>
                <w:sym w:font="Wingdings" w:char="F0FC"/>
              </w:r>
            </w:ins>
          </w:p>
        </w:tc>
        <w:tc>
          <w:tcPr>
            <w:tcW w:w="0" w:type="auto"/>
            <w:vAlign w:val="center"/>
            <w:tcPrChange w:id="901" w:author="Jeff Johnson" w:date="2017-07-10T22:53:00Z">
              <w:tcPr>
                <w:tcW w:w="0" w:type="auto"/>
                <w:vAlign w:val="center"/>
              </w:tcPr>
            </w:tcPrChange>
          </w:tcPr>
          <w:p w14:paraId="7807D350" w14:textId="75267F7F" w:rsidR="001A5CD6" w:rsidRPr="00540C3D" w:rsidRDefault="001A5CD6" w:rsidP="00540C3D">
            <w:pPr>
              <w:spacing w:beforeLines="60" w:before="144" w:afterLines="60" w:after="144"/>
              <w:jc w:val="center"/>
              <w:rPr>
                <w:ins w:id="902" w:author="Jeff Johnson" w:date="2017-07-10T18:06:00Z"/>
                <w:sz w:val="20"/>
                <w:szCs w:val="20"/>
              </w:rPr>
            </w:pPr>
            <w:ins w:id="903" w:author="Jeff Johnson" w:date="2017-07-10T18:09:00Z">
              <w:r w:rsidRPr="00540C3D">
                <w:rPr>
                  <w:sz w:val="20"/>
                  <w:szCs w:val="20"/>
                </w:rPr>
                <w:sym w:font="Wingdings" w:char="F0FC"/>
              </w:r>
            </w:ins>
          </w:p>
        </w:tc>
        <w:tc>
          <w:tcPr>
            <w:tcW w:w="0" w:type="auto"/>
            <w:tcPrChange w:id="904" w:author="Jeff Johnson" w:date="2017-07-10T22:53:00Z">
              <w:tcPr>
                <w:tcW w:w="0" w:type="auto"/>
              </w:tcPr>
            </w:tcPrChange>
          </w:tcPr>
          <w:p w14:paraId="53970F00" w14:textId="77777777" w:rsidR="001A5CD6" w:rsidRPr="00540C3D" w:rsidRDefault="001A5CD6" w:rsidP="00540C3D">
            <w:pPr>
              <w:spacing w:beforeLines="60" w:before="144" w:afterLines="60" w:after="144"/>
              <w:jc w:val="center"/>
              <w:rPr>
                <w:ins w:id="905" w:author="Jeff Johnson" w:date="2017-07-10T22:53:00Z"/>
                <w:sz w:val="20"/>
                <w:szCs w:val="20"/>
              </w:rPr>
            </w:pPr>
          </w:p>
        </w:tc>
      </w:tr>
    </w:tbl>
    <w:p w14:paraId="09F84752" w14:textId="397A97CC" w:rsidR="00F11DBD" w:rsidRPr="00F11DBD" w:rsidRDefault="00072861" w:rsidP="006B25B2">
      <w:pPr>
        <w:pStyle w:val="Caption"/>
      </w:pPr>
      <w:bookmarkStart w:id="906" w:name="_Toc487492073"/>
      <w:r>
        <w:t xml:space="preserve">Table </w:t>
      </w:r>
      <w:ins w:id="907" w:author="Jeff Johnson" w:date="2017-07-12T21:16:00Z">
        <w:r w:rsidR="00B33BF6">
          <w:fldChar w:fldCharType="begin"/>
        </w:r>
        <w:r w:rsidR="00B33BF6">
          <w:instrText xml:space="preserve"> SEQ Table \* ARABIC </w:instrText>
        </w:r>
      </w:ins>
      <w:r w:rsidR="00B33BF6">
        <w:fldChar w:fldCharType="separate"/>
      </w:r>
      <w:ins w:id="908" w:author="Jeff Johnson" w:date="2017-07-12T21:16:00Z">
        <w:r w:rsidR="00B33BF6">
          <w:rPr>
            <w:noProof/>
          </w:rPr>
          <w:t>3</w:t>
        </w:r>
        <w:r w:rsidR="00B33BF6">
          <w:fldChar w:fldCharType="end"/>
        </w:r>
      </w:ins>
      <w:del w:id="909"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3</w:delText>
        </w:r>
        <w:r w:rsidR="00A36C43" w:rsidDel="00B33BF6">
          <w:rPr>
            <w:noProof/>
          </w:rPr>
          <w:fldChar w:fldCharType="end"/>
        </w:r>
      </w:del>
      <w:r>
        <w:t>. Components and Development/Operation Software Packages</w:t>
      </w:r>
      <w:bookmarkEnd w:id="906"/>
      <w:r>
        <w:t xml:space="preserve"> </w:t>
      </w:r>
    </w:p>
    <w:p w14:paraId="14D4D48E" w14:textId="77777777" w:rsidR="00072861" w:rsidRDefault="00072861" w:rsidP="00567046">
      <w:pPr>
        <w:sectPr w:rsidR="00072861" w:rsidSect="00C56047">
          <w:pgSz w:w="15840" w:h="12240" w:orient="landscape"/>
          <w:pgMar w:top="1440" w:right="1080" w:bottom="1440" w:left="990" w:header="720" w:footer="720" w:gutter="0"/>
          <w:cols w:space="720"/>
          <w:docGrid w:linePitch="360"/>
        </w:sectPr>
      </w:pPr>
    </w:p>
    <w:p w14:paraId="43EB152A" w14:textId="77777777" w:rsidR="008B203F" w:rsidRDefault="008B203F" w:rsidP="00567046">
      <w:pPr>
        <w:pStyle w:val="Heading1"/>
      </w:pPr>
      <w:bookmarkStart w:id="910" w:name="_Toc488653853"/>
      <w:r>
        <w:lastRenderedPageBreak/>
        <w:t>Deployment Assumptions</w:t>
      </w:r>
      <w:bookmarkEnd w:id="910"/>
    </w:p>
    <w:p w14:paraId="2C97D456" w14:textId="77777777" w:rsidR="00CC2236" w:rsidRDefault="00CC2236" w:rsidP="00567046">
      <w:r>
        <w:t>This document assumes the following:</w:t>
      </w:r>
    </w:p>
    <w:p w14:paraId="57B9A62E" w14:textId="2FE3613B" w:rsidR="00CC2236" w:rsidRDefault="00CC2236" w:rsidP="00567046">
      <w:pPr>
        <w:pStyle w:val="ListParagraph"/>
        <w:numPr>
          <w:ilvl w:val="0"/>
          <w:numId w:val="42"/>
        </w:numPr>
      </w:pPr>
      <w:r>
        <w:t>T</w:t>
      </w:r>
      <w:r w:rsidR="0011079D">
        <w:t xml:space="preserve">he deployment of the Smarter Balanced </w:t>
      </w:r>
      <w:r>
        <w:t xml:space="preserve">open source </w:t>
      </w:r>
      <w:r w:rsidR="0011079D">
        <w:t xml:space="preserve">components </w:t>
      </w:r>
      <w:r>
        <w:t xml:space="preserve">being developed as part of various Smarter Balanced contracts, but focuses only on components being developed as part of </w:t>
      </w:r>
      <w:del w:id="911" w:author="Jeff Johnson" w:date="2017-07-13T11:25:00Z">
        <w:r w:rsidDel="00097CA7">
          <w:delText>contract SBAC-11</w:delText>
        </w:r>
      </w:del>
      <w:ins w:id="912" w:author="Jeff Johnson" w:date="2017-07-13T11:25:00Z">
        <w:r w:rsidR="00097CA7">
          <w:t>the</w:t>
        </w:r>
      </w:ins>
      <w:del w:id="913" w:author="Jeff Johnson" w:date="2017-07-13T11:25:00Z">
        <w:r w:rsidDel="00097CA7">
          <w:delText>,</w:delText>
        </w:r>
      </w:del>
      <w:r>
        <w:t xml:space="preserve"> Test Delivery System. </w:t>
      </w:r>
    </w:p>
    <w:p w14:paraId="082922BC" w14:textId="04CF0C53" w:rsidR="008B203F" w:rsidRDefault="00CC2236" w:rsidP="00567046">
      <w:pPr>
        <w:pStyle w:val="ListParagraph"/>
        <w:numPr>
          <w:ilvl w:val="0"/>
          <w:numId w:val="42"/>
        </w:numPr>
        <w:rPr>
          <w:ins w:id="914" w:author="Jeff Johnson" w:date="2017-07-10T16:46:00Z"/>
        </w:rPr>
      </w:pPr>
      <w:r>
        <w:t xml:space="preserve">Deployment </w:t>
      </w:r>
      <w:r w:rsidR="003A014C">
        <w:t xml:space="preserve">on </w:t>
      </w:r>
      <w:r w:rsidR="0011079D">
        <w:t>Amazon</w:t>
      </w:r>
      <w:r>
        <w:t xml:space="preserve"> Web Services (AWS), including </w:t>
      </w:r>
      <w:del w:id="915" w:author="Jeff Johnson" w:date="2017-07-10T15:40:00Z">
        <w:r w:rsidDel="004F5E43">
          <w:delText xml:space="preserve">various </w:delText>
        </w:r>
      </w:del>
      <w:ins w:id="916" w:author="Jeff Johnson" w:date="2017-07-10T15:40:00Z">
        <w:r w:rsidR="004F5E43">
          <w:t xml:space="preserve">(but not exclusive to) </w:t>
        </w:r>
      </w:ins>
      <w:r>
        <w:t xml:space="preserve">AWS services such as </w:t>
      </w:r>
      <w:r w:rsidR="0011079D">
        <w:t>Elastic Compute Cloud (EC2)</w:t>
      </w:r>
      <w:ins w:id="917" w:author="Jeff Johnson" w:date="2017-07-10T15:39:00Z">
        <w:r w:rsidR="004F5E43">
          <w:t xml:space="preserve">, </w:t>
        </w:r>
      </w:ins>
      <w:del w:id="918" w:author="Jeff Johnson" w:date="2017-07-10T15:39:00Z">
        <w:r w:rsidR="0011079D" w:rsidDel="004F5E43">
          <w:delText xml:space="preserve"> and </w:delText>
        </w:r>
      </w:del>
      <w:r w:rsidR="0011079D">
        <w:t>Amazon Relational Database Service (RDS)</w:t>
      </w:r>
      <w:ins w:id="919" w:author="Jeff Johnson" w:date="2017-07-10T15:39:00Z">
        <w:r w:rsidR="004F5E43">
          <w:t xml:space="preserve"> and </w:t>
        </w:r>
        <w:proofErr w:type="spellStart"/>
        <w:r w:rsidR="004F5E43">
          <w:t>ElastiCache</w:t>
        </w:r>
      </w:ins>
      <w:proofErr w:type="spellEnd"/>
      <w:r w:rsidR="0011079D">
        <w:t>.</w:t>
      </w:r>
      <w:r w:rsidR="003A014C">
        <w:t xml:space="preserve"> </w:t>
      </w:r>
      <w:r w:rsidR="00580EAA">
        <w:t xml:space="preserve">AWS </w:t>
      </w:r>
      <w:r w:rsidR="003A014C">
        <w:t xml:space="preserve">is a robust, scalable </w:t>
      </w:r>
      <w:r>
        <w:t xml:space="preserve">and ubiquitous </w:t>
      </w:r>
      <w:r w:rsidR="00580EAA">
        <w:t xml:space="preserve">cloud </w:t>
      </w:r>
      <w:r w:rsidR="003A014C">
        <w:t>infrastructure</w:t>
      </w:r>
      <w:r w:rsidR="00580EAA">
        <w:t xml:space="preserve"> that provides virtual computing resources</w:t>
      </w:r>
      <w:r w:rsidR="003C1E69">
        <w:t xml:space="preserve"> of a range of capabilities and prices</w:t>
      </w:r>
      <w:r w:rsidR="00580EAA">
        <w:t>.</w:t>
      </w:r>
    </w:p>
    <w:p w14:paraId="45ED9FD6" w14:textId="5CC3C7D8" w:rsidR="00ED765B" w:rsidRDefault="00ED765B" w:rsidP="00567046">
      <w:pPr>
        <w:pStyle w:val="ListParagraph"/>
        <w:numPr>
          <w:ilvl w:val="0"/>
          <w:numId w:val="42"/>
        </w:numPr>
      </w:pPr>
      <w:ins w:id="920" w:author="Jeff Johnson" w:date="2017-07-10T16:46:00Z">
        <w:r>
          <w:t>Work</w:t>
        </w:r>
        <w:r w:rsidR="00065F82">
          <w:t xml:space="preserve">ing familiarity with </w:t>
        </w:r>
      </w:ins>
      <w:ins w:id="921" w:author="Jeff Johnson" w:date="2017-07-10T16:47:00Z">
        <w:r w:rsidR="00065F82">
          <w:fldChar w:fldCharType="begin"/>
        </w:r>
        <w:r w:rsidR="00065F82">
          <w:instrText xml:space="preserve"> HYPERLINK "https://kubernetes.io/" </w:instrText>
        </w:r>
        <w:r w:rsidR="00065F82">
          <w:fldChar w:fldCharType="separate"/>
        </w:r>
        <w:r w:rsidR="00065F82" w:rsidRPr="00065F82">
          <w:rPr>
            <w:rStyle w:val="Hyperlink"/>
          </w:rPr>
          <w:t>Kubernetes</w:t>
        </w:r>
        <w:r w:rsidR="00065F82">
          <w:fldChar w:fldCharType="end"/>
        </w:r>
      </w:ins>
      <w:ins w:id="922" w:author="Jeff Johnson" w:date="2017-07-10T16:48:00Z">
        <w:r w:rsidR="00065F82">
          <w:rPr>
            <w:rStyle w:val="FootnoteReference"/>
          </w:rPr>
          <w:footnoteReference w:id="1"/>
        </w:r>
      </w:ins>
      <w:ins w:id="925" w:author="Jeff Johnson" w:date="2017-07-10T16:46:00Z">
        <w:r w:rsidR="00065F82">
          <w:t xml:space="preserve"> and </w:t>
        </w:r>
      </w:ins>
      <w:ins w:id="926" w:author="Jeff Johnson" w:date="2017-07-10T16:48:00Z">
        <w:r w:rsidR="00065F82">
          <w:fldChar w:fldCharType="begin"/>
        </w:r>
        <w:r w:rsidR="00065F82">
          <w:instrText xml:space="preserve"> HYPERLINK "https://www.docker.com/" </w:instrText>
        </w:r>
        <w:r w:rsidR="00065F82">
          <w:fldChar w:fldCharType="separate"/>
        </w:r>
        <w:r w:rsidR="00065F82" w:rsidRPr="00065F82">
          <w:rPr>
            <w:rStyle w:val="Hyperlink"/>
          </w:rPr>
          <w:t>Docker</w:t>
        </w:r>
        <w:r w:rsidR="00065F82">
          <w:fldChar w:fldCharType="end"/>
        </w:r>
      </w:ins>
      <w:ins w:id="927" w:author="Jeff Johnson" w:date="2017-07-10T16:49:00Z">
        <w:r w:rsidR="00065F82">
          <w:rPr>
            <w:rStyle w:val="FootnoteReference"/>
          </w:rPr>
          <w:footnoteReference w:id="2"/>
        </w:r>
      </w:ins>
      <w:ins w:id="929" w:author="Jeff Johnson" w:date="2017-07-10T16:46:00Z">
        <w:r w:rsidR="00065F82">
          <w:t xml:space="preserve"> for interacting with the Test Delivery Unit</w:t>
        </w:r>
      </w:ins>
    </w:p>
    <w:p w14:paraId="2D26289E" w14:textId="77777777" w:rsidR="0039222B" w:rsidRDefault="0039222B" w:rsidP="00567046">
      <w:r>
        <w:t>Please note that the use of Amazon’s AWS services is not strictly required, and other cloud infrastructures could be used instead of AWS. This document only analyzes the use of AWS as a reference deployment for pricing purposes.</w:t>
      </w:r>
    </w:p>
    <w:p w14:paraId="2BF0F038" w14:textId="77777777" w:rsidR="001F4B70" w:rsidRDefault="001F4B70" w:rsidP="00567046">
      <w:pPr>
        <w:pStyle w:val="Heading1"/>
      </w:pPr>
      <w:bookmarkStart w:id="930" w:name="_Toc488653854"/>
      <w:r>
        <w:t>Deployment Configurations</w:t>
      </w:r>
      <w:bookmarkEnd w:id="930"/>
    </w:p>
    <w:p w14:paraId="553C5E5F" w14:textId="4B6CD55F" w:rsidR="001F4B70" w:rsidRDefault="001F4B70" w:rsidP="00567046">
      <w:r>
        <w:t xml:space="preserve">The deployment of the Smarter Balanced </w:t>
      </w:r>
      <w:r w:rsidR="00AA316F">
        <w:t xml:space="preserve">open source </w:t>
      </w:r>
      <w:r>
        <w:t xml:space="preserve">software is divided into several deployment units. Each deployment unit is meant to isolate several components and provide a computing environment tailored to their needs. </w:t>
      </w:r>
      <w:del w:id="931" w:author="Jeff Johnson" w:date="2017-07-10T18:23:00Z">
        <w:r w:rsidDel="00C42B6D">
          <w:delText>The following table</w:delText>
        </w:r>
      </w:del>
      <w:ins w:id="932" w:author="Jeff Johnson" w:date="2017-07-10T18:23:00Z">
        <w:r w:rsidR="00C42B6D">
          <w:t>Table 4</w:t>
        </w:r>
      </w:ins>
      <w:r>
        <w:t xml:space="preserve"> summarizes the deployment units.</w:t>
      </w:r>
    </w:p>
    <w:tbl>
      <w:tblPr>
        <w:tblStyle w:val="TableGrid"/>
        <w:tblW w:w="0" w:type="auto"/>
        <w:jc w:val="center"/>
        <w:tblLook w:val="04A0" w:firstRow="1" w:lastRow="0" w:firstColumn="1" w:lastColumn="0" w:noHBand="0" w:noVBand="1"/>
      </w:tblPr>
      <w:tblGrid>
        <w:gridCol w:w="2198"/>
        <w:gridCol w:w="3150"/>
        <w:gridCol w:w="3548"/>
        <w:tblGridChange w:id="933">
          <w:tblGrid>
            <w:gridCol w:w="2198"/>
            <w:gridCol w:w="3150"/>
            <w:gridCol w:w="3548"/>
          </w:tblGrid>
        </w:tblGridChange>
      </w:tblGrid>
      <w:tr w:rsidR="001F4B70" w:rsidRPr="00F11DBD" w14:paraId="55CDA936" w14:textId="77777777" w:rsidTr="006B25B2">
        <w:trPr>
          <w:cantSplit/>
          <w:tblHeader/>
          <w:jc w:val="center"/>
        </w:trPr>
        <w:tc>
          <w:tcPr>
            <w:tcW w:w="2198" w:type="dxa"/>
            <w:shd w:val="clear" w:color="auto" w:fill="43B02A"/>
            <w:vAlign w:val="center"/>
          </w:tcPr>
          <w:p w14:paraId="07FD4E0A" w14:textId="77777777" w:rsidR="001F4B70" w:rsidRPr="001F4B70" w:rsidRDefault="001F4B70" w:rsidP="006B25B2">
            <w:pPr>
              <w:pStyle w:val="TableHeading1"/>
              <w:spacing w:before="120"/>
              <w:jc w:val="left"/>
            </w:pPr>
            <w:r w:rsidRPr="001F4B70">
              <w:t>Deployment Unit</w:t>
            </w:r>
          </w:p>
        </w:tc>
        <w:tc>
          <w:tcPr>
            <w:tcW w:w="3150" w:type="dxa"/>
            <w:shd w:val="clear" w:color="auto" w:fill="43B02A"/>
            <w:vAlign w:val="center"/>
          </w:tcPr>
          <w:p w14:paraId="1BA77BD9" w14:textId="77777777" w:rsidR="001F4B70" w:rsidRPr="001F4B70" w:rsidRDefault="001F4B70" w:rsidP="006B25B2">
            <w:pPr>
              <w:pStyle w:val="TableHeading1"/>
              <w:spacing w:before="120"/>
              <w:jc w:val="left"/>
            </w:pPr>
            <w:r w:rsidRPr="001F4B70">
              <w:t>Components Deployed</w:t>
            </w:r>
          </w:p>
        </w:tc>
        <w:tc>
          <w:tcPr>
            <w:tcW w:w="3548" w:type="dxa"/>
            <w:shd w:val="clear" w:color="auto" w:fill="43B02A"/>
            <w:vAlign w:val="center"/>
          </w:tcPr>
          <w:p w14:paraId="0346FFBD" w14:textId="77777777" w:rsidR="001F4B70" w:rsidRPr="001F4B70" w:rsidRDefault="001F4B70" w:rsidP="006B25B2">
            <w:pPr>
              <w:pStyle w:val="TableHeading1"/>
              <w:spacing w:before="120"/>
              <w:jc w:val="left"/>
            </w:pPr>
            <w:r w:rsidRPr="001F4B70">
              <w:t>Description</w:t>
            </w:r>
          </w:p>
        </w:tc>
      </w:tr>
      <w:tr w:rsidR="001F4B70" w:rsidRPr="00F11DBD" w14:paraId="2F3A4D13" w14:textId="77777777" w:rsidTr="00C56A70">
        <w:trPr>
          <w:cantSplit/>
          <w:jc w:val="center"/>
        </w:trPr>
        <w:tc>
          <w:tcPr>
            <w:tcW w:w="2198" w:type="dxa"/>
            <w:vAlign w:val="center"/>
          </w:tcPr>
          <w:p w14:paraId="4DE15542" w14:textId="77777777" w:rsidR="001F4B70" w:rsidRPr="006B25B2" w:rsidRDefault="001F4B70" w:rsidP="006B25B2">
            <w:pPr>
              <w:spacing w:before="60" w:after="60"/>
              <w:rPr>
                <w:sz w:val="20"/>
                <w:szCs w:val="20"/>
              </w:rPr>
            </w:pPr>
            <w:r w:rsidRPr="006B25B2">
              <w:rPr>
                <w:sz w:val="20"/>
                <w:szCs w:val="20"/>
              </w:rPr>
              <w:t>Test Delivery</w:t>
            </w:r>
          </w:p>
        </w:tc>
        <w:tc>
          <w:tcPr>
            <w:tcW w:w="3150" w:type="dxa"/>
            <w:vAlign w:val="center"/>
          </w:tcPr>
          <w:p w14:paraId="5890B13F" w14:textId="7D26A3A7" w:rsidR="001F4B70" w:rsidRPr="006B25B2" w:rsidRDefault="006C6D96" w:rsidP="00A806AC">
            <w:pPr>
              <w:spacing w:before="60" w:after="60"/>
              <w:rPr>
                <w:sz w:val="20"/>
                <w:szCs w:val="20"/>
              </w:rPr>
            </w:pPr>
            <w:r w:rsidRPr="006B25B2">
              <w:rPr>
                <w:sz w:val="20"/>
                <w:szCs w:val="20"/>
              </w:rPr>
              <w:t>Test Delivery, Adaptive Engine, Machine Scoring (real-time item scoring only)</w:t>
            </w:r>
            <w:ins w:id="934" w:author="Jeff Johnson" w:date="2017-07-10T17:50:00Z">
              <w:r w:rsidR="00A806AC">
                <w:rPr>
                  <w:sz w:val="20"/>
                  <w:szCs w:val="20"/>
                </w:rPr>
                <w:t xml:space="preserve">, </w:t>
              </w:r>
            </w:ins>
            <w:ins w:id="935" w:author="Jeff Johnson" w:date="2017-07-10T17:56:00Z">
              <w:r w:rsidR="00A806AC">
                <w:rPr>
                  <w:sz w:val="20"/>
                  <w:szCs w:val="20"/>
                </w:rPr>
                <w:t>Exam Service, Exam Results Transmitter Service, Assessment Service, Session Service, Student Service, Cloud Configuration Service</w:t>
              </w:r>
            </w:ins>
            <w:del w:id="936" w:author="Jeff Johnson" w:date="2017-07-10T15:41:00Z">
              <w:r w:rsidRPr="006B25B2" w:rsidDel="001153D3">
                <w:rPr>
                  <w:sz w:val="20"/>
                  <w:szCs w:val="20"/>
                </w:rPr>
                <w:delText xml:space="preserve">, CAT Simulator,  </w:delText>
              </w:r>
            </w:del>
          </w:p>
        </w:tc>
        <w:tc>
          <w:tcPr>
            <w:tcW w:w="3548" w:type="dxa"/>
            <w:vAlign w:val="center"/>
          </w:tcPr>
          <w:p w14:paraId="41ECA9C9" w14:textId="77777777" w:rsidR="001F4B70" w:rsidRPr="006B25B2" w:rsidRDefault="00BF0961" w:rsidP="006B25B2">
            <w:pPr>
              <w:spacing w:before="60" w:after="60"/>
              <w:rPr>
                <w:sz w:val="20"/>
                <w:szCs w:val="20"/>
              </w:rPr>
            </w:pPr>
            <w:r w:rsidRPr="006B25B2">
              <w:rPr>
                <w:sz w:val="20"/>
                <w:szCs w:val="20"/>
              </w:rPr>
              <w:t>The Test Delivery unit isolates the components that are responsible for interactive real-time management of student test sessions</w:t>
            </w:r>
          </w:p>
        </w:tc>
      </w:tr>
      <w:tr w:rsidR="008D79FF" w:rsidRPr="00F11DBD" w14:paraId="29232B02" w14:textId="77777777" w:rsidTr="00C56A70">
        <w:trPr>
          <w:cantSplit/>
          <w:jc w:val="center"/>
          <w:ins w:id="937" w:author="Jeff Johnson" w:date="2017-07-10T15:59:00Z"/>
        </w:trPr>
        <w:tc>
          <w:tcPr>
            <w:tcW w:w="2198" w:type="dxa"/>
            <w:vAlign w:val="center"/>
          </w:tcPr>
          <w:p w14:paraId="0CB5BB6D" w14:textId="4535BAC7" w:rsidR="008D79FF" w:rsidRPr="006B25B2" w:rsidRDefault="008D79FF" w:rsidP="006B25B2">
            <w:pPr>
              <w:spacing w:before="60" w:after="60"/>
              <w:rPr>
                <w:ins w:id="938" w:author="Jeff Johnson" w:date="2017-07-10T15:59:00Z"/>
                <w:sz w:val="20"/>
                <w:szCs w:val="20"/>
              </w:rPr>
            </w:pPr>
            <w:ins w:id="939" w:author="Jeff Johnson" w:date="2017-07-10T15:59:00Z">
              <w:r>
                <w:rPr>
                  <w:sz w:val="20"/>
                  <w:szCs w:val="20"/>
                </w:rPr>
                <w:t>Centralized Logging</w:t>
              </w:r>
            </w:ins>
          </w:p>
        </w:tc>
        <w:tc>
          <w:tcPr>
            <w:tcW w:w="3150" w:type="dxa"/>
            <w:vAlign w:val="center"/>
          </w:tcPr>
          <w:p w14:paraId="32E40F3A" w14:textId="10C38ACE" w:rsidR="008D79FF" w:rsidRPr="006B25B2" w:rsidRDefault="008D79FF" w:rsidP="001153D3">
            <w:pPr>
              <w:spacing w:before="60" w:after="60"/>
              <w:rPr>
                <w:ins w:id="940" w:author="Jeff Johnson" w:date="2017-07-10T15:59:00Z"/>
                <w:sz w:val="20"/>
                <w:szCs w:val="20"/>
              </w:rPr>
            </w:pPr>
            <w:proofErr w:type="spellStart"/>
            <w:ins w:id="941" w:author="Jeff Johnson" w:date="2017-07-10T16:01:00Z">
              <w:r>
                <w:rPr>
                  <w:sz w:val="20"/>
                  <w:szCs w:val="20"/>
                </w:rPr>
                <w:t>ElasticSearch</w:t>
              </w:r>
              <w:proofErr w:type="spellEnd"/>
              <w:r>
                <w:rPr>
                  <w:sz w:val="20"/>
                  <w:szCs w:val="20"/>
                </w:rPr>
                <w:t xml:space="preserve">, </w:t>
              </w:r>
              <w:proofErr w:type="spellStart"/>
              <w:r>
                <w:rPr>
                  <w:sz w:val="20"/>
                  <w:szCs w:val="20"/>
                </w:rPr>
                <w:t>LogStash</w:t>
              </w:r>
              <w:proofErr w:type="spellEnd"/>
              <w:r>
                <w:rPr>
                  <w:sz w:val="20"/>
                  <w:szCs w:val="20"/>
                </w:rPr>
                <w:t xml:space="preserve">, </w:t>
              </w:r>
              <w:proofErr w:type="spellStart"/>
              <w:r>
                <w:rPr>
                  <w:sz w:val="20"/>
                  <w:szCs w:val="20"/>
                </w:rPr>
                <w:t>Kibana</w:t>
              </w:r>
              <w:proofErr w:type="spellEnd"/>
              <w:r>
                <w:rPr>
                  <w:rStyle w:val="FootnoteReference"/>
                  <w:sz w:val="20"/>
                  <w:szCs w:val="20"/>
                </w:rPr>
                <w:footnoteReference w:id="3"/>
              </w:r>
            </w:ins>
          </w:p>
        </w:tc>
        <w:tc>
          <w:tcPr>
            <w:tcW w:w="3548" w:type="dxa"/>
            <w:vAlign w:val="center"/>
          </w:tcPr>
          <w:p w14:paraId="7228FA9C" w14:textId="4D42B5CA" w:rsidR="008D79FF" w:rsidRPr="006B25B2" w:rsidRDefault="008D79FF" w:rsidP="006B25B2">
            <w:pPr>
              <w:spacing w:before="60" w:after="60"/>
              <w:rPr>
                <w:ins w:id="947" w:author="Jeff Johnson" w:date="2017-07-10T15:59:00Z"/>
                <w:sz w:val="20"/>
                <w:szCs w:val="20"/>
              </w:rPr>
            </w:pPr>
            <w:ins w:id="948" w:author="Jeff Johnson" w:date="2017-07-10T16:00:00Z">
              <w:r>
                <w:rPr>
                  <w:sz w:val="20"/>
                  <w:szCs w:val="20"/>
                </w:rPr>
                <w:t>A centralized logging mechanism to record log entries from the various services that comprise the Test Delivery Unit</w:t>
              </w:r>
            </w:ins>
          </w:p>
        </w:tc>
      </w:tr>
      <w:tr w:rsidR="001F4B70" w:rsidRPr="00F11DBD" w14:paraId="278200A7" w14:textId="77777777" w:rsidTr="00C56A70">
        <w:trPr>
          <w:cantSplit/>
          <w:jc w:val="center"/>
        </w:trPr>
        <w:tc>
          <w:tcPr>
            <w:tcW w:w="2198" w:type="dxa"/>
            <w:vAlign w:val="center"/>
          </w:tcPr>
          <w:p w14:paraId="6AABAF8F" w14:textId="77777777" w:rsidR="001F4B70" w:rsidRPr="006B25B2" w:rsidRDefault="001F4B70" w:rsidP="006B25B2">
            <w:pPr>
              <w:spacing w:before="60" w:after="60"/>
              <w:rPr>
                <w:sz w:val="20"/>
                <w:szCs w:val="20"/>
              </w:rPr>
            </w:pPr>
            <w:r w:rsidRPr="006B25B2">
              <w:rPr>
                <w:sz w:val="20"/>
                <w:szCs w:val="20"/>
              </w:rPr>
              <w:t>Test Integration and Scoring</w:t>
            </w:r>
          </w:p>
        </w:tc>
        <w:tc>
          <w:tcPr>
            <w:tcW w:w="3150" w:type="dxa"/>
            <w:vAlign w:val="center"/>
          </w:tcPr>
          <w:p w14:paraId="577B0319" w14:textId="77777777" w:rsidR="001F4B70" w:rsidRPr="006B25B2" w:rsidRDefault="006C6D96" w:rsidP="006B25B2">
            <w:pPr>
              <w:spacing w:before="60" w:after="60"/>
              <w:rPr>
                <w:sz w:val="20"/>
                <w:szCs w:val="20"/>
              </w:rPr>
            </w:pPr>
            <w:r w:rsidRPr="006B25B2">
              <w:rPr>
                <w:sz w:val="20"/>
                <w:szCs w:val="20"/>
              </w:rPr>
              <w:t>Test Integration, Test Scoring</w:t>
            </w:r>
          </w:p>
        </w:tc>
        <w:tc>
          <w:tcPr>
            <w:tcW w:w="3548" w:type="dxa"/>
            <w:vAlign w:val="center"/>
          </w:tcPr>
          <w:p w14:paraId="2532C37B" w14:textId="77777777" w:rsidR="001F4B70" w:rsidRPr="006B25B2" w:rsidRDefault="00913719" w:rsidP="006B25B2">
            <w:pPr>
              <w:spacing w:before="60" w:after="60"/>
              <w:rPr>
                <w:sz w:val="20"/>
                <w:szCs w:val="20"/>
              </w:rPr>
            </w:pPr>
            <w:r w:rsidRPr="006B25B2">
              <w:rPr>
                <w:sz w:val="20"/>
                <w:szCs w:val="20"/>
              </w:rPr>
              <w:t>The Test Integration and Scoring unit works closely with Test Delivery to manage student assessments once the interactive real-time aspect of a student assessment is complete</w:t>
            </w:r>
          </w:p>
        </w:tc>
      </w:tr>
      <w:tr w:rsidR="001F4B70" w:rsidRPr="00F11DBD" w14:paraId="55245912" w14:textId="77777777" w:rsidTr="00C56A70">
        <w:trPr>
          <w:cantSplit/>
          <w:jc w:val="center"/>
        </w:trPr>
        <w:tc>
          <w:tcPr>
            <w:tcW w:w="2198" w:type="dxa"/>
            <w:vAlign w:val="center"/>
          </w:tcPr>
          <w:p w14:paraId="415FDEA2" w14:textId="77777777" w:rsidR="001F4B70" w:rsidRPr="006B25B2" w:rsidRDefault="001F4B70" w:rsidP="006B25B2">
            <w:pPr>
              <w:spacing w:before="60" w:after="60"/>
              <w:rPr>
                <w:sz w:val="20"/>
                <w:szCs w:val="20"/>
              </w:rPr>
            </w:pPr>
            <w:r w:rsidRPr="006B25B2">
              <w:rPr>
                <w:sz w:val="20"/>
                <w:szCs w:val="20"/>
              </w:rPr>
              <w:lastRenderedPageBreak/>
              <w:t>Test Registration and Administration</w:t>
            </w:r>
          </w:p>
        </w:tc>
        <w:tc>
          <w:tcPr>
            <w:tcW w:w="3150" w:type="dxa"/>
            <w:vAlign w:val="center"/>
          </w:tcPr>
          <w:p w14:paraId="15ECD022" w14:textId="77777777" w:rsidR="001F4B70" w:rsidRPr="006B25B2" w:rsidRDefault="006C6D96" w:rsidP="006B25B2">
            <w:pPr>
              <w:spacing w:before="60" w:after="60"/>
              <w:rPr>
                <w:sz w:val="20"/>
                <w:szCs w:val="20"/>
              </w:rPr>
            </w:pPr>
            <w:r w:rsidRPr="006B25B2">
              <w:rPr>
                <w:sz w:val="20"/>
                <w:szCs w:val="20"/>
              </w:rPr>
              <w:t>Test Registration, Test Administration</w:t>
            </w:r>
          </w:p>
        </w:tc>
        <w:tc>
          <w:tcPr>
            <w:tcW w:w="3548" w:type="dxa"/>
            <w:vAlign w:val="center"/>
          </w:tcPr>
          <w:p w14:paraId="38F975AE" w14:textId="77777777" w:rsidR="001F4B70" w:rsidRPr="006B25B2" w:rsidRDefault="00BF0961" w:rsidP="006B25B2">
            <w:pPr>
              <w:spacing w:before="60" w:after="60"/>
              <w:rPr>
                <w:sz w:val="20"/>
                <w:szCs w:val="20"/>
              </w:rPr>
            </w:pPr>
            <w:r w:rsidRPr="006B25B2">
              <w:rPr>
                <w:sz w:val="20"/>
                <w:szCs w:val="20"/>
              </w:rPr>
              <w:t>The Test Integration and Scoring unit manages all aspects of student test registration and administration that are not already managed by the Test Delivery unit</w:t>
            </w:r>
          </w:p>
        </w:tc>
      </w:tr>
      <w:tr w:rsidR="001F4B70" w:rsidRPr="00F11DBD" w14:paraId="0B90B2DE" w14:textId="77777777" w:rsidTr="00C56A70">
        <w:trPr>
          <w:cantSplit/>
          <w:jc w:val="center"/>
        </w:trPr>
        <w:tc>
          <w:tcPr>
            <w:tcW w:w="2198" w:type="dxa"/>
            <w:vAlign w:val="center"/>
          </w:tcPr>
          <w:p w14:paraId="6E79DE9A" w14:textId="77777777" w:rsidR="001F4B70" w:rsidRPr="006B25B2" w:rsidRDefault="001F4B70" w:rsidP="006B25B2">
            <w:pPr>
              <w:spacing w:before="60" w:after="60"/>
              <w:rPr>
                <w:sz w:val="20"/>
                <w:szCs w:val="20"/>
              </w:rPr>
            </w:pPr>
            <w:r w:rsidRPr="006B25B2">
              <w:rPr>
                <w:sz w:val="20"/>
                <w:szCs w:val="20"/>
              </w:rPr>
              <w:t>Assessment Creation and Management</w:t>
            </w:r>
          </w:p>
        </w:tc>
        <w:tc>
          <w:tcPr>
            <w:tcW w:w="3150" w:type="dxa"/>
            <w:vAlign w:val="center"/>
          </w:tcPr>
          <w:p w14:paraId="545DBCB2" w14:textId="77777777" w:rsidR="001F4B70" w:rsidRPr="006B25B2" w:rsidRDefault="006C6D96" w:rsidP="006B25B2">
            <w:pPr>
              <w:spacing w:before="60" w:after="60"/>
              <w:rPr>
                <w:sz w:val="20"/>
                <w:szCs w:val="20"/>
              </w:rPr>
            </w:pPr>
            <w:r w:rsidRPr="006B25B2">
              <w:rPr>
                <w:sz w:val="20"/>
                <w:szCs w:val="20"/>
              </w:rPr>
              <w:t>Test Authoring, Test Packager, Test Spec Bank, Test Item Bank</w:t>
            </w:r>
            <w:r w:rsidR="00913719" w:rsidRPr="006B25B2">
              <w:rPr>
                <w:sz w:val="20"/>
                <w:szCs w:val="20"/>
              </w:rPr>
              <w:t xml:space="preserve"> (Item Authoring and Item Bank from Smarter Balanced contract 07 may also be deployed here)</w:t>
            </w:r>
          </w:p>
        </w:tc>
        <w:tc>
          <w:tcPr>
            <w:tcW w:w="3548" w:type="dxa"/>
            <w:vAlign w:val="center"/>
          </w:tcPr>
          <w:p w14:paraId="2B1CD128" w14:textId="77777777" w:rsidR="001F4B70" w:rsidRPr="006B25B2" w:rsidRDefault="00913719" w:rsidP="006B25B2">
            <w:pPr>
              <w:spacing w:before="60" w:after="60"/>
              <w:rPr>
                <w:sz w:val="20"/>
                <w:szCs w:val="20"/>
              </w:rPr>
            </w:pPr>
            <w:r w:rsidRPr="006B25B2">
              <w:rPr>
                <w:sz w:val="20"/>
                <w:szCs w:val="20"/>
              </w:rPr>
              <w:t>The Assessment Creation and Management unit provides a computing environment for components that are used to create student assessments</w:t>
            </w:r>
          </w:p>
        </w:tc>
      </w:tr>
      <w:tr w:rsidR="001F4B70" w:rsidRPr="00F11DBD" w14:paraId="2F1EDE1E" w14:textId="77777777" w:rsidTr="00C56A70">
        <w:trPr>
          <w:cantSplit/>
          <w:jc w:val="center"/>
        </w:trPr>
        <w:tc>
          <w:tcPr>
            <w:tcW w:w="2198" w:type="dxa"/>
            <w:vAlign w:val="center"/>
          </w:tcPr>
          <w:p w14:paraId="492A9F20" w14:textId="37067455" w:rsidR="001F4B70" w:rsidRPr="006B25B2" w:rsidRDefault="0090234A" w:rsidP="0090234A">
            <w:pPr>
              <w:spacing w:before="60" w:after="60"/>
              <w:rPr>
                <w:sz w:val="20"/>
                <w:szCs w:val="20"/>
              </w:rPr>
            </w:pPr>
            <w:r>
              <w:rPr>
                <w:sz w:val="20"/>
                <w:szCs w:val="20"/>
              </w:rPr>
              <w:t>SSO</w:t>
            </w:r>
          </w:p>
        </w:tc>
        <w:tc>
          <w:tcPr>
            <w:tcW w:w="3150" w:type="dxa"/>
            <w:vAlign w:val="center"/>
          </w:tcPr>
          <w:p w14:paraId="03277C79" w14:textId="4497E911" w:rsidR="001F4B70" w:rsidRPr="006B25B2" w:rsidRDefault="006C6D96" w:rsidP="0090234A">
            <w:pPr>
              <w:spacing w:before="60" w:after="60"/>
              <w:rPr>
                <w:sz w:val="20"/>
                <w:szCs w:val="20"/>
              </w:rPr>
            </w:pPr>
            <w:r w:rsidRPr="006B25B2">
              <w:rPr>
                <w:sz w:val="20"/>
                <w:szCs w:val="20"/>
              </w:rPr>
              <w:t>SSO</w:t>
            </w:r>
          </w:p>
        </w:tc>
        <w:tc>
          <w:tcPr>
            <w:tcW w:w="3548" w:type="dxa"/>
            <w:vAlign w:val="center"/>
          </w:tcPr>
          <w:p w14:paraId="1CDEEC60" w14:textId="77777777" w:rsidR="001F4B70" w:rsidRPr="006B25B2" w:rsidRDefault="00913719" w:rsidP="006B25B2">
            <w:pPr>
              <w:spacing w:before="60" w:after="60"/>
              <w:rPr>
                <w:sz w:val="20"/>
                <w:szCs w:val="20"/>
              </w:rPr>
            </w:pPr>
            <w:r w:rsidRPr="006B25B2">
              <w:rPr>
                <w:sz w:val="20"/>
                <w:szCs w:val="20"/>
              </w:rPr>
              <w:t>This deployment unit isolates components critical to the authentication and authorization function</w:t>
            </w:r>
          </w:p>
        </w:tc>
      </w:tr>
      <w:tr w:rsidR="001F4B70" w:rsidRPr="00F11DBD" w14:paraId="6C88835B" w14:textId="77777777" w:rsidTr="00C56A70">
        <w:trPr>
          <w:cantSplit/>
          <w:jc w:val="center"/>
        </w:trPr>
        <w:tc>
          <w:tcPr>
            <w:tcW w:w="2198" w:type="dxa"/>
            <w:vAlign w:val="center"/>
          </w:tcPr>
          <w:p w14:paraId="4E3BFB11" w14:textId="77777777" w:rsidR="001F4B70" w:rsidRPr="006B25B2" w:rsidRDefault="001F4B70" w:rsidP="006B25B2">
            <w:pPr>
              <w:spacing w:before="60" w:after="60"/>
              <w:rPr>
                <w:sz w:val="20"/>
                <w:szCs w:val="20"/>
              </w:rPr>
            </w:pPr>
            <w:r w:rsidRPr="006B25B2">
              <w:rPr>
                <w:sz w:val="20"/>
                <w:szCs w:val="20"/>
              </w:rPr>
              <w:t>Monitoring and Alerting</w:t>
            </w:r>
          </w:p>
        </w:tc>
        <w:tc>
          <w:tcPr>
            <w:tcW w:w="3150" w:type="dxa"/>
            <w:vAlign w:val="center"/>
          </w:tcPr>
          <w:p w14:paraId="6E1B90AB" w14:textId="77777777" w:rsidR="001F4B70" w:rsidRPr="006B25B2" w:rsidRDefault="006C6D96" w:rsidP="006B25B2">
            <w:pPr>
              <w:spacing w:before="60" w:after="60"/>
              <w:rPr>
                <w:sz w:val="20"/>
                <w:szCs w:val="20"/>
              </w:rPr>
            </w:pPr>
            <w:r w:rsidRPr="006B25B2">
              <w:rPr>
                <w:sz w:val="20"/>
                <w:szCs w:val="20"/>
              </w:rPr>
              <w:t>Monitoring and Alerting</w:t>
            </w:r>
          </w:p>
        </w:tc>
        <w:tc>
          <w:tcPr>
            <w:tcW w:w="3548" w:type="dxa"/>
            <w:vAlign w:val="center"/>
          </w:tcPr>
          <w:p w14:paraId="3289D3A1" w14:textId="77777777" w:rsidR="001F4B70" w:rsidRPr="006B25B2" w:rsidRDefault="008623CC" w:rsidP="006B25B2">
            <w:pPr>
              <w:spacing w:before="60" w:after="60"/>
              <w:rPr>
                <w:sz w:val="20"/>
                <w:szCs w:val="20"/>
              </w:rPr>
            </w:pPr>
            <w:r w:rsidRPr="006B25B2">
              <w:rPr>
                <w:sz w:val="20"/>
                <w:szCs w:val="20"/>
              </w:rPr>
              <w:t>Monitoring and Alerting is isolated into its own unit to isolate other components from the significant system logging traffic</w:t>
            </w:r>
          </w:p>
        </w:tc>
      </w:tr>
      <w:tr w:rsidR="001F4B70" w:rsidRPr="00F11DBD" w14:paraId="6A852075" w14:textId="77777777" w:rsidTr="008D79FF">
        <w:tblPrEx>
          <w:tblW w:w="0" w:type="auto"/>
          <w:jc w:val="center"/>
          <w:tblPrExChange w:id="949" w:author="Jeff Johnson" w:date="2017-07-10T15:58:00Z">
            <w:tblPrEx>
              <w:tblW w:w="0" w:type="auto"/>
              <w:jc w:val="center"/>
            </w:tblPrEx>
          </w:tblPrExChange>
        </w:tblPrEx>
        <w:trPr>
          <w:cantSplit/>
          <w:trHeight w:val="773"/>
          <w:jc w:val="center"/>
          <w:trPrChange w:id="950" w:author="Jeff Johnson" w:date="2017-07-10T15:58:00Z">
            <w:trPr>
              <w:cantSplit/>
              <w:jc w:val="center"/>
            </w:trPr>
          </w:trPrChange>
        </w:trPr>
        <w:tc>
          <w:tcPr>
            <w:tcW w:w="2198" w:type="dxa"/>
            <w:vAlign w:val="center"/>
            <w:tcPrChange w:id="951" w:author="Jeff Johnson" w:date="2017-07-10T15:58:00Z">
              <w:tcPr>
                <w:tcW w:w="2198" w:type="dxa"/>
                <w:vAlign w:val="center"/>
              </w:tcPr>
            </w:tcPrChange>
          </w:tcPr>
          <w:p w14:paraId="4C2418EB" w14:textId="77777777" w:rsidR="001F4B70" w:rsidRPr="006B25B2" w:rsidRDefault="001F4B70" w:rsidP="006B25B2">
            <w:pPr>
              <w:spacing w:before="60" w:after="60"/>
              <w:rPr>
                <w:sz w:val="20"/>
                <w:szCs w:val="20"/>
              </w:rPr>
            </w:pPr>
            <w:r w:rsidRPr="006B25B2">
              <w:rPr>
                <w:sz w:val="20"/>
                <w:szCs w:val="20"/>
              </w:rPr>
              <w:t>Shared Services</w:t>
            </w:r>
          </w:p>
        </w:tc>
        <w:tc>
          <w:tcPr>
            <w:tcW w:w="3150" w:type="dxa"/>
            <w:vAlign w:val="center"/>
            <w:tcPrChange w:id="952" w:author="Jeff Johnson" w:date="2017-07-10T15:58:00Z">
              <w:tcPr>
                <w:tcW w:w="3150" w:type="dxa"/>
                <w:vAlign w:val="center"/>
              </w:tcPr>
            </w:tcPrChange>
          </w:tcPr>
          <w:p w14:paraId="1FDCC7B7" w14:textId="2BD98681" w:rsidR="001F4B70" w:rsidRPr="006B25B2" w:rsidRDefault="006C6D96" w:rsidP="0090234A">
            <w:pPr>
              <w:spacing w:before="60" w:after="60"/>
              <w:rPr>
                <w:sz w:val="20"/>
                <w:szCs w:val="20"/>
              </w:rPr>
            </w:pPr>
            <w:r w:rsidRPr="006B25B2">
              <w:rPr>
                <w:sz w:val="20"/>
                <w:szCs w:val="20"/>
              </w:rPr>
              <w:t>Portal, Program Management, Core Standards,</w:t>
            </w:r>
            <w:r w:rsidR="0090234A">
              <w:rPr>
                <w:sz w:val="20"/>
                <w:szCs w:val="20"/>
              </w:rPr>
              <w:t xml:space="preserve"> Permissions</w:t>
            </w:r>
            <w:r w:rsidRPr="006B25B2">
              <w:rPr>
                <w:sz w:val="20"/>
                <w:szCs w:val="20"/>
              </w:rPr>
              <w:t xml:space="preserve"> </w:t>
            </w:r>
          </w:p>
        </w:tc>
        <w:tc>
          <w:tcPr>
            <w:tcW w:w="3548" w:type="dxa"/>
            <w:vAlign w:val="center"/>
            <w:tcPrChange w:id="953" w:author="Jeff Johnson" w:date="2017-07-10T15:58:00Z">
              <w:tcPr>
                <w:tcW w:w="3548" w:type="dxa"/>
                <w:vAlign w:val="center"/>
              </w:tcPr>
            </w:tcPrChange>
          </w:tcPr>
          <w:p w14:paraId="73E670DF" w14:textId="77777777" w:rsidR="001F4B70" w:rsidRPr="006B25B2" w:rsidRDefault="00356D09" w:rsidP="006B25B2">
            <w:pPr>
              <w:spacing w:before="60" w:after="60"/>
              <w:rPr>
                <w:sz w:val="20"/>
                <w:szCs w:val="20"/>
              </w:rPr>
            </w:pPr>
            <w:r w:rsidRPr="006B25B2">
              <w:rPr>
                <w:sz w:val="20"/>
                <w:szCs w:val="20"/>
              </w:rPr>
              <w:t xml:space="preserve">The Shared Services unit houses all remaining Shared Services components </w:t>
            </w:r>
          </w:p>
        </w:tc>
      </w:tr>
    </w:tbl>
    <w:p w14:paraId="103B15AD" w14:textId="2F15C3F9" w:rsidR="00C12E47" w:rsidRPr="006B25B2" w:rsidRDefault="00C12E47" w:rsidP="006B25B2">
      <w:pPr>
        <w:pStyle w:val="Caption"/>
      </w:pPr>
      <w:bookmarkStart w:id="954" w:name="_Toc487492074"/>
      <w:r w:rsidRPr="006B25B2">
        <w:t xml:space="preserve">Table </w:t>
      </w:r>
      <w:ins w:id="955" w:author="Jeff Johnson" w:date="2017-07-12T21:16:00Z">
        <w:r w:rsidR="00B33BF6">
          <w:fldChar w:fldCharType="begin"/>
        </w:r>
        <w:r w:rsidR="00B33BF6">
          <w:instrText xml:space="preserve"> SEQ Table \* ARABIC </w:instrText>
        </w:r>
      </w:ins>
      <w:r w:rsidR="00B33BF6">
        <w:fldChar w:fldCharType="separate"/>
      </w:r>
      <w:ins w:id="956" w:author="Jeff Johnson" w:date="2017-07-12T21:16:00Z">
        <w:r w:rsidR="00B33BF6">
          <w:rPr>
            <w:noProof/>
          </w:rPr>
          <w:t>4</w:t>
        </w:r>
        <w:r w:rsidR="00B33BF6">
          <w:fldChar w:fldCharType="end"/>
        </w:r>
      </w:ins>
      <w:del w:id="957"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4</w:delText>
        </w:r>
        <w:r w:rsidR="00A36C43" w:rsidDel="00B33BF6">
          <w:rPr>
            <w:noProof/>
          </w:rPr>
          <w:fldChar w:fldCharType="end"/>
        </w:r>
      </w:del>
      <w:r w:rsidRPr="006B25B2">
        <w:t>. Summary of Deployment Groups</w:t>
      </w:r>
      <w:bookmarkEnd w:id="954"/>
    </w:p>
    <w:p w14:paraId="45BB5A46" w14:textId="77777777" w:rsidR="001F4B70" w:rsidRDefault="00461928" w:rsidP="00C56047">
      <w:pPr>
        <w:pStyle w:val="Heading2"/>
        <w:rPr>
          <w:ins w:id="958" w:author="Jeff Johnson" w:date="2017-07-10T15:45:00Z"/>
        </w:rPr>
      </w:pPr>
      <w:bookmarkStart w:id="959" w:name="_Toc488653855"/>
      <w:r>
        <w:t xml:space="preserve">Test Delivery </w:t>
      </w:r>
      <w:r w:rsidR="00444B7B">
        <w:t>Unit</w:t>
      </w:r>
      <w:bookmarkEnd w:id="959"/>
    </w:p>
    <w:p w14:paraId="374D8C07" w14:textId="0861E696" w:rsidR="00C11B0B" w:rsidRDefault="00C11B0B">
      <w:pPr>
        <w:rPr>
          <w:ins w:id="960" w:author="Jeff Johnson" w:date="2017-07-10T15:53:00Z"/>
        </w:rPr>
        <w:pPrChange w:id="961" w:author="Jeff Johnson" w:date="2017-07-10T15:45:00Z">
          <w:pPr>
            <w:pStyle w:val="Heading2"/>
          </w:pPr>
        </w:pPrChange>
      </w:pPr>
      <w:ins w:id="962" w:author="Jeff Johnson" w:date="2017-07-10T15:45:00Z">
        <w:r>
          <w:t>The</w:t>
        </w:r>
      </w:ins>
      <w:ins w:id="963" w:author="Jeff Johnson" w:date="2017-07-10T15:50:00Z">
        <w:r>
          <w:t xml:space="preserve"> primary component of the</w:t>
        </w:r>
      </w:ins>
      <w:ins w:id="964" w:author="Jeff Johnson" w:date="2017-07-10T15:45:00Z">
        <w:r>
          <w:t xml:space="preserve"> Test Delivery Unit is a </w:t>
        </w:r>
      </w:ins>
      <w:ins w:id="965" w:author="Jeff Johnson" w:date="2017-07-10T15:46:00Z">
        <w:r>
          <w:fldChar w:fldCharType="begin"/>
        </w:r>
        <w:r>
          <w:instrText xml:space="preserve"> HYPERLINK "https://kubernetes.io/" </w:instrText>
        </w:r>
        <w:r>
          <w:fldChar w:fldCharType="separate"/>
        </w:r>
        <w:r w:rsidRPr="00C11B0B">
          <w:rPr>
            <w:rStyle w:val="Hyperlink"/>
          </w:rPr>
          <w:t>Kubernetes</w:t>
        </w:r>
        <w:r>
          <w:fldChar w:fldCharType="end"/>
        </w:r>
      </w:ins>
      <w:ins w:id="966" w:author="Jeff Johnson" w:date="2017-07-10T15:45:00Z">
        <w:r>
          <w:t xml:space="preserve"> cluster</w:t>
        </w:r>
      </w:ins>
      <w:ins w:id="967" w:author="Jeff Johnson" w:date="2017-07-10T15:50:00Z">
        <w:r>
          <w:t xml:space="preserve"> that hosts the applications necessary to serve assessments to students.</w:t>
        </w:r>
      </w:ins>
      <w:ins w:id="968" w:author="Jeff Johnson" w:date="2017-07-10T15:51:00Z">
        <w:r w:rsidR="00120AD2">
          <w:t xml:space="preserve">  The Kubernetes cluster consists of several EC2 instances that host groups of Docker containers (referred to as </w:t>
        </w:r>
      </w:ins>
      <w:ins w:id="969" w:author="Jeff Johnson" w:date="2017-07-10T15:52:00Z">
        <w:r w:rsidR="00120AD2">
          <w:t>“</w:t>
        </w:r>
        <w:r w:rsidR="00120AD2">
          <w:fldChar w:fldCharType="begin"/>
        </w:r>
        <w:r w:rsidR="00120AD2">
          <w:instrText xml:space="preserve"> HYPERLINK "https://kubernetes.io/docs/concepts/workloads/pods/pod/" </w:instrText>
        </w:r>
        <w:r w:rsidR="00120AD2">
          <w:fldChar w:fldCharType="separate"/>
        </w:r>
        <w:r w:rsidR="00120AD2" w:rsidRPr="00120AD2">
          <w:rPr>
            <w:rStyle w:val="Hyperlink"/>
          </w:rPr>
          <w:t>pods</w:t>
        </w:r>
        <w:r w:rsidR="00120AD2">
          <w:fldChar w:fldCharType="end"/>
        </w:r>
        <w:r w:rsidR="00120AD2">
          <w:t>”)</w:t>
        </w:r>
      </w:ins>
      <w:ins w:id="970" w:author="Jeff Johnson" w:date="2017-07-10T15:53:00Z">
        <w:r w:rsidR="008D79FF">
          <w:t xml:space="preserve"> that comprise various parts of</w:t>
        </w:r>
        <w:r w:rsidR="000410C9">
          <w:t xml:space="preserve"> the Test Delivery System (TDS):</w:t>
        </w:r>
      </w:ins>
    </w:p>
    <w:p w14:paraId="2E76387D" w14:textId="47594271" w:rsidR="000410C9" w:rsidRDefault="000410C9">
      <w:pPr>
        <w:pStyle w:val="ListParagraph"/>
        <w:numPr>
          <w:ilvl w:val="0"/>
          <w:numId w:val="47"/>
        </w:numPr>
        <w:rPr>
          <w:ins w:id="971" w:author="Jeff Johnson" w:date="2017-07-10T18:31:00Z"/>
        </w:rPr>
        <w:pPrChange w:id="972" w:author="Jeff Johnson" w:date="2017-07-10T18:31:00Z">
          <w:pPr>
            <w:pStyle w:val="Heading2"/>
          </w:pPr>
        </w:pPrChange>
      </w:pPr>
      <w:ins w:id="973" w:author="Jeff Johnson" w:date="2017-07-10T18:31:00Z">
        <w:r w:rsidRPr="000410C9">
          <w:rPr>
            <w:b/>
            <w:rPrChange w:id="974" w:author="Jeff Johnson" w:date="2017-07-10T18:33:00Z">
              <w:rPr/>
            </w:rPrChange>
          </w:rPr>
          <w:t>Exam Service:</w:t>
        </w:r>
        <w:r>
          <w:t xml:space="preserve">  </w:t>
        </w:r>
      </w:ins>
      <w:ins w:id="975" w:author="Jeff Johnson" w:date="2017-07-10T18:32:00Z">
        <w:r>
          <w:t>Manages</w:t>
        </w:r>
      </w:ins>
      <w:ins w:id="976" w:author="Jeff Johnson" w:date="2017-07-10T18:31:00Z">
        <w:r>
          <w:t xml:space="preserve"> data a student works through an exam</w:t>
        </w:r>
      </w:ins>
    </w:p>
    <w:p w14:paraId="3FA48910" w14:textId="10B9EBAD" w:rsidR="000410C9" w:rsidRDefault="000410C9">
      <w:pPr>
        <w:pStyle w:val="ListParagraph"/>
        <w:numPr>
          <w:ilvl w:val="0"/>
          <w:numId w:val="47"/>
        </w:numPr>
        <w:rPr>
          <w:ins w:id="977" w:author="Jeff Johnson" w:date="2017-07-10T18:31:00Z"/>
        </w:rPr>
        <w:pPrChange w:id="978" w:author="Jeff Johnson" w:date="2017-07-10T18:31:00Z">
          <w:pPr>
            <w:pStyle w:val="Heading2"/>
          </w:pPr>
        </w:pPrChange>
      </w:pPr>
      <w:ins w:id="979" w:author="Jeff Johnson" w:date="2017-07-10T18:31:00Z">
        <w:r w:rsidRPr="000410C9">
          <w:rPr>
            <w:b/>
            <w:rPrChange w:id="980" w:author="Jeff Johnson" w:date="2017-07-10T18:33:00Z">
              <w:rPr/>
            </w:rPrChange>
          </w:rPr>
          <w:t>Exam Results Transmitter</w:t>
        </w:r>
      </w:ins>
      <w:ins w:id="981" w:author="Jeff Johnson" w:date="2017-07-10T18:33:00Z">
        <w:r w:rsidRPr="000410C9">
          <w:rPr>
            <w:b/>
            <w:rPrChange w:id="982" w:author="Jeff Johnson" w:date="2017-07-10T18:33:00Z">
              <w:rPr/>
            </w:rPrChange>
          </w:rPr>
          <w:t xml:space="preserve"> (ERT)</w:t>
        </w:r>
      </w:ins>
      <w:ins w:id="983" w:author="Jeff Johnson" w:date="2017-07-10T18:31:00Z">
        <w:r w:rsidRPr="000410C9">
          <w:rPr>
            <w:b/>
            <w:rPrChange w:id="984" w:author="Jeff Johnson" w:date="2017-07-10T18:33:00Z">
              <w:rPr/>
            </w:rPrChange>
          </w:rPr>
          <w:t xml:space="preserve"> Service:</w:t>
        </w:r>
        <w:r>
          <w:t xml:space="preserve">  </w:t>
        </w:r>
      </w:ins>
      <w:ins w:id="985" w:author="Jeff Johnson" w:date="2017-07-10T18:32:00Z">
        <w:r>
          <w:t>Delivers the Test Results Transmission (TRT) file of the completed exam to the Test Integration System (TIS)</w:t>
        </w:r>
      </w:ins>
    </w:p>
    <w:p w14:paraId="58B16A3F" w14:textId="06350A06" w:rsidR="000410C9" w:rsidRDefault="000410C9">
      <w:pPr>
        <w:pStyle w:val="ListParagraph"/>
        <w:numPr>
          <w:ilvl w:val="0"/>
          <w:numId w:val="47"/>
        </w:numPr>
        <w:rPr>
          <w:ins w:id="986" w:author="Jeff Johnson" w:date="2017-07-10T18:32:00Z"/>
        </w:rPr>
        <w:pPrChange w:id="987" w:author="Jeff Johnson" w:date="2017-07-10T18:31:00Z">
          <w:pPr>
            <w:pStyle w:val="Heading2"/>
          </w:pPr>
        </w:pPrChange>
      </w:pPr>
      <w:ins w:id="988" w:author="Jeff Johnson" w:date="2017-07-10T18:31:00Z">
        <w:r w:rsidRPr="000410C9">
          <w:rPr>
            <w:b/>
            <w:rPrChange w:id="989" w:author="Jeff Johnson" w:date="2017-07-10T18:33:00Z">
              <w:rPr/>
            </w:rPrChange>
          </w:rPr>
          <w:t>Assessment Service:</w:t>
        </w:r>
        <w:r>
          <w:t xml:space="preserve">  </w:t>
        </w:r>
      </w:ins>
      <w:ins w:id="990" w:author="Jeff Johnson" w:date="2017-07-10T18:32:00Z">
        <w:r>
          <w:t>Manages data for an assessment (i.e. a test that has been loaded into TDS)</w:t>
        </w:r>
      </w:ins>
    </w:p>
    <w:p w14:paraId="06D0756A" w14:textId="73EA15A5" w:rsidR="000410C9" w:rsidRDefault="000410C9">
      <w:pPr>
        <w:pStyle w:val="ListParagraph"/>
        <w:numPr>
          <w:ilvl w:val="0"/>
          <w:numId w:val="47"/>
        </w:numPr>
        <w:rPr>
          <w:ins w:id="991" w:author="Jeff Johnson" w:date="2017-07-10T18:33:00Z"/>
        </w:rPr>
        <w:pPrChange w:id="992" w:author="Jeff Johnson" w:date="2017-07-10T18:31:00Z">
          <w:pPr>
            <w:pStyle w:val="Heading2"/>
          </w:pPr>
        </w:pPrChange>
      </w:pPr>
      <w:proofErr w:type="spellStart"/>
      <w:ins w:id="993" w:author="Jeff Johnson" w:date="2017-07-10T18:33:00Z">
        <w:r w:rsidRPr="000410C9">
          <w:rPr>
            <w:b/>
            <w:rPrChange w:id="994" w:author="Jeff Johnson" w:date="2017-07-10T18:33:00Z">
              <w:rPr/>
            </w:rPrChange>
          </w:rPr>
          <w:t>Config</w:t>
        </w:r>
        <w:proofErr w:type="spellEnd"/>
        <w:r w:rsidRPr="000410C9">
          <w:rPr>
            <w:b/>
            <w:rPrChange w:id="995" w:author="Jeff Johnson" w:date="2017-07-10T18:33:00Z">
              <w:rPr/>
            </w:rPrChange>
          </w:rPr>
          <w:t xml:space="preserve"> Service:</w:t>
        </w:r>
        <w:r>
          <w:t xml:space="preserve">  Manages configuration data for the TDS</w:t>
        </w:r>
      </w:ins>
    </w:p>
    <w:p w14:paraId="3BCE4998" w14:textId="734974C9" w:rsidR="000410C9" w:rsidRDefault="000410C9">
      <w:pPr>
        <w:pStyle w:val="ListParagraph"/>
        <w:numPr>
          <w:ilvl w:val="0"/>
          <w:numId w:val="47"/>
        </w:numPr>
        <w:rPr>
          <w:ins w:id="996" w:author="Jeff Johnson" w:date="2017-07-10T18:34:00Z"/>
        </w:rPr>
        <w:pPrChange w:id="997" w:author="Jeff Johnson" w:date="2017-07-10T18:31:00Z">
          <w:pPr>
            <w:pStyle w:val="Heading2"/>
          </w:pPr>
        </w:pPrChange>
      </w:pPr>
      <w:ins w:id="998" w:author="Jeff Johnson" w:date="2017-07-10T18:33:00Z">
        <w:r w:rsidRPr="000410C9">
          <w:rPr>
            <w:b/>
            <w:rPrChange w:id="999" w:author="Jeff Johnson" w:date="2017-07-10T18:34:00Z">
              <w:rPr/>
            </w:rPrChange>
          </w:rPr>
          <w:t>Session Service:</w:t>
        </w:r>
        <w:r>
          <w:t xml:space="preserve">  </w:t>
        </w:r>
      </w:ins>
      <w:ins w:id="1000" w:author="Jeff Johnson" w:date="2017-07-10T18:34:00Z">
        <w:r>
          <w:t>Manages data for the proctored session</w:t>
        </w:r>
      </w:ins>
      <w:ins w:id="1001" w:author="Jeff Johnson" w:date="2017-07-10T18:33:00Z">
        <w:r>
          <w:t xml:space="preserve"> </w:t>
        </w:r>
      </w:ins>
    </w:p>
    <w:p w14:paraId="64123223" w14:textId="719FFA6D" w:rsidR="000410C9" w:rsidRDefault="000410C9">
      <w:pPr>
        <w:pStyle w:val="ListParagraph"/>
        <w:numPr>
          <w:ilvl w:val="0"/>
          <w:numId w:val="47"/>
        </w:numPr>
        <w:rPr>
          <w:ins w:id="1002" w:author="Jeff Johnson" w:date="2017-07-10T18:34:00Z"/>
        </w:rPr>
        <w:pPrChange w:id="1003" w:author="Jeff Johnson" w:date="2017-07-10T18:31:00Z">
          <w:pPr>
            <w:pStyle w:val="Heading2"/>
          </w:pPr>
        </w:pPrChange>
      </w:pPr>
      <w:ins w:id="1004" w:author="Jeff Johnson" w:date="2017-07-10T18:34:00Z">
        <w:r w:rsidRPr="000410C9">
          <w:rPr>
            <w:b/>
            <w:rPrChange w:id="1005" w:author="Jeff Johnson" w:date="2017-07-10T18:35:00Z">
              <w:rPr/>
            </w:rPrChange>
          </w:rPr>
          <w:t>Student Service:</w:t>
        </w:r>
        <w:r>
          <w:t xml:space="preserve">  Manages student-related data</w:t>
        </w:r>
      </w:ins>
    </w:p>
    <w:p w14:paraId="291A50F1" w14:textId="4BB92C03" w:rsidR="000410C9" w:rsidRDefault="00F641E0">
      <w:pPr>
        <w:pStyle w:val="ListParagraph"/>
        <w:numPr>
          <w:ilvl w:val="0"/>
          <w:numId w:val="47"/>
        </w:numPr>
        <w:rPr>
          <w:ins w:id="1006" w:author="Jeff Johnson" w:date="2017-07-10T18:42:00Z"/>
        </w:rPr>
        <w:pPrChange w:id="1007" w:author="Jeff Johnson" w:date="2017-07-10T18:31:00Z">
          <w:pPr>
            <w:pStyle w:val="Heading2"/>
          </w:pPr>
        </w:pPrChange>
      </w:pPr>
      <w:ins w:id="1008" w:author="Jeff Johnson" w:date="2017-07-10T21:21:00Z">
        <w:r>
          <w:rPr>
            <w:b/>
          </w:rPr>
          <w:t xml:space="preserve">Spring </w:t>
        </w:r>
      </w:ins>
      <w:ins w:id="1009" w:author="Jeff Johnson" w:date="2017-07-10T18:35:00Z">
        <w:r w:rsidR="000410C9" w:rsidRPr="000410C9">
          <w:rPr>
            <w:b/>
            <w:rPrChange w:id="1010" w:author="Jeff Johnson" w:date="2017-07-10T18:35:00Z">
              <w:rPr/>
            </w:rPrChange>
          </w:rPr>
          <w:t>Cloud Configuration Service:</w:t>
        </w:r>
        <w:r w:rsidR="000410C9">
          <w:t xml:space="preserve">  Manages configuration properties for the services cited above</w:t>
        </w:r>
      </w:ins>
    </w:p>
    <w:p w14:paraId="135ADE0D" w14:textId="7DE84F1F" w:rsidR="00AE1AC9" w:rsidRDefault="00AE1AC9">
      <w:pPr>
        <w:pStyle w:val="ListParagraph"/>
        <w:numPr>
          <w:ilvl w:val="0"/>
          <w:numId w:val="47"/>
        </w:numPr>
        <w:rPr>
          <w:ins w:id="1011" w:author="Jeff Johnson" w:date="2017-07-10T18:43:00Z"/>
        </w:rPr>
        <w:pPrChange w:id="1012" w:author="Jeff Johnson" w:date="2017-07-10T18:31:00Z">
          <w:pPr>
            <w:pStyle w:val="Heading2"/>
          </w:pPr>
        </w:pPrChange>
      </w:pPr>
      <w:ins w:id="1013" w:author="Jeff Johnson" w:date="2017-07-10T18:42:00Z">
        <w:r>
          <w:rPr>
            <w:b/>
          </w:rPr>
          <w:t>Student Application WAR:</w:t>
        </w:r>
        <w:r>
          <w:t xml:space="preserve">  A Docker container for the TDS Student application (</w:t>
        </w:r>
      </w:ins>
      <w:ins w:id="1014" w:author="Jeff Johnson" w:date="2017-07-10T18:43:00Z">
        <w:r>
          <w:t xml:space="preserve">user interface </w:t>
        </w:r>
      </w:ins>
      <w:ins w:id="1015" w:author="Jeff Johnson" w:date="2017-07-10T18:42:00Z">
        <w:r>
          <w:t>for the students to take exams)</w:t>
        </w:r>
      </w:ins>
    </w:p>
    <w:p w14:paraId="54304249" w14:textId="775D9A1A" w:rsidR="00AE1AC9" w:rsidRDefault="00AE1AC9">
      <w:pPr>
        <w:pStyle w:val="ListParagraph"/>
        <w:numPr>
          <w:ilvl w:val="0"/>
          <w:numId w:val="47"/>
        </w:numPr>
        <w:rPr>
          <w:ins w:id="1016" w:author="Jeff Johnson" w:date="2017-07-10T18:36:00Z"/>
        </w:rPr>
        <w:pPrChange w:id="1017" w:author="Jeff Johnson" w:date="2017-07-10T18:31:00Z">
          <w:pPr>
            <w:pStyle w:val="Heading2"/>
          </w:pPr>
        </w:pPrChange>
      </w:pPr>
      <w:ins w:id="1018" w:author="Jeff Johnson" w:date="2017-07-10T18:43:00Z">
        <w:r>
          <w:rPr>
            <w:b/>
          </w:rPr>
          <w:t>Proctor Application WAR:</w:t>
        </w:r>
        <w:r>
          <w:t xml:space="preserve">  A Docker container for the TDS Proctor application (user interface for proctoring an exam session)</w:t>
        </w:r>
      </w:ins>
    </w:p>
    <w:p w14:paraId="4713E357" w14:textId="227D81FB" w:rsidR="008D79FF" w:rsidRDefault="000410C9">
      <w:pPr>
        <w:pStyle w:val="ListParagraph"/>
        <w:numPr>
          <w:ilvl w:val="0"/>
          <w:numId w:val="47"/>
        </w:numPr>
        <w:rPr>
          <w:ins w:id="1019" w:author="Jeff Johnson" w:date="2017-07-10T18:37:00Z"/>
        </w:rPr>
        <w:pPrChange w:id="1020" w:author="Jeff Johnson" w:date="2017-07-10T15:45:00Z">
          <w:pPr>
            <w:pStyle w:val="Heading2"/>
          </w:pPr>
        </w:pPrChange>
      </w:pPr>
      <w:proofErr w:type="spellStart"/>
      <w:ins w:id="1021" w:author="Jeff Johnson" w:date="2017-07-10T18:36:00Z">
        <w:r>
          <w:rPr>
            <w:b/>
          </w:rPr>
          <w:t>RabbitMQ</w:t>
        </w:r>
        <w:proofErr w:type="spellEnd"/>
        <w:r>
          <w:rPr>
            <w:b/>
          </w:rPr>
          <w:t>:</w:t>
        </w:r>
        <w:r w:rsidR="00B74525">
          <w:t xml:space="preserve">  A message queue</w:t>
        </w:r>
      </w:ins>
      <w:ins w:id="1022" w:author="Jeff Johnson" w:date="2017-07-10T18:38:00Z">
        <w:r w:rsidR="00B74525">
          <w:t>/broker</w:t>
        </w:r>
      </w:ins>
      <w:ins w:id="1023" w:author="Jeff Johnson" w:date="2017-07-10T18:36:00Z">
        <w:r>
          <w:t xml:space="preserve"> service </w:t>
        </w:r>
        <w:r w:rsidR="00B74525">
          <w:t xml:space="preserve">for propagating </w:t>
        </w:r>
      </w:ins>
      <w:ins w:id="1024" w:author="Jeff Johnson" w:date="2017-07-10T18:37:00Z">
        <w:r w:rsidR="00B74525">
          <w:t>configuration changes to the subscribing services</w:t>
        </w:r>
      </w:ins>
    </w:p>
    <w:p w14:paraId="62E2C78D" w14:textId="3047BAE4" w:rsidR="00B74525" w:rsidRPr="00C11B0B" w:rsidRDefault="008D79FF">
      <w:pPr>
        <w:pPrChange w:id="1025" w:author="Jeff Johnson" w:date="2017-07-10T15:45:00Z">
          <w:pPr>
            <w:pStyle w:val="Heading2"/>
          </w:pPr>
        </w:pPrChange>
      </w:pPr>
      <w:ins w:id="1026" w:author="Jeff Johnson" w:date="2017-07-10T15:55:00Z">
        <w:r>
          <w:lastRenderedPageBreak/>
          <w:t xml:space="preserve">Supporting the Kubernetes cluster is an AWS </w:t>
        </w:r>
        <w:proofErr w:type="spellStart"/>
        <w:r>
          <w:t>ElastiCache</w:t>
        </w:r>
        <w:proofErr w:type="spellEnd"/>
        <w:r>
          <w:t xml:space="preserve"> instance for storing static data in an in-memory data store.  Leveraging AWS </w:t>
        </w:r>
        <w:proofErr w:type="spellStart"/>
        <w:r>
          <w:t>ElastiCache</w:t>
        </w:r>
        <w:proofErr w:type="spellEnd"/>
        <w:r>
          <w:t xml:space="preserve"> allows the TDS quick access to static data, mitigating the need to repeatedly query the TDS databases for the same records.</w:t>
        </w:r>
      </w:ins>
    </w:p>
    <w:p w14:paraId="3F8313C2" w14:textId="5671A10C" w:rsidR="00444B7B" w:rsidRPr="00444B7B" w:rsidRDefault="00F12357" w:rsidP="00567046">
      <w:r>
        <w:t xml:space="preserve">The </w:t>
      </w:r>
      <w:del w:id="1027" w:author="Jeff Johnson" w:date="2017-07-10T16:44:00Z">
        <w:r w:rsidDel="00ED765B">
          <w:delText>following diagram</w:delText>
        </w:r>
      </w:del>
      <w:ins w:id="1028" w:author="Jeff Johnson" w:date="2017-07-10T16:44:00Z">
        <w:r w:rsidR="00ED765B">
          <w:t>diagram in figure 2</w:t>
        </w:r>
      </w:ins>
      <w:r>
        <w:t xml:space="preserve"> represents the </w:t>
      </w:r>
      <w:r w:rsidR="00461928">
        <w:t>components of the Test Delivery deployment unit</w:t>
      </w:r>
      <w:r w:rsidR="00246060">
        <w:t>.</w:t>
      </w:r>
      <w:r w:rsidR="001A5A12">
        <w:t xml:space="preserve"> We will use the Test Delivery deployment unit to illustrate features of the Amazon EC2 and RDS services.</w:t>
      </w:r>
    </w:p>
    <w:p w14:paraId="16DA346B" w14:textId="77777777" w:rsidR="00ED765B" w:rsidRDefault="00023EC3" w:rsidP="00ED765B">
      <w:pPr>
        <w:keepNext/>
        <w:jc w:val="center"/>
        <w:rPr>
          <w:ins w:id="1029" w:author="Jeff Johnson" w:date="2017-07-10T16:45:00Z"/>
        </w:rPr>
      </w:pPr>
      <w:del w:id="1030" w:author="Jeff Johnson" w:date="2017-07-10T16:35:00Z">
        <w:r w:rsidRPr="00023EC3" w:rsidDel="00C41CE2">
          <w:rPr>
            <w:noProof/>
          </w:rPr>
          <w:drawing>
            <wp:inline distT="0" distB="0" distL="0" distR="0" wp14:anchorId="3A7BB0D5" wp14:editId="3406E042">
              <wp:extent cx="4114800" cy="370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703320"/>
                      </a:xfrm>
                      <a:prstGeom prst="rect">
                        <a:avLst/>
                      </a:prstGeom>
                      <a:noFill/>
                      <a:ln>
                        <a:noFill/>
                      </a:ln>
                    </pic:spPr>
                  </pic:pic>
                </a:graphicData>
              </a:graphic>
            </wp:inline>
          </w:drawing>
        </w:r>
      </w:del>
      <w:ins w:id="1031" w:author="Jeff Johnson" w:date="2017-07-10T16:35:00Z">
        <w:r w:rsidR="00C41CE2">
          <w:rPr>
            <w:noProof/>
          </w:rPr>
          <w:drawing>
            <wp:inline distT="0" distB="0" distL="0" distR="0" wp14:anchorId="1448B2B8" wp14:editId="0B0368F8">
              <wp:extent cx="5943600" cy="38182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bernetes-test-delivery-un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ins>
    </w:p>
    <w:p w14:paraId="2299DBA2" w14:textId="538C4F9C" w:rsidR="00CE0C8E" w:rsidRDefault="00ED765B">
      <w:pPr>
        <w:pStyle w:val="Caption"/>
        <w:pPrChange w:id="1032" w:author="Jeff Johnson" w:date="2017-07-10T16:45:00Z">
          <w:pPr>
            <w:keepNext/>
            <w:jc w:val="center"/>
          </w:pPr>
        </w:pPrChange>
      </w:pPr>
      <w:bookmarkStart w:id="1033" w:name="_Toc487492067"/>
      <w:ins w:id="1034" w:author="Jeff Johnson" w:date="2017-07-10T16:45:00Z">
        <w:r>
          <w:t xml:space="preserve">Figure </w:t>
        </w:r>
        <w:r>
          <w:fldChar w:fldCharType="begin"/>
        </w:r>
        <w:r>
          <w:instrText xml:space="preserve"> SEQ Figure \* ARABIC </w:instrText>
        </w:r>
      </w:ins>
      <w:r>
        <w:fldChar w:fldCharType="separate"/>
      </w:r>
      <w:ins w:id="1035" w:author="Jeff Johnson" w:date="2017-07-10T22:47:00Z">
        <w:r w:rsidR="00BD7E53">
          <w:rPr>
            <w:noProof/>
          </w:rPr>
          <w:t>2</w:t>
        </w:r>
      </w:ins>
      <w:ins w:id="1036" w:author="Jeff Johnson" w:date="2017-07-10T16:45:00Z">
        <w:r>
          <w:fldChar w:fldCharType="end"/>
        </w:r>
        <w:r>
          <w:t>: Test Delivery Unit Kubernetes Cluster (note: some services omitted for clarity)</w:t>
        </w:r>
      </w:ins>
      <w:bookmarkEnd w:id="1033"/>
    </w:p>
    <w:p w14:paraId="038BADBF" w14:textId="659455D9" w:rsidR="00113307" w:rsidDel="00ED765B" w:rsidRDefault="00113307" w:rsidP="006B25B2">
      <w:pPr>
        <w:pStyle w:val="Caption"/>
        <w:rPr>
          <w:del w:id="1037" w:author="Jeff Johnson" w:date="2017-07-10T16:44:00Z"/>
        </w:rPr>
      </w:pPr>
      <w:del w:id="1038" w:author="Jeff Johnson" w:date="2017-07-10T16:44:00Z">
        <w:r w:rsidDel="00ED765B">
          <w:delText xml:space="preserve">Figure </w:delText>
        </w:r>
        <w:r w:rsidR="00EE3309" w:rsidDel="00ED765B">
          <w:fldChar w:fldCharType="begin"/>
        </w:r>
        <w:r w:rsidR="00EE3309" w:rsidDel="00ED765B">
          <w:delInstrText xml:space="preserve"> SEQ Figure \* ARABIC </w:delInstrText>
        </w:r>
        <w:r w:rsidR="00EE3309" w:rsidDel="00ED765B">
          <w:fldChar w:fldCharType="separate"/>
        </w:r>
        <w:r w:rsidR="00FF2E3D" w:rsidDel="00ED765B">
          <w:rPr>
            <w:noProof/>
          </w:rPr>
          <w:delText>2</w:delText>
        </w:r>
        <w:r w:rsidR="00EE3309" w:rsidDel="00ED765B">
          <w:rPr>
            <w:noProof/>
          </w:rPr>
          <w:fldChar w:fldCharType="end"/>
        </w:r>
        <w:r w:rsidDel="00ED765B">
          <w:delText>. Test Delivery Unit Architecture</w:delText>
        </w:r>
      </w:del>
    </w:p>
    <w:p w14:paraId="20952E56" w14:textId="5B1D1155" w:rsidR="00067B82" w:rsidRDefault="00067B82" w:rsidP="00567046">
      <w:del w:id="1039" w:author="Jeff Johnson" w:date="2017-07-13T12:57:00Z">
        <w:r w:rsidDel="00F92462">
          <w:delText>The</w:delText>
        </w:r>
      </w:del>
      <w:ins w:id="1040" w:author="Jeff Johnson" w:date="2017-07-13T12:57:00Z">
        <w:r w:rsidR="00F92462">
          <w:t>A typical</w:t>
        </w:r>
      </w:ins>
      <w:r>
        <w:t xml:space="preserve"> Test Deli</w:t>
      </w:r>
      <w:r w:rsidR="00660391">
        <w:t>very</w:t>
      </w:r>
      <w:ins w:id="1041" w:author="Jeff Johnson" w:date="2017-07-10T18:30:00Z">
        <w:r w:rsidR="000410C9">
          <w:t xml:space="preserve"> System</w:t>
        </w:r>
      </w:ins>
      <w:r w:rsidR="00660391">
        <w:t xml:space="preserve"> </w:t>
      </w:r>
      <w:del w:id="1042" w:author="Jeff Johnson" w:date="2017-07-10T16:45:00Z">
        <w:r w:rsidR="00660391" w:rsidDel="00ED765B">
          <w:delText>unit assumes the following</w:delText>
        </w:r>
      </w:del>
      <w:ins w:id="1043" w:author="Jeff Johnson" w:date="2017-07-10T16:45:00Z">
        <w:r w:rsidR="00ED765B">
          <w:t>request flow is as follows</w:t>
        </w:r>
      </w:ins>
      <w:r w:rsidR="00660391">
        <w:t>:</w:t>
      </w:r>
    </w:p>
    <w:p w14:paraId="161F6AB1" w14:textId="5D746C08" w:rsidR="00067B82" w:rsidDel="00ED765B" w:rsidRDefault="00067B82" w:rsidP="003F4B58">
      <w:pPr>
        <w:pStyle w:val="ListParagraph"/>
        <w:numPr>
          <w:ilvl w:val="0"/>
          <w:numId w:val="37"/>
        </w:numPr>
        <w:ind w:left="360"/>
        <w:rPr>
          <w:del w:id="1044" w:author="Jeff Johnson" w:date="2017-07-10T16:45:00Z"/>
        </w:rPr>
      </w:pPr>
      <w:del w:id="1045" w:author="Jeff Johnson" w:date="2017-07-10T16:33:00Z">
        <w:r w:rsidDel="00D81C30">
          <w:delText>An Elastic Load Balancer that di</w:delText>
        </w:r>
        <w:r w:rsidRPr="00067B82" w:rsidDel="00D81C30">
          <w:delText>stributes incoming application traffic across multiple Amazon EC2 instances</w:delText>
        </w:r>
      </w:del>
    </w:p>
    <w:p w14:paraId="4E4CCCC9" w14:textId="36394ED7" w:rsidR="00067B82" w:rsidDel="00ED765B" w:rsidRDefault="002918C6" w:rsidP="003F4B58">
      <w:pPr>
        <w:pStyle w:val="ListParagraph"/>
        <w:numPr>
          <w:ilvl w:val="0"/>
          <w:numId w:val="37"/>
        </w:numPr>
        <w:ind w:left="360"/>
        <w:rPr>
          <w:del w:id="1046" w:author="Jeff Johnson" w:date="2017-07-10T16:45:00Z"/>
        </w:rPr>
      </w:pPr>
      <w:del w:id="1047" w:author="Jeff Johnson" w:date="2017-07-10T16:45:00Z">
        <w:r w:rsidDel="00ED765B">
          <w:delText xml:space="preserve">Two </w:delText>
        </w:r>
        <w:r w:rsidR="00067B82" w:rsidDel="00ED765B">
          <w:delText>baseline web server</w:delText>
        </w:r>
        <w:r w:rsidDel="00ED765B">
          <w:delText>s</w:delText>
        </w:r>
        <w:r w:rsidR="00067B82" w:rsidDel="00ED765B">
          <w:delText xml:space="preserve"> – the baseline web server is an always-on application container that provides scalability for Test Delivery applications</w:delText>
        </w:r>
      </w:del>
    </w:p>
    <w:p w14:paraId="7359159B" w14:textId="071119C1" w:rsidR="00067B82" w:rsidDel="00ED765B" w:rsidRDefault="00067B82" w:rsidP="003F4B58">
      <w:pPr>
        <w:pStyle w:val="ListParagraph"/>
        <w:numPr>
          <w:ilvl w:val="0"/>
          <w:numId w:val="37"/>
        </w:numPr>
        <w:ind w:left="360"/>
        <w:rPr>
          <w:del w:id="1048" w:author="Jeff Johnson" w:date="2017-07-10T16:45:00Z"/>
        </w:rPr>
      </w:pPr>
      <w:del w:id="1049" w:author="Jeff Johnson" w:date="2017-07-10T16:45:00Z">
        <w:r w:rsidDel="00ED765B">
          <w:delText xml:space="preserve">On-demand web servers – at peak load times, additional web server instances are created to handle the </w:delText>
        </w:r>
        <w:r w:rsidR="00D66E61" w:rsidDel="00ED765B">
          <w:delText>additional load</w:delText>
        </w:r>
      </w:del>
    </w:p>
    <w:p w14:paraId="3B9ECC4D" w14:textId="1EF192A8" w:rsidR="00D66E61" w:rsidRDefault="00D66E61" w:rsidP="003F4B58">
      <w:pPr>
        <w:pStyle w:val="ListParagraph"/>
        <w:numPr>
          <w:ilvl w:val="0"/>
          <w:numId w:val="37"/>
        </w:numPr>
        <w:ind w:left="360"/>
        <w:rPr>
          <w:ins w:id="1050" w:author="Jeff Johnson" w:date="2017-07-10T16:50:00Z"/>
        </w:rPr>
      </w:pPr>
      <w:del w:id="1051" w:author="Jeff Johnson" w:date="2017-07-10T16:45:00Z">
        <w:r w:rsidDel="00ED765B">
          <w:delText xml:space="preserve">Database server – an Amazon RDS for MySQL computing instance tailored for </w:delText>
        </w:r>
        <w:r w:rsidR="007622EB" w:rsidDel="00ED765B">
          <w:delText xml:space="preserve">high performance </w:delText>
        </w:r>
        <w:r w:rsidDel="00ED765B">
          <w:delText>database server operation</w:delText>
        </w:r>
      </w:del>
      <w:ins w:id="1052" w:author="Jeff Johnson" w:date="2017-07-10T16:45:00Z">
        <w:r w:rsidR="00ED765B">
          <w:t xml:space="preserve">A </w:t>
        </w:r>
      </w:ins>
      <w:ins w:id="1053" w:author="Jeff Johnson" w:date="2017-07-10T16:50:00Z">
        <w:r w:rsidR="00065F82">
          <w:t>student requests a page of questions in the user interface</w:t>
        </w:r>
      </w:ins>
    </w:p>
    <w:p w14:paraId="7DB1896A" w14:textId="5E5DBCC9" w:rsidR="00065F82" w:rsidRDefault="00065F82" w:rsidP="003F4B58">
      <w:pPr>
        <w:pStyle w:val="ListParagraph"/>
        <w:numPr>
          <w:ilvl w:val="0"/>
          <w:numId w:val="37"/>
        </w:numPr>
        <w:ind w:left="360"/>
        <w:rPr>
          <w:ins w:id="1054" w:author="Jeff Johnson" w:date="2017-07-10T16:50:00Z"/>
        </w:rPr>
      </w:pPr>
      <w:ins w:id="1055" w:author="Jeff Johnson" w:date="2017-07-10T16:50:00Z">
        <w:r>
          <w:t xml:space="preserve">The request is intercepted by an AWS Elastic Load Balancer, which routes the request to an </w:t>
        </w:r>
        <w:proofErr w:type="spellStart"/>
        <w:r>
          <w:t>nginx</w:t>
        </w:r>
        <w:proofErr w:type="spellEnd"/>
        <w:r>
          <w:t xml:space="preserve"> ingress controller</w:t>
        </w:r>
      </w:ins>
    </w:p>
    <w:p w14:paraId="1D79A28D" w14:textId="2B16446D" w:rsidR="00065F82" w:rsidRDefault="00065F82" w:rsidP="003F4B58">
      <w:pPr>
        <w:pStyle w:val="ListParagraph"/>
        <w:numPr>
          <w:ilvl w:val="0"/>
          <w:numId w:val="37"/>
        </w:numPr>
        <w:ind w:left="360"/>
        <w:rPr>
          <w:ins w:id="1056" w:author="Jeff Johnson" w:date="2017-07-10T16:51:00Z"/>
        </w:rPr>
      </w:pPr>
      <w:ins w:id="1057" w:author="Jeff Johnson" w:date="2017-07-10T16:51:00Z">
        <w:r>
          <w:t xml:space="preserve">The </w:t>
        </w:r>
      </w:ins>
      <w:ins w:id="1058" w:author="Jeff Johnson" w:date="2017-07-10T16:53:00Z">
        <w:r>
          <w:fldChar w:fldCharType="begin"/>
        </w:r>
        <w:r>
          <w:instrText xml:space="preserve"> HYPERLINK "https://www.nginx.com/resources/wiki/" </w:instrText>
        </w:r>
        <w:r>
          <w:fldChar w:fldCharType="separate"/>
        </w:r>
        <w:proofErr w:type="spellStart"/>
        <w:r w:rsidRPr="00065F82">
          <w:rPr>
            <w:rStyle w:val="Hyperlink"/>
          </w:rPr>
          <w:t>nginx</w:t>
        </w:r>
        <w:proofErr w:type="spellEnd"/>
        <w:r>
          <w:fldChar w:fldCharType="end"/>
        </w:r>
        <w:r>
          <w:rPr>
            <w:rStyle w:val="FootnoteReference"/>
          </w:rPr>
          <w:footnoteReference w:id="4"/>
        </w:r>
      </w:ins>
      <w:ins w:id="1060" w:author="Jeff Johnson" w:date="2017-07-10T16:51:00Z">
        <w:r>
          <w:t xml:space="preserve"> ingress controller routes the request to the correct application (student, in this case)</w:t>
        </w:r>
      </w:ins>
    </w:p>
    <w:p w14:paraId="4D204263" w14:textId="68DBA3C2" w:rsidR="00065F82" w:rsidRDefault="00065F82" w:rsidP="003F4B58">
      <w:pPr>
        <w:pStyle w:val="ListParagraph"/>
        <w:numPr>
          <w:ilvl w:val="0"/>
          <w:numId w:val="37"/>
        </w:numPr>
        <w:ind w:left="360"/>
        <w:rPr>
          <w:ins w:id="1061" w:author="Jeff Johnson" w:date="2017-07-10T16:51:00Z"/>
        </w:rPr>
      </w:pPr>
      <w:ins w:id="1062" w:author="Jeff Johnson" w:date="2017-07-10T16:51:00Z">
        <w:r>
          <w:t>The service pod</w:t>
        </w:r>
      </w:ins>
      <w:ins w:id="1063" w:author="Jeff Johnson" w:date="2017-07-10T16:56:00Z">
        <w:r>
          <w:t xml:space="preserve"> (student WAR service in this example)</w:t>
        </w:r>
      </w:ins>
      <w:ins w:id="1064" w:author="Jeff Johnson" w:date="2017-07-10T16:51:00Z">
        <w:r>
          <w:t xml:space="preserve"> collects the data it needs and composes the response</w:t>
        </w:r>
      </w:ins>
    </w:p>
    <w:p w14:paraId="248BBCA3" w14:textId="3FFC0763" w:rsidR="00065F82" w:rsidRDefault="00065F82" w:rsidP="003F4B58">
      <w:pPr>
        <w:pStyle w:val="ListParagraph"/>
        <w:numPr>
          <w:ilvl w:val="0"/>
          <w:numId w:val="37"/>
        </w:numPr>
        <w:ind w:left="360"/>
      </w:pPr>
      <w:ins w:id="1065" w:author="Jeff Johnson" w:date="2017-07-10T16:52:00Z">
        <w:r>
          <w:t xml:space="preserve">The response from the pod is returned </w:t>
        </w:r>
      </w:ins>
      <w:ins w:id="1066" w:author="Jeff Johnson" w:date="2017-07-10T16:53:00Z">
        <w:r>
          <w:t>through the AWS Elastic Load Balancer to the student’s browser</w:t>
        </w:r>
      </w:ins>
    </w:p>
    <w:p w14:paraId="56107C84" w14:textId="640B7E8B" w:rsidR="00480EE2" w:rsidDel="00E4450A" w:rsidRDefault="00480EE2" w:rsidP="00567046">
      <w:pPr>
        <w:rPr>
          <w:del w:id="1067" w:author="Jeff Johnson" w:date="2017-07-10T16:58:00Z"/>
        </w:rPr>
      </w:pPr>
      <w:del w:id="1068" w:author="Jeff Johnson" w:date="2017-07-10T16:58:00Z">
        <w:r w:rsidDel="00E4450A">
          <w:lastRenderedPageBreak/>
          <w:delText>The following assumptions are made when selecting EC2 and RDS components.</w:delText>
        </w:r>
      </w:del>
    </w:p>
    <w:p w14:paraId="5185A5ED" w14:textId="77777777" w:rsidR="001C36D0" w:rsidRPr="00FF181D" w:rsidRDefault="001C36D0" w:rsidP="00910009">
      <w:pPr>
        <w:pStyle w:val="Heading3"/>
      </w:pPr>
      <w:bookmarkStart w:id="1069" w:name="_Toc488653856"/>
      <w:r>
        <w:t>Elastic Load Balancer</w:t>
      </w:r>
      <w:bookmarkEnd w:id="1069"/>
    </w:p>
    <w:p w14:paraId="0F3B4400" w14:textId="7E73E6F2" w:rsidR="001C36D0" w:rsidDel="00065F82" w:rsidRDefault="001F11A4" w:rsidP="00567046">
      <w:pPr>
        <w:rPr>
          <w:del w:id="1070" w:author="Jeff Johnson" w:date="2017-07-10T16:55:00Z"/>
        </w:rPr>
      </w:pPr>
      <w:ins w:id="1071" w:author="Jeff Johnson" w:date="2017-07-10T23:20:00Z">
        <w:r>
          <w:t xml:space="preserve">Elastic </w:t>
        </w:r>
      </w:ins>
      <w:del w:id="1072" w:author="Jeff Johnson" w:date="2017-07-10T16:55:00Z">
        <w:r w:rsidR="001C36D0" w:rsidDel="00065F82">
          <w:delText xml:space="preserve">The </w:delText>
        </w:r>
      </w:del>
      <w:del w:id="1073" w:author="Jeff Johnson" w:date="2017-07-10T16:54:00Z">
        <w:r w:rsidR="001C36D0" w:rsidDel="00065F82">
          <w:delText>baseline and on-demand web servers are</w:delText>
        </w:r>
      </w:del>
      <w:del w:id="1074" w:author="Jeff Johnson" w:date="2017-07-10T16:55:00Z">
        <w:r w:rsidR="001C36D0" w:rsidDel="00065F82">
          <w:delText xml:space="preserve"> deployed behind an </w:delText>
        </w:r>
      </w:del>
      <w:del w:id="1075" w:author="Jeff Johnson" w:date="2017-07-10T16:54:00Z">
        <w:r w:rsidR="001C36D0" w:rsidDel="00065F82">
          <w:delText xml:space="preserve">instance of </w:delText>
        </w:r>
      </w:del>
      <w:del w:id="1076" w:author="Jeff Johnson" w:date="2017-07-10T16:55:00Z">
        <w:r w:rsidR="001C36D0" w:rsidDel="00065F82">
          <w:delText xml:space="preserve">Elastic Load Balancer. The load balancer </w:delText>
        </w:r>
      </w:del>
      <w:del w:id="1077" w:author="Jeff Johnson" w:date="2017-07-10T16:54:00Z">
        <w:r w:rsidR="001C36D0" w:rsidDel="00065F82">
          <w:delText xml:space="preserve">distributes </w:delText>
        </w:r>
      </w:del>
      <w:del w:id="1078" w:author="Jeff Johnson" w:date="2017-07-10T16:55:00Z">
        <w:r w:rsidR="001C7F13" w:rsidDel="00065F82">
          <w:delText xml:space="preserve">incoming requests </w:delText>
        </w:r>
      </w:del>
      <w:del w:id="1079" w:author="Jeff Johnson" w:date="2017-07-10T16:54:00Z">
        <w:r w:rsidR="001C36D0" w:rsidDel="00065F82">
          <w:delText xml:space="preserve">evenly to </w:delText>
        </w:r>
        <w:r w:rsidR="001C7F13" w:rsidDel="00065F82">
          <w:delText xml:space="preserve">all </w:delText>
        </w:r>
        <w:r w:rsidR="001C36D0" w:rsidDel="00065F82">
          <w:delText>baseline and on-demand web servers</w:delText>
        </w:r>
      </w:del>
      <w:del w:id="1080" w:author="Jeff Johnson" w:date="2017-07-10T16:55:00Z">
        <w:r w:rsidR="001C7F13" w:rsidDel="00065F82">
          <w:delText xml:space="preserve">, ensuring that the deployment unit scales smoothly with increasing load. For increased fault tolerance, Amazon’s Elastic Load Balancer </w:delText>
        </w:r>
      </w:del>
      <w:del w:id="1081" w:author="Jeff Johnson" w:date="2017-07-10T16:04:00Z">
        <w:r w:rsidR="001C7F13" w:rsidDel="00782E41">
          <w:delText>is capable of detecting</w:delText>
        </w:r>
      </w:del>
      <w:del w:id="1082" w:author="Jeff Johnson" w:date="2017-07-10T16:55:00Z">
        <w:r w:rsidR="001C7F13" w:rsidDel="00065F82">
          <w:delText xml:space="preserve"> unhealthy web server instances and will stop directing incoming requests to them.</w:delText>
        </w:r>
      </w:del>
    </w:p>
    <w:p w14:paraId="6FAC71BD" w14:textId="77777777" w:rsidR="00EB2777" w:rsidRDefault="00EB2777" w:rsidP="00567046">
      <w:r>
        <w:t>Load balancer costs are determined by the hour and by the amount of data served by the web servers through the load balancer.</w:t>
      </w:r>
      <w:r w:rsidR="009A356B">
        <w:t xml:space="preserve"> See </w:t>
      </w:r>
      <w:r w:rsidR="00B148D4" w:rsidRPr="00D44001">
        <w:rPr>
          <w:u w:val="single"/>
        </w:rPr>
        <w:t>S</w:t>
      </w:r>
      <w:r w:rsidR="009A356B" w:rsidRPr="00D44001">
        <w:rPr>
          <w:u w:val="single"/>
        </w:rPr>
        <w:t xml:space="preserve">ection </w:t>
      </w:r>
      <w:r w:rsidR="00B148D4" w:rsidRPr="008E7CBC">
        <w:rPr>
          <w:u w:val="single"/>
        </w:rPr>
        <w:fldChar w:fldCharType="begin"/>
      </w:r>
      <w:r w:rsidR="00B148D4" w:rsidRPr="008E7CBC">
        <w:rPr>
          <w:u w:val="single"/>
        </w:rPr>
        <w:instrText xml:space="preserve"> REF _Ref359917095 \w \h </w:instrText>
      </w:r>
      <w:r w:rsidR="00B148D4" w:rsidRPr="008E7CBC">
        <w:rPr>
          <w:u w:val="single"/>
        </w:rPr>
      </w:r>
      <w:r w:rsidR="00B148D4" w:rsidRPr="008E7CBC">
        <w:rPr>
          <w:u w:val="single"/>
        </w:rPr>
        <w:fldChar w:fldCharType="separate"/>
      </w:r>
      <w:r w:rsidR="00FF2E3D">
        <w:rPr>
          <w:u w:val="single"/>
        </w:rPr>
        <w:t>0</w:t>
      </w:r>
      <w:r w:rsidR="00B148D4" w:rsidRPr="008E7CBC">
        <w:rPr>
          <w:u w:val="single"/>
        </w:rPr>
        <w:fldChar w:fldCharType="end"/>
      </w:r>
      <w:r w:rsidR="00B148D4" w:rsidRPr="008E7CBC">
        <w:rPr>
          <w:u w:val="single"/>
        </w:rPr>
        <w:t xml:space="preserve"> </w:t>
      </w:r>
      <w:r w:rsidR="00B148D4" w:rsidRPr="008E7CBC">
        <w:rPr>
          <w:u w:val="single"/>
        </w:rPr>
        <w:fldChar w:fldCharType="begin"/>
      </w:r>
      <w:r w:rsidR="00B148D4" w:rsidRPr="008E7CBC">
        <w:rPr>
          <w:u w:val="single"/>
        </w:rPr>
        <w:instrText xml:space="preserve"> REF _Ref359917095 \h </w:instrText>
      </w:r>
      <w:r w:rsidR="00B148D4" w:rsidRPr="008E7CBC">
        <w:rPr>
          <w:u w:val="single"/>
        </w:rPr>
      </w:r>
      <w:r w:rsidR="00B148D4" w:rsidRPr="008E7CBC">
        <w:rPr>
          <w:u w:val="single"/>
        </w:rPr>
        <w:fldChar w:fldCharType="separate"/>
      </w:r>
      <w:r w:rsidR="00FF2E3D">
        <w:t>Amount of Data Served</w:t>
      </w:r>
      <w:r w:rsidR="00B148D4" w:rsidRPr="008E7CBC">
        <w:rPr>
          <w:u w:val="single"/>
        </w:rPr>
        <w:fldChar w:fldCharType="end"/>
      </w:r>
      <w:r w:rsidR="00B148D4">
        <w:t xml:space="preserve"> for more details on calculating the amount of data.</w:t>
      </w:r>
    </w:p>
    <w:p w14:paraId="45945346" w14:textId="77777777" w:rsidR="00461928" w:rsidRPr="00FF181D" w:rsidRDefault="00FF181D" w:rsidP="00910009">
      <w:pPr>
        <w:pStyle w:val="Heading3"/>
      </w:pPr>
      <w:bookmarkStart w:id="1083" w:name="_Toc488653857"/>
      <w:r>
        <w:t>W</w:t>
      </w:r>
      <w:r w:rsidR="00461928" w:rsidRPr="00FF181D">
        <w:t>eb</w:t>
      </w:r>
      <w:r w:rsidR="00660391" w:rsidRPr="00FF181D">
        <w:t xml:space="preserve"> </w:t>
      </w:r>
      <w:r>
        <w:t>S</w:t>
      </w:r>
      <w:r w:rsidR="00660391" w:rsidRPr="00FF181D">
        <w:t>erver</w:t>
      </w:r>
      <w:r>
        <w:t xml:space="preserve"> Instance Type</w:t>
      </w:r>
      <w:bookmarkEnd w:id="1083"/>
    </w:p>
    <w:p w14:paraId="09B691F6" w14:textId="03477820" w:rsidR="00354B29" w:rsidRDefault="00A03B61" w:rsidP="00567046">
      <w:pPr>
        <w:rPr>
          <w:ins w:id="1084" w:author="Jeff Johnson" w:date="2017-07-10T16:18:00Z"/>
        </w:rPr>
      </w:pPr>
      <w:r>
        <w:t xml:space="preserve">Each virtual computer created in the cloud </w:t>
      </w:r>
      <w:del w:id="1085" w:author="Jeff Johnson" w:date="2017-07-10T16:09:00Z">
        <w:r w:rsidDel="007526E8">
          <w:delText xml:space="preserve">of a particular configuration </w:delText>
        </w:r>
      </w:del>
      <w:r>
        <w:t xml:space="preserve">is known as an </w:t>
      </w:r>
      <w:r w:rsidRPr="00A03B61">
        <w:rPr>
          <w:i/>
        </w:rPr>
        <w:t>instance</w:t>
      </w:r>
      <w:r>
        <w:t xml:space="preserve">. </w:t>
      </w:r>
      <w:r w:rsidR="00660391">
        <w:t>Amazon EC2 currently offers the following instance types.</w:t>
      </w:r>
      <w:ins w:id="1086" w:author="Jeff Johnson" w:date="2017-07-10T16:16:00Z">
        <w:r w:rsidR="00354B29">
          <w:t xml:space="preserve">  </w:t>
        </w:r>
      </w:ins>
      <w:ins w:id="1087" w:author="Jeff Johnson" w:date="2017-07-10T21:44:00Z">
        <w:r w:rsidR="00CA423B">
          <w:t>Table 5 below describes the EC2 instance types that are available (</w:t>
        </w:r>
        <w:r w:rsidR="00CA423B">
          <w:fldChar w:fldCharType="begin"/>
        </w:r>
        <w:r w:rsidR="00CA423B">
          <w:instrText xml:space="preserve"> HYPERLINK "https://aws.amazon.com/ec2/instance-types/" </w:instrText>
        </w:r>
        <w:r w:rsidR="00CA423B">
          <w:fldChar w:fldCharType="separate"/>
        </w:r>
        <w:r w:rsidR="00CA423B" w:rsidRPr="00CA423B">
          <w:rPr>
            <w:rStyle w:val="Hyperlink"/>
          </w:rPr>
          <w:t>source</w:t>
        </w:r>
        <w:r w:rsidR="00CA423B">
          <w:fldChar w:fldCharType="end"/>
        </w:r>
        <w:r w:rsidR="00CA423B">
          <w:rPr>
            <w:rStyle w:val="FootnoteReference"/>
          </w:rPr>
          <w:footnoteReference w:id="5"/>
        </w:r>
        <w:r w:rsidR="00CA423B">
          <w:t xml:space="preserve">). </w:t>
        </w:r>
      </w:ins>
      <w:ins w:id="1089" w:author="Jeff Johnson" w:date="2017-07-10T16:16:00Z">
        <w:r w:rsidR="00354B29">
          <w:t xml:space="preserve">Kubernetes </w:t>
        </w:r>
      </w:ins>
      <w:ins w:id="1090" w:author="Jeff Johnson" w:date="2017-07-10T16:17:00Z">
        <w:r w:rsidR="00354B29">
          <w:fldChar w:fldCharType="begin"/>
        </w:r>
        <w:r w:rsidR="00354B29">
          <w:instrText xml:space="preserve"> HYPERLINK "https://kubernetes.io/docs/getting-started-guides/aws/" </w:instrText>
        </w:r>
        <w:r w:rsidR="00354B29">
          <w:fldChar w:fldCharType="separate"/>
        </w:r>
        <w:r w:rsidR="00354B29" w:rsidRPr="00354B29">
          <w:rPr>
            <w:rStyle w:val="Hyperlink"/>
          </w:rPr>
          <w:t>makes the following recommendation</w:t>
        </w:r>
        <w:r w:rsidR="00354B29">
          <w:fldChar w:fldCharType="end"/>
        </w:r>
        <w:r w:rsidR="00354B29">
          <w:rPr>
            <w:rStyle w:val="FootnoteReference"/>
          </w:rPr>
          <w:footnoteReference w:id="6"/>
        </w:r>
      </w:ins>
      <w:ins w:id="1092" w:author="Jeff Johnson" w:date="2017-07-10T16:16:00Z">
        <w:r w:rsidR="00354B29">
          <w:t xml:space="preserve"> when choosing the EC2 instances to host the Test Delivery Unit:</w:t>
        </w:r>
      </w:ins>
    </w:p>
    <w:p w14:paraId="5A7BA793" w14:textId="0F2B9F65" w:rsidR="00AE48EF" w:rsidRPr="00AE48EF" w:rsidRDefault="00AE48EF">
      <w:pPr>
        <w:pStyle w:val="Quote"/>
        <w:rPr>
          <w:ins w:id="1093" w:author="Jeff Johnson" w:date="2017-07-10T16:18:00Z"/>
        </w:rPr>
        <w:pPrChange w:id="1094" w:author="Jeff Johnson" w:date="2017-07-10T16:18:00Z">
          <w:pPr>
            <w:shd w:val="clear" w:color="auto" w:fill="FFFFFF"/>
            <w:spacing w:before="150" w:line="420" w:lineRule="atLeast"/>
          </w:pPr>
        </w:pPrChange>
      </w:pPr>
      <w:ins w:id="1095" w:author="Jeff Johnson" w:date="2017-07-10T16:18:00Z">
        <w:r>
          <w:t>[</w:t>
        </w:r>
      </w:ins>
      <w:ins w:id="1096" w:author="Jeff Johnson" w:date="2017-07-10T16:19:00Z">
        <w:r>
          <w:t>Kubernetes</w:t>
        </w:r>
      </w:ins>
      <w:ins w:id="1097" w:author="Jeff Johnson" w:date="2017-07-10T16:18:00Z">
        <w:r>
          <w:t>]</w:t>
        </w:r>
        <w:r w:rsidRPr="00AE48EF">
          <w:t xml:space="preserve"> generally recommend</w:t>
        </w:r>
      </w:ins>
      <w:ins w:id="1098" w:author="Jeff Johnson" w:date="2017-07-10T21:22:00Z">
        <w:r w:rsidR="00F641E0">
          <w:t>[s]</w:t>
        </w:r>
      </w:ins>
      <w:ins w:id="1099" w:author="Jeff Johnson" w:date="2017-07-10T16:18:00Z">
        <w:r w:rsidRPr="00AE48EF">
          <w:t xml:space="preserve"> the m3 instances over the m4 instances, because the m3 instances include local instance storage. Historically local instance storage has been more reliable than AWS EBS, and performance should be more consistent. The ephemeral nature of this storage is a match for ephemeral container workloads also!</w:t>
        </w:r>
      </w:ins>
    </w:p>
    <w:p w14:paraId="46C47C1E" w14:textId="784D01D2" w:rsidR="00354B29" w:rsidRDefault="00AE48EF">
      <w:pPr>
        <w:pStyle w:val="Quote"/>
        <w:pPrChange w:id="1100" w:author="Jeff Johnson" w:date="2017-07-10T18:14:00Z">
          <w:pPr/>
        </w:pPrChange>
      </w:pPr>
      <w:ins w:id="1101" w:author="Jeff Johnson" w:date="2017-07-10T16:18:00Z">
        <w:r w:rsidRPr="00AE48EF">
          <w:t>If you use an m4 instance, or another instance type which does not have local instance storage, you may want to increase the </w:t>
        </w:r>
        <w:r w:rsidRPr="00AE48EF">
          <w:rPr>
            <w:rFonts w:ascii="Courier" w:hAnsi="Courier" w:cs="Courier New"/>
            <w:b/>
            <w:bCs/>
            <w:color w:val="303030"/>
            <w:sz w:val="21"/>
            <w:szCs w:val="21"/>
            <w:bdr w:val="none" w:sz="0" w:space="0" w:color="auto" w:frame="1"/>
            <w:shd w:val="clear" w:color="auto" w:fill="F7F7F7"/>
          </w:rPr>
          <w:t>NODE_ROOT_DISK_SIZE</w:t>
        </w:r>
        <w:r w:rsidRPr="00AE48EF">
          <w:t> value, although the default value of 32 is probably sufficient for the smaller instance types in the m4 family.</w:t>
        </w:r>
      </w:ins>
    </w:p>
    <w:tbl>
      <w:tblPr>
        <w:tblW w:w="5195"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072"/>
        <w:gridCol w:w="629"/>
        <w:gridCol w:w="810"/>
        <w:gridCol w:w="810"/>
        <w:gridCol w:w="1080"/>
        <w:gridCol w:w="1078"/>
        <w:gridCol w:w="902"/>
        <w:gridCol w:w="630"/>
        <w:gridCol w:w="723"/>
        <w:gridCol w:w="721"/>
        <w:gridCol w:w="630"/>
        <w:gridCol w:w="630"/>
      </w:tblGrid>
      <w:tr w:rsidR="0042787E" w:rsidRPr="00D40B07" w14:paraId="744E69BF" w14:textId="77777777" w:rsidTr="0042787E">
        <w:trPr>
          <w:cantSplit/>
          <w:trHeight w:val="675"/>
          <w:tblHeader/>
        </w:trPr>
        <w:tc>
          <w:tcPr>
            <w:tcW w:w="552" w:type="pct"/>
            <w:tcBorders>
              <w:top w:val="single" w:sz="4" w:space="0" w:color="auto"/>
              <w:bottom w:val="single" w:sz="6" w:space="0" w:color="auto"/>
            </w:tcBorders>
            <w:shd w:val="clear" w:color="auto" w:fill="43B02A"/>
            <w:vAlign w:val="center"/>
            <w:hideMark/>
          </w:tcPr>
          <w:p w14:paraId="36D6B3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Instance Type</w:t>
            </w:r>
          </w:p>
        </w:tc>
        <w:tc>
          <w:tcPr>
            <w:tcW w:w="324" w:type="pct"/>
            <w:tcBorders>
              <w:top w:val="single" w:sz="4" w:space="0" w:color="auto"/>
              <w:bottom w:val="single" w:sz="6" w:space="0" w:color="auto"/>
            </w:tcBorders>
            <w:shd w:val="clear" w:color="auto" w:fill="43B02A"/>
            <w:vAlign w:val="center"/>
            <w:hideMark/>
          </w:tcPr>
          <w:p w14:paraId="65A66939"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vCPU</w:t>
            </w:r>
          </w:p>
        </w:tc>
        <w:tc>
          <w:tcPr>
            <w:tcW w:w="417" w:type="pct"/>
            <w:tcBorders>
              <w:top w:val="single" w:sz="4" w:space="0" w:color="auto"/>
              <w:bottom w:val="single" w:sz="6" w:space="0" w:color="auto"/>
            </w:tcBorders>
            <w:shd w:val="clear" w:color="auto" w:fill="43B02A"/>
            <w:vAlign w:val="center"/>
            <w:hideMark/>
          </w:tcPr>
          <w:p w14:paraId="3C1F8F8A"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Memory (</w:t>
            </w:r>
            <w:proofErr w:type="spellStart"/>
            <w:r w:rsidRPr="0042787E">
              <w:rPr>
                <w:rFonts w:asciiTheme="minorHAnsi" w:hAnsiTheme="minorHAnsi"/>
                <w:sz w:val="16"/>
                <w:szCs w:val="16"/>
              </w:rPr>
              <w:t>GiB</w:t>
            </w:r>
            <w:proofErr w:type="spellEnd"/>
            <w:r w:rsidRPr="0042787E">
              <w:rPr>
                <w:rFonts w:asciiTheme="minorHAnsi" w:hAnsiTheme="minorHAnsi"/>
                <w:sz w:val="16"/>
                <w:szCs w:val="16"/>
              </w:rPr>
              <w:t>)</w:t>
            </w:r>
          </w:p>
        </w:tc>
        <w:tc>
          <w:tcPr>
            <w:tcW w:w="417" w:type="pct"/>
            <w:tcBorders>
              <w:top w:val="single" w:sz="4" w:space="0" w:color="auto"/>
              <w:bottom w:val="single" w:sz="6" w:space="0" w:color="auto"/>
            </w:tcBorders>
            <w:shd w:val="clear" w:color="auto" w:fill="43B02A"/>
            <w:vAlign w:val="center"/>
            <w:hideMark/>
          </w:tcPr>
          <w:p w14:paraId="21D28730" w14:textId="24302DFF"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Storage (GB)</w:t>
            </w:r>
          </w:p>
        </w:tc>
        <w:tc>
          <w:tcPr>
            <w:tcW w:w="556" w:type="pct"/>
            <w:tcBorders>
              <w:top w:val="single" w:sz="4" w:space="0" w:color="auto"/>
              <w:bottom w:val="single" w:sz="6" w:space="0" w:color="auto"/>
            </w:tcBorders>
            <w:shd w:val="clear" w:color="auto" w:fill="43B02A"/>
            <w:vAlign w:val="center"/>
            <w:hideMark/>
          </w:tcPr>
          <w:p w14:paraId="2498FF0D"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Enhanced Networking</w:t>
            </w:r>
          </w:p>
        </w:tc>
        <w:tc>
          <w:tcPr>
            <w:tcW w:w="555" w:type="pct"/>
            <w:tcBorders>
              <w:top w:val="single" w:sz="4" w:space="0" w:color="auto"/>
              <w:bottom w:val="single" w:sz="6" w:space="0" w:color="auto"/>
            </w:tcBorders>
            <w:shd w:val="clear" w:color="auto" w:fill="43B02A"/>
            <w:vAlign w:val="center"/>
            <w:hideMark/>
          </w:tcPr>
          <w:p w14:paraId="1C7D5B8F"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Networking Performance</w:t>
            </w:r>
          </w:p>
        </w:tc>
        <w:tc>
          <w:tcPr>
            <w:tcW w:w="464" w:type="pct"/>
            <w:tcBorders>
              <w:top w:val="single" w:sz="4" w:space="0" w:color="auto"/>
              <w:bottom w:val="single" w:sz="6" w:space="0" w:color="auto"/>
            </w:tcBorders>
            <w:shd w:val="clear" w:color="auto" w:fill="43B02A"/>
            <w:vAlign w:val="center"/>
            <w:hideMark/>
          </w:tcPr>
          <w:p w14:paraId="102E3B85"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Physical Processor</w:t>
            </w:r>
          </w:p>
        </w:tc>
        <w:tc>
          <w:tcPr>
            <w:tcW w:w="324" w:type="pct"/>
            <w:tcBorders>
              <w:top w:val="single" w:sz="4" w:space="0" w:color="auto"/>
              <w:bottom w:val="single" w:sz="6" w:space="0" w:color="auto"/>
            </w:tcBorders>
            <w:shd w:val="clear" w:color="auto" w:fill="43B02A"/>
            <w:vAlign w:val="center"/>
            <w:hideMark/>
          </w:tcPr>
          <w:p w14:paraId="58AE0421"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Clock Speed (GHz)</w:t>
            </w:r>
          </w:p>
        </w:tc>
        <w:tc>
          <w:tcPr>
            <w:tcW w:w="372" w:type="pct"/>
            <w:tcBorders>
              <w:top w:val="single" w:sz="4" w:space="0" w:color="auto"/>
              <w:bottom w:val="single" w:sz="6" w:space="0" w:color="auto"/>
            </w:tcBorders>
            <w:shd w:val="clear" w:color="auto" w:fill="43B02A"/>
            <w:vAlign w:val="center"/>
            <w:hideMark/>
          </w:tcPr>
          <w:p w14:paraId="26E14347" w14:textId="4462FBE2" w:rsidR="00A064BF" w:rsidRPr="0042787E" w:rsidRDefault="00D40B07" w:rsidP="0042787E">
            <w:pPr>
              <w:pStyle w:val="TableHeading1"/>
              <w:spacing w:before="120"/>
              <w:rPr>
                <w:rFonts w:asciiTheme="minorHAnsi" w:hAnsiTheme="minorHAnsi"/>
                <w:sz w:val="16"/>
                <w:szCs w:val="16"/>
              </w:rPr>
            </w:pPr>
            <w:r w:rsidRPr="00D40B07">
              <w:rPr>
                <w:rFonts w:asciiTheme="minorHAnsi" w:hAnsiTheme="minorHAnsi"/>
                <w:sz w:val="16"/>
                <w:szCs w:val="16"/>
              </w:rPr>
              <w:t>Intel® AVX†</w:t>
            </w:r>
          </w:p>
        </w:tc>
        <w:tc>
          <w:tcPr>
            <w:tcW w:w="371" w:type="pct"/>
            <w:tcBorders>
              <w:top w:val="single" w:sz="4" w:space="0" w:color="auto"/>
              <w:bottom w:val="single" w:sz="6" w:space="0" w:color="auto"/>
            </w:tcBorders>
            <w:shd w:val="clear" w:color="auto" w:fill="43B02A"/>
            <w:vAlign w:val="center"/>
            <w:hideMark/>
          </w:tcPr>
          <w:p w14:paraId="2ADEB3BD" w14:textId="3C54D086"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AVX</w:t>
            </w:r>
            <w:r w:rsidR="00D40B07" w:rsidRPr="00D40B07">
              <w:rPr>
                <w:rFonts w:asciiTheme="minorHAnsi" w:hAnsiTheme="minorHAnsi"/>
                <w:sz w:val="16"/>
                <w:szCs w:val="16"/>
              </w:rPr>
              <w:t>2</w:t>
            </w:r>
            <w:r w:rsidRPr="0042787E">
              <w:rPr>
                <w:rFonts w:asciiTheme="minorHAnsi" w:hAnsiTheme="minorHAnsi"/>
                <w:sz w:val="16"/>
                <w:szCs w:val="16"/>
              </w:rPr>
              <w:t>†</w:t>
            </w:r>
          </w:p>
        </w:tc>
        <w:tc>
          <w:tcPr>
            <w:tcW w:w="324" w:type="pct"/>
            <w:tcBorders>
              <w:top w:val="single" w:sz="4" w:space="0" w:color="auto"/>
              <w:bottom w:val="single" w:sz="6" w:space="0" w:color="auto"/>
            </w:tcBorders>
            <w:shd w:val="clear" w:color="auto" w:fill="43B02A"/>
            <w:vAlign w:val="center"/>
            <w:hideMark/>
          </w:tcPr>
          <w:p w14:paraId="3CA2354C"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Intel® Turbo</w:t>
            </w:r>
          </w:p>
        </w:tc>
        <w:tc>
          <w:tcPr>
            <w:tcW w:w="324" w:type="pct"/>
            <w:tcBorders>
              <w:top w:val="single" w:sz="4" w:space="0" w:color="auto"/>
              <w:bottom w:val="single" w:sz="6" w:space="0" w:color="auto"/>
            </w:tcBorders>
            <w:shd w:val="clear" w:color="auto" w:fill="43B02A"/>
            <w:vAlign w:val="center"/>
            <w:hideMark/>
          </w:tcPr>
          <w:p w14:paraId="35E38412" w14:textId="77777777" w:rsidR="00A064BF" w:rsidRPr="0042787E" w:rsidRDefault="00A064BF" w:rsidP="0042787E">
            <w:pPr>
              <w:pStyle w:val="TableHeading1"/>
              <w:spacing w:before="120"/>
              <w:rPr>
                <w:rFonts w:asciiTheme="minorHAnsi" w:hAnsiTheme="minorHAnsi"/>
                <w:sz w:val="16"/>
                <w:szCs w:val="16"/>
              </w:rPr>
            </w:pPr>
            <w:r w:rsidRPr="0042787E">
              <w:rPr>
                <w:rFonts w:asciiTheme="minorHAnsi" w:hAnsiTheme="minorHAnsi"/>
                <w:sz w:val="16"/>
                <w:szCs w:val="16"/>
              </w:rPr>
              <w:t>EBS OPT</w:t>
            </w:r>
          </w:p>
        </w:tc>
      </w:tr>
      <w:tr w:rsidR="0042787E" w:rsidRPr="00D40B07" w14:paraId="4FEAFB42" w14:textId="77777777" w:rsidTr="0042787E">
        <w:trPr>
          <w:cantSplit/>
          <w:trHeight w:val="450"/>
        </w:trPr>
        <w:tc>
          <w:tcPr>
            <w:tcW w:w="552" w:type="pct"/>
            <w:tcBorders>
              <w:top w:val="single" w:sz="6" w:space="0" w:color="auto"/>
            </w:tcBorders>
            <w:shd w:val="clear" w:color="000000" w:fill="F7F7F7"/>
            <w:vAlign w:val="center"/>
            <w:hideMark/>
          </w:tcPr>
          <w:p w14:paraId="7F3BC1F7" w14:textId="2465E10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4.large</w:t>
            </w:r>
            <w:proofErr w:type="gramEnd"/>
          </w:p>
        </w:tc>
        <w:tc>
          <w:tcPr>
            <w:tcW w:w="324" w:type="pct"/>
            <w:tcBorders>
              <w:top w:val="single" w:sz="6" w:space="0" w:color="auto"/>
            </w:tcBorders>
            <w:shd w:val="clear" w:color="000000" w:fill="F7F7F7"/>
            <w:vAlign w:val="center"/>
            <w:hideMark/>
          </w:tcPr>
          <w:p w14:paraId="328D0B0E" w14:textId="737667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tcBorders>
              <w:top w:val="single" w:sz="6" w:space="0" w:color="auto"/>
            </w:tcBorders>
            <w:shd w:val="clear" w:color="000000" w:fill="F7F7F7"/>
            <w:vAlign w:val="center"/>
            <w:hideMark/>
          </w:tcPr>
          <w:p w14:paraId="67EDE855" w14:textId="206B1F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tcBorders>
              <w:top w:val="single" w:sz="6" w:space="0" w:color="auto"/>
            </w:tcBorders>
            <w:shd w:val="clear" w:color="000000" w:fill="F7F7F7"/>
            <w:vAlign w:val="center"/>
            <w:hideMark/>
          </w:tcPr>
          <w:p w14:paraId="2CF6F353" w14:textId="48AD467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tcBorders>
              <w:top w:val="single" w:sz="6" w:space="0" w:color="auto"/>
            </w:tcBorders>
            <w:shd w:val="clear" w:color="000000" w:fill="F7F7F7"/>
            <w:vAlign w:val="center"/>
            <w:hideMark/>
          </w:tcPr>
          <w:p w14:paraId="18E186F4" w14:textId="3A741A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tcBorders>
              <w:top w:val="single" w:sz="6" w:space="0" w:color="auto"/>
            </w:tcBorders>
            <w:shd w:val="clear" w:color="000000" w:fill="F7F7F7"/>
            <w:vAlign w:val="center"/>
            <w:hideMark/>
          </w:tcPr>
          <w:p w14:paraId="1F030347" w14:textId="1317EC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tcBorders>
              <w:top w:val="single" w:sz="6" w:space="0" w:color="auto"/>
            </w:tcBorders>
            <w:shd w:val="clear" w:color="000000" w:fill="F7F7F7"/>
            <w:vAlign w:val="center"/>
            <w:hideMark/>
          </w:tcPr>
          <w:p w14:paraId="51A17CF4" w14:textId="17D0B9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tcBorders>
              <w:top w:val="single" w:sz="6" w:space="0" w:color="auto"/>
            </w:tcBorders>
            <w:shd w:val="clear" w:color="000000" w:fill="F7F7F7"/>
            <w:vAlign w:val="center"/>
            <w:hideMark/>
          </w:tcPr>
          <w:p w14:paraId="3B438564" w14:textId="3D7BCF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tcBorders>
              <w:top w:val="single" w:sz="6" w:space="0" w:color="auto"/>
            </w:tcBorders>
            <w:shd w:val="clear" w:color="000000" w:fill="F7F7F7"/>
            <w:vAlign w:val="center"/>
            <w:hideMark/>
          </w:tcPr>
          <w:p w14:paraId="2861249F" w14:textId="51E6F5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tcBorders>
              <w:top w:val="single" w:sz="6" w:space="0" w:color="auto"/>
            </w:tcBorders>
            <w:shd w:val="clear" w:color="000000" w:fill="F7F7F7"/>
            <w:vAlign w:val="center"/>
            <w:hideMark/>
          </w:tcPr>
          <w:p w14:paraId="31C6B2B1" w14:textId="246F97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2EC1FC5B" w14:textId="6804A9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tcBorders>
              <w:top w:val="single" w:sz="6" w:space="0" w:color="auto"/>
            </w:tcBorders>
            <w:shd w:val="clear" w:color="000000" w:fill="F7F7F7"/>
            <w:vAlign w:val="center"/>
            <w:hideMark/>
          </w:tcPr>
          <w:p w14:paraId="62FAF08B" w14:textId="15D5FA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1E57BA7" w14:textId="77777777" w:rsidTr="0042787E">
        <w:trPr>
          <w:cantSplit/>
          <w:trHeight w:val="450"/>
        </w:trPr>
        <w:tc>
          <w:tcPr>
            <w:tcW w:w="552" w:type="pct"/>
            <w:shd w:val="clear" w:color="auto" w:fill="auto"/>
            <w:vAlign w:val="center"/>
            <w:hideMark/>
          </w:tcPr>
          <w:p w14:paraId="04B5E900" w14:textId="4D0011A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4.xlarge</w:t>
            </w:r>
            <w:proofErr w:type="gramEnd"/>
          </w:p>
        </w:tc>
        <w:tc>
          <w:tcPr>
            <w:tcW w:w="324" w:type="pct"/>
            <w:shd w:val="clear" w:color="auto" w:fill="auto"/>
            <w:vAlign w:val="center"/>
            <w:hideMark/>
          </w:tcPr>
          <w:p w14:paraId="51B84631" w14:textId="16B1FE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2569B18D" w14:textId="458F5E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2CD2957" w14:textId="283BE3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73B7D481" w14:textId="1C8647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E605A43" w14:textId="667D6E3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173B0DC" w14:textId="74FB3A8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4E54866B" w14:textId="65005BF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1BB58DF1" w14:textId="59D55C1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1F13180A" w14:textId="6939AE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A8E0808" w14:textId="64DF92D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D6F0EC" w14:textId="7010182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131C76A" w14:textId="77777777" w:rsidTr="0042787E">
        <w:trPr>
          <w:cantSplit/>
          <w:trHeight w:val="450"/>
        </w:trPr>
        <w:tc>
          <w:tcPr>
            <w:tcW w:w="552" w:type="pct"/>
            <w:shd w:val="clear" w:color="000000" w:fill="F7F7F7"/>
            <w:vAlign w:val="center"/>
            <w:hideMark/>
          </w:tcPr>
          <w:p w14:paraId="6BC5A17D" w14:textId="347C04F6"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m4.2xlarge</w:t>
            </w:r>
          </w:p>
        </w:tc>
        <w:tc>
          <w:tcPr>
            <w:tcW w:w="324" w:type="pct"/>
            <w:shd w:val="clear" w:color="000000" w:fill="F7F7F7"/>
            <w:vAlign w:val="center"/>
            <w:hideMark/>
          </w:tcPr>
          <w:p w14:paraId="17D120DD" w14:textId="14D715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CE679B4" w14:textId="1A4E883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40D7C9CE" w14:textId="51CC2A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3165AE64" w14:textId="2094BF9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24E001E7" w14:textId="0587E2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40B5D103" w14:textId="491284C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1A202E9E" w14:textId="667C22B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5FA924A9" w14:textId="434C22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6F0493F" w14:textId="5AD4F49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B36FEA1" w14:textId="36B878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7D3535D" w14:textId="5E006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30EE177" w14:textId="77777777" w:rsidTr="0042787E">
        <w:trPr>
          <w:cantSplit/>
          <w:trHeight w:val="450"/>
        </w:trPr>
        <w:tc>
          <w:tcPr>
            <w:tcW w:w="552" w:type="pct"/>
            <w:shd w:val="clear" w:color="auto" w:fill="auto"/>
            <w:vAlign w:val="center"/>
            <w:hideMark/>
          </w:tcPr>
          <w:p w14:paraId="7DBC02EC" w14:textId="50BFAB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m4.4xlarge</w:t>
            </w:r>
          </w:p>
        </w:tc>
        <w:tc>
          <w:tcPr>
            <w:tcW w:w="324" w:type="pct"/>
            <w:shd w:val="clear" w:color="auto" w:fill="auto"/>
            <w:vAlign w:val="center"/>
            <w:hideMark/>
          </w:tcPr>
          <w:p w14:paraId="30C91AA3" w14:textId="6413C9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2E0F9F48" w14:textId="66130CE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64</w:t>
            </w:r>
          </w:p>
        </w:tc>
        <w:tc>
          <w:tcPr>
            <w:tcW w:w="417" w:type="pct"/>
            <w:shd w:val="clear" w:color="auto" w:fill="auto"/>
            <w:vAlign w:val="center"/>
            <w:hideMark/>
          </w:tcPr>
          <w:p w14:paraId="285E4C3F" w14:textId="03E380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449FE47A" w14:textId="49BBA17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50D031F" w14:textId="3E2D3A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F3D9E32" w14:textId="682A212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hideMark/>
          </w:tcPr>
          <w:p w14:paraId="19EAA727" w14:textId="3346E18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hideMark/>
          </w:tcPr>
          <w:p w14:paraId="5A1B457A" w14:textId="41461A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3455001" w14:textId="396939C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51B2BC6" w14:textId="14D95F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E6B3CF9" w14:textId="722A040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78C70F76" w14:textId="77777777" w:rsidTr="0042787E">
        <w:trPr>
          <w:cantSplit/>
          <w:trHeight w:val="450"/>
        </w:trPr>
        <w:tc>
          <w:tcPr>
            <w:tcW w:w="552" w:type="pct"/>
            <w:shd w:val="clear" w:color="000000" w:fill="F7F7F7"/>
            <w:vAlign w:val="center"/>
            <w:hideMark/>
          </w:tcPr>
          <w:p w14:paraId="4CEC773C" w14:textId="50E998C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m4.10xlarge</w:t>
            </w:r>
          </w:p>
        </w:tc>
        <w:tc>
          <w:tcPr>
            <w:tcW w:w="324" w:type="pct"/>
            <w:shd w:val="clear" w:color="000000" w:fill="F7F7F7"/>
            <w:vAlign w:val="center"/>
            <w:hideMark/>
          </w:tcPr>
          <w:p w14:paraId="26A70CF1" w14:textId="2C97A7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40</w:t>
            </w:r>
          </w:p>
        </w:tc>
        <w:tc>
          <w:tcPr>
            <w:tcW w:w="417" w:type="pct"/>
            <w:shd w:val="clear" w:color="000000" w:fill="F7F7F7"/>
            <w:vAlign w:val="center"/>
            <w:hideMark/>
          </w:tcPr>
          <w:p w14:paraId="71A852B6" w14:textId="51036C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160</w:t>
            </w:r>
          </w:p>
        </w:tc>
        <w:tc>
          <w:tcPr>
            <w:tcW w:w="417" w:type="pct"/>
            <w:shd w:val="clear" w:color="000000" w:fill="F7F7F7"/>
            <w:vAlign w:val="center"/>
            <w:hideMark/>
          </w:tcPr>
          <w:p w14:paraId="617A162A" w14:textId="0B6F886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3B12173" w14:textId="50D151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5D5D0A99" w14:textId="09204EC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556C76E8" w14:textId="377BBC7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000000" w:fill="F7F7F7"/>
            <w:vAlign w:val="center"/>
            <w:hideMark/>
          </w:tcPr>
          <w:p w14:paraId="3D1A8EA1" w14:textId="20FA82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000000" w:fill="F7F7F7"/>
            <w:vAlign w:val="center"/>
            <w:hideMark/>
          </w:tcPr>
          <w:p w14:paraId="3EDE82FE" w14:textId="456909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9540F34" w14:textId="69A3FE8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8D8424A" w14:textId="536901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B73E93A" w14:textId="7E5DE2C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214189" w:rsidRPr="00D40B07" w14:paraId="15A3480E" w14:textId="77777777" w:rsidTr="0042787E">
        <w:trPr>
          <w:cantSplit/>
          <w:trHeight w:val="450"/>
          <w:ins w:id="1102" w:author="Jeff Johnson" w:date="2017-07-10T16:24:00Z"/>
        </w:trPr>
        <w:tc>
          <w:tcPr>
            <w:tcW w:w="552" w:type="pct"/>
            <w:shd w:val="clear" w:color="auto" w:fill="auto"/>
            <w:vAlign w:val="center"/>
          </w:tcPr>
          <w:p w14:paraId="42B42F78" w14:textId="328CE257" w:rsidR="00214189" w:rsidRPr="0042787E" w:rsidRDefault="00214189" w:rsidP="005453C4">
            <w:pPr>
              <w:spacing w:before="0"/>
              <w:jc w:val="center"/>
              <w:rPr>
                <w:ins w:id="1103" w:author="Jeff Johnson" w:date="2017-07-10T16:24:00Z"/>
                <w:rFonts w:asciiTheme="minorHAnsi" w:hAnsiTheme="minorHAnsi"/>
                <w:sz w:val="16"/>
                <w:szCs w:val="16"/>
              </w:rPr>
            </w:pPr>
            <w:ins w:id="1104" w:author="Jeff Johnson" w:date="2017-07-10T16:24:00Z">
              <w:r>
                <w:rPr>
                  <w:rFonts w:asciiTheme="minorHAnsi" w:hAnsiTheme="minorHAnsi"/>
                  <w:sz w:val="16"/>
                  <w:szCs w:val="16"/>
                </w:rPr>
                <w:t>m4</w:t>
              </w:r>
            </w:ins>
            <w:ins w:id="1105" w:author="Jeff Johnson" w:date="2017-07-10T16:30:00Z">
              <w:r w:rsidR="005453C4">
                <w:rPr>
                  <w:rFonts w:asciiTheme="minorHAnsi" w:hAnsiTheme="minorHAnsi"/>
                  <w:sz w:val="16"/>
                  <w:szCs w:val="16"/>
                </w:rPr>
                <w:t>.</w:t>
              </w:r>
            </w:ins>
            <w:ins w:id="1106" w:author="Jeff Johnson" w:date="2017-07-10T16:24:00Z">
              <w:r>
                <w:rPr>
                  <w:rFonts w:asciiTheme="minorHAnsi" w:hAnsiTheme="minorHAnsi"/>
                  <w:sz w:val="16"/>
                  <w:szCs w:val="16"/>
                </w:rPr>
                <w:t>16xlarge</w:t>
              </w:r>
            </w:ins>
          </w:p>
        </w:tc>
        <w:tc>
          <w:tcPr>
            <w:tcW w:w="324" w:type="pct"/>
            <w:shd w:val="clear" w:color="auto" w:fill="auto"/>
            <w:vAlign w:val="center"/>
          </w:tcPr>
          <w:p w14:paraId="158DEA9C" w14:textId="405C8E09" w:rsidR="00214189" w:rsidRPr="0042787E" w:rsidRDefault="00214189">
            <w:pPr>
              <w:spacing w:before="0"/>
              <w:jc w:val="center"/>
              <w:rPr>
                <w:ins w:id="1107" w:author="Jeff Johnson" w:date="2017-07-10T16:24:00Z"/>
                <w:rFonts w:asciiTheme="minorHAnsi" w:hAnsiTheme="minorHAnsi"/>
                <w:sz w:val="16"/>
                <w:szCs w:val="16"/>
              </w:rPr>
            </w:pPr>
            <w:ins w:id="1108" w:author="Jeff Johnson" w:date="2017-07-10T16:24:00Z">
              <w:r>
                <w:rPr>
                  <w:rFonts w:asciiTheme="minorHAnsi" w:hAnsiTheme="minorHAnsi"/>
                  <w:sz w:val="16"/>
                  <w:szCs w:val="16"/>
                </w:rPr>
                <w:t>64</w:t>
              </w:r>
            </w:ins>
          </w:p>
        </w:tc>
        <w:tc>
          <w:tcPr>
            <w:tcW w:w="417" w:type="pct"/>
            <w:shd w:val="clear" w:color="auto" w:fill="auto"/>
            <w:vAlign w:val="center"/>
          </w:tcPr>
          <w:p w14:paraId="006E1840" w14:textId="58D59449" w:rsidR="00214189" w:rsidRPr="0042787E" w:rsidRDefault="00214189">
            <w:pPr>
              <w:spacing w:before="0"/>
              <w:jc w:val="center"/>
              <w:rPr>
                <w:ins w:id="1109" w:author="Jeff Johnson" w:date="2017-07-10T16:24:00Z"/>
                <w:rFonts w:asciiTheme="minorHAnsi" w:hAnsiTheme="minorHAnsi"/>
                <w:sz w:val="16"/>
                <w:szCs w:val="16"/>
              </w:rPr>
            </w:pPr>
            <w:ins w:id="1110" w:author="Jeff Johnson" w:date="2017-07-10T16:24:00Z">
              <w:r>
                <w:rPr>
                  <w:rFonts w:asciiTheme="minorHAnsi" w:hAnsiTheme="minorHAnsi"/>
                  <w:sz w:val="16"/>
                  <w:szCs w:val="16"/>
                </w:rPr>
                <w:t>256</w:t>
              </w:r>
            </w:ins>
          </w:p>
        </w:tc>
        <w:tc>
          <w:tcPr>
            <w:tcW w:w="417" w:type="pct"/>
            <w:shd w:val="clear" w:color="auto" w:fill="auto"/>
            <w:vAlign w:val="center"/>
          </w:tcPr>
          <w:p w14:paraId="1AA4FDDC" w14:textId="14A6946E" w:rsidR="00214189" w:rsidRPr="0042787E" w:rsidRDefault="00214189">
            <w:pPr>
              <w:spacing w:before="0"/>
              <w:jc w:val="center"/>
              <w:rPr>
                <w:ins w:id="1111" w:author="Jeff Johnson" w:date="2017-07-10T16:24:00Z"/>
                <w:rFonts w:asciiTheme="minorHAnsi" w:hAnsiTheme="minorHAnsi"/>
                <w:sz w:val="16"/>
                <w:szCs w:val="16"/>
              </w:rPr>
            </w:pPr>
            <w:ins w:id="1112" w:author="Jeff Johnson" w:date="2017-07-10T16:24:00Z">
              <w:r>
                <w:rPr>
                  <w:rFonts w:asciiTheme="minorHAnsi" w:hAnsiTheme="minorHAnsi"/>
                  <w:sz w:val="16"/>
                  <w:szCs w:val="16"/>
                </w:rPr>
                <w:t>EBS Only</w:t>
              </w:r>
            </w:ins>
          </w:p>
        </w:tc>
        <w:tc>
          <w:tcPr>
            <w:tcW w:w="556" w:type="pct"/>
            <w:shd w:val="clear" w:color="auto" w:fill="auto"/>
            <w:vAlign w:val="center"/>
          </w:tcPr>
          <w:p w14:paraId="46AB93A6" w14:textId="5599069E" w:rsidR="00214189" w:rsidRPr="0042787E" w:rsidRDefault="00214189">
            <w:pPr>
              <w:spacing w:before="0"/>
              <w:jc w:val="center"/>
              <w:rPr>
                <w:ins w:id="1113" w:author="Jeff Johnson" w:date="2017-07-10T16:24:00Z"/>
                <w:rFonts w:asciiTheme="minorHAnsi" w:hAnsiTheme="minorHAnsi"/>
                <w:sz w:val="16"/>
                <w:szCs w:val="16"/>
              </w:rPr>
            </w:pPr>
            <w:ins w:id="1114" w:author="Jeff Johnson" w:date="2017-07-10T16:24:00Z">
              <w:r>
                <w:rPr>
                  <w:rFonts w:asciiTheme="minorHAnsi" w:hAnsiTheme="minorHAnsi"/>
                  <w:sz w:val="16"/>
                  <w:szCs w:val="16"/>
                </w:rPr>
                <w:t>Yes</w:t>
              </w:r>
            </w:ins>
          </w:p>
        </w:tc>
        <w:tc>
          <w:tcPr>
            <w:tcW w:w="555" w:type="pct"/>
            <w:shd w:val="clear" w:color="auto" w:fill="auto"/>
            <w:vAlign w:val="center"/>
          </w:tcPr>
          <w:p w14:paraId="3F4C2B86" w14:textId="78633C94" w:rsidR="00214189" w:rsidRPr="0042787E" w:rsidRDefault="00214189">
            <w:pPr>
              <w:spacing w:before="0"/>
              <w:jc w:val="center"/>
              <w:rPr>
                <w:ins w:id="1115" w:author="Jeff Johnson" w:date="2017-07-10T16:24:00Z"/>
                <w:rFonts w:asciiTheme="minorHAnsi" w:hAnsiTheme="minorHAnsi"/>
                <w:sz w:val="16"/>
                <w:szCs w:val="16"/>
              </w:rPr>
            </w:pPr>
            <w:ins w:id="1116" w:author="Jeff Johnson" w:date="2017-07-10T16:25:00Z">
              <w:r>
                <w:rPr>
                  <w:rFonts w:asciiTheme="minorHAnsi" w:hAnsiTheme="minorHAnsi"/>
                  <w:sz w:val="16"/>
                  <w:szCs w:val="16"/>
                </w:rPr>
                <w:t>10 Gigabit</w:t>
              </w:r>
            </w:ins>
          </w:p>
        </w:tc>
        <w:tc>
          <w:tcPr>
            <w:tcW w:w="464" w:type="pct"/>
            <w:shd w:val="clear" w:color="auto" w:fill="auto"/>
            <w:vAlign w:val="center"/>
          </w:tcPr>
          <w:p w14:paraId="682E7829" w14:textId="0D9F43D3" w:rsidR="00214189" w:rsidRPr="0042787E" w:rsidRDefault="00214189">
            <w:pPr>
              <w:spacing w:before="0"/>
              <w:jc w:val="center"/>
              <w:rPr>
                <w:ins w:id="1117" w:author="Jeff Johnson" w:date="2017-07-10T16:24:00Z"/>
                <w:rFonts w:asciiTheme="minorHAnsi" w:hAnsiTheme="minorHAnsi"/>
                <w:sz w:val="16"/>
                <w:szCs w:val="16"/>
              </w:rPr>
            </w:pPr>
            <w:ins w:id="1118" w:author="Jeff Johnson" w:date="2017-07-10T16:25:00Z">
              <w:r w:rsidRPr="0042787E">
                <w:rPr>
                  <w:rFonts w:asciiTheme="minorHAnsi" w:hAnsiTheme="minorHAnsi"/>
                  <w:sz w:val="16"/>
                  <w:szCs w:val="16"/>
                </w:rPr>
                <w:t>Intel Xeon E5-2676 v3</w:t>
              </w:r>
            </w:ins>
          </w:p>
        </w:tc>
        <w:tc>
          <w:tcPr>
            <w:tcW w:w="324" w:type="pct"/>
            <w:shd w:val="clear" w:color="auto" w:fill="auto"/>
            <w:vAlign w:val="center"/>
          </w:tcPr>
          <w:p w14:paraId="59C4BDD8" w14:textId="31F9B0B2" w:rsidR="00214189" w:rsidRPr="0042787E" w:rsidRDefault="00214189">
            <w:pPr>
              <w:spacing w:before="0"/>
              <w:jc w:val="center"/>
              <w:rPr>
                <w:ins w:id="1119" w:author="Jeff Johnson" w:date="2017-07-10T16:24:00Z"/>
                <w:rFonts w:asciiTheme="minorHAnsi" w:hAnsiTheme="minorHAnsi"/>
                <w:sz w:val="16"/>
                <w:szCs w:val="16"/>
              </w:rPr>
            </w:pPr>
            <w:ins w:id="1120" w:author="Jeff Johnson" w:date="2017-07-10T16:25:00Z">
              <w:r>
                <w:rPr>
                  <w:rFonts w:asciiTheme="minorHAnsi" w:hAnsiTheme="minorHAnsi"/>
                  <w:sz w:val="16"/>
                  <w:szCs w:val="16"/>
                </w:rPr>
                <w:t>2.4</w:t>
              </w:r>
            </w:ins>
          </w:p>
        </w:tc>
        <w:tc>
          <w:tcPr>
            <w:tcW w:w="372" w:type="pct"/>
            <w:shd w:val="clear" w:color="auto" w:fill="auto"/>
            <w:vAlign w:val="center"/>
          </w:tcPr>
          <w:p w14:paraId="6BB3F875" w14:textId="52FC7B99" w:rsidR="00214189" w:rsidRPr="0042787E" w:rsidRDefault="00214189">
            <w:pPr>
              <w:spacing w:before="0"/>
              <w:jc w:val="center"/>
              <w:rPr>
                <w:ins w:id="1121" w:author="Jeff Johnson" w:date="2017-07-10T16:24:00Z"/>
                <w:rFonts w:asciiTheme="minorHAnsi" w:hAnsiTheme="minorHAnsi"/>
                <w:sz w:val="16"/>
                <w:szCs w:val="16"/>
              </w:rPr>
            </w:pPr>
            <w:ins w:id="1122" w:author="Jeff Johnson" w:date="2017-07-10T16:25:00Z">
              <w:r>
                <w:rPr>
                  <w:rFonts w:asciiTheme="minorHAnsi" w:hAnsiTheme="minorHAnsi"/>
                  <w:sz w:val="16"/>
                  <w:szCs w:val="16"/>
                </w:rPr>
                <w:t>Yes</w:t>
              </w:r>
            </w:ins>
          </w:p>
        </w:tc>
        <w:tc>
          <w:tcPr>
            <w:tcW w:w="371" w:type="pct"/>
            <w:shd w:val="clear" w:color="auto" w:fill="auto"/>
            <w:vAlign w:val="center"/>
          </w:tcPr>
          <w:p w14:paraId="724F9D68" w14:textId="4A48A1E8" w:rsidR="00214189" w:rsidRPr="0042787E" w:rsidRDefault="00214189">
            <w:pPr>
              <w:spacing w:before="0"/>
              <w:jc w:val="center"/>
              <w:rPr>
                <w:ins w:id="1123" w:author="Jeff Johnson" w:date="2017-07-10T16:24:00Z"/>
                <w:rFonts w:asciiTheme="minorHAnsi" w:hAnsiTheme="minorHAnsi"/>
                <w:sz w:val="16"/>
                <w:szCs w:val="16"/>
              </w:rPr>
            </w:pPr>
            <w:ins w:id="1124" w:author="Jeff Johnson" w:date="2017-07-10T16:25:00Z">
              <w:r>
                <w:rPr>
                  <w:rFonts w:asciiTheme="minorHAnsi" w:hAnsiTheme="minorHAnsi"/>
                  <w:sz w:val="16"/>
                  <w:szCs w:val="16"/>
                </w:rPr>
                <w:t>Yes</w:t>
              </w:r>
            </w:ins>
          </w:p>
        </w:tc>
        <w:tc>
          <w:tcPr>
            <w:tcW w:w="324" w:type="pct"/>
            <w:shd w:val="clear" w:color="auto" w:fill="auto"/>
            <w:vAlign w:val="center"/>
          </w:tcPr>
          <w:p w14:paraId="73569730" w14:textId="5F782A1B" w:rsidR="00214189" w:rsidRPr="0042787E" w:rsidRDefault="00214189">
            <w:pPr>
              <w:spacing w:before="0"/>
              <w:jc w:val="center"/>
              <w:rPr>
                <w:ins w:id="1125" w:author="Jeff Johnson" w:date="2017-07-10T16:24:00Z"/>
                <w:rFonts w:asciiTheme="minorHAnsi" w:hAnsiTheme="minorHAnsi"/>
                <w:sz w:val="16"/>
                <w:szCs w:val="16"/>
              </w:rPr>
            </w:pPr>
            <w:ins w:id="1126" w:author="Jeff Johnson" w:date="2017-07-10T16:25:00Z">
              <w:r>
                <w:rPr>
                  <w:rFonts w:asciiTheme="minorHAnsi" w:hAnsiTheme="minorHAnsi"/>
                  <w:sz w:val="16"/>
                  <w:szCs w:val="16"/>
                </w:rPr>
                <w:t>Yes</w:t>
              </w:r>
            </w:ins>
          </w:p>
        </w:tc>
        <w:tc>
          <w:tcPr>
            <w:tcW w:w="324" w:type="pct"/>
            <w:shd w:val="clear" w:color="auto" w:fill="auto"/>
            <w:vAlign w:val="center"/>
          </w:tcPr>
          <w:p w14:paraId="5BF308BE" w14:textId="58315A54" w:rsidR="00214189" w:rsidRPr="0042787E" w:rsidRDefault="00214189">
            <w:pPr>
              <w:spacing w:before="0"/>
              <w:jc w:val="center"/>
              <w:rPr>
                <w:ins w:id="1127" w:author="Jeff Johnson" w:date="2017-07-10T16:24:00Z"/>
                <w:rFonts w:asciiTheme="minorHAnsi" w:hAnsiTheme="minorHAnsi"/>
                <w:sz w:val="16"/>
                <w:szCs w:val="16"/>
              </w:rPr>
            </w:pPr>
            <w:ins w:id="1128" w:author="Jeff Johnson" w:date="2017-07-10T16:25:00Z">
              <w:r>
                <w:rPr>
                  <w:rFonts w:asciiTheme="minorHAnsi" w:hAnsiTheme="minorHAnsi"/>
                  <w:sz w:val="16"/>
                  <w:szCs w:val="16"/>
                </w:rPr>
                <w:t>Yes</w:t>
              </w:r>
            </w:ins>
          </w:p>
        </w:tc>
      </w:tr>
      <w:tr w:rsidR="00D40B07" w:rsidRPr="00D40B07" w14:paraId="4B1FAC7C" w14:textId="77777777" w:rsidTr="0042787E">
        <w:trPr>
          <w:cantSplit/>
          <w:trHeight w:val="450"/>
        </w:trPr>
        <w:tc>
          <w:tcPr>
            <w:tcW w:w="552" w:type="pct"/>
            <w:shd w:val="clear" w:color="auto" w:fill="auto"/>
            <w:vAlign w:val="center"/>
            <w:hideMark/>
          </w:tcPr>
          <w:p w14:paraId="07A92751" w14:textId="72D29DB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3.medium</w:t>
            </w:r>
            <w:proofErr w:type="gramEnd"/>
          </w:p>
        </w:tc>
        <w:tc>
          <w:tcPr>
            <w:tcW w:w="324" w:type="pct"/>
            <w:shd w:val="clear" w:color="auto" w:fill="auto"/>
            <w:vAlign w:val="center"/>
            <w:hideMark/>
          </w:tcPr>
          <w:p w14:paraId="7F56153B" w14:textId="14F8C3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w:t>
            </w:r>
          </w:p>
        </w:tc>
        <w:tc>
          <w:tcPr>
            <w:tcW w:w="417" w:type="pct"/>
            <w:shd w:val="clear" w:color="auto" w:fill="auto"/>
            <w:vAlign w:val="center"/>
            <w:hideMark/>
          </w:tcPr>
          <w:p w14:paraId="24796B3A" w14:textId="26823F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61134E09" w14:textId="6DBAE17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4 SSD</w:t>
            </w:r>
          </w:p>
        </w:tc>
        <w:tc>
          <w:tcPr>
            <w:tcW w:w="556" w:type="pct"/>
            <w:shd w:val="clear" w:color="auto" w:fill="auto"/>
            <w:vAlign w:val="center"/>
            <w:hideMark/>
          </w:tcPr>
          <w:p w14:paraId="3CA5916D" w14:textId="356988F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36C8DA7D" w14:textId="2CB7949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5272C9B9" w14:textId="19CC35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18B18FA8" w14:textId="4A20F4C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6EE0E483" w14:textId="6D5AA88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4AB768B" w14:textId="49FFBB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0EF7D34" w14:textId="72C2443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EA2EB09" w14:textId="21C066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42787E" w:rsidRPr="00D40B07" w14:paraId="29A273C1" w14:textId="77777777" w:rsidTr="0042787E">
        <w:trPr>
          <w:cantSplit/>
          <w:trHeight w:val="450"/>
        </w:trPr>
        <w:tc>
          <w:tcPr>
            <w:tcW w:w="552" w:type="pct"/>
            <w:shd w:val="clear" w:color="000000" w:fill="F7F7F7"/>
            <w:vAlign w:val="center"/>
            <w:hideMark/>
          </w:tcPr>
          <w:p w14:paraId="1928EBCA" w14:textId="6D2ADDE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w:t>
            </w:r>
            <w:proofErr w:type="gramStart"/>
            <w:r w:rsidRPr="0042787E">
              <w:rPr>
                <w:rFonts w:asciiTheme="minorHAnsi" w:hAnsiTheme="minorHAnsi"/>
                <w:sz w:val="16"/>
                <w:szCs w:val="16"/>
              </w:rPr>
              <w:t>3.large</w:t>
            </w:r>
            <w:proofErr w:type="gramEnd"/>
          </w:p>
        </w:tc>
        <w:tc>
          <w:tcPr>
            <w:tcW w:w="324" w:type="pct"/>
            <w:shd w:val="clear" w:color="000000" w:fill="F7F7F7"/>
            <w:vAlign w:val="center"/>
            <w:hideMark/>
          </w:tcPr>
          <w:p w14:paraId="51EA5696" w14:textId="208FC6F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260886CB" w14:textId="46D1399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3027EC78" w14:textId="639A33D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000000" w:fill="F7F7F7"/>
            <w:vAlign w:val="center"/>
            <w:hideMark/>
          </w:tcPr>
          <w:p w14:paraId="06A77F74" w14:textId="2DC4640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62D14008" w14:textId="623D2F1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10926A45" w14:textId="6045409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5C039A1A" w14:textId="5BCB4DD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113BCAC3" w14:textId="21756C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DDE6339" w14:textId="30C689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7914705" w14:textId="4B95BA7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3B5E3EF8" w14:textId="4A1EF4D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4C1F6B9" w14:textId="77777777" w:rsidTr="0042787E">
        <w:trPr>
          <w:cantSplit/>
          <w:trHeight w:val="450"/>
        </w:trPr>
        <w:tc>
          <w:tcPr>
            <w:tcW w:w="552" w:type="pct"/>
            <w:shd w:val="clear" w:color="auto" w:fill="auto"/>
            <w:vAlign w:val="center"/>
            <w:hideMark/>
          </w:tcPr>
          <w:p w14:paraId="583F8DC6" w14:textId="20A4C4B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m</w:t>
            </w:r>
            <w:proofErr w:type="gramStart"/>
            <w:r w:rsidRPr="0042787E">
              <w:rPr>
                <w:rFonts w:asciiTheme="minorHAnsi" w:hAnsiTheme="minorHAnsi"/>
                <w:sz w:val="16"/>
                <w:szCs w:val="16"/>
              </w:rPr>
              <w:t>3.xlarge</w:t>
            </w:r>
            <w:proofErr w:type="gramEnd"/>
          </w:p>
        </w:tc>
        <w:tc>
          <w:tcPr>
            <w:tcW w:w="324" w:type="pct"/>
            <w:shd w:val="clear" w:color="auto" w:fill="auto"/>
            <w:vAlign w:val="center"/>
            <w:hideMark/>
          </w:tcPr>
          <w:p w14:paraId="192EDCE4" w14:textId="6C1C43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35DCE940" w14:textId="134AF2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76ED0E98" w14:textId="3D4F163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F55CEF5" w14:textId="1E137EB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19F182DE" w14:textId="6CF00FC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61364DD9" w14:textId="509B6B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hideMark/>
          </w:tcPr>
          <w:p w14:paraId="7B555771" w14:textId="756FCFB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hideMark/>
          </w:tcPr>
          <w:p w14:paraId="1408938C" w14:textId="5D80BD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8112153" w14:textId="2F013A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4384139" w14:textId="5D2591F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D2AF9E7" w14:textId="055D278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343B9361" w14:textId="77777777" w:rsidTr="0042787E">
        <w:trPr>
          <w:cantSplit/>
          <w:trHeight w:val="450"/>
        </w:trPr>
        <w:tc>
          <w:tcPr>
            <w:tcW w:w="552" w:type="pct"/>
            <w:shd w:val="clear" w:color="000000" w:fill="F7F7F7"/>
            <w:vAlign w:val="center"/>
            <w:hideMark/>
          </w:tcPr>
          <w:p w14:paraId="4022EEF3" w14:textId="61C1BFA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m3.2xlarge</w:t>
            </w:r>
          </w:p>
        </w:tc>
        <w:tc>
          <w:tcPr>
            <w:tcW w:w="324" w:type="pct"/>
            <w:shd w:val="clear" w:color="000000" w:fill="F7F7F7"/>
            <w:vAlign w:val="center"/>
            <w:hideMark/>
          </w:tcPr>
          <w:p w14:paraId="1735AEA8" w14:textId="60E3500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017A165C" w14:textId="0B82D4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43B88B28" w14:textId="351B001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19BF5F2B" w14:textId="67DEF3D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000000" w:fill="F7F7F7"/>
            <w:vAlign w:val="center"/>
            <w:hideMark/>
          </w:tcPr>
          <w:p w14:paraId="5DB2A732" w14:textId="6F3DE4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29C51A4F" w14:textId="346C9D0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000000" w:fill="F7F7F7"/>
            <w:vAlign w:val="center"/>
            <w:hideMark/>
          </w:tcPr>
          <w:p w14:paraId="098F06D2" w14:textId="45D169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000000" w:fill="F7F7F7"/>
            <w:vAlign w:val="center"/>
            <w:hideMark/>
          </w:tcPr>
          <w:p w14:paraId="4F0549A8" w14:textId="0DCF81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8E781AF" w14:textId="6C9CE8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0466CD47" w14:textId="5A8BC36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6DDC0D5" w14:textId="3ED525E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AA4A53B" w14:textId="77777777" w:rsidTr="0042787E">
        <w:trPr>
          <w:cantSplit/>
          <w:trHeight w:val="450"/>
        </w:trPr>
        <w:tc>
          <w:tcPr>
            <w:tcW w:w="552" w:type="pct"/>
            <w:shd w:val="clear" w:color="auto" w:fill="auto"/>
            <w:vAlign w:val="center"/>
            <w:hideMark/>
          </w:tcPr>
          <w:p w14:paraId="6C91CE92" w14:textId="121C120C"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4.large</w:t>
            </w:r>
            <w:proofErr w:type="gramEnd"/>
          </w:p>
        </w:tc>
        <w:tc>
          <w:tcPr>
            <w:tcW w:w="324" w:type="pct"/>
            <w:shd w:val="clear" w:color="auto" w:fill="auto"/>
            <w:vAlign w:val="center"/>
            <w:hideMark/>
          </w:tcPr>
          <w:p w14:paraId="30AEAB2E" w14:textId="59ED04E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hideMark/>
          </w:tcPr>
          <w:p w14:paraId="37E9CC04" w14:textId="74E170F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auto" w:fill="auto"/>
            <w:vAlign w:val="center"/>
            <w:hideMark/>
          </w:tcPr>
          <w:p w14:paraId="1F449A29" w14:textId="07B6F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25DACF2B" w14:textId="1132EF7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564A67E8" w14:textId="6A19C9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7F810D76" w14:textId="7A64622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4EE7470" w14:textId="7817A4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F596E0" w14:textId="3E01486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AA9CCF7" w14:textId="5243885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3F290569" w14:textId="03D21AD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3C15348" w14:textId="2E5B9A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9F178B" w14:textId="77777777" w:rsidTr="0042787E">
        <w:trPr>
          <w:cantSplit/>
          <w:trHeight w:val="450"/>
        </w:trPr>
        <w:tc>
          <w:tcPr>
            <w:tcW w:w="552" w:type="pct"/>
            <w:shd w:val="clear" w:color="000000" w:fill="F7F7F7"/>
            <w:vAlign w:val="center"/>
            <w:hideMark/>
          </w:tcPr>
          <w:p w14:paraId="2963AB7E" w14:textId="0B30805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4.xlarge</w:t>
            </w:r>
            <w:proofErr w:type="gramEnd"/>
          </w:p>
        </w:tc>
        <w:tc>
          <w:tcPr>
            <w:tcW w:w="324" w:type="pct"/>
            <w:shd w:val="clear" w:color="000000" w:fill="F7F7F7"/>
            <w:vAlign w:val="center"/>
            <w:hideMark/>
          </w:tcPr>
          <w:p w14:paraId="6FB6B931" w14:textId="5EB871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000000" w:fill="F7F7F7"/>
            <w:vAlign w:val="center"/>
            <w:hideMark/>
          </w:tcPr>
          <w:p w14:paraId="4FEB8463" w14:textId="64DCC64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000000" w:fill="F7F7F7"/>
            <w:vAlign w:val="center"/>
            <w:hideMark/>
          </w:tcPr>
          <w:p w14:paraId="19429FE9" w14:textId="04AFE74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2BFD6E3C" w14:textId="6B47E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347ABD4D" w14:textId="3FBB28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63BD1414" w14:textId="35C85AA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67B82CB0" w14:textId="624B37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1F974B95" w14:textId="7A9CFA1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A3B5F56" w14:textId="733462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2C50F4E" w14:textId="3BA786B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7CE8EB7D" w14:textId="24E79B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2DE2215" w14:textId="77777777" w:rsidTr="0042787E">
        <w:trPr>
          <w:cantSplit/>
          <w:trHeight w:val="450"/>
        </w:trPr>
        <w:tc>
          <w:tcPr>
            <w:tcW w:w="552" w:type="pct"/>
            <w:shd w:val="clear" w:color="auto" w:fill="auto"/>
            <w:vAlign w:val="center"/>
            <w:hideMark/>
          </w:tcPr>
          <w:p w14:paraId="0856F003" w14:textId="643DD919"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c4.2xlarge</w:t>
            </w:r>
          </w:p>
        </w:tc>
        <w:tc>
          <w:tcPr>
            <w:tcW w:w="324" w:type="pct"/>
            <w:shd w:val="clear" w:color="auto" w:fill="auto"/>
            <w:vAlign w:val="center"/>
            <w:hideMark/>
          </w:tcPr>
          <w:p w14:paraId="0A4265A1" w14:textId="33BE852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041905B" w14:textId="2F06E05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5E4BB5BE" w14:textId="35D8514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19882D31" w14:textId="46B2E0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83A6B3F" w14:textId="574ACCC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14311D71" w14:textId="6B9E0D7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3B432B74" w14:textId="297834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1AE6CBD9" w14:textId="03766C0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326FAFB" w14:textId="711A2B0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29773D09" w14:textId="13F2262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5E6D518B" w14:textId="4BAF7CD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5B1A7C9" w14:textId="77777777" w:rsidTr="0042787E">
        <w:trPr>
          <w:cantSplit/>
          <w:trHeight w:val="450"/>
        </w:trPr>
        <w:tc>
          <w:tcPr>
            <w:tcW w:w="552" w:type="pct"/>
            <w:shd w:val="clear" w:color="000000" w:fill="F7F7F7"/>
            <w:vAlign w:val="center"/>
            <w:hideMark/>
          </w:tcPr>
          <w:p w14:paraId="3ECE3846" w14:textId="26542A0E"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c4.4xlarge</w:t>
            </w:r>
          </w:p>
        </w:tc>
        <w:tc>
          <w:tcPr>
            <w:tcW w:w="324" w:type="pct"/>
            <w:shd w:val="clear" w:color="000000" w:fill="F7F7F7"/>
            <w:vAlign w:val="center"/>
            <w:hideMark/>
          </w:tcPr>
          <w:p w14:paraId="0851BB90" w14:textId="05DE238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000000" w:fill="F7F7F7"/>
            <w:vAlign w:val="center"/>
            <w:hideMark/>
          </w:tcPr>
          <w:p w14:paraId="42952687" w14:textId="360657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000000" w:fill="F7F7F7"/>
            <w:vAlign w:val="center"/>
            <w:hideMark/>
          </w:tcPr>
          <w:p w14:paraId="6EF3F11E" w14:textId="2C621D5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000000" w:fill="F7F7F7"/>
            <w:vAlign w:val="center"/>
            <w:hideMark/>
          </w:tcPr>
          <w:p w14:paraId="1F75F134" w14:textId="4B0BBD3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AB3218C" w14:textId="1C65B19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151AC08B" w14:textId="045A5E2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000000" w:fill="F7F7F7"/>
            <w:vAlign w:val="center"/>
            <w:hideMark/>
          </w:tcPr>
          <w:p w14:paraId="3E594F51" w14:textId="19D99F8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000000" w:fill="F7F7F7"/>
            <w:vAlign w:val="center"/>
            <w:hideMark/>
          </w:tcPr>
          <w:p w14:paraId="0344A075" w14:textId="4CCAF1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7ACC6DA9" w14:textId="20A6C46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0F97DF57" w14:textId="38C8961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505FC912" w14:textId="02334D9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BC542C8" w14:textId="77777777" w:rsidTr="0042787E">
        <w:trPr>
          <w:cantSplit/>
          <w:trHeight w:val="450"/>
        </w:trPr>
        <w:tc>
          <w:tcPr>
            <w:tcW w:w="552" w:type="pct"/>
            <w:shd w:val="clear" w:color="auto" w:fill="auto"/>
            <w:vAlign w:val="center"/>
            <w:hideMark/>
          </w:tcPr>
          <w:p w14:paraId="0B7E813F" w14:textId="05358F01"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c4.8xlarge</w:t>
            </w:r>
          </w:p>
        </w:tc>
        <w:tc>
          <w:tcPr>
            <w:tcW w:w="324" w:type="pct"/>
            <w:shd w:val="clear" w:color="auto" w:fill="auto"/>
            <w:vAlign w:val="center"/>
            <w:hideMark/>
          </w:tcPr>
          <w:p w14:paraId="0F30FC58" w14:textId="72BBB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hideMark/>
          </w:tcPr>
          <w:p w14:paraId="654D871F" w14:textId="2735D93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auto" w:fill="auto"/>
            <w:vAlign w:val="center"/>
            <w:hideMark/>
          </w:tcPr>
          <w:p w14:paraId="6A459137" w14:textId="57DB391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EBS Only</w:t>
            </w:r>
          </w:p>
        </w:tc>
        <w:tc>
          <w:tcPr>
            <w:tcW w:w="556" w:type="pct"/>
            <w:shd w:val="clear" w:color="auto" w:fill="auto"/>
            <w:vAlign w:val="center"/>
            <w:hideMark/>
          </w:tcPr>
          <w:p w14:paraId="09E0ECD6" w14:textId="102A424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14EA78E7" w14:textId="403E9C7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022D0160" w14:textId="3D04DA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E5-2666 v3</w:t>
            </w:r>
          </w:p>
        </w:tc>
        <w:tc>
          <w:tcPr>
            <w:tcW w:w="324" w:type="pct"/>
            <w:shd w:val="clear" w:color="auto" w:fill="auto"/>
            <w:vAlign w:val="center"/>
            <w:hideMark/>
          </w:tcPr>
          <w:p w14:paraId="139A6FFB" w14:textId="7E3091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2.9</w:t>
            </w:r>
          </w:p>
        </w:tc>
        <w:tc>
          <w:tcPr>
            <w:tcW w:w="372" w:type="pct"/>
            <w:shd w:val="clear" w:color="auto" w:fill="auto"/>
            <w:vAlign w:val="center"/>
            <w:hideMark/>
          </w:tcPr>
          <w:p w14:paraId="26C6BB31" w14:textId="28557A2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31080A76" w14:textId="723CE5F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C862B88" w14:textId="25500C5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40D200" w14:textId="0AF6B2D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69394650" w14:textId="77777777" w:rsidTr="0042787E">
        <w:trPr>
          <w:cantSplit/>
          <w:trHeight w:val="450"/>
        </w:trPr>
        <w:tc>
          <w:tcPr>
            <w:tcW w:w="552" w:type="pct"/>
            <w:shd w:val="clear" w:color="000000" w:fill="F7F7F7"/>
            <w:vAlign w:val="center"/>
            <w:hideMark/>
          </w:tcPr>
          <w:p w14:paraId="099FEB5F" w14:textId="353782E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3.large</w:t>
            </w:r>
            <w:proofErr w:type="gramEnd"/>
          </w:p>
        </w:tc>
        <w:tc>
          <w:tcPr>
            <w:tcW w:w="324" w:type="pct"/>
            <w:shd w:val="clear" w:color="000000" w:fill="F7F7F7"/>
            <w:vAlign w:val="center"/>
            <w:hideMark/>
          </w:tcPr>
          <w:p w14:paraId="5715409A" w14:textId="2DA6870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000000" w:fill="F7F7F7"/>
            <w:vAlign w:val="center"/>
            <w:hideMark/>
          </w:tcPr>
          <w:p w14:paraId="655C2A69" w14:textId="6896011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3.75</w:t>
            </w:r>
          </w:p>
        </w:tc>
        <w:tc>
          <w:tcPr>
            <w:tcW w:w="417" w:type="pct"/>
            <w:shd w:val="clear" w:color="000000" w:fill="F7F7F7"/>
            <w:vAlign w:val="center"/>
            <w:hideMark/>
          </w:tcPr>
          <w:p w14:paraId="1BD3EF83" w14:textId="5DB48D0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 SSD</w:t>
            </w:r>
          </w:p>
        </w:tc>
        <w:tc>
          <w:tcPr>
            <w:tcW w:w="556" w:type="pct"/>
            <w:shd w:val="clear" w:color="000000" w:fill="F7F7F7"/>
            <w:vAlign w:val="center"/>
            <w:hideMark/>
          </w:tcPr>
          <w:p w14:paraId="2C98479D" w14:textId="7292E57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9000F66" w14:textId="0879C83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000000" w:fill="F7F7F7"/>
            <w:vAlign w:val="center"/>
            <w:hideMark/>
          </w:tcPr>
          <w:p w14:paraId="425BB331" w14:textId="4303CD6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52F6314C" w14:textId="03EC1BA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9CE09EC" w14:textId="13ED755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05F905C" w14:textId="17BC44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D31C2EE" w14:textId="2C935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2910166E" w14:textId="2BC21B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2F8A1EEB" w14:textId="77777777" w:rsidTr="0042787E">
        <w:trPr>
          <w:cantSplit/>
          <w:trHeight w:val="450"/>
        </w:trPr>
        <w:tc>
          <w:tcPr>
            <w:tcW w:w="552" w:type="pct"/>
            <w:shd w:val="clear" w:color="auto" w:fill="auto"/>
            <w:vAlign w:val="center"/>
            <w:hideMark/>
          </w:tcPr>
          <w:p w14:paraId="554B486C" w14:textId="50B10F7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w:t>
            </w:r>
            <w:proofErr w:type="gramStart"/>
            <w:r w:rsidRPr="0042787E">
              <w:rPr>
                <w:rFonts w:asciiTheme="minorHAnsi" w:hAnsiTheme="minorHAnsi"/>
                <w:sz w:val="16"/>
                <w:szCs w:val="16"/>
              </w:rPr>
              <w:t>3.xlarge</w:t>
            </w:r>
            <w:proofErr w:type="gramEnd"/>
          </w:p>
        </w:tc>
        <w:tc>
          <w:tcPr>
            <w:tcW w:w="324" w:type="pct"/>
            <w:shd w:val="clear" w:color="auto" w:fill="auto"/>
            <w:vAlign w:val="center"/>
            <w:hideMark/>
          </w:tcPr>
          <w:p w14:paraId="44263D83" w14:textId="33AC18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hideMark/>
          </w:tcPr>
          <w:p w14:paraId="0A12A21C" w14:textId="6C46541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7.5</w:t>
            </w:r>
          </w:p>
        </w:tc>
        <w:tc>
          <w:tcPr>
            <w:tcW w:w="417" w:type="pct"/>
            <w:shd w:val="clear" w:color="auto" w:fill="auto"/>
            <w:vAlign w:val="center"/>
            <w:hideMark/>
          </w:tcPr>
          <w:p w14:paraId="07E1C5A5" w14:textId="611484B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40 SSD</w:t>
            </w:r>
          </w:p>
        </w:tc>
        <w:tc>
          <w:tcPr>
            <w:tcW w:w="556" w:type="pct"/>
            <w:shd w:val="clear" w:color="auto" w:fill="auto"/>
            <w:vAlign w:val="center"/>
            <w:hideMark/>
          </w:tcPr>
          <w:p w14:paraId="7B680AA1" w14:textId="6B3542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616CAB76" w14:textId="7534663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hideMark/>
          </w:tcPr>
          <w:p w14:paraId="20FABA24" w14:textId="7642E08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4DC3BC9C" w14:textId="7EACF8C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69279C17" w14:textId="4CCFF0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2F9BFC04" w14:textId="60400B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0E20013E" w14:textId="1412C2A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7CDC6E8D" w14:textId="2EC20CB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2F77972E" w14:textId="77777777" w:rsidTr="0042787E">
        <w:trPr>
          <w:cantSplit/>
          <w:trHeight w:val="450"/>
        </w:trPr>
        <w:tc>
          <w:tcPr>
            <w:tcW w:w="552" w:type="pct"/>
            <w:shd w:val="clear" w:color="000000" w:fill="F7F7F7"/>
            <w:vAlign w:val="center"/>
            <w:hideMark/>
          </w:tcPr>
          <w:p w14:paraId="60D0F569" w14:textId="656F4523"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c3.2xlarge</w:t>
            </w:r>
          </w:p>
        </w:tc>
        <w:tc>
          <w:tcPr>
            <w:tcW w:w="324" w:type="pct"/>
            <w:shd w:val="clear" w:color="000000" w:fill="F7F7F7"/>
            <w:vAlign w:val="center"/>
            <w:hideMark/>
          </w:tcPr>
          <w:p w14:paraId="4B63A764" w14:textId="78BC3C6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000000" w:fill="F7F7F7"/>
            <w:vAlign w:val="center"/>
            <w:hideMark/>
          </w:tcPr>
          <w:p w14:paraId="491996E5" w14:textId="68675DA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000000" w:fill="F7F7F7"/>
            <w:vAlign w:val="center"/>
            <w:hideMark/>
          </w:tcPr>
          <w:p w14:paraId="75BEBAC9" w14:textId="60813F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 SSD</w:t>
            </w:r>
          </w:p>
        </w:tc>
        <w:tc>
          <w:tcPr>
            <w:tcW w:w="556" w:type="pct"/>
            <w:shd w:val="clear" w:color="000000" w:fill="F7F7F7"/>
            <w:vAlign w:val="center"/>
            <w:hideMark/>
          </w:tcPr>
          <w:p w14:paraId="3110AAEE" w14:textId="597FAE3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677A3451" w14:textId="124B32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000000" w:fill="F7F7F7"/>
            <w:vAlign w:val="center"/>
            <w:hideMark/>
          </w:tcPr>
          <w:p w14:paraId="5635E8AF" w14:textId="69D9324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6D2C5292" w14:textId="4C6B4CC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58689270" w14:textId="4B6D267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3EC6C601" w14:textId="356A6C1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6AA6DCBE" w14:textId="4EC190A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1E6F50B3" w14:textId="72D7893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0CAC7E0E" w14:textId="77777777" w:rsidTr="0042787E">
        <w:trPr>
          <w:cantSplit/>
          <w:trHeight w:val="450"/>
        </w:trPr>
        <w:tc>
          <w:tcPr>
            <w:tcW w:w="552" w:type="pct"/>
            <w:shd w:val="clear" w:color="auto" w:fill="auto"/>
            <w:vAlign w:val="center"/>
            <w:hideMark/>
          </w:tcPr>
          <w:p w14:paraId="19EF8360" w14:textId="51B823C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c3.4xlarge</w:t>
            </w:r>
          </w:p>
        </w:tc>
        <w:tc>
          <w:tcPr>
            <w:tcW w:w="324" w:type="pct"/>
            <w:shd w:val="clear" w:color="auto" w:fill="auto"/>
            <w:vAlign w:val="center"/>
            <w:hideMark/>
          </w:tcPr>
          <w:p w14:paraId="148FAE2E" w14:textId="20415BA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hideMark/>
          </w:tcPr>
          <w:p w14:paraId="6719C5F1" w14:textId="06656DF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w:t>
            </w:r>
          </w:p>
        </w:tc>
        <w:tc>
          <w:tcPr>
            <w:tcW w:w="417" w:type="pct"/>
            <w:shd w:val="clear" w:color="auto" w:fill="auto"/>
            <w:vAlign w:val="center"/>
            <w:hideMark/>
          </w:tcPr>
          <w:p w14:paraId="62CBA755" w14:textId="7C381F8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160 SSD</w:t>
            </w:r>
          </w:p>
        </w:tc>
        <w:tc>
          <w:tcPr>
            <w:tcW w:w="556" w:type="pct"/>
            <w:shd w:val="clear" w:color="auto" w:fill="auto"/>
            <w:vAlign w:val="center"/>
            <w:hideMark/>
          </w:tcPr>
          <w:p w14:paraId="39DF6097" w14:textId="101D66F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hideMark/>
          </w:tcPr>
          <w:p w14:paraId="49894C3C" w14:textId="5304CA8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333E694C" w14:textId="79DB90D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auto" w:fill="auto"/>
            <w:vAlign w:val="center"/>
            <w:hideMark/>
          </w:tcPr>
          <w:p w14:paraId="7C5A57BB" w14:textId="7750471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auto" w:fill="auto"/>
            <w:vAlign w:val="center"/>
            <w:hideMark/>
          </w:tcPr>
          <w:p w14:paraId="30E499F2" w14:textId="5DC540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4CF299E0" w14:textId="7359E8F8"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120612B9" w14:textId="5B4B567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0E090FB6" w14:textId="74422F4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0E54CED3" w14:textId="77777777" w:rsidTr="0042787E">
        <w:trPr>
          <w:cantSplit/>
          <w:trHeight w:val="450"/>
        </w:trPr>
        <w:tc>
          <w:tcPr>
            <w:tcW w:w="552" w:type="pct"/>
            <w:shd w:val="clear" w:color="000000" w:fill="F7F7F7"/>
            <w:vAlign w:val="center"/>
            <w:hideMark/>
          </w:tcPr>
          <w:p w14:paraId="506C96C2" w14:textId="2A1BF11D"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c3.8xlarge</w:t>
            </w:r>
          </w:p>
        </w:tc>
        <w:tc>
          <w:tcPr>
            <w:tcW w:w="324" w:type="pct"/>
            <w:shd w:val="clear" w:color="000000" w:fill="F7F7F7"/>
            <w:vAlign w:val="center"/>
            <w:hideMark/>
          </w:tcPr>
          <w:p w14:paraId="70E068BD" w14:textId="0CFD9C03"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6C1F19D0" w14:textId="7856D49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002E23D9" w14:textId="362672D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000000" w:fill="F7F7F7"/>
            <w:vAlign w:val="center"/>
            <w:hideMark/>
          </w:tcPr>
          <w:p w14:paraId="0521E2E0" w14:textId="7C1118D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000000" w:fill="F7F7F7"/>
            <w:vAlign w:val="center"/>
            <w:hideMark/>
          </w:tcPr>
          <w:p w14:paraId="000950D8" w14:textId="36F2F5C7"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006F296D" w14:textId="21CBAEE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E5-2680 v2</w:t>
            </w:r>
          </w:p>
        </w:tc>
        <w:tc>
          <w:tcPr>
            <w:tcW w:w="324" w:type="pct"/>
            <w:shd w:val="clear" w:color="000000" w:fill="F7F7F7"/>
            <w:vAlign w:val="center"/>
            <w:hideMark/>
          </w:tcPr>
          <w:p w14:paraId="4394FBAE" w14:textId="1E02BFE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2.8</w:t>
            </w:r>
          </w:p>
        </w:tc>
        <w:tc>
          <w:tcPr>
            <w:tcW w:w="372" w:type="pct"/>
            <w:shd w:val="clear" w:color="000000" w:fill="F7F7F7"/>
            <w:vAlign w:val="center"/>
            <w:hideMark/>
          </w:tcPr>
          <w:p w14:paraId="458814C0" w14:textId="6A8983F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1090D548" w14:textId="3897B222"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1F52E23B" w14:textId="2E99865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000000" w:fill="F7F7F7"/>
            <w:vAlign w:val="center"/>
            <w:hideMark/>
          </w:tcPr>
          <w:p w14:paraId="49BDB851" w14:textId="52C27B3C"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1745914A" w14:textId="77777777" w:rsidTr="0042787E">
        <w:trPr>
          <w:cantSplit/>
          <w:trHeight w:val="450"/>
        </w:trPr>
        <w:tc>
          <w:tcPr>
            <w:tcW w:w="552" w:type="pct"/>
            <w:shd w:val="clear" w:color="auto" w:fill="auto"/>
            <w:vAlign w:val="center"/>
            <w:hideMark/>
          </w:tcPr>
          <w:p w14:paraId="668F2E7F" w14:textId="09FE9447"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g2.2xlarge</w:t>
            </w:r>
          </w:p>
        </w:tc>
        <w:tc>
          <w:tcPr>
            <w:tcW w:w="324" w:type="pct"/>
            <w:shd w:val="clear" w:color="auto" w:fill="auto"/>
            <w:vAlign w:val="center"/>
            <w:hideMark/>
          </w:tcPr>
          <w:p w14:paraId="1DF7A0AB" w14:textId="068B155A"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hideMark/>
          </w:tcPr>
          <w:p w14:paraId="3FDB947E" w14:textId="20BEE1F5"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w:t>
            </w:r>
          </w:p>
        </w:tc>
        <w:tc>
          <w:tcPr>
            <w:tcW w:w="417" w:type="pct"/>
            <w:shd w:val="clear" w:color="auto" w:fill="auto"/>
            <w:vAlign w:val="center"/>
            <w:hideMark/>
          </w:tcPr>
          <w:p w14:paraId="65DC6D7A" w14:textId="55EF39B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60 SSD</w:t>
            </w:r>
          </w:p>
        </w:tc>
        <w:tc>
          <w:tcPr>
            <w:tcW w:w="556" w:type="pct"/>
            <w:shd w:val="clear" w:color="auto" w:fill="auto"/>
            <w:vAlign w:val="center"/>
            <w:hideMark/>
          </w:tcPr>
          <w:p w14:paraId="5460DB01" w14:textId="5584EBE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22BE8E9B" w14:textId="675BDEE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hideMark/>
          </w:tcPr>
          <w:p w14:paraId="0371909A" w14:textId="4A823A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 xml:space="preserve">Intel </w:t>
            </w:r>
            <w:proofErr w:type="gramStart"/>
            <w:r w:rsidRPr="0042787E">
              <w:rPr>
                <w:rFonts w:asciiTheme="minorHAnsi" w:hAnsiTheme="minorHAnsi"/>
                <w:sz w:val="16"/>
                <w:szCs w:val="16"/>
              </w:rPr>
              <w:t>Xeon  E</w:t>
            </w:r>
            <w:proofErr w:type="gramEnd"/>
            <w:r w:rsidRPr="0042787E">
              <w:rPr>
                <w:rFonts w:asciiTheme="minorHAnsi" w:hAnsiTheme="minorHAnsi"/>
                <w:sz w:val="16"/>
                <w:szCs w:val="16"/>
              </w:rPr>
              <w:t>5-2670</w:t>
            </w:r>
          </w:p>
        </w:tc>
        <w:tc>
          <w:tcPr>
            <w:tcW w:w="324" w:type="pct"/>
            <w:shd w:val="clear" w:color="auto" w:fill="auto"/>
            <w:vAlign w:val="center"/>
            <w:hideMark/>
          </w:tcPr>
          <w:p w14:paraId="36C51194" w14:textId="010275C9"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auto" w:fill="auto"/>
            <w:vAlign w:val="center"/>
            <w:hideMark/>
          </w:tcPr>
          <w:p w14:paraId="414025FE" w14:textId="566D582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54FE6933" w14:textId="3BDB38CB"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hideMark/>
          </w:tcPr>
          <w:p w14:paraId="3F16A0E5" w14:textId="641E8F4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62274316" w14:textId="036B4DDF"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42787E" w:rsidRPr="00D40B07" w14:paraId="581587D8" w14:textId="77777777" w:rsidTr="0042787E">
        <w:trPr>
          <w:cantSplit/>
          <w:trHeight w:val="300"/>
        </w:trPr>
        <w:tc>
          <w:tcPr>
            <w:tcW w:w="552" w:type="pct"/>
            <w:shd w:val="clear" w:color="000000" w:fill="F7F7F7"/>
            <w:vAlign w:val="center"/>
            <w:hideMark/>
          </w:tcPr>
          <w:p w14:paraId="62E385BE" w14:textId="46970488" w:rsidR="00D40B07" w:rsidRPr="0042787E" w:rsidRDefault="00D40B07" w:rsidP="0042787E">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g2.8xlarge</w:t>
            </w:r>
          </w:p>
        </w:tc>
        <w:tc>
          <w:tcPr>
            <w:tcW w:w="324" w:type="pct"/>
            <w:shd w:val="clear" w:color="000000" w:fill="F7F7F7"/>
            <w:vAlign w:val="center"/>
            <w:hideMark/>
          </w:tcPr>
          <w:p w14:paraId="4D8EBD43" w14:textId="2A95A8C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000000" w:fill="F7F7F7"/>
            <w:vAlign w:val="center"/>
            <w:hideMark/>
          </w:tcPr>
          <w:p w14:paraId="77FF9B1D" w14:textId="4A79A0A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60</w:t>
            </w:r>
          </w:p>
        </w:tc>
        <w:tc>
          <w:tcPr>
            <w:tcW w:w="417" w:type="pct"/>
            <w:shd w:val="clear" w:color="000000" w:fill="F7F7F7"/>
            <w:vAlign w:val="center"/>
            <w:hideMark/>
          </w:tcPr>
          <w:p w14:paraId="23EE9755" w14:textId="371615BE"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120 SSD</w:t>
            </w:r>
          </w:p>
        </w:tc>
        <w:tc>
          <w:tcPr>
            <w:tcW w:w="556" w:type="pct"/>
            <w:shd w:val="clear" w:color="000000" w:fill="F7F7F7"/>
            <w:vAlign w:val="center"/>
            <w:hideMark/>
          </w:tcPr>
          <w:p w14:paraId="13304BA8" w14:textId="654CEE6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 </w:t>
            </w:r>
          </w:p>
        </w:tc>
        <w:tc>
          <w:tcPr>
            <w:tcW w:w="555" w:type="pct"/>
            <w:shd w:val="clear" w:color="000000" w:fill="F7F7F7"/>
            <w:vAlign w:val="center"/>
            <w:hideMark/>
          </w:tcPr>
          <w:p w14:paraId="3ED33337" w14:textId="53626066"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000000" w:fill="F7F7F7"/>
            <w:vAlign w:val="center"/>
            <w:hideMark/>
          </w:tcPr>
          <w:p w14:paraId="47608DE3" w14:textId="0018FC6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w:t>
            </w:r>
          </w:p>
        </w:tc>
        <w:tc>
          <w:tcPr>
            <w:tcW w:w="324" w:type="pct"/>
            <w:shd w:val="clear" w:color="000000" w:fill="F7F7F7"/>
            <w:vAlign w:val="center"/>
            <w:hideMark/>
          </w:tcPr>
          <w:p w14:paraId="5E300D30" w14:textId="5996C81D"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2.6</w:t>
            </w:r>
          </w:p>
        </w:tc>
        <w:tc>
          <w:tcPr>
            <w:tcW w:w="372" w:type="pct"/>
            <w:shd w:val="clear" w:color="000000" w:fill="F7F7F7"/>
            <w:vAlign w:val="center"/>
            <w:hideMark/>
          </w:tcPr>
          <w:p w14:paraId="7476CE77" w14:textId="0887E73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000000" w:fill="F7F7F7"/>
            <w:vAlign w:val="center"/>
            <w:hideMark/>
          </w:tcPr>
          <w:p w14:paraId="0CDB97E1" w14:textId="60BCFE11"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000000" w:fill="F7F7F7"/>
            <w:vAlign w:val="center"/>
            <w:hideMark/>
          </w:tcPr>
          <w:p w14:paraId="5F5E54C0" w14:textId="4D6BC604"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 </w:t>
            </w:r>
          </w:p>
        </w:tc>
        <w:tc>
          <w:tcPr>
            <w:tcW w:w="324" w:type="pct"/>
            <w:shd w:val="clear" w:color="000000" w:fill="F7F7F7"/>
            <w:vAlign w:val="center"/>
            <w:hideMark/>
          </w:tcPr>
          <w:p w14:paraId="40E62490" w14:textId="3A985A40" w:rsidR="00D40B07" w:rsidRPr="0042787E" w:rsidRDefault="00D40B07">
            <w:pPr>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7CBC87E5" w14:textId="77777777" w:rsidTr="0042787E">
        <w:trPr>
          <w:cantSplit/>
          <w:trHeight w:val="450"/>
        </w:trPr>
        <w:tc>
          <w:tcPr>
            <w:tcW w:w="552" w:type="pct"/>
            <w:shd w:val="clear" w:color="auto" w:fill="auto"/>
            <w:vAlign w:val="center"/>
            <w:hideMark/>
          </w:tcPr>
          <w:p w14:paraId="4D095A03" w14:textId="01CB181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lastRenderedPageBreak/>
              <w:t>x1.32xlarge</w:t>
            </w:r>
          </w:p>
        </w:tc>
        <w:tc>
          <w:tcPr>
            <w:tcW w:w="324" w:type="pct"/>
            <w:shd w:val="clear" w:color="auto" w:fill="auto"/>
            <w:vAlign w:val="center"/>
            <w:hideMark/>
          </w:tcPr>
          <w:p w14:paraId="7ACEF82F" w14:textId="67676E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128</w:t>
            </w:r>
          </w:p>
        </w:tc>
        <w:tc>
          <w:tcPr>
            <w:tcW w:w="417" w:type="pct"/>
            <w:shd w:val="clear" w:color="auto" w:fill="auto"/>
            <w:vAlign w:val="center"/>
            <w:hideMark/>
          </w:tcPr>
          <w:p w14:paraId="71140DC5" w14:textId="05F5470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1,952</w:t>
            </w:r>
          </w:p>
        </w:tc>
        <w:tc>
          <w:tcPr>
            <w:tcW w:w="417" w:type="pct"/>
            <w:shd w:val="clear" w:color="auto" w:fill="auto"/>
            <w:vAlign w:val="center"/>
            <w:hideMark/>
          </w:tcPr>
          <w:p w14:paraId="29613195" w14:textId="2DB1EC3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1,920 SSD</w:t>
            </w:r>
          </w:p>
        </w:tc>
        <w:tc>
          <w:tcPr>
            <w:tcW w:w="556" w:type="pct"/>
            <w:shd w:val="clear" w:color="auto" w:fill="auto"/>
            <w:vAlign w:val="center"/>
            <w:hideMark/>
          </w:tcPr>
          <w:p w14:paraId="10B7F414" w14:textId="1DC1028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555" w:type="pct"/>
            <w:shd w:val="clear" w:color="auto" w:fill="auto"/>
            <w:vAlign w:val="center"/>
            <w:hideMark/>
          </w:tcPr>
          <w:p w14:paraId="7C1B59A9" w14:textId="108AE67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hideMark/>
          </w:tcPr>
          <w:p w14:paraId="404BA3A7" w14:textId="3BB8FD0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E7-8880 v3</w:t>
            </w:r>
          </w:p>
        </w:tc>
        <w:tc>
          <w:tcPr>
            <w:tcW w:w="324" w:type="pct"/>
            <w:shd w:val="clear" w:color="auto" w:fill="auto"/>
            <w:vAlign w:val="center"/>
            <w:hideMark/>
          </w:tcPr>
          <w:p w14:paraId="30D20FDE" w14:textId="42D021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2.3</w:t>
            </w:r>
          </w:p>
        </w:tc>
        <w:tc>
          <w:tcPr>
            <w:tcW w:w="372" w:type="pct"/>
            <w:shd w:val="clear" w:color="auto" w:fill="auto"/>
            <w:vAlign w:val="center"/>
            <w:hideMark/>
          </w:tcPr>
          <w:p w14:paraId="05B77518" w14:textId="45B085E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hideMark/>
          </w:tcPr>
          <w:p w14:paraId="6A13CB18" w14:textId="200D247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14634C76" w14:textId="333BC7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hideMark/>
          </w:tcPr>
          <w:p w14:paraId="4078FE32" w14:textId="176B4CF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5BB6F39" w14:textId="77777777" w:rsidTr="0042787E">
        <w:trPr>
          <w:cantSplit/>
          <w:trHeight w:val="450"/>
        </w:trPr>
        <w:tc>
          <w:tcPr>
            <w:tcW w:w="552" w:type="pct"/>
            <w:shd w:val="clear" w:color="auto" w:fill="auto"/>
            <w:vAlign w:val="center"/>
          </w:tcPr>
          <w:p w14:paraId="7BEDA0C6" w14:textId="745EE29D"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w:t>
            </w:r>
            <w:proofErr w:type="gramStart"/>
            <w:r w:rsidRPr="0042787E">
              <w:rPr>
                <w:rFonts w:asciiTheme="minorHAnsi" w:hAnsiTheme="minorHAnsi"/>
                <w:sz w:val="16"/>
                <w:szCs w:val="16"/>
              </w:rPr>
              <w:t>3.large</w:t>
            </w:r>
            <w:proofErr w:type="gramEnd"/>
          </w:p>
        </w:tc>
        <w:tc>
          <w:tcPr>
            <w:tcW w:w="324" w:type="pct"/>
            <w:shd w:val="clear" w:color="auto" w:fill="auto"/>
            <w:vAlign w:val="center"/>
          </w:tcPr>
          <w:p w14:paraId="663DB9B3" w14:textId="408604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w:t>
            </w:r>
          </w:p>
        </w:tc>
        <w:tc>
          <w:tcPr>
            <w:tcW w:w="417" w:type="pct"/>
            <w:shd w:val="clear" w:color="auto" w:fill="auto"/>
            <w:vAlign w:val="center"/>
          </w:tcPr>
          <w:p w14:paraId="6909E5E9" w14:textId="34A425F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15.25</w:t>
            </w:r>
          </w:p>
        </w:tc>
        <w:tc>
          <w:tcPr>
            <w:tcW w:w="417" w:type="pct"/>
            <w:shd w:val="clear" w:color="auto" w:fill="auto"/>
            <w:vAlign w:val="center"/>
          </w:tcPr>
          <w:p w14:paraId="3BC60C56" w14:textId="6C7A47A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 SSD</w:t>
            </w:r>
          </w:p>
        </w:tc>
        <w:tc>
          <w:tcPr>
            <w:tcW w:w="556" w:type="pct"/>
            <w:shd w:val="clear" w:color="auto" w:fill="auto"/>
            <w:vAlign w:val="center"/>
          </w:tcPr>
          <w:p w14:paraId="37D42046" w14:textId="21F833C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FE6FFE2" w14:textId="70CE5D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BF374DE" w14:textId="02006E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5D7347B" w14:textId="1CD8D58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C04FF44" w14:textId="584F94C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56C1B077" w14:textId="000AD5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F9B9A1F" w14:textId="3E7537F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748FBE" w14:textId="2DBCB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04FF74E" w14:textId="77777777" w:rsidTr="0042787E">
        <w:trPr>
          <w:cantSplit/>
          <w:trHeight w:val="450"/>
        </w:trPr>
        <w:tc>
          <w:tcPr>
            <w:tcW w:w="552" w:type="pct"/>
            <w:shd w:val="clear" w:color="auto" w:fill="auto"/>
            <w:vAlign w:val="center"/>
          </w:tcPr>
          <w:p w14:paraId="34D292EB" w14:textId="77289505"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w:t>
            </w:r>
            <w:proofErr w:type="gramStart"/>
            <w:r w:rsidRPr="0042787E">
              <w:rPr>
                <w:rFonts w:asciiTheme="minorHAnsi" w:hAnsiTheme="minorHAnsi"/>
                <w:sz w:val="16"/>
                <w:szCs w:val="16"/>
              </w:rPr>
              <w:t>3.xlarge</w:t>
            </w:r>
            <w:proofErr w:type="gramEnd"/>
          </w:p>
        </w:tc>
        <w:tc>
          <w:tcPr>
            <w:tcW w:w="324" w:type="pct"/>
            <w:shd w:val="clear" w:color="auto" w:fill="auto"/>
            <w:vAlign w:val="center"/>
          </w:tcPr>
          <w:p w14:paraId="0D5AFF6A" w14:textId="7067254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7054844" w14:textId="185242B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0B252D7" w14:textId="2A1B603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 SSD</w:t>
            </w:r>
          </w:p>
        </w:tc>
        <w:tc>
          <w:tcPr>
            <w:tcW w:w="556" w:type="pct"/>
            <w:shd w:val="clear" w:color="auto" w:fill="auto"/>
            <w:vAlign w:val="center"/>
          </w:tcPr>
          <w:p w14:paraId="7420B893" w14:textId="49E6359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655E1A1" w14:textId="37E1406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47BDABA3" w14:textId="659906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26E775D" w14:textId="4584523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2E5FAE1" w14:textId="3A9E459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BD6909B" w14:textId="64E0E1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17688B6" w14:textId="31F157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B679870" w14:textId="3CCDF1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3F4C641" w14:textId="77777777" w:rsidTr="0042787E">
        <w:trPr>
          <w:cantSplit/>
          <w:trHeight w:val="450"/>
        </w:trPr>
        <w:tc>
          <w:tcPr>
            <w:tcW w:w="552" w:type="pct"/>
            <w:shd w:val="clear" w:color="auto" w:fill="auto"/>
            <w:vAlign w:val="center"/>
          </w:tcPr>
          <w:p w14:paraId="1BCCFE70" w14:textId="6AE9E7E9"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r3.2xlarge</w:t>
            </w:r>
          </w:p>
        </w:tc>
        <w:tc>
          <w:tcPr>
            <w:tcW w:w="324" w:type="pct"/>
            <w:shd w:val="clear" w:color="auto" w:fill="auto"/>
            <w:vAlign w:val="center"/>
          </w:tcPr>
          <w:p w14:paraId="2249C8FC" w14:textId="400DBD8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03B0422B" w14:textId="26D523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1BE71E33" w14:textId="77468E0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160 SSD</w:t>
            </w:r>
          </w:p>
        </w:tc>
        <w:tc>
          <w:tcPr>
            <w:tcW w:w="556" w:type="pct"/>
            <w:shd w:val="clear" w:color="auto" w:fill="auto"/>
            <w:vAlign w:val="center"/>
          </w:tcPr>
          <w:p w14:paraId="0C7E554F" w14:textId="1FA226A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659B75D0" w14:textId="576FCA0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8039CA8" w14:textId="3AA6604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5D9DA8AE" w14:textId="0052EE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45CF847" w14:textId="2242D6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7DAD5FD4" w14:textId="792712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7F425660" w14:textId="12BC4F6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EF8A593" w14:textId="43C415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44B4DA2C" w14:textId="77777777" w:rsidTr="0042787E">
        <w:trPr>
          <w:cantSplit/>
          <w:trHeight w:val="450"/>
        </w:trPr>
        <w:tc>
          <w:tcPr>
            <w:tcW w:w="552" w:type="pct"/>
            <w:shd w:val="clear" w:color="auto" w:fill="auto"/>
            <w:vAlign w:val="center"/>
          </w:tcPr>
          <w:p w14:paraId="601F50A4" w14:textId="2A72C2A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r3.4xlarge</w:t>
            </w:r>
          </w:p>
        </w:tc>
        <w:tc>
          <w:tcPr>
            <w:tcW w:w="324" w:type="pct"/>
            <w:shd w:val="clear" w:color="auto" w:fill="auto"/>
            <w:vAlign w:val="center"/>
          </w:tcPr>
          <w:p w14:paraId="2C659240" w14:textId="6A2DC33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4FA85F97" w14:textId="59BAA74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0968027E" w14:textId="68C33B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320 SSD</w:t>
            </w:r>
          </w:p>
        </w:tc>
        <w:tc>
          <w:tcPr>
            <w:tcW w:w="556" w:type="pct"/>
            <w:shd w:val="clear" w:color="auto" w:fill="auto"/>
            <w:vAlign w:val="center"/>
          </w:tcPr>
          <w:p w14:paraId="76345F0E" w14:textId="2AB20E9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22FA0A2" w14:textId="76A6C4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8324D22" w14:textId="1BC78B8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CC5C282" w14:textId="088E115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19C3AEB3" w14:textId="6AFC47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11C8B8" w14:textId="6B42A0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C4DFD74" w14:textId="5D3DE81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7013757" w14:textId="546A8FA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520B53C4" w14:textId="77777777" w:rsidTr="0042787E">
        <w:trPr>
          <w:cantSplit/>
          <w:trHeight w:val="450"/>
        </w:trPr>
        <w:tc>
          <w:tcPr>
            <w:tcW w:w="552" w:type="pct"/>
            <w:shd w:val="clear" w:color="auto" w:fill="auto"/>
            <w:vAlign w:val="center"/>
          </w:tcPr>
          <w:p w14:paraId="34E8875C" w14:textId="0FA2D8B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r3.8xlarge</w:t>
            </w:r>
          </w:p>
        </w:tc>
        <w:tc>
          <w:tcPr>
            <w:tcW w:w="324" w:type="pct"/>
            <w:shd w:val="clear" w:color="auto" w:fill="auto"/>
            <w:vAlign w:val="center"/>
          </w:tcPr>
          <w:p w14:paraId="579DAE7C" w14:textId="78A795A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573BB19F" w14:textId="68B0891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81A1427" w14:textId="24D11D4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320 SSD</w:t>
            </w:r>
          </w:p>
        </w:tc>
        <w:tc>
          <w:tcPr>
            <w:tcW w:w="556" w:type="pct"/>
            <w:shd w:val="clear" w:color="auto" w:fill="auto"/>
            <w:vAlign w:val="center"/>
          </w:tcPr>
          <w:p w14:paraId="0B83EB85" w14:textId="0BE59D1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EEF0E81" w14:textId="76D472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40C45C1" w14:textId="5140CC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35DCBD41" w14:textId="4D3CF8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70552CAB" w14:textId="7626496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E9F95F5" w14:textId="35DA98E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1B4898F8" w14:textId="2AFCD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4B212814" w14:textId="1715507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0D20F16D" w14:textId="77777777" w:rsidTr="0042787E">
        <w:trPr>
          <w:cantSplit/>
          <w:trHeight w:val="450"/>
        </w:trPr>
        <w:tc>
          <w:tcPr>
            <w:tcW w:w="552" w:type="pct"/>
            <w:shd w:val="clear" w:color="auto" w:fill="auto"/>
            <w:vAlign w:val="center"/>
          </w:tcPr>
          <w:p w14:paraId="1FE419B6" w14:textId="755FA51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w:t>
            </w:r>
            <w:proofErr w:type="gramStart"/>
            <w:r w:rsidRPr="0042787E">
              <w:rPr>
                <w:rFonts w:asciiTheme="minorHAnsi" w:hAnsiTheme="minorHAnsi"/>
                <w:sz w:val="16"/>
                <w:szCs w:val="16"/>
              </w:rPr>
              <w:t>2.xlarge</w:t>
            </w:r>
            <w:proofErr w:type="gramEnd"/>
          </w:p>
        </w:tc>
        <w:tc>
          <w:tcPr>
            <w:tcW w:w="324" w:type="pct"/>
            <w:shd w:val="clear" w:color="auto" w:fill="auto"/>
            <w:vAlign w:val="center"/>
          </w:tcPr>
          <w:p w14:paraId="0CBB1364" w14:textId="50263FF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7FE3A69C" w14:textId="57871A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5B7BB338" w14:textId="055D842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 x 800 SSD</w:t>
            </w:r>
          </w:p>
        </w:tc>
        <w:tc>
          <w:tcPr>
            <w:tcW w:w="556" w:type="pct"/>
            <w:shd w:val="clear" w:color="auto" w:fill="auto"/>
            <w:vAlign w:val="center"/>
          </w:tcPr>
          <w:p w14:paraId="3397519F" w14:textId="02C8D2C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231847" w14:textId="4F41F48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10673BA1" w14:textId="3DE4D5A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3674F2D" w14:textId="371614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0D555A53" w14:textId="1E28E7C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E76E7FD" w14:textId="2251966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2AE9379" w14:textId="41EAADB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E5C7C80" w14:textId="27BC761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94695C6" w14:textId="77777777" w:rsidTr="0042787E">
        <w:trPr>
          <w:cantSplit/>
          <w:trHeight w:val="450"/>
        </w:trPr>
        <w:tc>
          <w:tcPr>
            <w:tcW w:w="552" w:type="pct"/>
            <w:shd w:val="clear" w:color="auto" w:fill="auto"/>
            <w:vAlign w:val="center"/>
          </w:tcPr>
          <w:p w14:paraId="1B66948E" w14:textId="714E26D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i2.2xlarge</w:t>
            </w:r>
          </w:p>
        </w:tc>
        <w:tc>
          <w:tcPr>
            <w:tcW w:w="324" w:type="pct"/>
            <w:shd w:val="clear" w:color="auto" w:fill="auto"/>
            <w:vAlign w:val="center"/>
          </w:tcPr>
          <w:p w14:paraId="495DDAA3" w14:textId="6670445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30996AE5" w14:textId="7500675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08A69834" w14:textId="6FA30D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 x 800 SSD</w:t>
            </w:r>
          </w:p>
        </w:tc>
        <w:tc>
          <w:tcPr>
            <w:tcW w:w="556" w:type="pct"/>
            <w:shd w:val="clear" w:color="auto" w:fill="auto"/>
            <w:vAlign w:val="center"/>
          </w:tcPr>
          <w:p w14:paraId="7A29C187" w14:textId="6D4AD8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EF2528D" w14:textId="304DD5D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2155C477" w14:textId="0EE5273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725EC984" w14:textId="652E32E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3965C750" w14:textId="2F042C6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09C135E" w14:textId="4E28920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9FC5AE" w14:textId="6316ED7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26F7774" w14:textId="040B252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C0A4DE1" w14:textId="77777777" w:rsidTr="0042787E">
        <w:trPr>
          <w:cantSplit/>
          <w:trHeight w:val="450"/>
        </w:trPr>
        <w:tc>
          <w:tcPr>
            <w:tcW w:w="552" w:type="pct"/>
            <w:shd w:val="clear" w:color="auto" w:fill="auto"/>
            <w:vAlign w:val="center"/>
          </w:tcPr>
          <w:p w14:paraId="16D5018C" w14:textId="5E3425AC"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i2.4xlarge</w:t>
            </w:r>
          </w:p>
        </w:tc>
        <w:tc>
          <w:tcPr>
            <w:tcW w:w="324" w:type="pct"/>
            <w:shd w:val="clear" w:color="auto" w:fill="auto"/>
            <w:vAlign w:val="center"/>
          </w:tcPr>
          <w:p w14:paraId="04A92603" w14:textId="7BFA892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682405DF" w14:textId="2B89CB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9023279" w14:textId="5D5932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 x 800 SSD</w:t>
            </w:r>
          </w:p>
        </w:tc>
        <w:tc>
          <w:tcPr>
            <w:tcW w:w="556" w:type="pct"/>
            <w:shd w:val="clear" w:color="auto" w:fill="auto"/>
            <w:vAlign w:val="center"/>
          </w:tcPr>
          <w:p w14:paraId="74572C76" w14:textId="6B509BE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4F51A945" w14:textId="3511CF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AD7A665" w14:textId="081DF74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0E171A81" w14:textId="38646B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276087FA" w14:textId="0578221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3D4D55BE" w14:textId="6CC0A1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5ADF1E48" w14:textId="01A1D47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C999C34" w14:textId="3A9DFA8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35B63FB0" w14:textId="77777777" w:rsidTr="0042787E">
        <w:trPr>
          <w:cantSplit/>
          <w:trHeight w:val="450"/>
        </w:trPr>
        <w:tc>
          <w:tcPr>
            <w:tcW w:w="552" w:type="pct"/>
            <w:shd w:val="clear" w:color="auto" w:fill="auto"/>
            <w:vAlign w:val="center"/>
          </w:tcPr>
          <w:p w14:paraId="15921905" w14:textId="11961A2B"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i2.8xlarge</w:t>
            </w:r>
          </w:p>
        </w:tc>
        <w:tc>
          <w:tcPr>
            <w:tcW w:w="324" w:type="pct"/>
            <w:shd w:val="clear" w:color="auto" w:fill="auto"/>
            <w:vAlign w:val="center"/>
          </w:tcPr>
          <w:p w14:paraId="20D69D20" w14:textId="556BBA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32</w:t>
            </w:r>
          </w:p>
        </w:tc>
        <w:tc>
          <w:tcPr>
            <w:tcW w:w="417" w:type="pct"/>
            <w:shd w:val="clear" w:color="auto" w:fill="auto"/>
            <w:vAlign w:val="center"/>
          </w:tcPr>
          <w:p w14:paraId="645692F7" w14:textId="605964E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6850EC5D" w14:textId="4203B06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 x 800 SSD</w:t>
            </w:r>
          </w:p>
        </w:tc>
        <w:tc>
          <w:tcPr>
            <w:tcW w:w="556" w:type="pct"/>
            <w:shd w:val="clear" w:color="auto" w:fill="auto"/>
            <w:vAlign w:val="center"/>
          </w:tcPr>
          <w:p w14:paraId="03889570" w14:textId="0E79206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29D9A183" w14:textId="07573F9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D15DE6E" w14:textId="00A4C6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E5-2670 v2</w:t>
            </w:r>
          </w:p>
        </w:tc>
        <w:tc>
          <w:tcPr>
            <w:tcW w:w="324" w:type="pct"/>
            <w:shd w:val="clear" w:color="auto" w:fill="auto"/>
            <w:vAlign w:val="center"/>
          </w:tcPr>
          <w:p w14:paraId="6B02F282" w14:textId="7F8144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2.5</w:t>
            </w:r>
          </w:p>
        </w:tc>
        <w:tc>
          <w:tcPr>
            <w:tcW w:w="372" w:type="pct"/>
            <w:shd w:val="clear" w:color="auto" w:fill="auto"/>
            <w:vAlign w:val="center"/>
          </w:tcPr>
          <w:p w14:paraId="6B1E492E" w14:textId="350545B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3EA4F8B" w14:textId="2650B8E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c>
          <w:tcPr>
            <w:tcW w:w="324" w:type="pct"/>
            <w:shd w:val="clear" w:color="auto" w:fill="auto"/>
            <w:vAlign w:val="center"/>
          </w:tcPr>
          <w:p w14:paraId="4EFA3547" w14:textId="38609CF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FDABDF4" w14:textId="599FE17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w:t>
            </w:r>
          </w:p>
        </w:tc>
      </w:tr>
      <w:tr w:rsidR="00D40B07" w:rsidRPr="00D40B07" w14:paraId="6354A769" w14:textId="77777777" w:rsidTr="0042787E">
        <w:trPr>
          <w:cantSplit/>
          <w:trHeight w:val="450"/>
        </w:trPr>
        <w:tc>
          <w:tcPr>
            <w:tcW w:w="552" w:type="pct"/>
            <w:shd w:val="clear" w:color="auto" w:fill="auto"/>
            <w:vAlign w:val="center"/>
          </w:tcPr>
          <w:p w14:paraId="35F163CB" w14:textId="46769F90"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w:t>
            </w:r>
            <w:proofErr w:type="gramStart"/>
            <w:r w:rsidRPr="0042787E">
              <w:rPr>
                <w:rFonts w:asciiTheme="minorHAnsi" w:hAnsiTheme="minorHAnsi"/>
                <w:sz w:val="16"/>
                <w:szCs w:val="16"/>
              </w:rPr>
              <w:t>2.xlarge</w:t>
            </w:r>
            <w:proofErr w:type="gramEnd"/>
          </w:p>
        </w:tc>
        <w:tc>
          <w:tcPr>
            <w:tcW w:w="324" w:type="pct"/>
            <w:shd w:val="clear" w:color="auto" w:fill="auto"/>
            <w:vAlign w:val="center"/>
          </w:tcPr>
          <w:p w14:paraId="088E2AC2" w14:textId="20E99E5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4</w:t>
            </w:r>
          </w:p>
        </w:tc>
        <w:tc>
          <w:tcPr>
            <w:tcW w:w="417" w:type="pct"/>
            <w:shd w:val="clear" w:color="auto" w:fill="auto"/>
            <w:vAlign w:val="center"/>
          </w:tcPr>
          <w:p w14:paraId="510AF6F1" w14:textId="6081C77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30.5</w:t>
            </w:r>
          </w:p>
        </w:tc>
        <w:tc>
          <w:tcPr>
            <w:tcW w:w="417" w:type="pct"/>
            <w:shd w:val="clear" w:color="auto" w:fill="auto"/>
            <w:vAlign w:val="center"/>
          </w:tcPr>
          <w:p w14:paraId="2CB06AAC" w14:textId="22930E0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 x 2000</w:t>
            </w:r>
          </w:p>
        </w:tc>
        <w:tc>
          <w:tcPr>
            <w:tcW w:w="556" w:type="pct"/>
            <w:shd w:val="clear" w:color="auto" w:fill="auto"/>
            <w:vAlign w:val="center"/>
          </w:tcPr>
          <w:p w14:paraId="06F90A46" w14:textId="57DD715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0BE557" w14:textId="393021A2"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Moderate</w:t>
            </w:r>
          </w:p>
        </w:tc>
        <w:tc>
          <w:tcPr>
            <w:tcW w:w="464" w:type="pct"/>
            <w:shd w:val="clear" w:color="auto" w:fill="auto"/>
            <w:vAlign w:val="center"/>
          </w:tcPr>
          <w:p w14:paraId="326A0024" w14:textId="4C591B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7942E23" w14:textId="1D371DA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ABAAC02" w14:textId="01D14E1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6665CAE0" w14:textId="55AD33E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6A24E0D8" w14:textId="6D72915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3D2A6C5" w14:textId="659920F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28620D0C" w14:textId="77777777" w:rsidTr="0042787E">
        <w:trPr>
          <w:cantSplit/>
          <w:trHeight w:val="450"/>
        </w:trPr>
        <w:tc>
          <w:tcPr>
            <w:tcW w:w="552" w:type="pct"/>
            <w:shd w:val="clear" w:color="auto" w:fill="auto"/>
            <w:vAlign w:val="center"/>
          </w:tcPr>
          <w:p w14:paraId="6BF6C898" w14:textId="4FD43D24"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d2.2xlarge</w:t>
            </w:r>
          </w:p>
        </w:tc>
        <w:tc>
          <w:tcPr>
            <w:tcW w:w="324" w:type="pct"/>
            <w:shd w:val="clear" w:color="auto" w:fill="auto"/>
            <w:vAlign w:val="center"/>
          </w:tcPr>
          <w:p w14:paraId="757A7051" w14:textId="3D6C49F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8</w:t>
            </w:r>
          </w:p>
        </w:tc>
        <w:tc>
          <w:tcPr>
            <w:tcW w:w="417" w:type="pct"/>
            <w:shd w:val="clear" w:color="auto" w:fill="auto"/>
            <w:vAlign w:val="center"/>
          </w:tcPr>
          <w:p w14:paraId="7533D26D" w14:textId="6DCD10B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61</w:t>
            </w:r>
          </w:p>
        </w:tc>
        <w:tc>
          <w:tcPr>
            <w:tcW w:w="417" w:type="pct"/>
            <w:shd w:val="clear" w:color="auto" w:fill="auto"/>
            <w:vAlign w:val="center"/>
          </w:tcPr>
          <w:p w14:paraId="601C9B4D" w14:textId="7E8DD54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6 x 2000</w:t>
            </w:r>
          </w:p>
        </w:tc>
        <w:tc>
          <w:tcPr>
            <w:tcW w:w="556" w:type="pct"/>
            <w:shd w:val="clear" w:color="auto" w:fill="auto"/>
            <w:vAlign w:val="center"/>
          </w:tcPr>
          <w:p w14:paraId="447ED4FB" w14:textId="65516FCA"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50BD6C43" w14:textId="0687152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0DEF2055" w14:textId="1192CD5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29B81620" w14:textId="6678F6B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6359AC6" w14:textId="70ACE83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217F6CE8" w14:textId="3455081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3081C4FE" w14:textId="5F3F75B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7D6F0D66" w14:textId="3E9381C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107914A4" w14:textId="77777777" w:rsidTr="0042787E">
        <w:trPr>
          <w:cantSplit/>
          <w:trHeight w:val="450"/>
        </w:trPr>
        <w:tc>
          <w:tcPr>
            <w:tcW w:w="552" w:type="pct"/>
            <w:shd w:val="clear" w:color="auto" w:fill="auto"/>
            <w:vAlign w:val="center"/>
          </w:tcPr>
          <w:p w14:paraId="310D4346" w14:textId="1C3A6226"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d2.4xlarge</w:t>
            </w:r>
          </w:p>
        </w:tc>
        <w:tc>
          <w:tcPr>
            <w:tcW w:w="324" w:type="pct"/>
            <w:shd w:val="clear" w:color="auto" w:fill="auto"/>
            <w:vAlign w:val="center"/>
          </w:tcPr>
          <w:p w14:paraId="64DAA37A" w14:textId="7E5E8B2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16</w:t>
            </w:r>
          </w:p>
        </w:tc>
        <w:tc>
          <w:tcPr>
            <w:tcW w:w="417" w:type="pct"/>
            <w:shd w:val="clear" w:color="auto" w:fill="auto"/>
            <w:vAlign w:val="center"/>
          </w:tcPr>
          <w:p w14:paraId="32BE715D" w14:textId="6F0828E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122</w:t>
            </w:r>
          </w:p>
        </w:tc>
        <w:tc>
          <w:tcPr>
            <w:tcW w:w="417" w:type="pct"/>
            <w:shd w:val="clear" w:color="auto" w:fill="auto"/>
            <w:vAlign w:val="center"/>
          </w:tcPr>
          <w:p w14:paraId="4F0FC1CB" w14:textId="223B90C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12 x 2000</w:t>
            </w:r>
          </w:p>
        </w:tc>
        <w:tc>
          <w:tcPr>
            <w:tcW w:w="556" w:type="pct"/>
            <w:shd w:val="clear" w:color="auto" w:fill="auto"/>
            <w:vAlign w:val="center"/>
          </w:tcPr>
          <w:p w14:paraId="2A8A6DC0" w14:textId="003A9525"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BA132E6" w14:textId="07432FB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High</w:t>
            </w:r>
          </w:p>
        </w:tc>
        <w:tc>
          <w:tcPr>
            <w:tcW w:w="464" w:type="pct"/>
            <w:shd w:val="clear" w:color="auto" w:fill="auto"/>
            <w:vAlign w:val="center"/>
          </w:tcPr>
          <w:p w14:paraId="122A545C" w14:textId="47DB61A9"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7CF306BD" w14:textId="499DB806"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12567F24" w14:textId="3D23C467"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1B5852EF" w14:textId="203274CB"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26725FE9" w14:textId="20942B6D"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CD63342" w14:textId="3BE73A9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r w:rsidR="00D40B07" w:rsidRPr="00D40B07" w14:paraId="6EAFF0C6" w14:textId="77777777" w:rsidTr="0042787E">
        <w:trPr>
          <w:cantSplit/>
          <w:trHeight w:val="450"/>
        </w:trPr>
        <w:tc>
          <w:tcPr>
            <w:tcW w:w="552" w:type="pct"/>
            <w:shd w:val="clear" w:color="auto" w:fill="auto"/>
            <w:vAlign w:val="center"/>
          </w:tcPr>
          <w:p w14:paraId="4F47B2CF" w14:textId="06D41E01" w:rsidR="00D40B07" w:rsidRPr="0042787E" w:rsidRDefault="00D40B07" w:rsidP="0042787E">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d2.8xlarge</w:t>
            </w:r>
          </w:p>
        </w:tc>
        <w:tc>
          <w:tcPr>
            <w:tcW w:w="324" w:type="pct"/>
            <w:shd w:val="clear" w:color="auto" w:fill="auto"/>
            <w:vAlign w:val="center"/>
          </w:tcPr>
          <w:p w14:paraId="0CA39F85" w14:textId="0C0E469F"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36</w:t>
            </w:r>
          </w:p>
        </w:tc>
        <w:tc>
          <w:tcPr>
            <w:tcW w:w="417" w:type="pct"/>
            <w:shd w:val="clear" w:color="auto" w:fill="auto"/>
            <w:vAlign w:val="center"/>
          </w:tcPr>
          <w:p w14:paraId="7C2B6F81" w14:textId="27171F7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244</w:t>
            </w:r>
          </w:p>
        </w:tc>
        <w:tc>
          <w:tcPr>
            <w:tcW w:w="417" w:type="pct"/>
            <w:shd w:val="clear" w:color="auto" w:fill="auto"/>
            <w:vAlign w:val="center"/>
          </w:tcPr>
          <w:p w14:paraId="29619EED" w14:textId="622E24E4"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 x 2000</w:t>
            </w:r>
          </w:p>
        </w:tc>
        <w:tc>
          <w:tcPr>
            <w:tcW w:w="556" w:type="pct"/>
            <w:shd w:val="clear" w:color="auto" w:fill="auto"/>
            <w:vAlign w:val="center"/>
          </w:tcPr>
          <w:p w14:paraId="211AB5B4" w14:textId="62784A1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555" w:type="pct"/>
            <w:shd w:val="clear" w:color="auto" w:fill="auto"/>
            <w:vAlign w:val="center"/>
          </w:tcPr>
          <w:p w14:paraId="18B9786F" w14:textId="378A6250"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10 Gigabit</w:t>
            </w:r>
          </w:p>
        </w:tc>
        <w:tc>
          <w:tcPr>
            <w:tcW w:w="464" w:type="pct"/>
            <w:shd w:val="clear" w:color="auto" w:fill="auto"/>
            <w:vAlign w:val="center"/>
          </w:tcPr>
          <w:p w14:paraId="1E4DFD16" w14:textId="463E63F1"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Intel Xeon E5-2676 v3</w:t>
            </w:r>
          </w:p>
        </w:tc>
        <w:tc>
          <w:tcPr>
            <w:tcW w:w="324" w:type="pct"/>
            <w:shd w:val="clear" w:color="auto" w:fill="auto"/>
            <w:vAlign w:val="center"/>
          </w:tcPr>
          <w:p w14:paraId="30F308C3" w14:textId="42A9AD7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2.4</w:t>
            </w:r>
          </w:p>
        </w:tc>
        <w:tc>
          <w:tcPr>
            <w:tcW w:w="372" w:type="pct"/>
            <w:shd w:val="clear" w:color="auto" w:fill="auto"/>
            <w:vAlign w:val="center"/>
          </w:tcPr>
          <w:p w14:paraId="76A3FD86" w14:textId="4AB74D43"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71" w:type="pct"/>
            <w:shd w:val="clear" w:color="auto" w:fill="auto"/>
            <w:vAlign w:val="center"/>
          </w:tcPr>
          <w:p w14:paraId="0C41F1F9" w14:textId="751BE20C"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58EC8D56" w14:textId="6F52B9AE"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c>
          <w:tcPr>
            <w:tcW w:w="324" w:type="pct"/>
            <w:shd w:val="clear" w:color="auto" w:fill="auto"/>
            <w:vAlign w:val="center"/>
          </w:tcPr>
          <w:p w14:paraId="05F6F8B5" w14:textId="30BE7CC8" w:rsidR="00D40B07" w:rsidRPr="0042787E" w:rsidRDefault="00D40B07">
            <w:pPr>
              <w:keepNext/>
              <w:spacing w:before="0"/>
              <w:jc w:val="center"/>
              <w:rPr>
                <w:rFonts w:asciiTheme="minorHAnsi" w:eastAsia="Times New Roman" w:hAnsiTheme="minorHAnsi" w:cs="Calibri"/>
                <w:color w:val="333333"/>
                <w:sz w:val="16"/>
                <w:szCs w:val="16"/>
              </w:rPr>
            </w:pPr>
            <w:r w:rsidRPr="0042787E">
              <w:rPr>
                <w:rFonts w:asciiTheme="minorHAnsi" w:hAnsiTheme="minorHAnsi"/>
                <w:sz w:val="16"/>
                <w:szCs w:val="16"/>
              </w:rPr>
              <w:t>Yes</w:t>
            </w:r>
          </w:p>
        </w:tc>
      </w:tr>
    </w:tbl>
    <w:p w14:paraId="023BC0E4" w14:textId="5B07E787" w:rsidR="00043728" w:rsidRDefault="00A064BF" w:rsidP="001F0B36">
      <w:pPr>
        <w:keepNext/>
      </w:pPr>
      <w:r w:rsidRPr="00482B84">
        <w:rPr>
          <w:rStyle w:val="SubtleEmphasis"/>
          <w:color w:val="A6A6A6" w:themeColor="background1" w:themeShade="A6"/>
          <w:sz w:val="18"/>
          <w:szCs w:val="18"/>
          <w:rPrChange w:id="1129" w:author="Jeff Johnson" w:date="2017-07-12T21:10:00Z">
            <w:rPr/>
          </w:rPrChange>
        </w:rPr>
        <w:t>M3 instances may also launch as an Intel Xeon E5-2680 v2 (Ivy Bridge) Processor running at 2.5 GHz</w:t>
      </w:r>
      <w:r w:rsidRPr="00A064BF">
        <w:t>.</w:t>
      </w:r>
    </w:p>
    <w:p w14:paraId="4B20297C" w14:textId="2E844881" w:rsidR="00787157" w:rsidRPr="00A03B61" w:rsidRDefault="00787157" w:rsidP="006B25B2">
      <w:pPr>
        <w:pStyle w:val="Caption"/>
        <w:rPr>
          <w:rFonts w:cstheme="minorHAnsi"/>
          <w:sz w:val="16"/>
          <w:szCs w:val="16"/>
        </w:rPr>
      </w:pPr>
      <w:r>
        <w:t xml:space="preserve">Table </w:t>
      </w:r>
      <w:ins w:id="1130" w:author="Jeff Johnson" w:date="2017-07-12T21:16:00Z">
        <w:r w:rsidR="00B33BF6">
          <w:fldChar w:fldCharType="begin"/>
        </w:r>
        <w:r w:rsidR="00B33BF6">
          <w:instrText xml:space="preserve"> SEQ Table \* ARABIC </w:instrText>
        </w:r>
      </w:ins>
      <w:r w:rsidR="00B33BF6">
        <w:fldChar w:fldCharType="separate"/>
      </w:r>
      <w:ins w:id="1131" w:author="Jeff Johnson" w:date="2017-07-12T21:16:00Z">
        <w:r w:rsidR="00B33BF6">
          <w:rPr>
            <w:noProof/>
          </w:rPr>
          <w:t>5</w:t>
        </w:r>
        <w:r w:rsidR="00B33BF6">
          <w:fldChar w:fldCharType="end"/>
        </w:r>
      </w:ins>
      <w:del w:id="1132"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5</w:delText>
        </w:r>
        <w:r w:rsidR="00A36C43" w:rsidDel="00B33BF6">
          <w:rPr>
            <w:noProof/>
          </w:rPr>
          <w:fldChar w:fldCharType="end"/>
        </w:r>
      </w:del>
      <w:r>
        <w:t>. EC2 Instance Types</w:t>
      </w:r>
    </w:p>
    <w:p w14:paraId="2BE465B8" w14:textId="5DE4528F" w:rsidR="00A03B61" w:rsidRDefault="00A03B61" w:rsidP="00567046">
      <w:r>
        <w:t>The general purpose m</w:t>
      </w:r>
      <w:proofErr w:type="gramStart"/>
      <w:r w:rsidR="001F0B36">
        <w:t>3</w:t>
      </w:r>
      <w:r>
        <w:t>.</w:t>
      </w:r>
      <w:ins w:id="1133" w:author="Jeff Johnson" w:date="2017-07-10T16:27:00Z">
        <w:r w:rsidR="0054003F">
          <w:t>l</w:t>
        </w:r>
      </w:ins>
      <w:proofErr w:type="gramEnd"/>
      <w:del w:id="1134" w:author="Jeff Johnson" w:date="2017-07-10T16:27:00Z">
        <w:r w:rsidDel="0054003F">
          <w:delText>xl</w:delText>
        </w:r>
      </w:del>
      <w:r>
        <w:t xml:space="preserve">arge instance type is selected for </w:t>
      </w:r>
      <w:ins w:id="1135" w:author="Jeff Johnson" w:date="2017-07-10T16:28:00Z">
        <w:r w:rsidR="0054003F">
          <w:t xml:space="preserve">Kubernetes </w:t>
        </w:r>
      </w:ins>
      <w:del w:id="1136" w:author="Jeff Johnson" w:date="2017-07-10T16:28:00Z">
        <w:r w:rsidDel="0054003F">
          <w:delText>baseline and on-demand web servers</w:delText>
        </w:r>
      </w:del>
      <w:ins w:id="1137" w:author="Jeff Johnson" w:date="2017-07-10T16:28:00Z">
        <w:r w:rsidR="0054003F">
          <w:t>master and worker nodes</w:t>
        </w:r>
      </w:ins>
      <w:r>
        <w:t xml:space="preserve"> </w:t>
      </w:r>
      <w:del w:id="1138" w:author="Jeff Johnson" w:date="2017-07-10T16:28:00Z">
        <w:r w:rsidDel="0054003F">
          <w:delText>for its high network performance</w:delText>
        </w:r>
      </w:del>
      <w:ins w:id="1139" w:author="Jeff Johnson" w:date="2017-07-10T16:28:00Z">
        <w:r w:rsidR="0054003F">
          <w:t>based on the recommendation cited above</w:t>
        </w:r>
      </w:ins>
      <w:r w:rsidR="008E7CBC">
        <w:t xml:space="preserve">. </w:t>
      </w:r>
      <w:del w:id="1140" w:author="Jeff Johnson" w:date="2017-07-10T16:29:00Z">
        <w:r w:rsidR="008E7CBC" w:rsidDel="005453C4">
          <w:delText xml:space="preserve">It </w:delText>
        </w:r>
      </w:del>
      <w:ins w:id="1141" w:author="Jeff Johnson" w:date="2017-07-10T16:30:00Z">
        <w:r w:rsidR="005453C4">
          <w:t>T</w:t>
        </w:r>
      </w:ins>
      <w:ins w:id="1142" w:author="Jeff Johnson" w:date="2017-07-10T16:29:00Z">
        <w:r w:rsidR="005453C4">
          <w:t>he m</w:t>
        </w:r>
        <w:proofErr w:type="gramStart"/>
        <w:r w:rsidR="005453C4">
          <w:t>3.large</w:t>
        </w:r>
        <w:proofErr w:type="gramEnd"/>
        <w:r w:rsidR="005453C4">
          <w:t xml:space="preserve"> instance </w:t>
        </w:r>
      </w:ins>
      <w:r w:rsidR="008E7CBC">
        <w:t xml:space="preserve">represents a </w:t>
      </w:r>
      <w:r>
        <w:t>reasonable trade-off of compute capacity, memory, storage</w:t>
      </w:r>
      <w:r w:rsidR="009C4CA5">
        <w:t>,</w:t>
      </w:r>
      <w:r>
        <w:t xml:space="preserve"> and cost</w:t>
      </w:r>
      <w:del w:id="1143" w:author="Jeff Johnson" w:date="2017-07-10T16:59:00Z">
        <w:r w:rsidDel="00E4450A">
          <w:delText xml:space="preserve"> (</w:delText>
        </w:r>
        <w:r w:rsidR="005B2D77" w:rsidDel="00E4450A">
          <w:delText>$0.48 per hour)</w:delText>
        </w:r>
      </w:del>
      <w:r w:rsidR="005B2D77">
        <w:t xml:space="preserve">. EC2 instances incur costs for each hour </w:t>
      </w:r>
      <w:ins w:id="1144" w:author="Jeff Johnson" w:date="2017-07-10T16:59:00Z">
        <w:r w:rsidR="00E4450A">
          <w:t>(</w:t>
        </w:r>
      </w:ins>
      <w:r w:rsidR="005B2D77">
        <w:t xml:space="preserve">or fraction </w:t>
      </w:r>
      <w:del w:id="1145" w:author="Jeff Johnson" w:date="2017-07-10T16:59:00Z">
        <w:r w:rsidR="005B2D77" w:rsidDel="00E4450A">
          <w:delText>of an hour</w:delText>
        </w:r>
      </w:del>
      <w:ins w:id="1146" w:author="Jeff Johnson" w:date="2017-07-10T16:59:00Z">
        <w:r w:rsidR="00E4450A">
          <w:t>thereof)</w:t>
        </w:r>
      </w:ins>
      <w:r w:rsidR="005B2D77">
        <w:t xml:space="preserve"> the virtual computer is powered up and operating.</w:t>
      </w:r>
    </w:p>
    <w:p w14:paraId="741F1E5B" w14:textId="153D96B0" w:rsidR="00330661" w:rsidRDefault="00955507" w:rsidP="00567046">
      <w:r>
        <w:t xml:space="preserve">In addition to selecting the web server instance type, the web server operating system is also selected. Amazon EC2 offers preconfigured Amazon Machine Instances (AMI) to select from. AMIs come </w:t>
      </w:r>
      <w:r w:rsidR="00330661">
        <w:t xml:space="preserve">in many operating systems and various flavors of each operating system. Smarter Balanced </w:t>
      </w:r>
      <w:del w:id="1147" w:author="Jeff Johnson" w:date="2017-07-10T18:27:00Z">
        <w:r w:rsidR="00330661" w:rsidDel="00435D7C">
          <w:delText xml:space="preserve">Contract 11 </w:delText>
        </w:r>
      </w:del>
      <w:r w:rsidR="00330661">
        <w:t>components are intended to run</w:t>
      </w:r>
      <w:r w:rsidR="002969EC">
        <w:t xml:space="preserve"> on the Linux operating system, and </w:t>
      </w:r>
      <w:r w:rsidR="00330661">
        <w:t xml:space="preserve">Linux comes prepackaged in </w:t>
      </w:r>
      <w:r w:rsidR="00330661">
        <w:lastRenderedPageBreak/>
        <w:t>various flavors known as distributions. Some of these distributions are enterprise versions that require paid support (Red Hat and SUSE Enterprise</w:t>
      </w:r>
      <w:r w:rsidR="002969EC">
        <w:t>, for example</w:t>
      </w:r>
      <w:r w:rsidR="00330661">
        <w:t>) and some are community versions that are free to download and use (Fedora, CentOS</w:t>
      </w:r>
      <w:r w:rsidR="002969EC">
        <w:t>, for example</w:t>
      </w:r>
      <w:r w:rsidR="00330661">
        <w:t xml:space="preserve">). The Ubuntu Server distributions are the same for enterprise and community users </w:t>
      </w:r>
      <w:r w:rsidR="0024129A">
        <w:t xml:space="preserve">but </w:t>
      </w:r>
      <w:r w:rsidR="00330661">
        <w:t>offer paid support</w:t>
      </w:r>
      <w:r w:rsidR="0044097F">
        <w:t xml:space="preserve"> as an option</w:t>
      </w:r>
      <w:r w:rsidR="00330661">
        <w:t>.</w:t>
      </w:r>
    </w:p>
    <w:p w14:paraId="68DC7314" w14:textId="77777777" w:rsidR="001C5D26" w:rsidRDefault="000C7D24" w:rsidP="00567046">
      <w:r>
        <w:t>Some</w:t>
      </w:r>
      <w:r w:rsidR="00330661">
        <w:t xml:space="preserve"> enterprise distributions place restrictions on changing any of the software components provided in the distribution, and these are updated only when the distribution is updated in periodic release cycles. This means that certain components such as the Java Virtual Machine (JVM) may be older and may lack desirable features </w:t>
      </w:r>
      <w:r w:rsidR="00EB2762">
        <w:t xml:space="preserve">available </w:t>
      </w:r>
      <w:r w:rsidR="00330661">
        <w:t>in later version</w:t>
      </w:r>
      <w:r w:rsidR="00EB2762">
        <w:t>s</w:t>
      </w:r>
      <w:r w:rsidR="00330661">
        <w:t>. With Red Hat and SUSE</w:t>
      </w:r>
      <w:r w:rsidR="002E53FA">
        <w:t xml:space="preserve"> Enterprise Linux</w:t>
      </w:r>
      <w:r w:rsidR="00330661">
        <w:t>, there is no option to upgrade components without v</w:t>
      </w:r>
      <w:r w:rsidR="00F108A0">
        <w:t>oiding the support agreement.</w:t>
      </w:r>
      <w:r w:rsidR="0010704B">
        <w:t xml:space="preserve"> </w:t>
      </w:r>
    </w:p>
    <w:p w14:paraId="33D155A0" w14:textId="602EDA45" w:rsidR="00435D7C" w:rsidRDefault="0010704B" w:rsidP="00567046">
      <w:pPr>
        <w:rPr>
          <w:ins w:id="1148" w:author="Jeff Johnson" w:date="2017-07-10T18:26:00Z"/>
        </w:rPr>
      </w:pPr>
      <w:r>
        <w:t xml:space="preserve">Canonical Inc., </w:t>
      </w:r>
      <w:r w:rsidR="00F108A0">
        <w:t>the company that packages the Ubuntu</w:t>
      </w:r>
      <w:r>
        <w:t xml:space="preserve"> Linux distribution,</w:t>
      </w:r>
      <w:r w:rsidR="00F108A0">
        <w:t xml:space="preserve"> allows modifications to the preloaded components</w:t>
      </w:r>
      <w:r w:rsidR="008746EA">
        <w:t xml:space="preserve"> and </w:t>
      </w:r>
      <w:r w:rsidR="00F108A0">
        <w:t xml:space="preserve">provides cloud support for up to 100 virtual </w:t>
      </w:r>
      <w:r w:rsidR="00BE24CD">
        <w:t xml:space="preserve">cloud </w:t>
      </w:r>
      <w:r w:rsidR="00F108A0">
        <w:t>servers for a reasonable cost.</w:t>
      </w:r>
      <w:r w:rsidR="000C7D24">
        <w:t xml:space="preserve"> For this reason, </w:t>
      </w:r>
      <w:del w:id="1149" w:author="Jeff Johnson" w:date="2017-07-13T11:26:00Z">
        <w:r w:rsidR="000C7D24" w:rsidDel="00097CA7">
          <w:delText xml:space="preserve">AIR has selected </w:delText>
        </w:r>
        <w:r w:rsidR="004F73BF" w:rsidDel="00097CA7">
          <w:delText xml:space="preserve">the </w:delText>
        </w:r>
      </w:del>
      <w:r w:rsidR="000C7D24">
        <w:t xml:space="preserve">Ubuntu </w:t>
      </w:r>
      <w:del w:id="1150" w:author="Jeff Johnson" w:date="2017-07-13T11:26:00Z">
        <w:r w:rsidR="000C7D24" w:rsidDel="00097CA7">
          <w:delText xml:space="preserve">Server version 13 </w:delText>
        </w:r>
      </w:del>
      <w:r w:rsidR="004F73BF">
        <w:t>Linux distribution</w:t>
      </w:r>
      <w:ins w:id="1151" w:author="Jeff Johnson" w:date="2017-07-13T11:26:00Z">
        <w:r w:rsidR="00097CA7">
          <w:t xml:space="preserve"> is recommended</w:t>
        </w:r>
      </w:ins>
      <w:r w:rsidR="004F73BF">
        <w:t xml:space="preserve"> </w:t>
      </w:r>
      <w:r w:rsidR="000C7D24">
        <w:t>for this project.</w:t>
      </w:r>
      <w:ins w:id="1152" w:author="Jeff Johnson" w:date="2017-07-10T18:21:00Z">
        <w:r w:rsidR="00C42B6D">
          <w:t xml:space="preserve">  </w:t>
        </w:r>
      </w:ins>
    </w:p>
    <w:p w14:paraId="6C37C75D" w14:textId="5D6EC7DA" w:rsidR="00577300" w:rsidRDefault="00C42B6D" w:rsidP="00567046">
      <w:pPr>
        <w:rPr>
          <w:ins w:id="1153" w:author="Jeff Johnson" w:date="2017-07-10T18:40:00Z"/>
        </w:rPr>
      </w:pPr>
      <w:ins w:id="1154" w:author="Jeff Johnson" w:date="2017-07-10T18:21:00Z">
        <w:r>
          <w:t xml:space="preserve">The Docker </w:t>
        </w:r>
      </w:ins>
      <w:ins w:id="1155" w:author="Jeff Johnson" w:date="2017-07-10T18:23:00Z">
        <w:r>
          <w:t>containers</w:t>
        </w:r>
      </w:ins>
      <w:ins w:id="1156" w:author="Jeff Johnson" w:date="2017-07-10T18:21:00Z">
        <w:r>
          <w:t xml:space="preserve"> for the components described in </w:t>
        </w:r>
      </w:ins>
      <w:ins w:id="1157" w:author="Jeff Johnson" w:date="2017-07-10T18:23:00Z">
        <w:r>
          <w:t xml:space="preserve">Table 3 with </w:t>
        </w:r>
        <w:r w:rsidR="0031502B">
          <w:t>a Docker dependency are based on</w:t>
        </w:r>
        <w:r>
          <w:t xml:space="preserve"> </w:t>
        </w:r>
      </w:ins>
      <w:ins w:id="1158" w:author="Jeff Johnson" w:date="2017-07-10T18:25:00Z">
        <w:r w:rsidR="00435D7C">
          <w:t>a lightweight Docker image</w:t>
        </w:r>
      </w:ins>
      <w:ins w:id="1159" w:author="Jeff Johnson" w:date="2017-07-10T18:23:00Z">
        <w:r>
          <w:t xml:space="preserve"> </w:t>
        </w:r>
      </w:ins>
      <w:ins w:id="1160" w:author="Jeff Johnson" w:date="2017-07-10T20:40:00Z">
        <w:r w:rsidR="00E62B52">
          <w:t>built</w:t>
        </w:r>
      </w:ins>
      <w:ins w:id="1161" w:author="Jeff Johnson" w:date="2017-07-10T18:23:00Z">
        <w:r>
          <w:t xml:space="preserve"> on the </w:t>
        </w:r>
      </w:ins>
      <w:ins w:id="1162" w:author="Jeff Johnson" w:date="2017-07-10T18:25:00Z">
        <w:r>
          <w:fldChar w:fldCharType="begin"/>
        </w:r>
        <w:r>
          <w:instrText xml:space="preserve"> HYPERLINK "https://alpinelinux.org/about/" </w:instrText>
        </w:r>
        <w:r>
          <w:fldChar w:fldCharType="separate"/>
        </w:r>
        <w:r w:rsidRPr="00C42B6D">
          <w:rPr>
            <w:rStyle w:val="Hyperlink"/>
          </w:rPr>
          <w:t>Alpine Linux</w:t>
        </w:r>
        <w:r>
          <w:fldChar w:fldCharType="end"/>
        </w:r>
        <w:r>
          <w:rPr>
            <w:rStyle w:val="FootnoteReference"/>
          </w:rPr>
          <w:footnoteReference w:id="7"/>
        </w:r>
      </w:ins>
      <w:ins w:id="1164" w:author="Jeff Johnson" w:date="2017-07-10T18:23:00Z">
        <w:r>
          <w:t xml:space="preserve"> distribution</w:t>
        </w:r>
      </w:ins>
      <w:ins w:id="1165" w:author="Jeff Johnson" w:date="2017-07-10T23:29:00Z">
        <w:r w:rsidR="00813D88">
          <w:t xml:space="preserve"> with</w:t>
        </w:r>
        <w:r w:rsidR="002F667B">
          <w:t xml:space="preserve"> a</w:t>
        </w:r>
        <w:r w:rsidR="00813D88">
          <w:t xml:space="preserve"> Java 8</w:t>
        </w:r>
        <w:r w:rsidR="002F667B">
          <w:t xml:space="preserve"> JDK</w:t>
        </w:r>
      </w:ins>
      <w:ins w:id="1166" w:author="Jeff Johnson" w:date="2017-07-10T18:23:00Z">
        <w:r>
          <w:t>.</w:t>
        </w:r>
      </w:ins>
    </w:p>
    <w:p w14:paraId="543A320C" w14:textId="1564A085" w:rsidR="00B74525" w:rsidRDefault="00B74525">
      <w:pPr>
        <w:pStyle w:val="Heading3"/>
        <w:rPr>
          <w:ins w:id="1167" w:author="Jeff Johnson" w:date="2017-07-10T18:40:00Z"/>
        </w:rPr>
        <w:pPrChange w:id="1168" w:author="Jeff Johnson" w:date="2017-07-10T18:40:00Z">
          <w:pPr/>
        </w:pPrChange>
      </w:pPr>
      <w:bookmarkStart w:id="1169" w:name="_Toc488653858"/>
      <w:ins w:id="1170" w:author="Jeff Johnson" w:date="2017-07-10T18:40:00Z">
        <w:r>
          <w:t xml:space="preserve">AWS </w:t>
        </w:r>
        <w:proofErr w:type="spellStart"/>
        <w:r>
          <w:t>ElastiCache</w:t>
        </w:r>
        <w:proofErr w:type="spellEnd"/>
        <w:r>
          <w:t xml:space="preserve"> – </w:t>
        </w:r>
        <w:proofErr w:type="spellStart"/>
        <w:r>
          <w:t>Redis</w:t>
        </w:r>
        <w:proofErr w:type="spellEnd"/>
        <w:r>
          <w:t xml:space="preserve"> Cluster</w:t>
        </w:r>
        <w:bookmarkEnd w:id="1169"/>
      </w:ins>
    </w:p>
    <w:p w14:paraId="4A2F9777" w14:textId="72792C29" w:rsidR="00A06433" w:rsidRDefault="00B74525">
      <w:pPr>
        <w:rPr>
          <w:ins w:id="1171" w:author="Jeff Johnson" w:date="2017-07-10T20:51:00Z"/>
        </w:rPr>
      </w:pPr>
      <w:ins w:id="1172" w:author="Jeff Johnson" w:date="2017-07-10T18:41:00Z">
        <w:r>
          <w:t>The applications that comprise the Test Delivery Unit rely heavily on cached data</w:t>
        </w:r>
      </w:ins>
      <w:ins w:id="1173" w:author="Jeff Johnson" w:date="2017-07-10T18:46:00Z">
        <w:r w:rsidR="00294BB9">
          <w:t xml:space="preserve"> to maximize performance.  AWS </w:t>
        </w:r>
        <w:proofErr w:type="spellStart"/>
        <w:r w:rsidR="00294BB9">
          <w:t>ElastiCache</w:t>
        </w:r>
        <w:proofErr w:type="spellEnd"/>
        <w:r w:rsidR="00294BB9">
          <w:t xml:space="preserve"> provides a simple mechanism for creating a </w:t>
        </w:r>
      </w:ins>
      <w:ins w:id="1174" w:author="Jeff Johnson" w:date="2017-07-10T20:29:00Z">
        <w:r w:rsidR="00882EC0">
          <w:fldChar w:fldCharType="begin"/>
        </w:r>
        <w:r w:rsidR="00882EC0">
          <w:instrText xml:space="preserve"> HYPERLINK "https://redis.io/" </w:instrText>
        </w:r>
        <w:r w:rsidR="00882EC0">
          <w:fldChar w:fldCharType="separate"/>
        </w:r>
        <w:proofErr w:type="spellStart"/>
        <w:r w:rsidR="00294BB9" w:rsidRPr="00882EC0">
          <w:rPr>
            <w:rStyle w:val="Hyperlink"/>
          </w:rPr>
          <w:t>Redis</w:t>
        </w:r>
        <w:proofErr w:type="spellEnd"/>
        <w:r w:rsidR="00882EC0">
          <w:fldChar w:fldCharType="end"/>
        </w:r>
        <w:r w:rsidR="00882EC0">
          <w:rPr>
            <w:rStyle w:val="FootnoteReference"/>
          </w:rPr>
          <w:footnoteReference w:id="8"/>
        </w:r>
      </w:ins>
      <w:ins w:id="1176" w:author="Jeff Johnson" w:date="2017-07-10T18:46:00Z">
        <w:r w:rsidR="00294BB9">
          <w:t xml:space="preserve"> cluster for caching data.  The </w:t>
        </w:r>
      </w:ins>
      <w:ins w:id="1177" w:author="Jeff Johnson" w:date="2017-07-10T20:39:00Z">
        <w:r w:rsidR="000E738B">
          <w:t xml:space="preserve">Docker containers within the Kubernetes cluster communicate with the </w:t>
        </w:r>
        <w:proofErr w:type="spellStart"/>
        <w:r w:rsidR="000E738B">
          <w:t>Redis</w:t>
        </w:r>
        <w:proofErr w:type="spellEnd"/>
        <w:r w:rsidR="000E738B">
          <w:t xml:space="preserve"> cluster instead of repeatedly querying the database for data that rarely (if ever) changes.</w:t>
        </w:r>
      </w:ins>
    </w:p>
    <w:p w14:paraId="1ED28739" w14:textId="0D9A6B21" w:rsidR="00A06433" w:rsidRPr="00B74525" w:rsidRDefault="00A06433">
      <w:pPr>
        <w:pStyle w:val="Heading3"/>
        <w:pPrChange w:id="1178" w:author="Jeff Johnson" w:date="2017-07-10T20:51:00Z">
          <w:pPr/>
        </w:pPrChange>
      </w:pPr>
      <w:bookmarkStart w:id="1179" w:name="_Toc488653859"/>
      <w:ins w:id="1180" w:author="Jeff Johnson" w:date="2017-07-10T20:51:00Z">
        <w:r>
          <w:t>Spring Cloud Configuration Service</w:t>
        </w:r>
      </w:ins>
      <w:bookmarkEnd w:id="1179"/>
    </w:p>
    <w:p w14:paraId="6E640DDA" w14:textId="50886E7C" w:rsidR="00971084" w:rsidRDefault="00A06433">
      <w:pPr>
        <w:rPr>
          <w:ins w:id="1181" w:author="Jeff Johnson" w:date="2017-07-10T21:08:00Z"/>
        </w:rPr>
        <w:pPrChange w:id="1182" w:author="Jeff Johnson" w:date="2017-07-10T20:51:00Z">
          <w:pPr>
            <w:pStyle w:val="Heading3"/>
          </w:pPr>
        </w:pPrChange>
      </w:pPr>
      <w:ins w:id="1183" w:author="Jeff Johnson" w:date="2017-07-10T20:51:00Z">
        <w:r>
          <w:t>The Spring Cloud Configuration service provides configuration information for the other services that participate in the Kubernetes cluster.</w:t>
        </w:r>
      </w:ins>
      <w:ins w:id="1184" w:author="Jeff Johnson" w:date="2017-07-10T20:52:00Z">
        <w:r w:rsidR="000A7094">
          <w:t xml:space="preserve">  The configuration values</w:t>
        </w:r>
      </w:ins>
      <w:ins w:id="1185" w:author="Jeff Johnson" w:date="2017-07-10T21:10:00Z">
        <w:r w:rsidR="00E452D9">
          <w:t xml:space="preserve"> are YAML files describing the properties required by the TDS services. </w:t>
        </w:r>
      </w:ins>
      <w:ins w:id="1186" w:author="Jeff Johnson" w:date="2017-07-10T20:52:00Z">
        <w:r w:rsidR="000A7094">
          <w:t xml:space="preserve"> </w:t>
        </w:r>
      </w:ins>
      <w:ins w:id="1187" w:author="Jeff Johnson" w:date="2017-07-10T21:11:00Z">
        <w:r w:rsidR="00E452D9">
          <w:t xml:space="preserve">These files </w:t>
        </w:r>
      </w:ins>
      <w:ins w:id="1188" w:author="Jeff Johnson" w:date="2017-07-10T20:52:00Z">
        <w:r w:rsidR="000A7094">
          <w:t xml:space="preserve">are </w:t>
        </w:r>
      </w:ins>
      <w:ins w:id="1189" w:author="Jeff Johnson" w:date="2017-07-10T20:58:00Z">
        <w:r w:rsidR="00971084">
          <w:t xml:space="preserve">securely </w:t>
        </w:r>
      </w:ins>
      <w:ins w:id="1190" w:author="Jeff Johnson" w:date="2017-07-10T20:52:00Z">
        <w:r w:rsidR="000A7094">
          <w:t xml:space="preserve">stored in </w:t>
        </w:r>
      </w:ins>
      <w:ins w:id="1191" w:author="Jeff Johnson" w:date="2017-07-10T20:58:00Z">
        <w:r w:rsidR="00971084">
          <w:t>source control via a private repository</w:t>
        </w:r>
      </w:ins>
      <w:ins w:id="1192" w:author="Jeff Johnson" w:date="2017-07-10T21:00:00Z">
        <w:r w:rsidR="00971084">
          <w:t xml:space="preserve">.  </w:t>
        </w:r>
      </w:ins>
      <w:ins w:id="1193" w:author="Jeff Johnson" w:date="2017-07-10T21:06:00Z">
        <w:r w:rsidR="00074416">
          <w:fldChar w:fldCharType="begin"/>
        </w:r>
        <w:r w:rsidR="00074416">
          <w:instrText xml:space="preserve"> HYPERLINK "https://about.gitlab.com/" </w:instrText>
        </w:r>
        <w:r w:rsidR="00074416">
          <w:fldChar w:fldCharType="separate"/>
        </w:r>
        <w:proofErr w:type="spellStart"/>
        <w:r w:rsidR="00971084" w:rsidRPr="00074416">
          <w:rPr>
            <w:rStyle w:val="Hyperlink"/>
          </w:rPr>
          <w:t>GitLab</w:t>
        </w:r>
        <w:proofErr w:type="spellEnd"/>
        <w:r w:rsidR="00074416">
          <w:fldChar w:fldCharType="end"/>
        </w:r>
        <w:r w:rsidR="00074416">
          <w:rPr>
            <w:rStyle w:val="FootnoteReference"/>
          </w:rPr>
          <w:footnoteReference w:id="9"/>
        </w:r>
      </w:ins>
      <w:ins w:id="1195" w:author="Jeff Johnson" w:date="2017-07-10T21:00:00Z">
        <w:r w:rsidR="00971084">
          <w:t xml:space="preserve"> offers free private repositories, </w:t>
        </w:r>
      </w:ins>
      <w:ins w:id="1196" w:author="Jeff Johnson" w:date="2017-07-10T21:07:00Z">
        <w:r w:rsidR="00074416">
          <w:fldChar w:fldCharType="begin"/>
        </w:r>
        <w:r w:rsidR="00074416">
          <w:instrText xml:space="preserve"> HYPERLINK "https://github.com/" </w:instrText>
        </w:r>
        <w:r w:rsidR="00074416">
          <w:fldChar w:fldCharType="separate"/>
        </w:r>
        <w:r w:rsidR="00971084" w:rsidRPr="00074416">
          <w:rPr>
            <w:rStyle w:val="Hyperlink"/>
          </w:rPr>
          <w:t>GitHub</w:t>
        </w:r>
        <w:r w:rsidR="00074416">
          <w:fldChar w:fldCharType="end"/>
        </w:r>
        <w:r w:rsidR="00074416">
          <w:rPr>
            <w:rStyle w:val="FootnoteReference"/>
          </w:rPr>
          <w:footnoteReference w:id="10"/>
        </w:r>
      </w:ins>
      <w:ins w:id="1198" w:author="Jeff Johnson" w:date="2017-07-10T21:00:00Z">
        <w:r w:rsidR="00971084">
          <w:t xml:space="preserve"> offers private repositories with</w:t>
        </w:r>
      </w:ins>
      <w:ins w:id="1199" w:author="Jeff Johnson" w:date="2017-07-10T21:01:00Z">
        <w:r w:rsidR="00971084">
          <w:t xml:space="preserve"> a paid subscription</w:t>
        </w:r>
      </w:ins>
      <w:ins w:id="1200" w:author="Jeff Johnson" w:date="2017-07-10T20:58:00Z">
        <w:r w:rsidR="00971084">
          <w:t>.</w:t>
        </w:r>
      </w:ins>
      <w:ins w:id="1201" w:author="Jeff Johnson" w:date="2017-07-10T21:01:00Z">
        <w:r w:rsidR="00971084">
          <w:t xml:space="preserve">  Other version control systems/software (e.g. </w:t>
        </w:r>
        <w:proofErr w:type="spellStart"/>
        <w:r w:rsidR="00971084">
          <w:t>BitBucket</w:t>
        </w:r>
        <w:proofErr w:type="spellEnd"/>
        <w:r w:rsidR="00971084">
          <w:t xml:space="preserve">) </w:t>
        </w:r>
      </w:ins>
      <w:ins w:id="1202" w:author="Jeff Johnson" w:date="2017-07-10T21:04:00Z">
        <w:r w:rsidR="00074416">
          <w:t xml:space="preserve">may be available; refer to the </w:t>
        </w:r>
        <w:r w:rsidR="00074416">
          <w:fldChar w:fldCharType="begin"/>
        </w:r>
        <w:r w:rsidR="00074416">
          <w:instrText xml:space="preserve"> HYPERLINK "http://cloud.spring.io/spring-cloud-static/spring-cloud.html" \l "_features" </w:instrText>
        </w:r>
        <w:r w:rsidR="00074416">
          <w:fldChar w:fldCharType="separate"/>
        </w:r>
        <w:r w:rsidR="00074416" w:rsidRPr="00074416">
          <w:rPr>
            <w:rStyle w:val="Hyperlink"/>
          </w:rPr>
          <w:t>Spring Cloud</w:t>
        </w:r>
        <w:r w:rsidR="00074416">
          <w:fldChar w:fldCharType="end"/>
        </w:r>
      </w:ins>
      <w:ins w:id="1203" w:author="Jeff Johnson" w:date="2017-07-10T21:05:00Z">
        <w:r w:rsidR="00074416">
          <w:rPr>
            <w:rStyle w:val="FootnoteReference"/>
          </w:rPr>
          <w:footnoteReference w:id="11"/>
        </w:r>
      </w:ins>
      <w:ins w:id="1205" w:author="Jeff Johnson" w:date="2017-07-10T21:04:00Z">
        <w:r w:rsidR="00074416">
          <w:t xml:space="preserve"> documentation for additional details.</w:t>
        </w:r>
      </w:ins>
    </w:p>
    <w:p w14:paraId="0648018E" w14:textId="0530399D" w:rsidR="00E452D9" w:rsidRDefault="00E452D9">
      <w:pPr>
        <w:rPr>
          <w:ins w:id="1206" w:author="Jeff Johnson" w:date="2017-07-10T20:58:00Z"/>
        </w:rPr>
        <w:pPrChange w:id="1207" w:author="Jeff Johnson" w:date="2017-07-10T20:51:00Z">
          <w:pPr>
            <w:pStyle w:val="Heading3"/>
          </w:pPr>
        </w:pPrChange>
      </w:pPr>
      <w:ins w:id="1208" w:author="Jeff Johnson" w:date="2017-07-10T21:08:00Z">
        <w:r>
          <w:t>After a provider is chosen,</w:t>
        </w:r>
      </w:ins>
      <w:ins w:id="1209" w:author="Jeff Johnson" w:date="2017-07-10T21:09:00Z">
        <w:r>
          <w:t xml:space="preserve"> an account with sufficient privileges must be created and configured within the Spring Cloud Configuration service so the property values can be fetched.  </w:t>
        </w:r>
      </w:ins>
      <w:ins w:id="1210" w:author="Jeff Johnson" w:date="2017-07-10T21:11:00Z">
        <w:r>
          <w:t xml:space="preserve">The services will query the Spring Cloud Configuration Service to get </w:t>
        </w:r>
      </w:ins>
      <w:ins w:id="1211" w:author="Jeff Johnson" w:date="2017-07-10T21:12:00Z">
        <w:r>
          <w:t>the</w:t>
        </w:r>
      </w:ins>
      <w:ins w:id="1212" w:author="Jeff Johnson" w:date="2017-07-10T21:11:00Z">
        <w:r>
          <w:t xml:space="preserve"> </w:t>
        </w:r>
      </w:ins>
      <w:ins w:id="1213" w:author="Jeff Johnson" w:date="2017-07-10T21:12:00Z">
        <w:r>
          <w:t>configuration properties they need when they start up.</w:t>
        </w:r>
      </w:ins>
    </w:p>
    <w:p w14:paraId="2DA79F8C" w14:textId="77777777" w:rsidR="00F10801" w:rsidRDefault="00E452D9">
      <w:pPr>
        <w:rPr>
          <w:ins w:id="1214" w:author="Jeff Johnson" w:date="2017-07-10T21:14:00Z"/>
        </w:rPr>
        <w:pPrChange w:id="1215" w:author="Jeff Johnson" w:date="2017-07-10T20:51:00Z">
          <w:pPr>
            <w:pStyle w:val="Heading3"/>
          </w:pPr>
        </w:pPrChange>
      </w:pPr>
      <w:ins w:id="1216" w:author="Jeff Johnson" w:date="2017-07-10T21:12:00Z">
        <w:r>
          <w:t>For storing</w:t>
        </w:r>
      </w:ins>
      <w:ins w:id="1217" w:author="Jeff Johnson" w:date="2017-07-10T20:58:00Z">
        <w:r w:rsidR="00971084">
          <w:t xml:space="preserve"> sensitive values</w:t>
        </w:r>
      </w:ins>
      <w:ins w:id="1218" w:author="Jeff Johnson" w:date="2017-07-10T21:00:00Z">
        <w:r w:rsidR="00971084">
          <w:t xml:space="preserve"> (e.g. database connection passwords)</w:t>
        </w:r>
      </w:ins>
      <w:ins w:id="1219" w:author="Jeff Johnson" w:date="2017-07-10T21:12:00Z">
        <w:r>
          <w:t xml:space="preserve">, </w:t>
        </w:r>
      </w:ins>
      <w:ins w:id="1220" w:author="Jeff Johnson" w:date="2017-07-10T20:58:00Z">
        <w:r w:rsidR="00971084">
          <w:t xml:space="preserve">the </w:t>
        </w:r>
      </w:ins>
      <w:ins w:id="1221" w:author="Jeff Johnson" w:date="2017-07-10T21:00:00Z">
        <w:r w:rsidR="00971084">
          <w:fldChar w:fldCharType="begin"/>
        </w:r>
      </w:ins>
      <w:ins w:id="1222" w:author="Jeff Johnson" w:date="2017-07-10T21:05:00Z">
        <w:r w:rsidR="00074416">
          <w:instrText>HYPERLINK "https://cloud.spring.io/spring-cloud-cli/"</w:instrText>
        </w:r>
      </w:ins>
      <w:ins w:id="1223" w:author="Jeff Johnson" w:date="2017-07-10T21:00:00Z">
        <w:r w:rsidR="00971084">
          <w:fldChar w:fldCharType="separate"/>
        </w:r>
        <w:r w:rsidR="00971084" w:rsidRPr="00971084">
          <w:rPr>
            <w:rStyle w:val="Hyperlink"/>
          </w:rPr>
          <w:t>Spring Cloud CLI</w:t>
        </w:r>
        <w:r w:rsidR="00971084">
          <w:fldChar w:fldCharType="end"/>
        </w:r>
      </w:ins>
      <w:ins w:id="1224" w:author="Jeff Johnson" w:date="2017-07-10T21:05:00Z">
        <w:r w:rsidR="00074416">
          <w:rPr>
            <w:rStyle w:val="FootnoteReference"/>
          </w:rPr>
          <w:footnoteReference w:id="12"/>
        </w:r>
      </w:ins>
      <w:ins w:id="1226" w:author="Jeff Johnson" w:date="2017-07-10T20:58:00Z">
        <w:r w:rsidR="00971084">
          <w:t xml:space="preserve"> program</w:t>
        </w:r>
      </w:ins>
      <w:ins w:id="1227" w:author="Jeff Johnson" w:date="2017-07-10T21:12:00Z">
        <w:r>
          <w:t xml:space="preserve"> can be used for encryption</w:t>
        </w:r>
      </w:ins>
      <w:ins w:id="1228" w:author="Jeff Johnson" w:date="2017-07-10T20:58:00Z">
        <w:r w:rsidR="00971084">
          <w:t>.</w:t>
        </w:r>
      </w:ins>
    </w:p>
    <w:p w14:paraId="780C8729" w14:textId="7F7BA837" w:rsidR="00A06433" w:rsidRDefault="00F10801">
      <w:pPr>
        <w:pStyle w:val="Heading3"/>
        <w:rPr>
          <w:ins w:id="1229" w:author="Jeff Johnson" w:date="2017-07-10T21:15:00Z"/>
        </w:rPr>
      </w:pPr>
      <w:bookmarkStart w:id="1230" w:name="_Toc488653860"/>
      <w:proofErr w:type="spellStart"/>
      <w:ins w:id="1231" w:author="Jeff Johnson" w:date="2017-07-10T21:16:00Z">
        <w:r>
          <w:lastRenderedPageBreak/>
          <w:t>RabbitMQ</w:t>
        </w:r>
      </w:ins>
      <w:proofErr w:type="spellEnd"/>
      <w:ins w:id="1232" w:author="Jeff Johnson" w:date="2017-07-10T21:15:00Z">
        <w:r>
          <w:t xml:space="preserve"> For Spring Cloud Configuration Service</w:t>
        </w:r>
        <w:bookmarkEnd w:id="1230"/>
      </w:ins>
    </w:p>
    <w:p w14:paraId="2A61A820" w14:textId="2837827E" w:rsidR="00F10801" w:rsidRDefault="00F10801">
      <w:pPr>
        <w:rPr>
          <w:ins w:id="1233" w:author="Jeff Johnson" w:date="2017-07-10T22:51:00Z"/>
        </w:rPr>
        <w:pPrChange w:id="1234" w:author="Jeff Johnson" w:date="2017-07-10T20:51:00Z">
          <w:pPr>
            <w:pStyle w:val="Heading3"/>
          </w:pPr>
        </w:pPrChange>
      </w:pPr>
      <w:ins w:id="1235" w:author="Jeff Johnson" w:date="2017-07-10T21:16:00Z">
        <w:r>
          <w:t xml:space="preserve">The Spring Cloud Configuration Service depends upon a </w:t>
        </w:r>
        <w:proofErr w:type="spellStart"/>
        <w:r>
          <w:t>RabbitMQ</w:t>
        </w:r>
        <w:proofErr w:type="spellEnd"/>
        <w:r>
          <w:t xml:space="preserve"> instance for </w:t>
        </w:r>
      </w:ins>
      <w:ins w:id="1236" w:author="Jeff Johnson" w:date="2017-07-10T21:18:00Z">
        <w:r>
          <w:t xml:space="preserve">handling changes to the </w:t>
        </w:r>
        <w:r w:rsidR="00E45CF3">
          <w:t xml:space="preserve">configuration files.  </w:t>
        </w:r>
      </w:ins>
      <w:ins w:id="1237" w:author="Jeff Johnson" w:date="2017-07-10T21:19:00Z">
        <w:r w:rsidR="00F641E0">
          <w:t xml:space="preserve">Changes to configuration files are broadcast to the dependent services by means of the </w:t>
        </w:r>
      </w:ins>
      <w:ins w:id="1238" w:author="Jeff Johnson" w:date="2017-07-10T21:20:00Z">
        <w:r w:rsidR="00F641E0">
          <w:fldChar w:fldCharType="begin"/>
        </w:r>
        <w:r w:rsidR="00F641E0">
          <w:instrText xml:space="preserve"> HYPERLINK "http://cloud.spring.io/spring-cloud-static/spring-cloud.html" \l "_push_notifications_and_spring_cloud_bus" </w:instrText>
        </w:r>
        <w:r w:rsidR="00F641E0">
          <w:fldChar w:fldCharType="separate"/>
        </w:r>
        <w:r w:rsidR="00F641E0" w:rsidRPr="00F641E0">
          <w:rPr>
            <w:rStyle w:val="Hyperlink"/>
          </w:rPr>
          <w:t>Spring Cloud Bus</w:t>
        </w:r>
        <w:r w:rsidR="00F641E0">
          <w:fldChar w:fldCharType="end"/>
        </w:r>
        <w:r w:rsidR="00F641E0">
          <w:rPr>
            <w:rStyle w:val="FootnoteReference"/>
          </w:rPr>
          <w:footnoteReference w:id="13"/>
        </w:r>
      </w:ins>
      <w:ins w:id="1240" w:author="Jeff Johnson" w:date="2017-07-10T21:19:00Z">
        <w:r w:rsidR="00F641E0">
          <w:t xml:space="preserve">, </w:t>
        </w:r>
      </w:ins>
      <w:ins w:id="1241" w:author="Jeff Johnson" w:date="2017-07-10T21:20:00Z">
        <w:r w:rsidR="00F641E0">
          <w:t>which</w:t>
        </w:r>
      </w:ins>
      <w:ins w:id="1242" w:author="Jeff Johnson" w:date="2017-07-10T21:19:00Z">
        <w:r w:rsidR="00F641E0">
          <w:t xml:space="preserve"> </w:t>
        </w:r>
      </w:ins>
      <w:ins w:id="1243" w:author="Jeff Johnson" w:date="2017-07-10T21:20:00Z">
        <w:r w:rsidR="00F641E0">
          <w:t xml:space="preserve">leverages </w:t>
        </w:r>
        <w:proofErr w:type="spellStart"/>
        <w:r w:rsidR="00F641E0">
          <w:t>RabbitMQ</w:t>
        </w:r>
        <w:proofErr w:type="spellEnd"/>
        <w:r w:rsidR="00F641E0">
          <w:t xml:space="preserve"> for delivering messages.</w:t>
        </w:r>
      </w:ins>
    </w:p>
    <w:p w14:paraId="4A7EFD85" w14:textId="0FABB1F0" w:rsidR="001A5CD6" w:rsidRDefault="001A5CD6">
      <w:pPr>
        <w:pStyle w:val="Heading3"/>
        <w:rPr>
          <w:ins w:id="1244" w:author="Jeff Johnson" w:date="2017-07-10T22:51:00Z"/>
        </w:rPr>
      </w:pPr>
      <w:bookmarkStart w:id="1245" w:name="_Toc488653861"/>
      <w:ins w:id="1246" w:author="Jeff Johnson" w:date="2017-07-10T22:51:00Z">
        <w:r>
          <w:t>S3 Storage</w:t>
        </w:r>
        <w:bookmarkEnd w:id="1245"/>
      </w:ins>
    </w:p>
    <w:p w14:paraId="3B70543A" w14:textId="36BE998D" w:rsidR="001A5CD6" w:rsidRPr="001A5CD6" w:rsidRDefault="00557CA1">
      <w:pPr>
        <w:rPr>
          <w:ins w:id="1247" w:author="Jeff Johnson" w:date="2017-07-10T20:51:00Z"/>
        </w:rPr>
        <w:pPrChange w:id="1248" w:author="Jeff Johnson" w:date="2017-07-10T22:51:00Z">
          <w:pPr>
            <w:pStyle w:val="Heading3"/>
          </w:pPr>
        </w:pPrChange>
      </w:pPr>
      <w:ins w:id="1249" w:author="Jeff Johnson" w:date="2017-07-10T22:55:00Z">
        <w:r>
          <w:t xml:space="preserve">The assessments served up to students by the TDS consist of a series of items comprised of files.  Each item has at least one XML file; many items consist of multiple files.  </w:t>
        </w:r>
      </w:ins>
      <w:ins w:id="1250" w:author="Jeff Johnson" w:date="2017-07-10T22:51:00Z">
        <w:r w:rsidR="001A5CD6">
          <w:t>An S3 bucket is required for storing the</w:t>
        </w:r>
      </w:ins>
      <w:ins w:id="1251" w:author="Jeff Johnson" w:date="2017-07-10T22:56:00Z">
        <w:r>
          <w:t>se</w:t>
        </w:r>
      </w:ins>
      <w:ins w:id="1252" w:author="Jeff Johnson" w:date="2017-07-10T22:51:00Z">
        <w:r w:rsidR="001A5CD6">
          <w:t xml:space="preserve"> assessment item</w:t>
        </w:r>
      </w:ins>
      <w:ins w:id="1253" w:author="Jeff Johnson" w:date="2017-07-10T22:56:00Z">
        <w:r>
          <w:t>s.  The Exam service application will fetch item content from the S3 bucket, which will ultimately be served to the browser for display.</w:t>
        </w:r>
      </w:ins>
    </w:p>
    <w:p w14:paraId="32E839B7" w14:textId="4CA022B1" w:rsidR="00577300" w:rsidDel="00076224" w:rsidRDefault="00577300" w:rsidP="00567046">
      <w:pPr>
        <w:rPr>
          <w:del w:id="1254" w:author="Jeff Johnson" w:date="2017-07-10T17:08:00Z"/>
        </w:rPr>
      </w:pPr>
      <w:del w:id="1255" w:author="Jeff Johnson" w:date="2017-07-10T17:08:00Z">
        <w:r w:rsidDel="00076224">
          <w:delText xml:space="preserve">Once a web server instance is created, it can be customized with deployments of software packages and Smarter Balanced components. This is done for each type of deployment, and the resulting customized virtual server is stored as a custom AMI. This way, additional identical copies of baseline and on-demand instances can be easily created. The baseline web server instances are left running for </w:delText>
        </w:r>
        <w:r w:rsidR="007B222A" w:rsidDel="00076224">
          <w:delText xml:space="preserve">continuous </w:delText>
        </w:r>
        <w:r w:rsidDel="00076224">
          <w:delText>availability, but the on-demand instances are powered up as needed to satisfy peak demand</w:delText>
        </w:r>
        <w:r w:rsidR="0050177E" w:rsidDel="00076224">
          <w:delText xml:space="preserve"> and shut down during off-peak periods to save money.</w:delText>
        </w:r>
      </w:del>
    </w:p>
    <w:p w14:paraId="11FAEFEF" w14:textId="303B8E5C" w:rsidR="0089009C" w:rsidDel="00076224" w:rsidRDefault="0089009C" w:rsidP="00567046">
      <w:pPr>
        <w:rPr>
          <w:del w:id="1256" w:author="Jeff Johnson" w:date="2017-07-10T17:08:00Z"/>
        </w:rPr>
      </w:pPr>
      <w:del w:id="1257" w:author="Jeff Johnson" w:date="2017-07-10T17:08:00Z">
        <w:r w:rsidDel="00076224">
          <w:delText>Unless otherwise indicated, web servers do not require persistent storage. Once a web server AMI is created, starting a new instance from the AMI creates a new virtual web server that is identical to the stored AMI.</w:delText>
        </w:r>
        <w:r w:rsidR="006B5C9E" w:rsidDel="00076224">
          <w:delText xml:space="preserve"> On the other hand, database server instances do require persistent </w:delText>
        </w:r>
        <w:r w:rsidR="00EB647C" w:rsidDel="00076224">
          <w:delText xml:space="preserve">high performance </w:delText>
        </w:r>
        <w:r w:rsidR="006B5C9E" w:rsidDel="00076224">
          <w:delText>database storage</w:delText>
        </w:r>
        <w:r w:rsidR="00EB647C" w:rsidDel="00076224">
          <w:delText>.</w:delText>
        </w:r>
        <w:r w:rsidR="006B5C9E" w:rsidDel="00076224">
          <w:delText xml:space="preserve"> </w:delText>
        </w:r>
      </w:del>
    </w:p>
    <w:p w14:paraId="62D35E1E" w14:textId="77D13510" w:rsidR="00BE24CD" w:rsidRPr="00910009" w:rsidDel="00076224" w:rsidRDefault="00BE24CD" w:rsidP="00910009">
      <w:pPr>
        <w:pStyle w:val="Heading3"/>
        <w:rPr>
          <w:del w:id="1258" w:author="Jeff Johnson" w:date="2017-07-10T17:08:00Z"/>
        </w:rPr>
      </w:pPr>
      <w:del w:id="1259" w:author="Jeff Johnson" w:date="2017-07-10T17:08:00Z">
        <w:r w:rsidRPr="00910009" w:rsidDel="00076224">
          <w:delText>Number of Baseline Web Servers</w:delText>
        </w:r>
      </w:del>
    </w:p>
    <w:p w14:paraId="61CE8AE0" w14:textId="4679C14F" w:rsidR="00480EE2" w:rsidDel="00076224" w:rsidRDefault="00F322D9" w:rsidP="00567046">
      <w:pPr>
        <w:rPr>
          <w:del w:id="1260" w:author="Jeff Johnson" w:date="2017-07-10T17:08:00Z"/>
        </w:rPr>
      </w:pPr>
      <w:del w:id="1261" w:author="Jeff Johnson" w:date="2017-07-10T17:08:00Z">
        <w:r w:rsidDel="00076224">
          <w:delText xml:space="preserve">The number of baseline web servers is selected to ensure that adequate baseline capacity is available when demand starts to increase. For the Test Delivery unit, the number of baseline web servers selected is </w:delText>
        </w:r>
        <w:r w:rsidR="00B32B96" w:rsidDel="00076224">
          <w:delText>two to ensure fault tolerance.</w:delText>
        </w:r>
        <w:r w:rsidR="00A702C0" w:rsidDel="00076224">
          <w:delText xml:space="preserve"> </w:delText>
        </w:r>
        <w:r w:rsidR="00C60E15" w:rsidDel="00076224">
          <w:delText xml:space="preserve">For other components with less critical response time </w:delText>
        </w:r>
        <w:r w:rsidR="001B21F3" w:rsidDel="00076224">
          <w:delText xml:space="preserve">and fault tolerance </w:delText>
        </w:r>
        <w:r w:rsidR="00C60E15" w:rsidDel="00076224">
          <w:delText xml:space="preserve">requirements, one baseline web server is adequate. </w:delText>
        </w:r>
      </w:del>
    </w:p>
    <w:p w14:paraId="4BB29561" w14:textId="5388620C" w:rsidR="00461928" w:rsidDel="00076224" w:rsidRDefault="00461928" w:rsidP="00910009">
      <w:pPr>
        <w:pStyle w:val="Heading3"/>
        <w:rPr>
          <w:del w:id="1262" w:author="Jeff Johnson" w:date="2017-07-10T17:08:00Z"/>
        </w:rPr>
      </w:pPr>
      <w:del w:id="1263" w:author="Jeff Johnson" w:date="2017-07-10T17:08:00Z">
        <w:r w:rsidDel="00076224">
          <w:delText xml:space="preserve">Number of </w:delText>
        </w:r>
        <w:r w:rsidR="003A2AC6" w:rsidDel="00076224">
          <w:delText>O</w:delText>
        </w:r>
        <w:r w:rsidDel="00076224">
          <w:delText>n-</w:delText>
        </w:r>
        <w:r w:rsidR="003A2AC6" w:rsidDel="00076224">
          <w:delText>D</w:delText>
        </w:r>
        <w:r w:rsidDel="00076224">
          <w:delText xml:space="preserve">emand </w:delText>
        </w:r>
        <w:r w:rsidR="003A2AC6" w:rsidDel="00076224">
          <w:delText>W</w:delText>
        </w:r>
        <w:r w:rsidDel="00076224">
          <w:delText xml:space="preserve">eb </w:delText>
        </w:r>
        <w:r w:rsidR="003A2AC6" w:rsidDel="00076224">
          <w:delText>S</w:delText>
        </w:r>
        <w:r w:rsidDel="00076224">
          <w:delText xml:space="preserve">ervers </w:delText>
        </w:r>
      </w:del>
    </w:p>
    <w:p w14:paraId="1D199A8F" w14:textId="56D7769B" w:rsidR="009C4027" w:rsidDel="00076224" w:rsidRDefault="009C4027" w:rsidP="00567046">
      <w:pPr>
        <w:rPr>
          <w:del w:id="1264" w:author="Jeff Johnson" w:date="2017-07-10T17:08:00Z"/>
        </w:rPr>
      </w:pPr>
      <w:del w:id="1265" w:author="Jeff Johnson" w:date="2017-07-10T17:08:00Z">
        <w:r w:rsidDel="00076224">
          <w:delText xml:space="preserve">The number of baseline and on-demand web servers for the Test Delivery deployment unit is selected </w:delText>
        </w:r>
        <w:r w:rsidR="00D73226" w:rsidDel="00076224">
          <w:delText>based on th</w:delText>
        </w:r>
        <w:r w:rsidR="005E264A" w:rsidDel="00076224">
          <w:delText>e expected number of students that will be taking assessments concurrently.</w:delText>
        </w:r>
        <w:r w:rsidR="005C498A" w:rsidDel="00076224">
          <w:delText xml:space="preserve"> We are using </w:delText>
        </w:r>
        <w:r w:rsidR="005D5967" w:rsidDel="00076224">
          <w:delText>8</w:delText>
        </w:r>
        <w:r w:rsidR="005C498A" w:rsidDel="00076224">
          <w:delText xml:space="preserve">,000 students per web server as a rule of thumb. </w:delText>
        </w:r>
        <w:r w:rsidR="001C36D0" w:rsidDel="00076224">
          <w:delText xml:space="preserve">Two baseline web servers will therefore handle 2 x </w:delText>
        </w:r>
        <w:r w:rsidR="005D5967" w:rsidDel="00076224">
          <w:delText>8</w:delText>
        </w:r>
        <w:r w:rsidR="001C36D0" w:rsidDel="00076224">
          <w:delText xml:space="preserve">,000 = </w:delText>
        </w:r>
        <w:r w:rsidR="005D5967" w:rsidDel="00076224">
          <w:delText>16</w:delText>
        </w:r>
        <w:r w:rsidR="001C36D0" w:rsidDel="00076224">
          <w:delText xml:space="preserve">,000 concurrent students. If more than </w:delText>
        </w:r>
        <w:r w:rsidR="005D5967" w:rsidDel="00076224">
          <w:delText>16</w:delText>
        </w:r>
        <w:r w:rsidR="00B32B96" w:rsidDel="00076224">
          <w:delText xml:space="preserve">,000 concurrent students are needed, </w:delText>
        </w:r>
        <w:r w:rsidR="009333FF" w:rsidDel="00076224">
          <w:delText xml:space="preserve">additional on-demand web servers are required for peak </w:delText>
        </w:r>
        <w:r w:rsidR="001F7015" w:rsidDel="00076224">
          <w:delText>periods</w:delText>
        </w:r>
        <w:r w:rsidR="009333FF" w:rsidDel="00076224">
          <w:delText>.</w:delText>
        </w:r>
      </w:del>
    </w:p>
    <w:p w14:paraId="7A4B1E23" w14:textId="171F9B36" w:rsidR="0064319B" w:rsidRPr="009C4027" w:rsidDel="00076224" w:rsidRDefault="0064319B" w:rsidP="00567046">
      <w:pPr>
        <w:rPr>
          <w:del w:id="1266" w:author="Jeff Johnson" w:date="2017-07-10T17:08:00Z"/>
        </w:rPr>
      </w:pPr>
      <w:del w:id="1267" w:author="Jeff Johnson" w:date="2017-07-10T17:08:00Z">
        <w:r w:rsidDel="00076224">
          <w:delText>On-demand web servers can be provisioned at peak demand hours and days. The specific hours and days are dependent on a given deployment’s expectations for the number of testing hours per day and days per year. For example, a client may plan for 8 testing hours per day and 120 total testing days per school year.</w:delText>
        </w:r>
      </w:del>
    </w:p>
    <w:p w14:paraId="2ED01BC7" w14:textId="77777777" w:rsidR="00461928" w:rsidRDefault="003A2AC6" w:rsidP="00910009">
      <w:pPr>
        <w:pStyle w:val="Heading3"/>
      </w:pPr>
      <w:bookmarkStart w:id="1268" w:name="_Ref359917095"/>
      <w:bookmarkStart w:id="1269" w:name="_Toc488653862"/>
      <w:r>
        <w:t xml:space="preserve">Amount of </w:t>
      </w:r>
      <w:r w:rsidR="009A356B">
        <w:t>D</w:t>
      </w:r>
      <w:r>
        <w:t>ata Served</w:t>
      </w:r>
      <w:bookmarkEnd w:id="1268"/>
      <w:bookmarkEnd w:id="1269"/>
    </w:p>
    <w:p w14:paraId="00C66CE6" w14:textId="50EF0D70" w:rsidR="00E93113" w:rsidRDefault="00E93113" w:rsidP="00567046">
      <w:r>
        <w:t xml:space="preserve">For the Test Delivery deployment unit, the data </w:t>
      </w:r>
      <w:del w:id="1270" w:author="Jeff Johnson" w:date="2017-07-10T20:41:00Z">
        <w:r w:rsidDel="00C8542E">
          <w:delText xml:space="preserve">required </w:delText>
        </w:r>
      </w:del>
      <w:ins w:id="1271" w:author="Jeff Johnson" w:date="2017-07-10T20:41:00Z">
        <w:r w:rsidR="00C8542E">
          <w:t xml:space="preserve">served </w:t>
        </w:r>
      </w:ins>
      <w:r>
        <w:t>is calculated as follows:</w:t>
      </w:r>
    </w:p>
    <w:p w14:paraId="574C7198" w14:textId="77777777" w:rsidR="00E93113" w:rsidRPr="0083283C" w:rsidRDefault="00E93113" w:rsidP="00567046">
      <w:r w:rsidRPr="0083283C">
        <w:t>Total Data Served = Number of concurrent students X average number of items server per student per hour X average size of item served X Overhead factor</w:t>
      </w:r>
    </w:p>
    <w:p w14:paraId="2AAEBD59" w14:textId="77777777" w:rsidR="0083283C" w:rsidRDefault="0083283C" w:rsidP="00567046">
      <w:r>
        <w:t>For example:</w:t>
      </w:r>
    </w:p>
    <w:p w14:paraId="0CA2B835" w14:textId="77777777" w:rsidR="0083283C" w:rsidRDefault="0083283C" w:rsidP="00567046">
      <w:r w:rsidRPr="0083283C">
        <w:t xml:space="preserve">Total Data Served = </w:t>
      </w:r>
      <w:r>
        <w:t xml:space="preserve">15,000 </w:t>
      </w:r>
      <w:r w:rsidR="00302329">
        <w:t xml:space="preserve">concurrent students </w:t>
      </w:r>
      <w:r w:rsidRPr="0083283C">
        <w:t xml:space="preserve">X </w:t>
      </w:r>
      <w:r>
        <w:t xml:space="preserve">20 items per student per hour </w:t>
      </w:r>
      <w:r w:rsidRPr="0083283C">
        <w:t xml:space="preserve">X </w:t>
      </w:r>
      <w:r>
        <w:t xml:space="preserve">50KB per item </w:t>
      </w:r>
      <w:r w:rsidRPr="0083283C">
        <w:t xml:space="preserve">X </w:t>
      </w:r>
      <w:r>
        <w:t>125% / 1024</w:t>
      </w:r>
      <w:r>
        <w:rPr>
          <w:vertAlign w:val="superscript"/>
        </w:rPr>
        <w:t>2</w:t>
      </w:r>
      <w:r>
        <w:t xml:space="preserve"> KB per </w:t>
      </w:r>
      <w:r w:rsidR="00D357FA">
        <w:t>G</w:t>
      </w:r>
      <w:r>
        <w:t>B</w:t>
      </w:r>
    </w:p>
    <w:p w14:paraId="5981778F" w14:textId="77777777" w:rsidR="0083283C" w:rsidRDefault="0083283C" w:rsidP="00567046">
      <w:r>
        <w:tab/>
        <w:t xml:space="preserve">= </w:t>
      </w:r>
      <w:r w:rsidR="0069220A">
        <w:t xml:space="preserve">17.88 </w:t>
      </w:r>
      <w:r w:rsidR="002C4123">
        <w:t xml:space="preserve">GB per </w:t>
      </w:r>
      <w:r w:rsidR="00D357FA">
        <w:t>hour</w:t>
      </w:r>
    </w:p>
    <w:p w14:paraId="56D48C87" w14:textId="77777777" w:rsidR="00BB4470" w:rsidRPr="00BB4470" w:rsidRDefault="00D508C0" w:rsidP="00567046">
      <w:r>
        <w:tab/>
      </w:r>
      <w:r w:rsidR="00A974CC">
        <w:sym w:font="Symbol" w:char="F0BB"/>
      </w:r>
      <w:r w:rsidR="00A974CC">
        <w:t xml:space="preserve"> </w:t>
      </w:r>
      <w:r>
        <w:t>18 GB/hour</w:t>
      </w:r>
    </w:p>
    <w:p w14:paraId="3320003E" w14:textId="7E6C4485" w:rsidR="0083283C" w:rsidRPr="00E93113" w:rsidRDefault="0069220A" w:rsidP="00567046">
      <w:r>
        <w:t xml:space="preserve">Data served is charged </w:t>
      </w:r>
      <w:r w:rsidR="00466320">
        <w:t xml:space="preserve">separately </w:t>
      </w:r>
      <w:r>
        <w:t>as a standalone expense and as part of the cost of running an Elastic Load Balancer.</w:t>
      </w:r>
      <w:r w:rsidR="00443452">
        <w:t xml:space="preserve"> The amount of data served should be planned </w:t>
      </w:r>
      <w:del w:id="1272" w:author="Jeff Johnson" w:date="2017-07-10T19:33:00Z">
        <w:r w:rsidR="00443452" w:rsidDel="00A51951">
          <w:delText xml:space="preserve">out </w:delText>
        </w:r>
      </w:del>
      <w:r w:rsidR="00443452">
        <w:t>based on the peak data demands and pro-rated for the number of hours and days of peak data demand.</w:t>
      </w:r>
    </w:p>
    <w:p w14:paraId="6DB62542" w14:textId="77777777" w:rsidR="00461928" w:rsidRDefault="003A2AC6" w:rsidP="00910009">
      <w:pPr>
        <w:pStyle w:val="Heading3"/>
      </w:pPr>
      <w:bookmarkStart w:id="1273" w:name="_Toc488653863"/>
      <w:r>
        <w:t>D</w:t>
      </w:r>
      <w:r w:rsidR="00461928">
        <w:t xml:space="preserve">atabase </w:t>
      </w:r>
      <w:r>
        <w:t>S</w:t>
      </w:r>
      <w:r w:rsidR="00461928">
        <w:t xml:space="preserve">erver </w:t>
      </w:r>
      <w:r>
        <w:t>Instance Type</w:t>
      </w:r>
      <w:bookmarkEnd w:id="1273"/>
    </w:p>
    <w:p w14:paraId="7FC053E7" w14:textId="29352B39" w:rsidR="00850530" w:rsidRDefault="00850530" w:rsidP="00567046">
      <w:r>
        <w:t>Database server instances are selected from Amazon’s Relational Database Service</w:t>
      </w:r>
      <w:ins w:id="1274" w:author="Jeff Johnson" w:date="2017-07-10T21:20:00Z">
        <w:r w:rsidR="00F641E0">
          <w:t xml:space="preserve"> (RDS)</w:t>
        </w:r>
      </w:ins>
      <w:r>
        <w:t>. These are high-performance instance types that are preconfigured with appropriate database engines and provide high availability features. For example, RDS instances are available in “Multi-Availability Zone Deployments.” Availability Zones (AZ) are regions where Amazon maintains data centers such as the Easter region in Northern Virginia. These types of instances are provided with a second standby instance in a different AZ in case of AZ failure.</w:t>
      </w:r>
    </w:p>
    <w:p w14:paraId="105FB9BC" w14:textId="5DBF98A4" w:rsidR="00850530" w:rsidRDefault="00850530" w:rsidP="00567046">
      <w:r>
        <w:t>T</w:t>
      </w:r>
      <w:ins w:id="1275" w:author="Jeff Johnson" w:date="2017-07-10T21:42:00Z">
        <w:r w:rsidR="00CA30BA">
          <w:t>able 6 describes t</w:t>
        </w:r>
      </w:ins>
      <w:r>
        <w:t xml:space="preserve">he </w:t>
      </w:r>
      <w:del w:id="1276" w:author="Jeff Johnson" w:date="2017-07-10T21:42:00Z">
        <w:r w:rsidDel="00CA30BA">
          <w:delText xml:space="preserve">following </w:delText>
        </w:r>
      </w:del>
      <w:r>
        <w:t>DB instance</w:t>
      </w:r>
      <w:del w:id="1277" w:author="Jeff Johnson" w:date="2017-07-10T21:42:00Z">
        <w:r w:rsidDel="00CA30BA">
          <w:delText>s</w:delText>
        </w:r>
      </w:del>
      <w:r>
        <w:t xml:space="preserve"> classes</w:t>
      </w:r>
      <w:ins w:id="1278" w:author="Jeff Johnson" w:date="2017-07-10T21:42:00Z">
        <w:r w:rsidR="00CA30BA">
          <w:t xml:space="preserve"> that</w:t>
        </w:r>
      </w:ins>
      <w:r>
        <w:t xml:space="preserve"> are available</w:t>
      </w:r>
      <w:ins w:id="1279" w:author="Jeff Johnson" w:date="2017-07-10T21:43:00Z">
        <w:r w:rsidR="00CA423B">
          <w:t xml:space="preserve"> (</w:t>
        </w:r>
        <w:r w:rsidR="00CA423B">
          <w:fldChar w:fldCharType="begin"/>
        </w:r>
        <w:r w:rsidR="00CA423B">
          <w:instrText xml:space="preserve"> HYPERLINK "http://docs.aws.amazon.com/AmazonRDS/latest/UserGuide/Concepts.DBInstanceClass.html" </w:instrText>
        </w:r>
        <w:r w:rsidR="00CA423B">
          <w:fldChar w:fldCharType="separate"/>
        </w:r>
        <w:r w:rsidR="00CA423B" w:rsidRPr="00CA423B">
          <w:rPr>
            <w:rStyle w:val="Hyperlink"/>
          </w:rPr>
          <w:t>source</w:t>
        </w:r>
        <w:r w:rsidR="00CA423B">
          <w:fldChar w:fldCharType="end"/>
        </w:r>
        <w:r w:rsidR="00CA423B">
          <w:rPr>
            <w:rStyle w:val="FootnoteReference"/>
          </w:rPr>
          <w:footnoteReference w:id="14"/>
        </w:r>
        <w:r w:rsidR="00CA423B">
          <w:t>)</w:t>
        </w:r>
      </w:ins>
      <w:r>
        <w:t>:</w:t>
      </w:r>
    </w:p>
    <w:p w14:paraId="4C39A877" w14:textId="77777777" w:rsidR="00AB0EC2" w:rsidRDefault="00AB0EC2" w:rsidP="00567046"/>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0"/>
        <w:gridCol w:w="575"/>
        <w:gridCol w:w="704"/>
        <w:gridCol w:w="1155"/>
        <w:gridCol w:w="1248"/>
        <w:gridCol w:w="1742"/>
      </w:tblGrid>
      <w:tr w:rsidR="005D5967" w:rsidRPr="001F0B36" w14:paraId="3642DBBB" w14:textId="77777777" w:rsidTr="001F0B36">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17C627C" w14:textId="4BF7C756" w:rsidR="001F0B36" w:rsidRPr="001F0B36" w:rsidRDefault="001F0B36" w:rsidP="001F0B36">
            <w:pPr>
              <w:pStyle w:val="TableHeading1"/>
              <w:spacing w:before="120"/>
              <w:jc w:val="left"/>
              <w:rPr>
                <w:sz w:val="18"/>
                <w:szCs w:val="18"/>
              </w:rPr>
            </w:pPr>
            <w:r w:rsidRPr="001F0B36">
              <w:rPr>
                <w:sz w:val="18"/>
                <w:szCs w:val="18"/>
              </w:rPr>
              <w:t>Instance Class</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BDB32C5" w14:textId="77777777" w:rsidR="001F0B36" w:rsidRPr="001F0B36" w:rsidRDefault="001F0B36" w:rsidP="001F0B36">
            <w:pPr>
              <w:pStyle w:val="TableHeading1"/>
              <w:spacing w:before="120"/>
              <w:jc w:val="left"/>
              <w:rPr>
                <w:sz w:val="18"/>
                <w:szCs w:val="18"/>
              </w:rPr>
            </w:pPr>
            <w:r w:rsidRPr="001F0B36">
              <w:rPr>
                <w:sz w:val="18"/>
                <w:szCs w:val="18"/>
              </w:rPr>
              <w:t>vCPU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333795D8" w14:textId="77777777" w:rsidR="001F0B36" w:rsidRPr="001F0B36" w:rsidRDefault="001F0B36" w:rsidP="001F0B36">
            <w:pPr>
              <w:pStyle w:val="TableHeading1"/>
              <w:spacing w:before="120"/>
              <w:jc w:val="left"/>
              <w:rPr>
                <w:sz w:val="18"/>
                <w:szCs w:val="18"/>
              </w:rPr>
            </w:pPr>
            <w:r w:rsidRPr="001F0B36">
              <w:rPr>
                <w:sz w:val="18"/>
                <w:szCs w:val="18"/>
              </w:rPr>
              <w:t>ECU</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67C56FB" w14:textId="77777777" w:rsidR="001F0B36" w:rsidRPr="001F0B36" w:rsidRDefault="001F0B36" w:rsidP="001F0B36">
            <w:pPr>
              <w:pStyle w:val="TableHeading1"/>
              <w:spacing w:before="120"/>
              <w:jc w:val="left"/>
              <w:rPr>
                <w:sz w:val="18"/>
                <w:szCs w:val="18"/>
              </w:rPr>
            </w:pPr>
            <w:r w:rsidRPr="001F0B36">
              <w:rPr>
                <w:sz w:val="18"/>
                <w:szCs w:val="18"/>
              </w:rPr>
              <w:t>Memory (</w:t>
            </w:r>
            <w:proofErr w:type="spellStart"/>
            <w:r w:rsidRPr="001F0B36">
              <w:rPr>
                <w:sz w:val="18"/>
                <w:szCs w:val="18"/>
              </w:rPr>
              <w:t>GiB</w:t>
            </w:r>
            <w:proofErr w:type="spellEnd"/>
            <w:r w:rsidRPr="001F0B36">
              <w:rPr>
                <w:sz w:val="18"/>
                <w:szCs w:val="18"/>
              </w:rPr>
              <w:t>)</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B21E162" w14:textId="77777777" w:rsidR="001F0B36" w:rsidRPr="001F0B36" w:rsidRDefault="001F0B36" w:rsidP="001F0B36">
            <w:pPr>
              <w:pStyle w:val="TableHeading1"/>
              <w:spacing w:before="120"/>
              <w:jc w:val="left"/>
              <w:rPr>
                <w:sz w:val="18"/>
                <w:szCs w:val="18"/>
              </w:rPr>
            </w:pPr>
            <w:r w:rsidRPr="001F0B36">
              <w:rPr>
                <w:sz w:val="18"/>
                <w:szCs w:val="18"/>
              </w:rPr>
              <w:t>EBS Optimized</w:t>
            </w:r>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7DD02C5D" w14:textId="77777777" w:rsidR="001F0B36" w:rsidRPr="001F0B36" w:rsidRDefault="001F0B36" w:rsidP="001F0B36">
            <w:pPr>
              <w:pStyle w:val="TableHeading1"/>
              <w:spacing w:before="120"/>
              <w:jc w:val="left"/>
              <w:rPr>
                <w:sz w:val="18"/>
                <w:szCs w:val="18"/>
              </w:rPr>
            </w:pPr>
            <w:r w:rsidRPr="001F0B36">
              <w:rPr>
                <w:sz w:val="18"/>
                <w:szCs w:val="18"/>
              </w:rPr>
              <w:t>Network Performance</w:t>
            </w:r>
          </w:p>
        </w:tc>
      </w:tr>
      <w:tr w:rsidR="001F0B36" w:rsidRPr="001F0B36" w14:paraId="5779E7B8"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DF456A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Micro Instances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ACDD3E"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B0838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3342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2E5838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9F3C28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635698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ABB5D4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lastRenderedPageBreak/>
              <w:t>db.t</w:t>
            </w:r>
            <w:proofErr w:type="gramStart"/>
            <w:r w:rsidRPr="001F0B36">
              <w:rPr>
                <w:rFonts w:ascii="Verdana" w:eastAsia="Times New Roman" w:hAnsi="Verdana"/>
                <w:color w:val="000000"/>
                <w:sz w:val="18"/>
                <w:szCs w:val="18"/>
              </w:rPr>
              <w:t>1.micro</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0F73C8D"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7DA9E2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F2091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53DBA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41DCC5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Very Low</w:t>
            </w:r>
          </w:p>
        </w:tc>
      </w:tr>
      <w:tr w:rsidR="005D5967" w:rsidRPr="001F0B36" w14:paraId="59B01F14"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00FCEA1" w14:textId="6022A402" w:rsidR="005D5967" w:rsidRPr="0042787E" w:rsidRDefault="005D5967" w:rsidP="001F0B36">
            <w:pPr>
              <w:spacing w:before="0"/>
              <w:rPr>
                <w:rFonts w:ascii="Verdana" w:eastAsia="Times New Roman" w:hAnsi="Verdana"/>
                <w:bCs/>
                <w:color w:val="000000"/>
                <w:sz w:val="18"/>
                <w:szCs w:val="18"/>
              </w:rPr>
            </w:pPr>
            <w:r w:rsidRPr="0042787E">
              <w:rPr>
                <w:rFonts w:ascii="Verdana" w:eastAsia="Times New Roman" w:hAnsi="Verdana"/>
                <w:bCs/>
                <w:color w:val="000000"/>
                <w:sz w:val="18"/>
                <w:szCs w:val="18"/>
              </w:rPr>
              <w:t>db.m</w:t>
            </w:r>
            <w:proofErr w:type="gramStart"/>
            <w:r w:rsidRPr="0042787E">
              <w:rPr>
                <w:rFonts w:ascii="Verdana" w:eastAsia="Times New Roman" w:hAnsi="Verdana"/>
                <w:bCs/>
                <w:color w:val="000000"/>
                <w:sz w:val="18"/>
                <w:szCs w:val="18"/>
              </w:rPr>
              <w:t>1.small</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2976E935" w14:textId="5FFEEA84"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1DD4D53" w14:textId="6A383418"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1EC5666" w14:textId="38D9C2EE"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1.7</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2BB5A73" w14:textId="583F9010"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889CDFB" w14:textId="6755AD19"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Very Low</w:t>
            </w:r>
          </w:p>
        </w:tc>
      </w:tr>
      <w:tr w:rsidR="001F0B36" w:rsidRPr="001F0B36" w14:paraId="30D1CAD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1ED2F7" w14:textId="2DBD2EF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 xml:space="preserve">Standard - </w:t>
            </w:r>
            <w:r w:rsidR="005D5967">
              <w:rPr>
                <w:rFonts w:ascii="Verdana" w:eastAsia="Times New Roman" w:hAnsi="Verdana"/>
                <w:b/>
                <w:bCs/>
                <w:color w:val="000000"/>
                <w:sz w:val="18"/>
                <w:szCs w:val="18"/>
              </w:rPr>
              <w:t>Current</w:t>
            </w:r>
            <w:r w:rsidR="005D5967" w:rsidRPr="001F0B36">
              <w:rPr>
                <w:rFonts w:ascii="Verdana" w:eastAsia="Times New Roman" w:hAnsi="Verdana"/>
                <w:b/>
                <w:bCs/>
                <w:color w:val="000000"/>
                <w:sz w:val="18"/>
                <w:szCs w:val="18"/>
              </w:rPr>
              <w:t xml:space="preserve"> </w:t>
            </w:r>
            <w:r w:rsidRPr="001F0B36">
              <w:rPr>
                <w:rFonts w:ascii="Verdana" w:eastAsia="Times New Roman" w:hAnsi="Verdana"/>
                <w:b/>
                <w:bCs/>
                <w:color w:val="000000"/>
                <w:sz w:val="18"/>
                <w:szCs w:val="18"/>
              </w:rPr>
              <w:t>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B8FFC9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DD8E7F2"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46FB4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F223D10"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F8D751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1D927FE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B60ACD7" w14:textId="39FFECD4"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proofErr w:type="gramStart"/>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large</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D3C085" w14:textId="2A2D51F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48D974A" w14:textId="27AD449F"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6F1DE15" w14:textId="3D2E58D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7E18A33" w14:textId="3612D1C0"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7F6D5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6E41635F"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8412D37" w14:textId="0B057B9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proofErr w:type="gramStart"/>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x</w:t>
            </w:r>
            <w:r w:rsidRPr="001F0B36">
              <w:rPr>
                <w:rFonts w:ascii="Verdana" w:eastAsia="Times New Roman" w:hAnsi="Verdana"/>
                <w:color w:val="000000"/>
                <w:sz w:val="18"/>
                <w:szCs w:val="18"/>
              </w:rPr>
              <w:t>large</w:t>
            </w:r>
            <w:proofErr w:type="gramEnd"/>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770533A" w14:textId="6C62CBE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B358D0B" w14:textId="25348541"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070C8F1" w14:textId="6AE8D4AB"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1D9BF9B" w14:textId="01339DF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750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9989963" w14:textId="343F80F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1F0B36" w:rsidRPr="001F0B36" w14:paraId="52FCFFF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8E2FD1" w14:textId="03437015"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w:t>
            </w:r>
            <w:r w:rsidR="005D5967" w:rsidRPr="001F0B36">
              <w:rPr>
                <w:rFonts w:ascii="Verdana" w:eastAsia="Times New Roman" w:hAnsi="Verdana"/>
                <w:color w:val="000000"/>
                <w:sz w:val="18"/>
                <w:szCs w:val="18"/>
              </w:rPr>
              <w:t>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2</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CD4BF4" w14:textId="4D2F8745"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8E7A01E" w14:textId="336535A7"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25.5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8F65586" w14:textId="4CC816B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3BB91D" w14:textId="331C5C86"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10</w:t>
            </w:r>
            <w:r w:rsidRPr="001F0B36">
              <w:rPr>
                <w:rFonts w:ascii="Verdana" w:eastAsia="Times New Roman" w:hAnsi="Verdana"/>
                <w:color w:val="000000"/>
                <w:sz w:val="18"/>
                <w:szCs w:val="18"/>
              </w:rPr>
              <w:t xml:space="preserve">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73979A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0148CE7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EF58492" w14:textId="0B7C55F2" w:rsidR="001F0B36" w:rsidRPr="001F0B36" w:rsidRDefault="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db.m</w:t>
            </w:r>
            <w:r w:rsidR="005D5967">
              <w:rPr>
                <w:rFonts w:ascii="Verdana" w:eastAsia="Times New Roman" w:hAnsi="Verdana"/>
                <w:color w:val="000000"/>
                <w:sz w:val="18"/>
                <w:szCs w:val="18"/>
              </w:rPr>
              <w:t>4</w:t>
            </w:r>
            <w:r w:rsidRPr="001F0B36">
              <w:rPr>
                <w:rFonts w:ascii="Verdana" w:eastAsia="Times New Roman" w:hAnsi="Verdana"/>
                <w:color w:val="000000"/>
                <w:sz w:val="18"/>
                <w:szCs w:val="18"/>
              </w:rPr>
              <w:t>.</w:t>
            </w:r>
            <w:r w:rsidR="005D5967">
              <w:rPr>
                <w:rFonts w:ascii="Verdana" w:eastAsia="Times New Roman" w:hAnsi="Verdana"/>
                <w:color w:val="000000"/>
                <w:sz w:val="18"/>
                <w:szCs w:val="18"/>
              </w:rPr>
              <w:t>4</w:t>
            </w:r>
            <w:r w:rsidR="005D5967"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EBB1F3" w14:textId="3BF9D2B2"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C169A1B" w14:textId="7A14CFD3"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53.5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A22EE0D" w14:textId="0B75D7B4"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64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913464F" w14:textId="42E0C638" w:rsidR="001F0B36"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2</w:t>
            </w:r>
            <w:r w:rsidRPr="001F0B36">
              <w:rPr>
                <w:rFonts w:ascii="Verdana" w:eastAsia="Times New Roman" w:hAnsi="Verdana"/>
                <w:color w:val="000000"/>
                <w:sz w:val="18"/>
                <w:szCs w:val="18"/>
              </w:rPr>
              <w:t xml:space="preserve">000 </w:t>
            </w:r>
            <w:r w:rsidR="001F0B36" w:rsidRPr="001F0B36">
              <w:rPr>
                <w:rFonts w:ascii="Verdana" w:eastAsia="Times New Roman" w:hAnsi="Verdana"/>
                <w:color w:val="000000"/>
                <w:sz w:val="18"/>
                <w:szCs w:val="18"/>
              </w:rPr>
              <w:t>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37D198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5D5967" w:rsidRPr="001F0B36" w14:paraId="0BC2599E"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153FD393" w14:textId="11C8F1D4" w:rsidR="005D5967" w:rsidRPr="001F0B36" w:rsidRDefault="005D5967" w:rsidP="005D5967">
            <w:pPr>
              <w:spacing w:before="0"/>
              <w:rPr>
                <w:rFonts w:ascii="Verdana" w:eastAsia="Times New Roman" w:hAnsi="Verdana"/>
                <w:color w:val="000000"/>
                <w:sz w:val="18"/>
                <w:szCs w:val="18"/>
              </w:rPr>
            </w:pPr>
            <w:r>
              <w:rPr>
                <w:rFonts w:ascii="Verdana" w:eastAsia="Times New Roman" w:hAnsi="Verdana"/>
                <w:color w:val="000000"/>
                <w:sz w:val="18"/>
                <w:szCs w:val="18"/>
              </w:rPr>
              <w:t>db.m4.10xlarge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CA463D3" w14:textId="2B1058CB"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996830C" w14:textId="1262FBF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124.5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7E2E44B0" w14:textId="3AFF2ACF"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160</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00E1244" w14:textId="3D706A31"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4000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DF9E22" w14:textId="41971C16" w:rsidR="005D5967" w:rsidRPr="001F0B36" w:rsidRDefault="005D5967" w:rsidP="001F0B36">
            <w:pPr>
              <w:spacing w:before="0"/>
              <w:rPr>
                <w:rFonts w:ascii="Verdana" w:eastAsia="Times New Roman" w:hAnsi="Verdana"/>
                <w:color w:val="000000"/>
                <w:sz w:val="18"/>
                <w:szCs w:val="18"/>
              </w:rPr>
            </w:pPr>
            <w:r>
              <w:rPr>
                <w:rFonts w:ascii="Verdana" w:eastAsia="Times New Roman" w:hAnsi="Verdana"/>
                <w:color w:val="000000"/>
                <w:sz w:val="18"/>
                <w:szCs w:val="18"/>
              </w:rPr>
              <w:t xml:space="preserve">10 </w:t>
            </w:r>
            <w:proofErr w:type="spellStart"/>
            <w:r>
              <w:rPr>
                <w:rFonts w:ascii="Verdana" w:eastAsia="Times New Roman" w:hAnsi="Verdana"/>
                <w:color w:val="000000"/>
                <w:sz w:val="18"/>
                <w:szCs w:val="18"/>
              </w:rPr>
              <w:t>GBps</w:t>
            </w:r>
            <w:proofErr w:type="spellEnd"/>
          </w:p>
        </w:tc>
      </w:tr>
      <w:tr w:rsidR="001F0B36" w:rsidRPr="001F0B36" w14:paraId="41A0C5DB"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D1091D9" w14:textId="0E89F26D"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b/>
                <w:bCs/>
                <w:color w:val="000000"/>
                <w:sz w:val="18"/>
                <w:szCs w:val="18"/>
              </w:rPr>
              <w:t>Memory Optimized</w:t>
            </w:r>
            <w:r w:rsidR="00337CC3">
              <w:rPr>
                <w:rFonts w:ascii="Verdana" w:eastAsia="Times New Roman" w:hAnsi="Verdana"/>
                <w:b/>
                <w:bCs/>
                <w:color w:val="000000"/>
                <w:sz w:val="18"/>
                <w:szCs w:val="18"/>
              </w:rPr>
              <w:t xml:space="preserve"> – Current Generation</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B81C7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5287A4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CE73A61"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DB74D25"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C1736D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 </w:t>
            </w:r>
          </w:p>
        </w:tc>
      </w:tr>
      <w:tr w:rsidR="001F0B36" w:rsidRPr="001F0B36" w14:paraId="43BDF640"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FD328EA" w14:textId="46754695"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2D58859"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4DCBB64"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0DA4F3" w14:textId="532F4AD2"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D7DCBE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043D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45B979D5"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99CD322" w14:textId="00B86988"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05CB00B"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EDA770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13</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5E1529FF" w14:textId="3DB5384F"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3</w:t>
            </w:r>
            <w:r w:rsidR="00337CC3">
              <w:rPr>
                <w:rFonts w:ascii="Verdana" w:eastAsia="Times New Roman" w:hAnsi="Verdana"/>
                <w:color w:val="000000"/>
                <w:sz w:val="18"/>
                <w:szCs w:val="18"/>
              </w:rPr>
              <w:t>0.5</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CF90F66"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500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9D0AE3F"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Moderate</w:t>
            </w:r>
          </w:p>
        </w:tc>
      </w:tr>
      <w:tr w:rsidR="001F0B36" w:rsidRPr="001F0B36" w14:paraId="04DFD51C"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783BD23" w14:textId="22B23515" w:rsidR="001F0B36" w:rsidRPr="001F0B36" w:rsidRDefault="001F0B36">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2</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3FBE2FA"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8</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13F3CA7"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26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06B679" w14:textId="29AB250C"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6</w:t>
            </w:r>
            <w:r w:rsidR="00337CC3">
              <w:rPr>
                <w:rFonts w:ascii="Verdana" w:eastAsia="Times New Roman" w:hAnsi="Verdana"/>
                <w:color w:val="000000"/>
                <w:sz w:val="18"/>
                <w:szCs w:val="18"/>
              </w:rPr>
              <w:t>1</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69317B3"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1000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400FC68" w14:textId="77777777" w:rsidR="001F0B36" w:rsidRPr="001F0B36" w:rsidRDefault="001F0B36" w:rsidP="001F0B36">
            <w:pPr>
              <w:spacing w:before="0"/>
              <w:rPr>
                <w:rFonts w:ascii="Verdana" w:eastAsia="Times New Roman" w:hAnsi="Verdana"/>
                <w:color w:val="000000"/>
                <w:sz w:val="18"/>
                <w:szCs w:val="18"/>
              </w:rPr>
            </w:pPr>
            <w:r w:rsidRPr="001F0B36">
              <w:rPr>
                <w:rFonts w:ascii="Verdana" w:eastAsia="Times New Roman" w:hAnsi="Verdana"/>
                <w:color w:val="000000"/>
                <w:sz w:val="18"/>
                <w:szCs w:val="18"/>
              </w:rPr>
              <w:t>High</w:t>
            </w:r>
          </w:p>
        </w:tc>
      </w:tr>
      <w:tr w:rsidR="001F0B36" w:rsidRPr="001F0B36" w14:paraId="6FFCAFF9"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9FF56E9" w14:textId="44BF5F1C" w:rsidR="001F0B36" w:rsidRPr="001F0B36" w:rsidRDefault="001F0B36" w:rsidP="00337CC3">
            <w:pPr>
              <w:spacing w:before="0"/>
              <w:rPr>
                <w:rFonts w:ascii="Verdana" w:eastAsia="Times New Roman" w:hAnsi="Verdana"/>
                <w:color w:val="000000"/>
                <w:sz w:val="18"/>
                <w:szCs w:val="18"/>
              </w:rPr>
            </w:pPr>
            <w:proofErr w:type="gramStart"/>
            <w:r w:rsidRPr="001F0B36">
              <w:rPr>
                <w:rFonts w:ascii="Verdana" w:eastAsia="Times New Roman" w:hAnsi="Verdana"/>
                <w:color w:val="000000"/>
                <w:sz w:val="18"/>
                <w:szCs w:val="18"/>
              </w:rPr>
              <w:t>db.</w:t>
            </w:r>
            <w:r w:rsidR="00337CC3">
              <w:rPr>
                <w:rFonts w:ascii="Verdana" w:eastAsia="Times New Roman" w:hAnsi="Verdana"/>
                <w:color w:val="000000"/>
                <w:sz w:val="18"/>
                <w:szCs w:val="18"/>
              </w:rPr>
              <w:t>r</w:t>
            </w:r>
            <w:proofErr w:type="gramEnd"/>
            <w:r w:rsidR="00337CC3">
              <w:rPr>
                <w:rFonts w:ascii="Verdana" w:eastAsia="Times New Roman" w:hAnsi="Verdana"/>
                <w:color w:val="000000"/>
                <w:sz w:val="18"/>
                <w:szCs w:val="18"/>
              </w:rPr>
              <w:t>3</w:t>
            </w:r>
            <w:r w:rsidRPr="001F0B36">
              <w:rPr>
                <w:rFonts w:ascii="Verdana" w:eastAsia="Times New Roman" w:hAnsi="Verdana"/>
                <w:color w:val="000000"/>
                <w:sz w:val="18"/>
                <w:szCs w:val="18"/>
              </w:rPr>
              <w:t>.</w:t>
            </w:r>
            <w:r w:rsidR="00337CC3">
              <w:rPr>
                <w:rFonts w:ascii="Verdana" w:eastAsia="Times New Roman" w:hAnsi="Verdana"/>
                <w:color w:val="000000"/>
                <w:sz w:val="18"/>
                <w:szCs w:val="18"/>
              </w:rPr>
              <w:t>4</w:t>
            </w:r>
            <w:r w:rsidR="00337CC3" w:rsidRPr="001F0B36">
              <w:rPr>
                <w:rFonts w:ascii="Verdana" w:eastAsia="Times New Roman" w:hAnsi="Verdana"/>
                <w:color w:val="000000"/>
                <w:sz w:val="18"/>
                <w:szCs w:val="18"/>
              </w:rPr>
              <w:t>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3B5E3E9" w14:textId="7CB093B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16</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23F5557C" w14:textId="1D204F9E"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52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5DD48D8" w14:textId="7B9B1C6A"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122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540554B" w14:textId="089DFB4F"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2000 Mbps</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014FB61" w14:textId="2FBEAF49" w:rsidR="001F0B36"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High</w:t>
            </w:r>
          </w:p>
        </w:tc>
      </w:tr>
      <w:tr w:rsidR="00337CC3" w:rsidRPr="001F0B36" w14:paraId="73AFDAC7" w14:textId="77777777" w:rsidTr="001F0B36">
        <w:trPr>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0FD40FBE" w14:textId="4F732AC3" w:rsidR="00337CC3" w:rsidRPr="001F0B36" w:rsidRDefault="00337CC3" w:rsidP="00337CC3">
            <w:pPr>
              <w:spacing w:before="0"/>
              <w:rPr>
                <w:rFonts w:ascii="Verdana" w:eastAsia="Times New Roman" w:hAnsi="Verdana"/>
                <w:color w:val="000000"/>
                <w:sz w:val="18"/>
                <w:szCs w:val="18"/>
              </w:rPr>
            </w:pPr>
            <w:proofErr w:type="gramStart"/>
            <w:r>
              <w:rPr>
                <w:rFonts w:ascii="Verdana" w:eastAsia="Times New Roman" w:hAnsi="Verdana"/>
                <w:color w:val="000000"/>
                <w:sz w:val="18"/>
                <w:szCs w:val="18"/>
              </w:rPr>
              <w:t>db.r</w:t>
            </w:r>
            <w:proofErr w:type="gramEnd"/>
            <w:r>
              <w:rPr>
                <w:rFonts w:ascii="Verdana" w:eastAsia="Times New Roman" w:hAnsi="Verdana"/>
                <w:color w:val="000000"/>
                <w:sz w:val="18"/>
                <w:szCs w:val="18"/>
              </w:rPr>
              <w:t>3.8xlarge</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56CB680" w14:textId="1BC836D7"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32</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6A23B78" w14:textId="0BC814C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104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58D044CE" w14:textId="300A2092"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244</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48EC8759" w14:textId="59E2EDD3"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No</w:t>
            </w:r>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tcPr>
          <w:p w14:paraId="35114C7B" w14:textId="18AE1286" w:rsidR="00337CC3" w:rsidRPr="001F0B36" w:rsidRDefault="00337CC3" w:rsidP="001F0B36">
            <w:pPr>
              <w:spacing w:before="0"/>
              <w:rPr>
                <w:rFonts w:ascii="Verdana" w:eastAsia="Times New Roman" w:hAnsi="Verdana"/>
                <w:color w:val="000000"/>
                <w:sz w:val="18"/>
                <w:szCs w:val="18"/>
              </w:rPr>
            </w:pPr>
            <w:r>
              <w:rPr>
                <w:rFonts w:ascii="Verdana" w:eastAsia="Times New Roman" w:hAnsi="Verdana"/>
                <w:color w:val="000000"/>
                <w:sz w:val="18"/>
                <w:szCs w:val="18"/>
              </w:rPr>
              <w:t xml:space="preserve">10 </w:t>
            </w:r>
            <w:proofErr w:type="spellStart"/>
            <w:r>
              <w:rPr>
                <w:rFonts w:ascii="Verdana" w:eastAsia="Times New Roman" w:hAnsi="Verdana"/>
                <w:color w:val="000000"/>
                <w:sz w:val="18"/>
                <w:szCs w:val="18"/>
              </w:rPr>
              <w:t>Gbps</w:t>
            </w:r>
            <w:proofErr w:type="spellEnd"/>
          </w:p>
        </w:tc>
      </w:tr>
    </w:tbl>
    <w:p w14:paraId="4BACFE0E" w14:textId="705C4941" w:rsidR="001F0B36" w:rsidRDefault="001F0B36" w:rsidP="001F0B36">
      <w:pPr>
        <w:pStyle w:val="Caption"/>
      </w:pPr>
      <w:bookmarkStart w:id="1281" w:name="_Toc487492075"/>
      <w:r>
        <w:t xml:space="preserve">Table </w:t>
      </w:r>
      <w:ins w:id="1282" w:author="Jeff Johnson" w:date="2017-07-12T21:16:00Z">
        <w:r w:rsidR="00B33BF6">
          <w:fldChar w:fldCharType="begin"/>
        </w:r>
        <w:r w:rsidR="00B33BF6">
          <w:instrText xml:space="preserve"> SEQ Table \* ARABIC </w:instrText>
        </w:r>
      </w:ins>
      <w:r w:rsidR="00B33BF6">
        <w:fldChar w:fldCharType="separate"/>
      </w:r>
      <w:ins w:id="1283" w:author="Jeff Johnson" w:date="2017-07-12T21:16:00Z">
        <w:r w:rsidR="00B33BF6">
          <w:rPr>
            <w:noProof/>
          </w:rPr>
          <w:t>6</w:t>
        </w:r>
        <w:r w:rsidR="00B33BF6">
          <w:fldChar w:fldCharType="end"/>
        </w:r>
      </w:ins>
      <w:del w:id="1284"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6</w:delText>
        </w:r>
        <w:r w:rsidR="00A36C43" w:rsidDel="00B33BF6">
          <w:rPr>
            <w:noProof/>
          </w:rPr>
          <w:fldChar w:fldCharType="end"/>
        </w:r>
      </w:del>
      <w:r>
        <w:t>. EC2 Instance Classes</w:t>
      </w:r>
      <w:bookmarkEnd w:id="1281"/>
    </w:p>
    <w:p w14:paraId="0E5C7A5A" w14:textId="77777777" w:rsidR="00850530" w:rsidRDefault="00850530" w:rsidP="00567046">
      <w:pPr>
        <w:rPr>
          <w:ins w:id="1285" w:author="Jeff Johnson" w:date="2017-07-10T23:00:00Z"/>
        </w:rPr>
      </w:pPr>
      <w:r>
        <w:t>The Multi-AZ High-Memory Quadruple Extra Large DB Instance is selected for the Test Delivery deployment unit for high performance and high availability.</w:t>
      </w:r>
    </w:p>
    <w:p w14:paraId="36CD4DAD" w14:textId="53C8EB4E" w:rsidR="00C46CA1" w:rsidRDefault="00C46CA1">
      <w:pPr>
        <w:pStyle w:val="Heading3"/>
        <w:rPr>
          <w:ins w:id="1286" w:author="Jeff Johnson" w:date="2017-07-10T23:01:00Z"/>
        </w:rPr>
        <w:pPrChange w:id="1287" w:author="Jeff Johnson" w:date="2017-07-10T23:01:00Z">
          <w:pPr/>
        </w:pPrChange>
      </w:pPr>
      <w:bookmarkStart w:id="1288" w:name="_Toc488653864"/>
      <w:ins w:id="1289" w:author="Jeff Johnson" w:date="2017-07-10T23:00:00Z">
        <w:r>
          <w:t>Database Server Engine Type</w:t>
        </w:r>
      </w:ins>
      <w:bookmarkEnd w:id="1288"/>
    </w:p>
    <w:p w14:paraId="69B805F1" w14:textId="2CC53C88" w:rsidR="00C46CA1" w:rsidRDefault="00C46CA1" w:rsidP="00567046">
      <w:ins w:id="1290" w:author="Jeff Johnson" w:date="2017-07-10T23:01:00Z">
        <w:r>
          <w:t xml:space="preserve">The TDS is written to support a MySQL-compliant database server (e.g. MySQL, </w:t>
        </w:r>
      </w:ins>
      <w:ins w:id="1291" w:author="Jeff Johnson" w:date="2017-07-10T23:05:00Z">
        <w:r>
          <w:fldChar w:fldCharType="begin"/>
        </w:r>
        <w:r>
          <w:instrText xml:space="preserve"> HYPERLINK "https://mariadb.org/" </w:instrText>
        </w:r>
        <w:r>
          <w:fldChar w:fldCharType="separate"/>
        </w:r>
        <w:proofErr w:type="spellStart"/>
        <w:r w:rsidRPr="00C46CA1">
          <w:rPr>
            <w:rStyle w:val="Hyperlink"/>
          </w:rPr>
          <w:t>MariaDB</w:t>
        </w:r>
        <w:proofErr w:type="spellEnd"/>
        <w:r>
          <w:fldChar w:fldCharType="end"/>
        </w:r>
      </w:ins>
      <w:ins w:id="1292" w:author="Jeff Johnson" w:date="2017-07-10T23:06:00Z">
        <w:r>
          <w:rPr>
            <w:rStyle w:val="FootnoteReference"/>
          </w:rPr>
          <w:footnoteReference w:id="15"/>
        </w:r>
      </w:ins>
      <w:ins w:id="1294" w:author="Jeff Johnson" w:date="2017-07-10T23:01:00Z">
        <w:r>
          <w:t xml:space="preserve">, Aurora).  When selecting the database engine for the RDS instance(s) that will support the TDS environment, consider how much traffic (i.e. how many concurrent students) are expected.  </w:t>
        </w:r>
      </w:ins>
      <w:ins w:id="1295" w:author="Jeff Johnson" w:date="2017-07-10T23:05:00Z">
        <w:r>
          <w:fldChar w:fldCharType="begin"/>
        </w:r>
        <w:r>
          <w:instrText xml:space="preserve"> HYPERLINK "https://aws.amazon.com/rds/aurora/" </w:instrText>
        </w:r>
        <w:r>
          <w:fldChar w:fldCharType="separate"/>
        </w:r>
        <w:r w:rsidRPr="00C46CA1">
          <w:rPr>
            <w:rStyle w:val="Hyperlink"/>
          </w:rPr>
          <w:t>Amazon Aurora</w:t>
        </w:r>
        <w:r>
          <w:fldChar w:fldCharType="end"/>
        </w:r>
        <w:r>
          <w:rPr>
            <w:rStyle w:val="FootnoteReference"/>
          </w:rPr>
          <w:footnoteReference w:id="16"/>
        </w:r>
      </w:ins>
      <w:ins w:id="1297" w:author="Jeff Johnson" w:date="2017-07-10T23:02:00Z">
        <w:r>
          <w:t xml:space="preserve"> is more performant than MySQL at high volume (i.e. over 200,000 concurrent students), thus consider choosing Aurora for deployments that expect </w:t>
        </w:r>
      </w:ins>
      <w:ins w:id="1298" w:author="Jeff Johnson" w:date="2017-07-10T23:04:00Z">
        <w:r>
          <w:t xml:space="preserve">many </w:t>
        </w:r>
      </w:ins>
      <w:ins w:id="1299" w:author="Jeff Johnson" w:date="2017-07-10T23:02:00Z">
        <w:r>
          <w:t>concurrent students.</w:t>
        </w:r>
      </w:ins>
    </w:p>
    <w:p w14:paraId="0CCE8519" w14:textId="69590BCA" w:rsidR="00461928" w:rsidDel="0046256B" w:rsidRDefault="003A2AC6" w:rsidP="00910009">
      <w:pPr>
        <w:pStyle w:val="Heading3"/>
      </w:pPr>
      <w:moveFromRangeStart w:id="1300" w:author="Jeff Johnson" w:date="2017-07-10T23:08:00Z" w:name="move487491436"/>
      <w:moveFrom w:id="1301" w:author="Jeff Johnson" w:date="2017-07-10T23:08:00Z">
        <w:r w:rsidDel="0046256B">
          <w:t>Database Server P</w:t>
        </w:r>
        <w:r w:rsidR="00461928" w:rsidDel="0046256B">
          <w:t xml:space="preserve">ersistent </w:t>
        </w:r>
        <w:r w:rsidDel="0046256B">
          <w:t>S</w:t>
        </w:r>
        <w:r w:rsidR="00461928" w:rsidDel="0046256B">
          <w:t>torage</w:t>
        </w:r>
        <w:r w:rsidR="0073054A" w:rsidDel="0046256B">
          <w:t xml:space="preserve"> and Provisioned IOPS</w:t>
        </w:r>
      </w:moveFrom>
    </w:p>
    <w:p w14:paraId="69D4BE9C" w14:textId="6820A2A3" w:rsidR="009677C2" w:rsidDel="0046256B" w:rsidRDefault="00864B3B" w:rsidP="00567046">
      <w:moveFrom w:id="1302" w:author="Jeff Johnson" w:date="2017-07-10T23:08:00Z">
        <w:r w:rsidDel="0046256B">
          <w:t xml:space="preserve">Database server persistent storage can be selected in sizes between 100GB and </w:t>
        </w:r>
        <w:r w:rsidR="00337CC3" w:rsidDel="0046256B">
          <w:t>6TB</w:t>
        </w:r>
        <w:r w:rsidDel="0046256B">
          <w:t xml:space="preserve">, and with up to 30,000 provisioned IOPS. The amount of provisioned IOPS for MySQL should be selected to be within a 3:1 and 10:1 ratio of IOPS to storage size. For example, </w:t>
        </w:r>
        <w:r w:rsidR="0067759B" w:rsidDel="0046256B">
          <w:t>a 100 GB storage size should be provisioned with an IOPS between 300 (3/1) and 1,000 (10/1) IOPS.</w:t>
        </w:r>
      </w:moveFrom>
    </w:p>
    <w:p w14:paraId="21A15F29" w14:textId="3AC6C071" w:rsidR="006709C6" w:rsidDel="0046256B" w:rsidRDefault="006709C6" w:rsidP="00567046">
      <w:moveFrom w:id="1303" w:author="Jeff Johnson" w:date="2017-07-10T23:08:00Z">
        <w:r w:rsidDel="0046256B">
          <w:t>When selecting database instances for use with Provisioned IOPS, Amazon recommends the following:</w:t>
        </w:r>
      </w:moveFrom>
    </w:p>
    <w:p w14:paraId="294D1803" w14:textId="3346D599" w:rsidR="006709C6" w:rsidRPr="006709C6" w:rsidDel="0046256B" w:rsidRDefault="00337CC3" w:rsidP="009D0495">
      <w:pPr>
        <w:ind w:left="720"/>
      </w:pPr>
      <w:moveFrom w:id="1304" w:author="Jeff Johnson" w:date="2017-07-10T23:08:00Z">
        <w:r w:rsidRPr="00337CC3" w:rsidDel="0046256B">
          <w:rPr>
            <w:i/>
          </w:rPr>
          <w:t xml:space="preserve">If you are using Provisioned IOPS storage, we recommend that you use the M4, M3, R3, and M2 DB instance classes. These instance classes are optimized for Provisioned IOPS storage; other instance classes are not. </w:t>
        </w:r>
        <w:r w:rsidR="009665EC" w:rsidDel="0046256B">
          <w:fldChar w:fldCharType="begin"/>
        </w:r>
        <w:r w:rsidR="009665EC" w:rsidDel="0046256B">
          <w:instrText xml:space="preserve"> HYPERLINK "http://docs.aws.amazon.com/AmazonRDS/latest/UserGuide/CHAP_Storage.html" </w:instrText>
        </w:r>
        <w:r w:rsidR="009665EC" w:rsidDel="0046256B">
          <w:fldChar w:fldCharType="separate"/>
        </w:r>
        <w:r w:rsidDel="0046256B">
          <w:rPr>
            <w:rStyle w:val="Hyperlink"/>
            <w:i/>
          </w:rPr>
          <w:t>http://docs.aws.amazon.com/AmazonRDS/latest/UserGuide/CHAP_Storage.html</w:t>
        </w:r>
        <w:r w:rsidR="009665EC" w:rsidDel="0046256B">
          <w:rPr>
            <w:rStyle w:val="Hyperlink"/>
            <w:i/>
          </w:rPr>
          <w:fldChar w:fldCharType="end"/>
        </w:r>
      </w:moveFrom>
    </w:p>
    <w:p w14:paraId="0D9EF918" w14:textId="48837E91" w:rsidR="00D51881" w:rsidDel="0046256B" w:rsidRDefault="00D51881" w:rsidP="00567046">
      <w:moveFrom w:id="1305" w:author="Jeff Johnson" w:date="2017-07-10T23:08:00Z">
        <w:r w:rsidDel="0046256B">
          <w:lastRenderedPageBreak/>
          <w:t xml:space="preserve">For this reason, only the four instance types are selected </w:t>
        </w:r>
        <w:r w:rsidR="00726042" w:rsidDel="0046256B">
          <w:t xml:space="preserve">for database servers </w:t>
        </w:r>
        <w:r w:rsidDel="0046256B">
          <w:t xml:space="preserve">when high transactional performance is required. When the highest performance is required, only one of the </w:t>
        </w:r>
        <w:r w:rsidR="009D0495" w:rsidDel="0046256B">
          <w:t xml:space="preserve">four </w:t>
        </w:r>
        <w:r w:rsidDel="0046256B">
          <w:t xml:space="preserve">top instances mentioned above </w:t>
        </w:r>
        <w:r w:rsidR="002C6ACE" w:rsidDel="0046256B">
          <w:t xml:space="preserve">is </w:t>
        </w:r>
        <w:r w:rsidDel="0046256B">
          <w:t>selected.</w:t>
        </w:r>
      </w:moveFrom>
    </w:p>
    <w:p w14:paraId="26C6C491" w14:textId="0E0992B4" w:rsidR="00D51881" w:rsidDel="000A1F1C" w:rsidRDefault="00D51881" w:rsidP="00567046">
      <w:pPr>
        <w:rPr>
          <w:del w:id="1306" w:author="Jeff Johnson" w:date="2017-07-12T20:47:00Z"/>
        </w:rPr>
      </w:pPr>
      <w:moveFrom w:id="1307" w:author="Jeff Johnson" w:date="2017-07-10T23:08:00Z">
        <w:del w:id="1308" w:author="Jeff Johnson" w:date="2017-07-12T20:47:00Z">
          <w:r w:rsidDel="000A1F1C">
            <w:delText xml:space="preserve">Each of these database instances provides high performance and scale, but the scale is limited </w:delText>
          </w:r>
          <w:r w:rsidR="0012040B" w:rsidDel="000A1F1C">
            <w:delText xml:space="preserve">by the </w:delText>
          </w:r>
          <w:r w:rsidDel="000A1F1C">
            <w:delText>speed of the persistent database storage. The following applies to MySQL:</w:delText>
          </w:r>
        </w:del>
      </w:moveFrom>
    </w:p>
    <w:p w14:paraId="2624B7DC" w14:textId="2E62E33F" w:rsidR="006E49D4" w:rsidRPr="002F0077" w:rsidDel="000A1F1C" w:rsidRDefault="006E49D4" w:rsidP="002F0077">
      <w:pPr>
        <w:ind w:left="720"/>
        <w:rPr>
          <w:del w:id="1309" w:author="Jeff Johnson" w:date="2017-07-12T20:47:00Z"/>
          <w:i/>
        </w:rPr>
      </w:pPr>
      <w:moveFrom w:id="1310" w:author="Jeff Johnson" w:date="2017-07-10T23:08:00Z">
        <w:del w:id="1311" w:author="Jeff Johnson" w:date="2017-07-12T20:47:00Z">
          <w:r w:rsidRPr="002F0077" w:rsidDel="000A1F1C">
            <w:rPr>
              <w:i/>
            </w:rPr>
            <w:delTex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delText>
          </w:r>
        </w:del>
      </w:moveFrom>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999"/>
        <w:gridCol w:w="1909"/>
      </w:tblGrid>
      <w:tr w:rsidR="006E49D4" w:rsidRPr="006E49D4" w:rsidDel="000A1F1C" w14:paraId="76B4B542" w14:textId="53D2DEE4" w:rsidTr="00741287">
        <w:trPr>
          <w:tblHeader/>
          <w:tblCellSpacing w:w="0" w:type="dxa"/>
          <w:jc w:val="center"/>
          <w:del w:id="1312" w:author="Jeff Johnson" w:date="2017-07-12T20:47:00Z"/>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40F13296" w14:textId="09FD5F51" w:rsidR="006E49D4" w:rsidRPr="00741287" w:rsidDel="000A1F1C" w:rsidRDefault="006E49D4" w:rsidP="00741287">
            <w:pPr>
              <w:pStyle w:val="TableHeading1"/>
              <w:spacing w:before="120"/>
              <w:jc w:val="left"/>
              <w:rPr>
                <w:del w:id="1313" w:author="Jeff Johnson" w:date="2017-07-12T20:47:00Z"/>
                <w:szCs w:val="20"/>
              </w:rPr>
            </w:pPr>
            <w:moveFrom w:id="1314" w:author="Jeff Johnson" w:date="2017-07-10T23:08:00Z">
              <w:del w:id="1315" w:author="Jeff Johnson" w:date="2017-07-12T20:47:00Z">
                <w:r w:rsidRPr="00741287" w:rsidDel="000A1F1C">
                  <w:rPr>
                    <w:szCs w:val="20"/>
                  </w:rPr>
                  <w:delText>DB Engine</w:delText>
                </w:r>
              </w:del>
            </w:moveFrom>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002E8B99" w14:textId="6C02F977" w:rsidR="006E49D4" w:rsidRPr="00741287" w:rsidDel="000A1F1C" w:rsidRDefault="006E49D4" w:rsidP="00741287">
            <w:pPr>
              <w:pStyle w:val="TableHeading1"/>
              <w:spacing w:before="120"/>
              <w:jc w:val="left"/>
              <w:rPr>
                <w:del w:id="1316" w:author="Jeff Johnson" w:date="2017-07-12T20:47:00Z"/>
                <w:szCs w:val="20"/>
              </w:rPr>
            </w:pPr>
            <w:moveFrom w:id="1317" w:author="Jeff Johnson" w:date="2017-07-10T23:08:00Z">
              <w:del w:id="1318" w:author="Jeff Johnson" w:date="2017-07-12T20:47:00Z">
                <w:r w:rsidRPr="00741287" w:rsidDel="000A1F1C">
                  <w:rPr>
                    <w:szCs w:val="20"/>
                  </w:rPr>
                  <w:delText>Page Size</w:delText>
                </w:r>
              </w:del>
            </w:moveFrom>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14AE1DAA" w14:textId="4EA966A0" w:rsidR="006E49D4" w:rsidRPr="00741287" w:rsidDel="000A1F1C" w:rsidRDefault="006E49D4" w:rsidP="00741287">
            <w:pPr>
              <w:pStyle w:val="TableHeading1"/>
              <w:spacing w:before="120"/>
              <w:jc w:val="left"/>
              <w:rPr>
                <w:del w:id="1319" w:author="Jeff Johnson" w:date="2017-07-12T20:47:00Z"/>
                <w:szCs w:val="20"/>
              </w:rPr>
            </w:pPr>
            <w:moveFrom w:id="1320" w:author="Jeff Johnson" w:date="2017-07-10T23:08:00Z">
              <w:del w:id="1321" w:author="Jeff Johnson" w:date="2017-07-12T20:47:00Z">
                <w:r w:rsidRPr="00741287" w:rsidDel="000A1F1C">
                  <w:rPr>
                    <w:szCs w:val="20"/>
                  </w:rPr>
                  <w:delText>Maximum IOPS Rate</w:delText>
                </w:r>
              </w:del>
            </w:moveFrom>
          </w:p>
        </w:tc>
      </w:tr>
      <w:tr w:rsidR="006E49D4" w:rsidRPr="006E49D4" w:rsidDel="000A1F1C" w14:paraId="627EF73D" w14:textId="25517B0E" w:rsidTr="008943EA">
        <w:trPr>
          <w:trHeight w:val="144"/>
          <w:tblCellSpacing w:w="0" w:type="dxa"/>
          <w:jc w:val="center"/>
          <w:del w:id="1322"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0D9A9D85" w14:textId="183D5D4B" w:rsidR="006E49D4" w:rsidRPr="008943EA" w:rsidDel="000A1F1C" w:rsidRDefault="006E49D4" w:rsidP="008943EA">
            <w:pPr>
              <w:spacing w:before="60" w:after="60"/>
              <w:rPr>
                <w:del w:id="1323" w:author="Jeff Johnson" w:date="2017-07-12T20:47:00Z"/>
                <w:sz w:val="20"/>
                <w:szCs w:val="20"/>
              </w:rPr>
            </w:pPr>
            <w:moveFrom w:id="1324" w:author="Jeff Johnson" w:date="2017-07-10T23:08:00Z">
              <w:del w:id="1325" w:author="Jeff Johnson" w:date="2017-07-12T20:47:00Z">
                <w:r w:rsidRPr="008943EA" w:rsidDel="000A1F1C">
                  <w:rPr>
                    <w:sz w:val="20"/>
                    <w:szCs w:val="20"/>
                  </w:rPr>
                  <w:delText>MySQL</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F99BC9F" w14:textId="3B06AC39" w:rsidR="006E49D4" w:rsidRPr="008943EA" w:rsidDel="000A1F1C" w:rsidRDefault="006E49D4" w:rsidP="008943EA">
            <w:pPr>
              <w:spacing w:before="60" w:after="60"/>
              <w:rPr>
                <w:del w:id="1326" w:author="Jeff Johnson" w:date="2017-07-12T20:47:00Z"/>
                <w:sz w:val="20"/>
                <w:szCs w:val="20"/>
              </w:rPr>
            </w:pPr>
            <w:moveFrom w:id="1327" w:author="Jeff Johnson" w:date="2017-07-10T23:08:00Z">
              <w:del w:id="1328" w:author="Jeff Johnson" w:date="2017-07-12T20:47:00Z">
                <w:r w:rsidRPr="008943EA" w:rsidDel="000A1F1C">
                  <w:rPr>
                    <w:sz w:val="20"/>
                    <w:szCs w:val="20"/>
                  </w:rPr>
                  <w:delText>16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7E620A3" w14:textId="52F53DD2" w:rsidR="006E49D4" w:rsidRPr="008943EA" w:rsidDel="000A1F1C" w:rsidRDefault="00337CC3" w:rsidP="008943EA">
            <w:pPr>
              <w:spacing w:before="60" w:after="60"/>
              <w:rPr>
                <w:del w:id="1329" w:author="Jeff Johnson" w:date="2017-07-12T20:47:00Z"/>
                <w:sz w:val="20"/>
                <w:szCs w:val="20"/>
              </w:rPr>
            </w:pPr>
            <w:moveFrom w:id="1330" w:author="Jeff Johnson" w:date="2017-07-10T23:08:00Z">
              <w:del w:id="1331" w:author="Jeff Johnson" w:date="2017-07-12T20:47:00Z">
                <w:r w:rsidDel="000A1F1C">
                  <w:rPr>
                    <w:sz w:val="20"/>
                    <w:szCs w:val="20"/>
                  </w:rPr>
                  <w:delText>3</w:delText>
                </w:r>
                <w:r w:rsidR="006E49D4" w:rsidRPr="008943EA" w:rsidDel="000A1F1C">
                  <w:rPr>
                    <w:sz w:val="20"/>
                    <w:szCs w:val="20"/>
                  </w:rPr>
                  <w:delText>0,000</w:delText>
                </w:r>
              </w:del>
            </w:moveFrom>
          </w:p>
        </w:tc>
      </w:tr>
      <w:tr w:rsidR="006E49D4" w:rsidRPr="006E49D4" w:rsidDel="000A1F1C" w14:paraId="695B4AD4" w14:textId="1D0EC931" w:rsidTr="008943EA">
        <w:trPr>
          <w:trHeight w:val="144"/>
          <w:tblCellSpacing w:w="0" w:type="dxa"/>
          <w:jc w:val="center"/>
          <w:del w:id="1332"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BDFB9D3" w14:textId="5F0E2CE4" w:rsidR="006E49D4" w:rsidRPr="008943EA" w:rsidDel="000A1F1C" w:rsidRDefault="006E49D4" w:rsidP="008943EA">
            <w:pPr>
              <w:spacing w:before="60" w:after="60"/>
              <w:rPr>
                <w:del w:id="1333" w:author="Jeff Johnson" w:date="2017-07-12T20:47:00Z"/>
                <w:sz w:val="20"/>
                <w:szCs w:val="20"/>
              </w:rPr>
            </w:pPr>
            <w:moveFrom w:id="1334" w:author="Jeff Johnson" w:date="2017-07-10T23:08:00Z">
              <w:del w:id="1335" w:author="Jeff Johnson" w:date="2017-07-12T20:47:00Z">
                <w:r w:rsidRPr="008943EA" w:rsidDel="000A1F1C">
                  <w:rPr>
                    <w:sz w:val="20"/>
                    <w:szCs w:val="20"/>
                  </w:rPr>
                  <w:delText>Oracle</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0E8A541" w14:textId="66634445" w:rsidR="006E49D4" w:rsidRPr="008943EA" w:rsidDel="000A1F1C" w:rsidRDefault="006E49D4" w:rsidP="008943EA">
            <w:pPr>
              <w:spacing w:before="60" w:after="60"/>
              <w:rPr>
                <w:del w:id="1336" w:author="Jeff Johnson" w:date="2017-07-12T20:47:00Z"/>
                <w:sz w:val="20"/>
                <w:szCs w:val="20"/>
              </w:rPr>
            </w:pPr>
            <w:moveFrom w:id="1337" w:author="Jeff Johnson" w:date="2017-07-10T23:08:00Z">
              <w:del w:id="1338" w:author="Jeff Johnson" w:date="2017-07-12T20:47:00Z">
                <w:r w:rsidRPr="008943EA" w:rsidDel="000A1F1C">
                  <w:rPr>
                    <w:sz w:val="20"/>
                    <w:szCs w:val="20"/>
                  </w:rPr>
                  <w:delText>8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8185AAC" w14:textId="4DE31E50" w:rsidR="006E49D4" w:rsidRPr="008943EA" w:rsidDel="000A1F1C" w:rsidRDefault="006E49D4" w:rsidP="008943EA">
            <w:pPr>
              <w:spacing w:before="60" w:after="60"/>
              <w:rPr>
                <w:del w:id="1339" w:author="Jeff Johnson" w:date="2017-07-12T20:47:00Z"/>
                <w:sz w:val="20"/>
                <w:szCs w:val="20"/>
              </w:rPr>
            </w:pPr>
            <w:moveFrom w:id="1340" w:author="Jeff Johnson" w:date="2017-07-10T23:08:00Z">
              <w:del w:id="1341" w:author="Jeff Johnson" w:date="2017-07-12T20:47:00Z">
                <w:r w:rsidRPr="008943EA" w:rsidDel="000A1F1C">
                  <w:rPr>
                    <w:sz w:val="20"/>
                    <w:szCs w:val="20"/>
                  </w:rPr>
                  <w:delText>25,000</w:delText>
                </w:r>
              </w:del>
            </w:moveFrom>
          </w:p>
        </w:tc>
      </w:tr>
      <w:tr w:rsidR="006E49D4" w:rsidRPr="006E49D4" w:rsidDel="000A1F1C" w14:paraId="0710A882" w14:textId="6484B08B" w:rsidTr="008943EA">
        <w:trPr>
          <w:trHeight w:val="144"/>
          <w:tblCellSpacing w:w="0" w:type="dxa"/>
          <w:jc w:val="center"/>
          <w:del w:id="1342" w:author="Jeff Johnson" w:date="2017-07-12T20:47:00Z"/>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E5298C1" w14:textId="20523F51" w:rsidR="006E49D4" w:rsidRPr="008943EA" w:rsidDel="000A1F1C" w:rsidRDefault="006E49D4" w:rsidP="008943EA">
            <w:pPr>
              <w:spacing w:before="60" w:after="60"/>
              <w:rPr>
                <w:del w:id="1343" w:author="Jeff Johnson" w:date="2017-07-12T20:47:00Z"/>
                <w:sz w:val="20"/>
                <w:szCs w:val="20"/>
              </w:rPr>
            </w:pPr>
            <w:moveFrom w:id="1344" w:author="Jeff Johnson" w:date="2017-07-10T23:08:00Z">
              <w:del w:id="1345" w:author="Jeff Johnson" w:date="2017-07-12T20:47:00Z">
                <w:r w:rsidRPr="008943EA" w:rsidDel="000A1F1C">
                  <w:rPr>
                    <w:sz w:val="20"/>
                    <w:szCs w:val="20"/>
                  </w:rPr>
                  <w:delText>SQL Server</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1BB19F9" w14:textId="3EC770CE" w:rsidR="006E49D4" w:rsidRPr="008943EA" w:rsidDel="000A1F1C" w:rsidRDefault="006E49D4" w:rsidP="008943EA">
            <w:pPr>
              <w:spacing w:before="60" w:after="60"/>
              <w:rPr>
                <w:del w:id="1346" w:author="Jeff Johnson" w:date="2017-07-12T20:47:00Z"/>
                <w:sz w:val="20"/>
                <w:szCs w:val="20"/>
              </w:rPr>
            </w:pPr>
            <w:moveFrom w:id="1347" w:author="Jeff Johnson" w:date="2017-07-10T23:08:00Z">
              <w:del w:id="1348" w:author="Jeff Johnson" w:date="2017-07-12T20:47:00Z">
                <w:r w:rsidRPr="008943EA" w:rsidDel="000A1F1C">
                  <w:rPr>
                    <w:sz w:val="20"/>
                    <w:szCs w:val="20"/>
                  </w:rPr>
                  <w:delText>8 KB</w:delText>
                </w:r>
              </w:del>
            </w:moveFrom>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1E05B05" w14:textId="50FBBCBE" w:rsidR="006E49D4" w:rsidRPr="008943EA" w:rsidDel="000A1F1C" w:rsidRDefault="00337CC3" w:rsidP="008943EA">
            <w:pPr>
              <w:spacing w:before="60" w:after="60"/>
              <w:rPr>
                <w:del w:id="1349" w:author="Jeff Johnson" w:date="2017-07-12T20:47:00Z"/>
                <w:sz w:val="20"/>
                <w:szCs w:val="20"/>
              </w:rPr>
            </w:pPr>
            <w:moveFrom w:id="1350" w:author="Jeff Johnson" w:date="2017-07-10T23:08:00Z">
              <w:del w:id="1351" w:author="Jeff Johnson" w:date="2017-07-12T20:47:00Z">
                <w:r w:rsidDel="000A1F1C">
                  <w:rPr>
                    <w:sz w:val="20"/>
                    <w:szCs w:val="20"/>
                  </w:rPr>
                  <w:delText>2</w:delText>
                </w:r>
                <w:r w:rsidR="006E49D4" w:rsidRPr="008943EA" w:rsidDel="000A1F1C">
                  <w:rPr>
                    <w:sz w:val="20"/>
                    <w:szCs w:val="20"/>
                  </w:rPr>
                  <w:delText>0,000</w:delText>
                </w:r>
              </w:del>
            </w:moveFrom>
          </w:p>
        </w:tc>
      </w:tr>
    </w:tbl>
    <w:p w14:paraId="0532C437" w14:textId="4CF866D7" w:rsidR="00D51881" w:rsidRPr="002F0077" w:rsidDel="000A1F1C" w:rsidRDefault="009665EC">
      <w:pPr>
        <w:pStyle w:val="Heading3"/>
        <w:rPr>
          <w:del w:id="1352" w:author="Jeff Johnson" w:date="2017-07-12T20:47:00Z"/>
          <w:rFonts w:ascii="Verdana" w:hAnsi="Verdana"/>
          <w:i/>
          <w:color w:val="000000"/>
          <w:sz w:val="18"/>
          <w:szCs w:val="18"/>
        </w:rPr>
        <w:pPrChange w:id="1353" w:author="Jeff Johnson" w:date="2017-07-12T20:47:00Z">
          <w:pPr>
            <w:ind w:left="720"/>
          </w:pPr>
        </w:pPrChange>
      </w:pPr>
      <w:moveFrom w:id="1354" w:author="Jeff Johnson" w:date="2017-07-10T23:08:00Z">
        <w:r w:rsidDel="0046256B">
          <w:fldChar w:fldCharType="begin"/>
        </w:r>
        <w:r w:rsidDel="0046256B">
          <w:instrText xml:space="preserve"> HYPERLINK "http://docs.aws.amazon.com/AmazonRDS/latest/UserGuide/CHAP_Storage.html" </w:instrText>
        </w:r>
        <w:r w:rsidDel="0046256B">
          <w:fldChar w:fldCharType="separate"/>
        </w:r>
        <w:r w:rsidR="00337CC3" w:rsidDel="0046256B">
          <w:rPr>
            <w:rStyle w:val="Hyperlink"/>
            <w:i/>
          </w:rPr>
          <w:t>http://docs.aws.amazon.com/AmazonRDS/latest/UserGuide/CHAP_Storage.html</w:t>
        </w:r>
        <w:r w:rsidDel="0046256B">
          <w:rPr>
            <w:rStyle w:val="Hyperlink"/>
            <w:i/>
          </w:rPr>
          <w:fldChar w:fldCharType="end"/>
        </w:r>
      </w:moveFrom>
    </w:p>
    <w:p w14:paraId="5100E398" w14:textId="61BF2BA2" w:rsidR="00EA4223" w:rsidRDefault="00EA4223">
      <w:pPr>
        <w:pStyle w:val="Heading3"/>
        <w:rPr>
          <w:ins w:id="1355" w:author="Jeff Johnson" w:date="2017-07-10T21:47:00Z"/>
        </w:rPr>
        <w:pPrChange w:id="1356" w:author="Jeff Johnson" w:date="2017-07-12T20:47:00Z">
          <w:pPr/>
        </w:pPrChange>
      </w:pPr>
      <w:bookmarkStart w:id="1357" w:name="_Toc488653865"/>
      <w:moveFromRangeEnd w:id="1300"/>
      <w:ins w:id="1358" w:author="Jeff Johnson" w:date="2017-07-10T21:47:00Z">
        <w:r>
          <w:t>Database Server Setup and Configuration</w:t>
        </w:r>
        <w:bookmarkEnd w:id="1357"/>
      </w:ins>
    </w:p>
    <w:p w14:paraId="2A282925" w14:textId="28D51F9D" w:rsidR="00EA4223" w:rsidRDefault="00EA4223" w:rsidP="00567046">
      <w:pPr>
        <w:rPr>
          <w:ins w:id="1359" w:author="Jeff Johnson" w:date="2017-07-10T22:43:00Z"/>
        </w:rPr>
      </w:pPr>
      <w:ins w:id="1360" w:author="Jeff Johnson" w:date="2017-07-10T21:50:00Z">
        <w:r>
          <w:t>For a deployment that expects a small amount of traffic</w:t>
        </w:r>
      </w:ins>
      <w:ins w:id="1361" w:author="Jeff Johnson" w:date="2017-07-10T22:02:00Z">
        <w:r w:rsidR="00214029">
          <w:t xml:space="preserve"> (i.e. few concurrent students)</w:t>
        </w:r>
      </w:ins>
      <w:ins w:id="1362" w:author="Jeff Johnson" w:date="2017-07-10T21:50:00Z">
        <w:r>
          <w:t>, hosting the database for the Exam service on the same RDS instance as the other TDS database may be sufficient.</w:t>
        </w:r>
      </w:ins>
      <w:ins w:id="1363" w:author="Jeff Johnson" w:date="2017-07-10T21:51:00Z">
        <w:r>
          <w:t xml:space="preserve">  For a Test Delivery unit that expects</w:t>
        </w:r>
      </w:ins>
      <w:ins w:id="1364" w:author="Jeff Johnson" w:date="2017-07-10T21:48:00Z">
        <w:r>
          <w:t xml:space="preserve"> </w:t>
        </w:r>
      </w:ins>
      <w:ins w:id="1365" w:author="Jeff Johnson" w:date="2017-07-10T21:49:00Z">
        <w:r>
          <w:t xml:space="preserve">high volume (i.e. </w:t>
        </w:r>
      </w:ins>
      <w:ins w:id="1366" w:author="Jeff Johnson" w:date="2017-07-10T21:53:00Z">
        <w:r>
          <w:t>many</w:t>
        </w:r>
      </w:ins>
      <w:ins w:id="1367" w:author="Jeff Johnson" w:date="2017-07-10T21:49:00Z">
        <w:r>
          <w:t xml:space="preserve"> concurrent students)</w:t>
        </w:r>
      </w:ins>
      <w:ins w:id="1368" w:author="Jeff Johnson" w:date="2017-07-10T21:48:00Z">
        <w:r>
          <w:t>, the database for the Exam service should be deployed to a dedicated RDS instance.</w:t>
        </w:r>
      </w:ins>
      <w:ins w:id="1369" w:author="Jeff Johnson" w:date="2017-07-10T21:53:00Z">
        <w:r>
          <w:t xml:space="preserve">  A student </w:t>
        </w:r>
      </w:ins>
      <w:ins w:id="1370" w:author="Jeff Johnson" w:date="2017-07-10T21:56:00Z">
        <w:r w:rsidR="00311E71">
          <w:t xml:space="preserve">taking an exam is a data-intensive process, thus allowing the Exam service database a dedicated RDS instance ensures </w:t>
        </w:r>
      </w:ins>
      <w:ins w:id="1371" w:author="Jeff Johnson" w:date="2017-07-10T21:57:00Z">
        <w:r w:rsidR="00311E71">
          <w:t>enough</w:t>
        </w:r>
      </w:ins>
      <w:ins w:id="1372" w:author="Jeff Johnson" w:date="2017-07-10T21:56:00Z">
        <w:r w:rsidR="00311E71">
          <w:t xml:space="preserve"> </w:t>
        </w:r>
      </w:ins>
      <w:ins w:id="1373" w:author="Jeff Johnson" w:date="2017-07-10T21:57:00Z">
        <w:r w:rsidR="00311E71">
          <w:t>resources are available for the processes to execute quickly.</w:t>
        </w:r>
      </w:ins>
    </w:p>
    <w:p w14:paraId="2FF60145" w14:textId="77777777" w:rsidR="0026501A" w:rsidRDefault="0026501A" w:rsidP="00567046">
      <w:pPr>
        <w:rPr>
          <w:ins w:id="1374" w:author="Jeff Johnson" w:date="2017-07-10T22:58:00Z"/>
        </w:rPr>
      </w:pPr>
    </w:p>
    <w:p w14:paraId="375AEA56" w14:textId="3EAD807A" w:rsidR="00C46CA1" w:rsidRDefault="00C46CA1" w:rsidP="00567046">
      <w:pPr>
        <w:rPr>
          <w:ins w:id="1375" w:author="Jeff Johnson" w:date="2017-07-10T22:43:00Z"/>
        </w:rPr>
      </w:pPr>
      <w:ins w:id="1376" w:author="Jeff Johnson" w:date="2017-07-10T22:58:00Z">
        <w:r>
          <w:t>Figure 3 is a high-level diagram describing how a low-traffic and high-traffic TDS environment would be set up</w:t>
        </w:r>
      </w:ins>
    </w:p>
    <w:p w14:paraId="645E28F7" w14:textId="7B0A70A5" w:rsidR="00BD7E53" w:rsidRDefault="009F65EB">
      <w:pPr>
        <w:keepNext/>
        <w:jc w:val="center"/>
        <w:rPr>
          <w:ins w:id="1377" w:author="Jeff Johnson" w:date="2017-07-10T22:47:00Z"/>
        </w:rPr>
        <w:pPrChange w:id="1378" w:author="Jeff Johnson" w:date="2017-07-10T22:47:00Z">
          <w:pPr>
            <w:jc w:val="center"/>
          </w:pPr>
        </w:pPrChange>
      </w:pPr>
      <w:ins w:id="1379" w:author="Jeff Johnson" w:date="2017-07-10T22:49:00Z">
        <w:r>
          <w:rPr>
            <w:noProof/>
          </w:rPr>
          <w:drawing>
            <wp:inline distT="0" distB="0" distL="0" distR="0" wp14:anchorId="5A9075AE" wp14:editId="4E4650A0">
              <wp:extent cx="3666744" cy="36667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ds-db-config.png"/>
                      <pic:cNvPicPr/>
                    </pic:nvPicPr>
                    <pic:blipFill>
                      <a:blip r:embed="rId18">
                        <a:extLst>
                          <a:ext uri="{28A0092B-C50C-407E-A947-70E740481C1C}">
                            <a14:useLocalDpi xmlns:a14="http://schemas.microsoft.com/office/drawing/2010/main" val="0"/>
                          </a:ext>
                        </a:extLst>
                      </a:blip>
                      <a:stretch>
                        <a:fillRect/>
                      </a:stretch>
                    </pic:blipFill>
                    <pic:spPr>
                      <a:xfrm>
                        <a:off x="0" y="0"/>
                        <a:ext cx="3666744" cy="3666744"/>
                      </a:xfrm>
                      <a:prstGeom prst="rect">
                        <a:avLst/>
                      </a:prstGeom>
                    </pic:spPr>
                  </pic:pic>
                </a:graphicData>
              </a:graphic>
            </wp:inline>
          </w:drawing>
        </w:r>
      </w:ins>
    </w:p>
    <w:p w14:paraId="3608C225" w14:textId="58BE13C0" w:rsidR="00BD7E53" w:rsidRDefault="00BD7E53">
      <w:pPr>
        <w:pStyle w:val="Caption"/>
        <w:rPr>
          <w:ins w:id="1380" w:author="Jeff Johnson" w:date="2017-07-10T22:47:00Z"/>
        </w:rPr>
        <w:pPrChange w:id="1381" w:author="Jeff Johnson" w:date="2017-07-10T23:18:00Z">
          <w:pPr/>
        </w:pPrChange>
      </w:pPr>
      <w:bookmarkStart w:id="1382" w:name="_Toc487492068"/>
      <w:ins w:id="1383" w:author="Jeff Johnson" w:date="2017-07-10T22:47:00Z">
        <w:r>
          <w:t xml:space="preserve">Figure </w:t>
        </w:r>
        <w:r>
          <w:fldChar w:fldCharType="begin"/>
        </w:r>
        <w:r>
          <w:instrText xml:space="preserve"> SEQ Figure \* ARABIC </w:instrText>
        </w:r>
      </w:ins>
      <w:r>
        <w:fldChar w:fldCharType="separate"/>
      </w:r>
      <w:ins w:id="1384" w:author="Jeff Johnson" w:date="2017-07-10T22:47:00Z">
        <w:r>
          <w:rPr>
            <w:noProof/>
          </w:rPr>
          <w:t>3</w:t>
        </w:r>
        <w:r>
          <w:fldChar w:fldCharType="end"/>
        </w:r>
        <w:r>
          <w:t>: RDS Instance deployment for low and high traffic scenarios</w:t>
        </w:r>
        <w:bookmarkEnd w:id="1382"/>
      </w:ins>
    </w:p>
    <w:p w14:paraId="708E1AB2" w14:textId="77777777" w:rsidR="0046256B" w:rsidRDefault="0046256B" w:rsidP="0046256B">
      <w:pPr>
        <w:pStyle w:val="Heading3"/>
      </w:pPr>
      <w:bookmarkStart w:id="1385" w:name="_Toc488653866"/>
      <w:moveToRangeStart w:id="1386" w:author="Jeff Johnson" w:date="2017-07-10T23:08:00Z" w:name="move487491436"/>
      <w:moveTo w:id="1387" w:author="Jeff Johnson" w:date="2017-07-10T23:08:00Z">
        <w:r>
          <w:t>Database Server Persistent Storage and Provisioned IOPS</w:t>
        </w:r>
      </w:moveTo>
      <w:bookmarkEnd w:id="1385"/>
    </w:p>
    <w:p w14:paraId="16A321A4" w14:textId="77777777" w:rsidR="0046256B" w:rsidRDefault="0046256B" w:rsidP="0046256B">
      <w:moveTo w:id="1388" w:author="Jeff Johnson" w:date="2017-07-10T23:08:00Z">
        <w:r>
          <w:t>Database server persistent storage can be selected in sizes between 100GB and 6TB, and with up to 30,000 provisioned IOPS. The amount of provisioned IOPS for MySQL should be selected to be within a 3:1 and 10:1 ratio of IOPS to storage size. For example, a 100 GB storage size should be provisioned with an IOPS between 300 (3/1) and 1,000 (10/1) IOPS.</w:t>
        </w:r>
      </w:moveTo>
    </w:p>
    <w:p w14:paraId="0B4E578A" w14:textId="77777777" w:rsidR="0046256B" w:rsidRDefault="0046256B" w:rsidP="0046256B">
      <w:moveTo w:id="1389" w:author="Jeff Johnson" w:date="2017-07-10T23:08:00Z">
        <w:r>
          <w:t>When selecting database instances for use with Provisioned IOPS, Amazon recommends the following:</w:t>
        </w:r>
      </w:moveTo>
    </w:p>
    <w:p w14:paraId="5780FD22" w14:textId="77777777" w:rsidR="0046256B" w:rsidRPr="006709C6" w:rsidRDefault="0046256B" w:rsidP="0046256B">
      <w:pPr>
        <w:ind w:left="720"/>
      </w:pPr>
      <w:moveTo w:id="1390" w:author="Jeff Johnson" w:date="2017-07-10T23:08:00Z">
        <w:r w:rsidRPr="00337CC3">
          <w:rPr>
            <w:i/>
          </w:rPr>
          <w:lastRenderedPageBreak/>
          <w:t>If you are using Provisioned IOPS storage, we recommend that you use the M4, M3, R3, and M2 DB instance classes. These instance classes are optimized for Provisioned IOPS storage; other instance classes are not.</w:t>
        </w:r>
        <w:r w:rsidRPr="00337CC3" w:rsidDel="00337CC3">
          <w:rPr>
            <w:i/>
          </w:rPr>
          <w:t xml:space="preserve"> </w:t>
        </w:r>
        <w:r>
          <w:fldChar w:fldCharType="begin"/>
        </w:r>
        <w:r>
          <w:instrText xml:space="preserve"> HYPERLINK "http://docs.aws.amazon.com/AmazonRDS/latest/UserGuide/CHAP_Storage.html" </w:instrText>
        </w:r>
        <w:r>
          <w:fldChar w:fldCharType="separate"/>
        </w:r>
        <w:r>
          <w:rPr>
            <w:rStyle w:val="Hyperlink"/>
            <w:i/>
          </w:rPr>
          <w:t>http://docs.aws.amazon.com/AmazonRDS/latest/UserGuide/CHAP_Storage.html</w:t>
        </w:r>
        <w:r>
          <w:rPr>
            <w:rStyle w:val="Hyperlink"/>
            <w:i/>
          </w:rPr>
          <w:fldChar w:fldCharType="end"/>
        </w:r>
      </w:moveTo>
    </w:p>
    <w:p w14:paraId="0A7BDD71" w14:textId="77777777" w:rsidR="0046256B" w:rsidRDefault="0046256B" w:rsidP="0046256B">
      <w:moveTo w:id="1391" w:author="Jeff Johnson" w:date="2017-07-10T23:08:00Z">
        <w:r>
          <w:t>For this reason, only the four instance types are selected for database servers when high transactional performance is required. When the highest performance is required, only one of the four top instances mentioned above is selected.</w:t>
        </w:r>
      </w:moveTo>
    </w:p>
    <w:p w14:paraId="4CEAF498" w14:textId="77777777" w:rsidR="0046256B" w:rsidRDefault="0046256B" w:rsidP="0046256B">
      <w:moveTo w:id="1392" w:author="Jeff Johnson" w:date="2017-07-10T23:08:00Z">
        <w:r>
          <w:t>Each of these database instances provides high performance and scale, but the scale is limited by the speed of the persistent database storage. The following applies to MySQL:</w:t>
        </w:r>
      </w:moveTo>
    </w:p>
    <w:p w14:paraId="6CB63C10" w14:textId="77777777" w:rsidR="0046256B" w:rsidRPr="002F0077" w:rsidRDefault="0046256B" w:rsidP="0046256B">
      <w:pPr>
        <w:ind w:left="720"/>
        <w:rPr>
          <w:i/>
        </w:rPr>
      </w:pPr>
      <w:moveTo w:id="1393" w:author="Jeff Johnson" w:date="2017-07-10T23:08:00Z">
        <w:r w:rsidRPr="002F0077">
          <w:rPr>
            <w:i/>
          </w:rPr>
          <w:t>The following table shows the page size and the theoretical maximum IOPS rate for each DB engine. IOPS rates are based on the m2.4xlarge instance class with full duplex and a workload that is perfectly balanced between reads and writes. The SQL Server limit of 10,000 is due to the current storage limit of 1 TB and the current maximum IOPS to storage ratio of 10:1.</w:t>
        </w:r>
      </w:moveTo>
    </w:p>
    <w:tbl>
      <w:tblPr>
        <w:tblW w:w="0" w:type="auto"/>
        <w:jc w:val="center"/>
        <w:tblCellSpacing w:w="0"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112"/>
        <w:gridCol w:w="999"/>
        <w:gridCol w:w="1909"/>
      </w:tblGrid>
      <w:tr w:rsidR="0046256B" w:rsidRPr="006E49D4" w14:paraId="09739873" w14:textId="77777777" w:rsidTr="00677A3A">
        <w:trPr>
          <w:tblHeader/>
          <w:tblCellSpacing w:w="0" w:type="dxa"/>
          <w:jc w:val="center"/>
        </w:trPr>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262B31A4" w14:textId="77777777" w:rsidR="0046256B" w:rsidRPr="00741287" w:rsidRDefault="0046256B" w:rsidP="00677A3A">
            <w:pPr>
              <w:pStyle w:val="TableHeading1"/>
              <w:spacing w:before="120"/>
              <w:jc w:val="left"/>
              <w:rPr>
                <w:szCs w:val="20"/>
              </w:rPr>
            </w:pPr>
            <w:moveTo w:id="1394" w:author="Jeff Johnson" w:date="2017-07-10T23:08:00Z">
              <w:r w:rsidRPr="00741287">
                <w:rPr>
                  <w:szCs w:val="20"/>
                </w:rPr>
                <w:t>DB Engine</w:t>
              </w:r>
            </w:moveTo>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621C35EB" w14:textId="77777777" w:rsidR="0046256B" w:rsidRPr="00741287" w:rsidRDefault="0046256B" w:rsidP="00677A3A">
            <w:pPr>
              <w:pStyle w:val="TableHeading1"/>
              <w:spacing w:before="120"/>
              <w:jc w:val="left"/>
              <w:rPr>
                <w:szCs w:val="20"/>
              </w:rPr>
            </w:pPr>
            <w:moveTo w:id="1395" w:author="Jeff Johnson" w:date="2017-07-10T23:08:00Z">
              <w:r w:rsidRPr="00741287">
                <w:rPr>
                  <w:szCs w:val="20"/>
                </w:rPr>
                <w:t>Page Size</w:t>
              </w:r>
            </w:moveTo>
          </w:p>
        </w:tc>
        <w:tc>
          <w:tcPr>
            <w:tcW w:w="0" w:type="auto"/>
            <w:tcBorders>
              <w:top w:val="single" w:sz="6" w:space="0" w:color="CCCCCC"/>
              <w:left w:val="single" w:sz="6" w:space="0" w:color="CCCCCC"/>
              <w:bottom w:val="single" w:sz="6" w:space="0" w:color="CCCCCC"/>
              <w:right w:val="single" w:sz="6" w:space="0" w:color="CCCCCC"/>
            </w:tcBorders>
            <w:shd w:val="clear" w:color="auto" w:fill="43B02A"/>
            <w:tcMar>
              <w:top w:w="75" w:type="dxa"/>
              <w:left w:w="75" w:type="dxa"/>
              <w:bottom w:w="75" w:type="dxa"/>
              <w:right w:w="75" w:type="dxa"/>
            </w:tcMar>
            <w:hideMark/>
          </w:tcPr>
          <w:p w14:paraId="6F4D744D" w14:textId="77777777" w:rsidR="0046256B" w:rsidRPr="00741287" w:rsidRDefault="0046256B" w:rsidP="00677A3A">
            <w:pPr>
              <w:pStyle w:val="TableHeading1"/>
              <w:spacing w:before="120"/>
              <w:jc w:val="left"/>
              <w:rPr>
                <w:szCs w:val="20"/>
              </w:rPr>
            </w:pPr>
            <w:moveTo w:id="1396" w:author="Jeff Johnson" w:date="2017-07-10T23:08:00Z">
              <w:r w:rsidRPr="00741287">
                <w:rPr>
                  <w:szCs w:val="20"/>
                </w:rPr>
                <w:t>Maximum IOPS Rate</w:t>
              </w:r>
            </w:moveTo>
          </w:p>
        </w:tc>
      </w:tr>
      <w:tr w:rsidR="0046256B" w:rsidRPr="006E49D4" w14:paraId="7811F3A1"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32AC2B9A" w14:textId="77777777" w:rsidR="0046256B" w:rsidRPr="008943EA" w:rsidRDefault="0046256B" w:rsidP="00677A3A">
            <w:pPr>
              <w:spacing w:before="60" w:after="60"/>
              <w:rPr>
                <w:sz w:val="20"/>
                <w:szCs w:val="20"/>
              </w:rPr>
            </w:pPr>
            <w:moveTo w:id="1397" w:author="Jeff Johnson" w:date="2017-07-10T23:08:00Z">
              <w:r w:rsidRPr="008943EA">
                <w:rPr>
                  <w:sz w:val="20"/>
                  <w:szCs w:val="20"/>
                </w:rPr>
                <w:t>MySQL</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21172CA" w14:textId="77777777" w:rsidR="0046256B" w:rsidRPr="008943EA" w:rsidRDefault="0046256B" w:rsidP="00677A3A">
            <w:pPr>
              <w:spacing w:before="60" w:after="60"/>
              <w:rPr>
                <w:sz w:val="20"/>
                <w:szCs w:val="20"/>
              </w:rPr>
            </w:pPr>
            <w:moveTo w:id="1398" w:author="Jeff Johnson" w:date="2017-07-10T23:08:00Z">
              <w:r w:rsidRPr="008943EA">
                <w:rPr>
                  <w:sz w:val="20"/>
                  <w:szCs w:val="20"/>
                </w:rPr>
                <w:t>16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26D5991" w14:textId="77777777" w:rsidR="0046256B" w:rsidRPr="008943EA" w:rsidRDefault="0046256B" w:rsidP="00677A3A">
            <w:pPr>
              <w:spacing w:before="60" w:after="60"/>
              <w:rPr>
                <w:sz w:val="20"/>
                <w:szCs w:val="20"/>
              </w:rPr>
            </w:pPr>
            <w:moveTo w:id="1399" w:author="Jeff Johnson" w:date="2017-07-10T23:08:00Z">
              <w:r>
                <w:rPr>
                  <w:sz w:val="20"/>
                  <w:szCs w:val="20"/>
                </w:rPr>
                <w:t>3</w:t>
              </w:r>
              <w:r w:rsidRPr="008943EA">
                <w:rPr>
                  <w:sz w:val="20"/>
                  <w:szCs w:val="20"/>
                </w:rPr>
                <w:t>0,000</w:t>
              </w:r>
            </w:moveTo>
          </w:p>
        </w:tc>
      </w:tr>
      <w:tr w:rsidR="0046256B" w:rsidRPr="006E49D4" w14:paraId="1B800C2C"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3BC4D2A" w14:textId="77777777" w:rsidR="0046256B" w:rsidRPr="008943EA" w:rsidRDefault="0046256B" w:rsidP="00677A3A">
            <w:pPr>
              <w:spacing w:before="60" w:after="60"/>
              <w:rPr>
                <w:sz w:val="20"/>
                <w:szCs w:val="20"/>
              </w:rPr>
            </w:pPr>
            <w:moveTo w:id="1400" w:author="Jeff Johnson" w:date="2017-07-10T23:08:00Z">
              <w:r w:rsidRPr="008943EA">
                <w:rPr>
                  <w:sz w:val="20"/>
                  <w:szCs w:val="20"/>
                </w:rPr>
                <w:t>Oracle</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49E930D4" w14:textId="77777777" w:rsidR="0046256B" w:rsidRPr="008943EA" w:rsidRDefault="0046256B" w:rsidP="00677A3A">
            <w:pPr>
              <w:spacing w:before="60" w:after="60"/>
              <w:rPr>
                <w:sz w:val="20"/>
                <w:szCs w:val="20"/>
              </w:rPr>
            </w:pPr>
            <w:moveTo w:id="1401" w:author="Jeff Johnson" w:date="2017-07-10T23:08:00Z">
              <w:r w:rsidRPr="008943EA">
                <w:rPr>
                  <w:sz w:val="20"/>
                  <w:szCs w:val="20"/>
                </w:rPr>
                <w:t>8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203166D" w14:textId="77777777" w:rsidR="0046256B" w:rsidRPr="008943EA" w:rsidRDefault="0046256B" w:rsidP="00677A3A">
            <w:pPr>
              <w:spacing w:before="60" w:after="60"/>
              <w:rPr>
                <w:sz w:val="20"/>
                <w:szCs w:val="20"/>
              </w:rPr>
            </w:pPr>
            <w:moveTo w:id="1402" w:author="Jeff Johnson" w:date="2017-07-10T23:08:00Z">
              <w:r w:rsidRPr="008943EA">
                <w:rPr>
                  <w:sz w:val="20"/>
                  <w:szCs w:val="20"/>
                </w:rPr>
                <w:t>25,000</w:t>
              </w:r>
            </w:moveTo>
          </w:p>
        </w:tc>
      </w:tr>
      <w:tr w:rsidR="0046256B" w:rsidRPr="006E49D4" w14:paraId="0D4BEF4E" w14:textId="77777777" w:rsidTr="00677A3A">
        <w:trPr>
          <w:trHeight w:val="144"/>
          <w:tblCellSpacing w:w="0" w:type="dxa"/>
          <w:jc w:val="center"/>
        </w:trPr>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1A5FACC8" w14:textId="77777777" w:rsidR="0046256B" w:rsidRPr="008943EA" w:rsidRDefault="0046256B" w:rsidP="00677A3A">
            <w:pPr>
              <w:spacing w:before="60" w:after="60"/>
              <w:rPr>
                <w:sz w:val="20"/>
                <w:szCs w:val="20"/>
              </w:rPr>
            </w:pPr>
            <w:moveTo w:id="1403" w:author="Jeff Johnson" w:date="2017-07-10T23:08:00Z">
              <w:r w:rsidRPr="008943EA">
                <w:rPr>
                  <w:sz w:val="20"/>
                  <w:szCs w:val="20"/>
                </w:rPr>
                <w:t>SQL Server</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6374425B" w14:textId="77777777" w:rsidR="0046256B" w:rsidRPr="008943EA" w:rsidRDefault="0046256B" w:rsidP="00677A3A">
            <w:pPr>
              <w:spacing w:before="60" w:after="60"/>
              <w:rPr>
                <w:sz w:val="20"/>
                <w:szCs w:val="20"/>
              </w:rPr>
            </w:pPr>
            <w:moveTo w:id="1404" w:author="Jeff Johnson" w:date="2017-07-10T23:08:00Z">
              <w:r w:rsidRPr="008943EA">
                <w:rPr>
                  <w:sz w:val="20"/>
                  <w:szCs w:val="20"/>
                </w:rPr>
                <w:t>8 KB</w:t>
              </w:r>
            </w:moveTo>
          </w:p>
        </w:tc>
        <w:tc>
          <w:tcPr>
            <w:tcW w:w="0" w:type="auto"/>
            <w:tcBorders>
              <w:top w:val="single" w:sz="6" w:space="0" w:color="CCCCCC"/>
              <w:left w:val="single" w:sz="6" w:space="0" w:color="CCCCCC"/>
              <w:bottom w:val="single" w:sz="6" w:space="0" w:color="CCCCCC"/>
              <w:right w:val="single" w:sz="6" w:space="0" w:color="CCCCCC"/>
            </w:tcBorders>
            <w:tcMar>
              <w:top w:w="75" w:type="dxa"/>
              <w:left w:w="75" w:type="dxa"/>
              <w:bottom w:w="75" w:type="dxa"/>
              <w:right w:w="75" w:type="dxa"/>
            </w:tcMar>
            <w:hideMark/>
          </w:tcPr>
          <w:p w14:paraId="7E2284C2" w14:textId="77777777" w:rsidR="0046256B" w:rsidRPr="008943EA" w:rsidRDefault="0046256B" w:rsidP="00677A3A">
            <w:pPr>
              <w:spacing w:before="60" w:after="60"/>
              <w:rPr>
                <w:sz w:val="20"/>
                <w:szCs w:val="20"/>
              </w:rPr>
            </w:pPr>
            <w:moveTo w:id="1405" w:author="Jeff Johnson" w:date="2017-07-10T23:08:00Z">
              <w:r>
                <w:rPr>
                  <w:sz w:val="20"/>
                  <w:szCs w:val="20"/>
                </w:rPr>
                <w:t>2</w:t>
              </w:r>
              <w:r w:rsidRPr="008943EA">
                <w:rPr>
                  <w:sz w:val="20"/>
                  <w:szCs w:val="20"/>
                </w:rPr>
                <w:t>0,000</w:t>
              </w:r>
            </w:moveTo>
          </w:p>
        </w:tc>
      </w:tr>
    </w:tbl>
    <w:p w14:paraId="35283B4F" w14:textId="77777777" w:rsidR="0046256B" w:rsidRPr="002F0077" w:rsidDel="0046256B" w:rsidRDefault="0046256B" w:rsidP="0046256B">
      <w:pPr>
        <w:ind w:left="720"/>
        <w:rPr>
          <w:del w:id="1406" w:author="Jeff Johnson" w:date="2017-07-10T23:08:00Z"/>
          <w:rFonts w:ascii="Verdana" w:hAnsi="Verdana"/>
          <w:i/>
          <w:color w:val="000000"/>
          <w:sz w:val="18"/>
          <w:szCs w:val="18"/>
        </w:rPr>
      </w:pPr>
      <w:moveTo w:id="1407" w:author="Jeff Johnson" w:date="2017-07-10T23:08:00Z">
        <w:r>
          <w:fldChar w:fldCharType="begin"/>
        </w:r>
        <w:r>
          <w:instrText xml:space="preserve"> HYPERLINK "http://docs.aws.amazon.com/AmazonRDS/latest/UserGuide/CHAP_Storage.html" </w:instrText>
        </w:r>
        <w:r>
          <w:fldChar w:fldCharType="separate"/>
        </w:r>
        <w:r>
          <w:rPr>
            <w:rStyle w:val="Hyperlink"/>
            <w:i/>
          </w:rPr>
          <w:t>http://docs.aws.amazon.com/AmazonRDS/latest/UserGuide/CHAP_Storage.html</w:t>
        </w:r>
        <w:r>
          <w:rPr>
            <w:rStyle w:val="Hyperlink"/>
            <w:i/>
          </w:rPr>
          <w:fldChar w:fldCharType="end"/>
        </w:r>
      </w:moveTo>
    </w:p>
    <w:moveToRangeEnd w:id="1386"/>
    <w:p w14:paraId="090CE61A" w14:textId="77777777" w:rsidR="00BD7E53" w:rsidRDefault="00BD7E53">
      <w:pPr>
        <w:ind w:left="720"/>
        <w:rPr>
          <w:ins w:id="1408" w:author="Jeff Johnson" w:date="2017-07-10T22:47:00Z"/>
        </w:rPr>
        <w:pPrChange w:id="1409" w:author="Jeff Johnson" w:date="2017-07-10T23:08:00Z">
          <w:pPr/>
        </w:pPrChange>
      </w:pPr>
    </w:p>
    <w:p w14:paraId="4EE4330F" w14:textId="1AF4A792" w:rsidR="00BD7E53" w:rsidRDefault="00BD7E53">
      <w:pPr>
        <w:pStyle w:val="Heading3"/>
        <w:rPr>
          <w:ins w:id="1410" w:author="Jeff Johnson" w:date="2017-07-10T23:09:00Z"/>
        </w:rPr>
        <w:pPrChange w:id="1411" w:author="Jeff Johnson" w:date="2017-07-10T22:48:00Z">
          <w:pPr/>
        </w:pPrChange>
      </w:pPr>
      <w:bookmarkStart w:id="1412" w:name="_Toc488653867"/>
      <w:ins w:id="1413" w:author="Jeff Johnson" w:date="2017-07-10T22:48:00Z">
        <w:r>
          <w:t>Database Server Storage</w:t>
        </w:r>
      </w:ins>
      <w:ins w:id="1414" w:author="Jeff Johnson" w:date="2017-07-10T22:47:00Z">
        <w:r>
          <w:t xml:space="preserve"> and </w:t>
        </w:r>
      </w:ins>
      <w:ins w:id="1415" w:author="Jeff Johnson" w:date="2017-07-10T23:00:00Z">
        <w:r w:rsidR="00C46CA1">
          <w:t>Performance</w:t>
        </w:r>
      </w:ins>
      <w:bookmarkEnd w:id="1412"/>
    </w:p>
    <w:p w14:paraId="5D19CDBE" w14:textId="3EE9A980" w:rsidR="0046256B" w:rsidRDefault="0046256B">
      <w:pPr>
        <w:rPr>
          <w:ins w:id="1416" w:author="Jeff Johnson" w:date="2017-07-10T23:09:00Z"/>
        </w:rPr>
      </w:pPr>
      <w:commentRangeStart w:id="1417"/>
      <w:ins w:id="1418" w:author="Jeff Johnson" w:date="2017-07-10T23:09:00Z">
        <w:r>
          <w:t>In the high-traffic deployment scenario (i.e. where the Exam service database is deployed to a d</w:t>
        </w:r>
        <w:r w:rsidR="00D827DA">
          <w:t>edicated RDS instance), the following metrics were recorded during a 200,000-concurrent student load test:</w:t>
        </w:r>
      </w:ins>
    </w:p>
    <w:p w14:paraId="7BC71667" w14:textId="224419D9" w:rsidR="00D827DA" w:rsidRDefault="00D827DA">
      <w:pPr>
        <w:pStyle w:val="ListParagraph"/>
        <w:numPr>
          <w:ilvl w:val="0"/>
          <w:numId w:val="48"/>
        </w:numPr>
        <w:rPr>
          <w:ins w:id="1419" w:author="Jeff Johnson" w:date="2017-07-10T23:12:00Z"/>
        </w:rPr>
        <w:pPrChange w:id="1420" w:author="Jeff Johnson" w:date="2017-07-10T23:12:00Z">
          <w:pPr/>
        </w:pPrChange>
      </w:pPr>
      <w:ins w:id="1421" w:author="Jeff Johnson" w:date="2017-07-10T23:12:00Z">
        <w:r>
          <w:t xml:space="preserve">The </w:t>
        </w:r>
      </w:ins>
      <w:ins w:id="1422" w:author="Jeff Johnson" w:date="2017-07-12T20:53:00Z">
        <w:r w:rsidR="000A1F1C">
          <w:t xml:space="preserve">MySQL </w:t>
        </w:r>
      </w:ins>
      <w:ins w:id="1423" w:author="Jeff Johnson" w:date="2017-07-10T23:12:00Z">
        <w:r>
          <w:t xml:space="preserve">RDS instance </w:t>
        </w:r>
      </w:ins>
      <w:ins w:id="1424" w:author="Jeff Johnson" w:date="2017-07-10T23:13:00Z">
        <w:r>
          <w:t>hosting</w:t>
        </w:r>
      </w:ins>
      <w:ins w:id="1425" w:author="Jeff Johnson" w:date="2017-07-10T23:12:00Z">
        <w:r>
          <w:t xml:space="preserve"> the </w:t>
        </w:r>
        <w:proofErr w:type="spellStart"/>
        <w:r>
          <w:t>configs</w:t>
        </w:r>
        <w:proofErr w:type="spellEnd"/>
        <w:r>
          <w:t xml:space="preserve">, </w:t>
        </w:r>
        <w:proofErr w:type="spellStart"/>
        <w:r>
          <w:t>itembank</w:t>
        </w:r>
        <w:proofErr w:type="spellEnd"/>
        <w:r>
          <w:t xml:space="preserve"> and session database</w:t>
        </w:r>
      </w:ins>
      <w:ins w:id="1426" w:author="Jeff Johnson" w:date="2017-07-10T23:13:00Z">
        <w:r>
          <w:t>s</w:t>
        </w:r>
      </w:ins>
      <w:ins w:id="1427" w:author="Jeff Johnson" w:date="2017-07-10T23:12:00Z">
        <w:r>
          <w:t xml:space="preserve"> peaked at 1055 write IOPS per second</w:t>
        </w:r>
      </w:ins>
    </w:p>
    <w:p w14:paraId="29A04C2F" w14:textId="3D5CEC78" w:rsidR="000A1F1C" w:rsidRDefault="00D827DA">
      <w:pPr>
        <w:pStyle w:val="ListParagraph"/>
        <w:numPr>
          <w:ilvl w:val="0"/>
          <w:numId w:val="48"/>
        </w:numPr>
        <w:rPr>
          <w:ins w:id="1428" w:author="Jeff Johnson" w:date="2017-07-12T20:53:00Z"/>
        </w:rPr>
        <w:pPrChange w:id="1429" w:author="Jeff Johnson" w:date="2017-07-12T20:53:00Z">
          <w:pPr/>
        </w:pPrChange>
      </w:pPr>
      <w:ins w:id="1430" w:author="Jeff Johnson" w:date="2017-07-10T23:13:00Z">
        <w:r>
          <w:t xml:space="preserve">The </w:t>
        </w:r>
      </w:ins>
      <w:ins w:id="1431" w:author="Jeff Johnson" w:date="2017-07-12T20:53:00Z">
        <w:r w:rsidR="000A1F1C">
          <w:t xml:space="preserve">MySQL </w:t>
        </w:r>
      </w:ins>
      <w:ins w:id="1432" w:author="Jeff Johnson" w:date="2017-07-10T23:13:00Z">
        <w:r>
          <w:t>RDS instance hosting the exam database peaked at 2483 IOPS per second</w:t>
        </w:r>
      </w:ins>
    </w:p>
    <w:p w14:paraId="401B5F81" w14:textId="1123F7A2" w:rsidR="000A1F1C" w:rsidRPr="0046256B" w:rsidRDefault="000A1F1C" w:rsidP="000A1F1C">
      <w:pPr>
        <w:rPr>
          <w:ins w:id="1433" w:author="Jeff Johnson" w:date="2017-07-10T22:47:00Z"/>
        </w:rPr>
      </w:pPr>
      <w:ins w:id="1434" w:author="Jeff Johnson" w:date="2017-07-12T20:53:00Z">
        <w:r>
          <w:t xml:space="preserve">To support 300,000 students, the RDS was switched to use Aurora, which does not provide metrics for </w:t>
        </w:r>
      </w:ins>
      <w:ins w:id="1435" w:author="Jeff Johnson" w:date="2017-07-12T20:54:00Z">
        <w:r>
          <w:t xml:space="preserve">write IOPS per second.  The RDS instance hosting the </w:t>
        </w:r>
        <w:proofErr w:type="spellStart"/>
        <w:r>
          <w:t>configs</w:t>
        </w:r>
        <w:proofErr w:type="spellEnd"/>
        <w:r>
          <w:t xml:space="preserve">, </w:t>
        </w:r>
        <w:proofErr w:type="spellStart"/>
        <w:r>
          <w:t>itembank</w:t>
        </w:r>
        <w:proofErr w:type="spellEnd"/>
        <w:r>
          <w:t xml:space="preserve"> and session databases remained on MySQL and </w:t>
        </w:r>
      </w:ins>
      <w:ins w:id="1436" w:author="Jeff Johnson" w:date="2017-07-12T21:07:00Z">
        <w:r w:rsidR="008117EA">
          <w:t>peaked at 1003 write IOPS per second.</w:t>
        </w:r>
      </w:ins>
    </w:p>
    <w:p w14:paraId="079E2AB4" w14:textId="4BC8AD58" w:rsidR="00D51881" w:rsidDel="008117EA" w:rsidRDefault="00337CC3" w:rsidP="00567046">
      <w:pPr>
        <w:rPr>
          <w:del w:id="1437" w:author="Jeff Johnson" w:date="2017-07-12T21:08:00Z"/>
        </w:rPr>
      </w:pPr>
      <w:del w:id="1438" w:author="Jeff Johnson" w:date="2017-07-12T21:08:00Z">
        <w:r w:rsidDel="008117EA">
          <w:delText>E</w:delText>
        </w:r>
        <w:r w:rsidR="00D51881" w:rsidDel="008117EA">
          <w:delText xml:space="preserve">xperience shows that </w:delText>
        </w:r>
        <w:r w:rsidDel="008117EA">
          <w:delText xml:space="preserve">1.5 </w:delText>
        </w:r>
        <w:r w:rsidR="00D51881" w:rsidDel="008117EA">
          <w:delText>concurrent student</w:delText>
        </w:r>
        <w:r w:rsidDel="008117EA">
          <w:delText>s</w:delText>
        </w:r>
        <w:r w:rsidR="00D51881" w:rsidDel="008117EA">
          <w:delText xml:space="preserve"> can be supported per IOPS. </w:delText>
        </w:r>
        <w:r w:rsidR="00201656" w:rsidDel="008117EA">
          <w:delText xml:space="preserve">Given that the maximum expected performance is </w:delText>
        </w:r>
        <w:r w:rsidDel="008117EA">
          <w:delText>30</w:delText>
        </w:r>
        <w:r w:rsidR="00201656" w:rsidDel="008117EA">
          <w:delText>,</w:delText>
        </w:r>
        <w:r w:rsidDel="008117EA">
          <w:delText xml:space="preserve">000 </w:delText>
        </w:r>
        <w:r w:rsidR="00201656" w:rsidDel="008117EA">
          <w:delText xml:space="preserve">IOPS for MySQL, </w:delText>
        </w:r>
        <w:r w:rsidDel="008117EA">
          <w:delText xml:space="preserve">it is recommended </w:delText>
        </w:r>
        <w:r w:rsidR="00D51881" w:rsidDel="008117EA">
          <w:delText xml:space="preserve">that no more than </w:delText>
        </w:r>
        <w:r w:rsidDel="008117EA">
          <w:delText>45</w:delText>
        </w:r>
        <w:r w:rsidR="00787EF7" w:rsidDel="008117EA">
          <w:delText>,000</w:delText>
        </w:r>
        <w:r w:rsidR="00D51881" w:rsidDel="008117EA">
          <w:delText xml:space="preserve"> concurrent students be supported with a single-instance deployment of an Amazon RDS database server. For scale beyond </w:delText>
        </w:r>
        <w:r w:rsidDel="008117EA">
          <w:delText>45</w:delText>
        </w:r>
        <w:r w:rsidR="00787EF7" w:rsidDel="008117EA">
          <w:delText>,000</w:delText>
        </w:r>
        <w:r w:rsidR="00D51881" w:rsidDel="008117EA">
          <w:delText xml:space="preserve"> concurrent students, </w:delText>
        </w:r>
        <w:r w:rsidDel="008117EA">
          <w:delText xml:space="preserve">it is recommended that </w:delText>
        </w:r>
        <w:r w:rsidR="00D51881" w:rsidDel="008117EA">
          <w:delText xml:space="preserve">one additional Test Delivery deployment group per every additional </w:delText>
        </w:r>
        <w:r w:rsidDel="008117EA">
          <w:delText>45</w:delText>
        </w:r>
        <w:r w:rsidR="00787EF7" w:rsidDel="008117EA">
          <w:delText>,000</w:delText>
        </w:r>
        <w:r w:rsidR="00D51881" w:rsidDel="008117EA">
          <w:delText xml:space="preserve"> concurrent students. This will also require partitioning the student registration data according to partitioning criteria such as geography.</w:delText>
        </w:r>
      </w:del>
    </w:p>
    <w:p w14:paraId="59D9021F" w14:textId="3ACD70A2" w:rsidR="00B704D9" w:rsidRPr="00850530" w:rsidDel="008117EA" w:rsidRDefault="00B704D9" w:rsidP="00567046">
      <w:pPr>
        <w:rPr>
          <w:del w:id="1439" w:author="Jeff Johnson" w:date="2017-07-12T21:08:00Z"/>
        </w:rPr>
      </w:pPr>
      <w:del w:id="1440" w:author="Jeff Johnson" w:date="2017-07-12T21:08:00Z">
        <w:r w:rsidDel="008117EA">
          <w:delText xml:space="preserve">If </w:delText>
        </w:r>
        <w:r w:rsidR="00337CC3" w:rsidDel="008117EA">
          <w:delText>3</w:delText>
        </w:r>
        <w:r w:rsidR="00374930" w:rsidDel="008117EA">
          <w:delText>0,000</w:delText>
        </w:r>
        <w:r w:rsidDel="008117EA">
          <w:delText xml:space="preserve"> Provisioned IOPS is the target </w:delText>
        </w:r>
        <w:r w:rsidR="00933153" w:rsidDel="008117EA">
          <w:delText xml:space="preserve">number of IOPS for the Test Delivery data store, Amazon recommends that the data store be within a 3/1 and a 10/1 ratio of provisioned IOPS to storage size. Therefore, </w:delText>
        </w:r>
        <w:r w:rsidR="00337CC3" w:rsidDel="008117EA">
          <w:delText>3</w:delText>
        </w:r>
        <w:r w:rsidR="004E648B" w:rsidDel="008117EA">
          <w:delText>0,000</w:delText>
        </w:r>
        <w:r w:rsidR="00933153" w:rsidDel="008117EA">
          <w:delText xml:space="preserve"> provisioned IOPS / 10 = a lower limit of </w:delText>
        </w:r>
        <w:r w:rsidR="00337CC3" w:rsidDel="008117EA">
          <w:delText>3</w:delText>
        </w:r>
        <w:r w:rsidR="004E648B" w:rsidDel="008117EA">
          <w:delText>,000</w:delText>
        </w:r>
        <w:r w:rsidR="00933153" w:rsidDel="008117EA">
          <w:delText xml:space="preserve"> GB of storage. </w:delText>
        </w:r>
        <w:r w:rsidR="005736BD" w:rsidDel="008117EA">
          <w:delText xml:space="preserve">Although this is more storage than is required for Test Delivery, </w:delText>
        </w:r>
        <w:r w:rsidR="00933153" w:rsidDel="008117EA">
          <w:delText xml:space="preserve">the Test Delivery database storage </w:delText>
        </w:r>
        <w:r w:rsidR="005736BD" w:rsidDel="008117EA">
          <w:delText xml:space="preserve">size is selected to be </w:delText>
        </w:r>
        <w:r w:rsidR="00337CC3" w:rsidDel="008117EA">
          <w:delText>3</w:delText>
        </w:r>
        <w:r w:rsidR="004E648B" w:rsidDel="008117EA">
          <w:delText>,000</w:delText>
        </w:r>
        <w:r w:rsidR="005736BD" w:rsidDel="008117EA">
          <w:delText xml:space="preserve"> GB to be consistent with </w:delText>
        </w:r>
        <w:r w:rsidR="00337CC3" w:rsidDel="008117EA">
          <w:delText>3</w:delText>
        </w:r>
        <w:r w:rsidR="004E648B" w:rsidDel="008117EA">
          <w:delText>0,000</w:delText>
        </w:r>
        <w:r w:rsidR="005736BD" w:rsidDel="008117EA">
          <w:delText xml:space="preserve"> provisioned IOPS.</w:delText>
        </w:r>
      </w:del>
    </w:p>
    <w:p w14:paraId="40A65FBF" w14:textId="4A38DA97" w:rsidR="003223ED" w:rsidRDefault="00F10473" w:rsidP="0049726F">
      <w:pPr>
        <w:pStyle w:val="Heading2"/>
        <w:rPr>
          <w:ins w:id="1441" w:author="Michael Trupkin" w:date="2017-07-12T15:57:00Z"/>
        </w:rPr>
      </w:pPr>
      <w:bookmarkStart w:id="1442" w:name="_Toc488653868"/>
      <w:commentRangeEnd w:id="1417"/>
      <w:r>
        <w:rPr>
          <w:rStyle w:val="CommentReference"/>
          <w:rFonts w:eastAsiaTheme="minorEastAsia" w:cs="Times New Roman"/>
          <w:b w:val="0"/>
        </w:rPr>
        <w:commentReference w:id="1417"/>
      </w:r>
      <w:ins w:id="1443" w:author="Michael Trupkin" w:date="2017-07-12T15:32:00Z">
        <w:r w:rsidR="003223ED">
          <w:t>Centralized Logging</w:t>
        </w:r>
      </w:ins>
      <w:bookmarkEnd w:id="1442"/>
    </w:p>
    <w:p w14:paraId="389E6E0E" w14:textId="250CD4BD" w:rsidR="00D018AE" w:rsidDel="005A79F6" w:rsidRDefault="00D018AE">
      <w:pPr>
        <w:rPr>
          <w:del w:id="1444" w:author="Jeff Johnson" w:date="2017-07-12T20:41:00Z"/>
          <w:rFonts w:ascii="Arial" w:eastAsia="Times New Roman" w:hAnsi="Arial" w:cs="Arial"/>
          <w:color w:val="333333"/>
          <w:sz w:val="21"/>
          <w:szCs w:val="21"/>
          <w:shd w:val="clear" w:color="auto" w:fill="FFFFFF"/>
        </w:rPr>
        <w:pPrChange w:id="1445" w:author="Jeff Johnson" w:date="2017-07-12T20:41:00Z">
          <w:pPr>
            <w:spacing w:before="0"/>
          </w:pPr>
        </w:pPrChange>
      </w:pPr>
      <w:ins w:id="1446" w:author="Michael Trupkin" w:date="2017-07-12T15:57:00Z">
        <w:r>
          <w:t xml:space="preserve">Due to horizontal scaling, finding log messages is problematic.  It is difficult to find which instance of an application contains </w:t>
        </w:r>
      </w:ins>
      <w:ins w:id="1447" w:author="Michael Trupkin" w:date="2017-07-12T16:01:00Z">
        <w:r w:rsidR="00947BB9">
          <w:t>the</w:t>
        </w:r>
      </w:ins>
      <w:ins w:id="1448" w:author="Michael Trupkin" w:date="2017-07-12T15:59:00Z">
        <w:r>
          <w:t xml:space="preserve"> relevant log entry</w:t>
        </w:r>
      </w:ins>
      <w:ins w:id="1449" w:author="Michael Trupkin" w:date="2017-07-12T16:01:00Z">
        <w:r w:rsidR="00947BB9">
          <w:t xml:space="preserve"> of an issue</w:t>
        </w:r>
      </w:ins>
      <w:ins w:id="1450" w:author="Michael Trupkin" w:date="2017-07-12T15:59:00Z">
        <w:r>
          <w:t xml:space="preserve">.  </w:t>
        </w:r>
        <w:del w:id="1451" w:author="Jeff Johnson" w:date="2017-07-13T11:27:00Z">
          <w:r w:rsidDel="00097CA7">
            <w:delText>In order t</w:delText>
          </w:r>
        </w:del>
      </w:ins>
      <w:ins w:id="1452" w:author="Jeff Johnson" w:date="2017-07-13T11:27:00Z">
        <w:r w:rsidR="00097CA7">
          <w:t>T</w:t>
        </w:r>
      </w:ins>
      <w:ins w:id="1453" w:author="Michael Trupkin" w:date="2017-07-12T15:59:00Z">
        <w:r>
          <w:t xml:space="preserve">o simplify troubleshooting, log entries from multiple applications and application instances can be sent </w:t>
        </w:r>
      </w:ins>
      <w:ins w:id="1454" w:author="Michael Trupkin" w:date="2017-07-12T16:01:00Z">
        <w:r w:rsidR="00947BB9">
          <w:t>to a single, searchable location.</w:t>
        </w:r>
      </w:ins>
    </w:p>
    <w:p w14:paraId="6FDA96BC" w14:textId="77777777" w:rsidR="005A79F6" w:rsidRDefault="005A79F6">
      <w:pPr>
        <w:rPr>
          <w:ins w:id="1455" w:author="Jeff Johnson" w:date="2017-07-12T20:41:00Z"/>
        </w:rPr>
        <w:pPrChange w:id="1456" w:author="Jeff Johnson" w:date="2017-07-12T20:40:00Z">
          <w:pPr>
            <w:pStyle w:val="Heading2"/>
          </w:pPr>
        </w:pPrChange>
      </w:pPr>
    </w:p>
    <w:p w14:paraId="30F0DB4A" w14:textId="77777777" w:rsidR="00D018AE" w:rsidRPr="00D018AE" w:rsidDel="005A79F6" w:rsidRDefault="00D018AE">
      <w:pPr>
        <w:rPr>
          <w:ins w:id="1457" w:author="Michael Trupkin" w:date="2017-07-12T15:32:00Z"/>
          <w:del w:id="1458" w:author="Jeff Johnson" w:date="2017-07-12T20:41:00Z"/>
        </w:rPr>
        <w:pPrChange w:id="1459" w:author="Michael Trupkin" w:date="2017-07-12T15:57:00Z">
          <w:pPr>
            <w:pStyle w:val="Heading2"/>
          </w:pPr>
        </w:pPrChange>
      </w:pPr>
    </w:p>
    <w:p w14:paraId="26D340E7" w14:textId="4FC8D11B" w:rsidR="003223ED" w:rsidRDefault="003223ED">
      <w:pPr>
        <w:rPr>
          <w:ins w:id="1460" w:author="Michael Trupkin" w:date="2017-07-12T15:40:00Z"/>
          <w:rFonts w:ascii="Arial" w:eastAsia="Times New Roman" w:hAnsi="Arial" w:cs="Arial"/>
          <w:color w:val="333333"/>
          <w:sz w:val="21"/>
          <w:szCs w:val="21"/>
          <w:shd w:val="clear" w:color="auto" w:fill="FFFFFF"/>
        </w:rPr>
        <w:pPrChange w:id="1461" w:author="Jeff Johnson" w:date="2017-07-12T20:41:00Z">
          <w:pPr>
            <w:spacing w:before="0"/>
          </w:pPr>
        </w:pPrChange>
      </w:pPr>
      <w:ins w:id="1462" w:author="Michael Trupkin" w:date="2017-07-12T15:33:00Z">
        <w:r>
          <w:rPr>
            <w:rFonts w:ascii="Arial" w:eastAsia="Times New Roman" w:hAnsi="Arial" w:cs="Arial"/>
            <w:color w:val="333333"/>
            <w:sz w:val="21"/>
            <w:szCs w:val="21"/>
            <w:shd w:val="clear" w:color="auto" w:fill="FFFFFF"/>
          </w:rPr>
          <w:t>T</w:t>
        </w:r>
        <w:r w:rsidRPr="003223ED">
          <w:rPr>
            <w:rFonts w:ascii="Arial" w:eastAsia="Times New Roman" w:hAnsi="Arial" w:cs="Arial"/>
            <w:color w:val="333333"/>
            <w:sz w:val="21"/>
            <w:szCs w:val="21"/>
            <w:shd w:val="clear" w:color="auto" w:fill="FFFFFF"/>
          </w:rPr>
          <w:t>he "</w:t>
        </w:r>
      </w:ins>
      <w:ins w:id="1463" w:author="Jeff Johnson" w:date="2017-07-12T17:55:00Z">
        <w:r w:rsidR="00A36C43">
          <w:rPr>
            <w:rFonts w:ascii="Arial" w:eastAsia="Times New Roman" w:hAnsi="Arial" w:cs="Arial"/>
            <w:color w:val="333333"/>
            <w:sz w:val="21"/>
            <w:szCs w:val="21"/>
            <w:shd w:val="clear" w:color="auto" w:fill="FFFFFF"/>
          </w:rPr>
          <w:fldChar w:fldCharType="begin"/>
        </w:r>
        <w:r w:rsidR="00A36C43">
          <w:rPr>
            <w:rFonts w:ascii="Arial" w:eastAsia="Times New Roman" w:hAnsi="Arial" w:cs="Arial"/>
            <w:color w:val="333333"/>
            <w:sz w:val="21"/>
            <w:szCs w:val="21"/>
            <w:shd w:val="clear" w:color="auto" w:fill="FFFFFF"/>
          </w:rPr>
          <w:instrText xml:space="preserve"> HYPERLINK "https://qbox.io/blog/welcome-to-the-elk-stack-elasticsearch-logstash-kibana" </w:instrText>
        </w:r>
        <w:r w:rsidR="00A36C43">
          <w:rPr>
            <w:rFonts w:ascii="Arial" w:eastAsia="Times New Roman" w:hAnsi="Arial" w:cs="Arial"/>
            <w:color w:val="333333"/>
            <w:sz w:val="21"/>
            <w:szCs w:val="21"/>
            <w:shd w:val="clear" w:color="auto" w:fill="FFFFFF"/>
          </w:rPr>
          <w:fldChar w:fldCharType="separate"/>
        </w:r>
        <w:r w:rsidRPr="00A36C43">
          <w:rPr>
            <w:rStyle w:val="Hyperlink"/>
            <w:rFonts w:ascii="Arial" w:eastAsia="Times New Roman" w:hAnsi="Arial" w:cs="Arial"/>
            <w:sz w:val="21"/>
            <w:szCs w:val="21"/>
            <w:shd w:val="clear" w:color="auto" w:fill="FFFFFF"/>
          </w:rPr>
          <w:t>ELK</w:t>
        </w:r>
        <w:r w:rsidR="00A36C43">
          <w:rPr>
            <w:rFonts w:ascii="Arial" w:eastAsia="Times New Roman" w:hAnsi="Arial" w:cs="Arial"/>
            <w:color w:val="333333"/>
            <w:sz w:val="21"/>
            <w:szCs w:val="21"/>
            <w:shd w:val="clear" w:color="auto" w:fill="FFFFFF"/>
          </w:rPr>
          <w:fldChar w:fldCharType="end"/>
        </w:r>
        <w:r w:rsidR="00A36C43">
          <w:rPr>
            <w:rStyle w:val="FootnoteReference"/>
            <w:rFonts w:ascii="Arial" w:eastAsia="Times New Roman" w:hAnsi="Arial" w:cs="Arial"/>
            <w:color w:val="333333"/>
            <w:sz w:val="21"/>
            <w:szCs w:val="21"/>
            <w:shd w:val="clear" w:color="auto" w:fill="FFFFFF"/>
          </w:rPr>
          <w:footnoteReference w:id="17"/>
        </w:r>
      </w:ins>
      <w:ins w:id="1465" w:author="Michael Trupkin" w:date="2017-07-12T15:33:00Z">
        <w:r w:rsidRPr="003223ED">
          <w:rPr>
            <w:rFonts w:ascii="Arial" w:eastAsia="Times New Roman" w:hAnsi="Arial" w:cs="Arial"/>
            <w:color w:val="333333"/>
            <w:sz w:val="21"/>
            <w:szCs w:val="21"/>
            <w:shd w:val="clear" w:color="auto" w:fill="FFFFFF"/>
          </w:rPr>
          <w:t xml:space="preserve">" stack, which stands for </w:t>
        </w:r>
        <w:proofErr w:type="spellStart"/>
        <w:r w:rsidRPr="003223ED">
          <w:rPr>
            <w:rFonts w:ascii="Arial" w:eastAsia="Times New Roman" w:hAnsi="Arial" w:cs="Arial"/>
            <w:color w:val="333333"/>
            <w:sz w:val="21"/>
            <w:szCs w:val="21"/>
            <w:shd w:val="clear" w:color="auto" w:fill="FFFFFF"/>
          </w:rPr>
          <w:t>Elastic</w:t>
        </w:r>
      </w:ins>
      <w:ins w:id="1466" w:author="Jeff Johnson" w:date="2017-07-12T17:54:00Z">
        <w:r w:rsidR="00A36C43">
          <w:rPr>
            <w:rFonts w:ascii="Arial" w:eastAsia="Times New Roman" w:hAnsi="Arial" w:cs="Arial"/>
            <w:color w:val="333333"/>
            <w:sz w:val="21"/>
            <w:szCs w:val="21"/>
            <w:shd w:val="clear" w:color="auto" w:fill="FFFFFF"/>
          </w:rPr>
          <w:t>s</w:t>
        </w:r>
      </w:ins>
      <w:ins w:id="1467" w:author="Michael Trupkin" w:date="2017-07-12T15:33:00Z">
        <w:del w:id="1468" w:author="Jeff Johnson" w:date="2017-07-12T17:54:00Z">
          <w:r w:rsidRPr="003223ED" w:rsidDel="00A36C43">
            <w:rPr>
              <w:rFonts w:ascii="Arial" w:eastAsia="Times New Roman" w:hAnsi="Arial" w:cs="Arial"/>
              <w:color w:val="333333"/>
              <w:sz w:val="21"/>
              <w:szCs w:val="21"/>
              <w:shd w:val="clear" w:color="auto" w:fill="FFFFFF"/>
            </w:rPr>
            <w:delText xml:space="preserve"> S</w:delText>
          </w:r>
        </w:del>
        <w:r w:rsidRPr="003223ED">
          <w:rPr>
            <w:rFonts w:ascii="Arial" w:eastAsia="Times New Roman" w:hAnsi="Arial" w:cs="Arial"/>
            <w:color w:val="333333"/>
            <w:sz w:val="21"/>
            <w:szCs w:val="21"/>
            <w:shd w:val="clear" w:color="auto" w:fill="FFFFFF"/>
          </w:rPr>
          <w:t>earch</w:t>
        </w:r>
      </w:ins>
      <w:proofErr w:type="spellEnd"/>
      <w:ins w:id="1469" w:author="Michael Trupkin" w:date="2017-07-12T15:34:00Z">
        <w:r>
          <w:rPr>
            <w:rFonts w:ascii="Arial" w:eastAsia="Times New Roman" w:hAnsi="Arial" w:cs="Arial"/>
            <w:color w:val="333333"/>
            <w:sz w:val="21"/>
            <w:szCs w:val="21"/>
            <w:shd w:val="clear" w:color="auto" w:fill="FFFFFF"/>
          </w:rPr>
          <w:t xml:space="preserve"> (ES)</w:t>
        </w:r>
      </w:ins>
      <w:ins w:id="1470" w:author="Michael Trupkin" w:date="2017-07-12T15:33:00Z">
        <w:r w:rsidRPr="003223ED">
          <w:rPr>
            <w:rFonts w:ascii="Arial" w:eastAsia="Times New Roman" w:hAnsi="Arial" w:cs="Arial"/>
            <w:color w:val="333333"/>
            <w:sz w:val="21"/>
            <w:szCs w:val="21"/>
            <w:shd w:val="clear" w:color="auto" w:fill="FFFFFF"/>
          </w:rPr>
          <w:t xml:space="preserve">, </w:t>
        </w:r>
        <w:proofErr w:type="spellStart"/>
        <w:r w:rsidRPr="003223ED">
          <w:rPr>
            <w:rFonts w:ascii="Arial" w:eastAsia="Times New Roman" w:hAnsi="Arial" w:cs="Arial"/>
            <w:color w:val="333333"/>
            <w:sz w:val="21"/>
            <w:szCs w:val="21"/>
            <w:shd w:val="clear" w:color="auto" w:fill="FFFFFF"/>
          </w:rPr>
          <w:t>Logstash</w:t>
        </w:r>
        <w:proofErr w:type="spellEnd"/>
        <w:r w:rsidRPr="003223ED">
          <w:rPr>
            <w:rFonts w:ascii="Arial" w:eastAsia="Times New Roman" w:hAnsi="Arial" w:cs="Arial"/>
            <w:color w:val="333333"/>
            <w:sz w:val="21"/>
            <w:szCs w:val="21"/>
            <w:shd w:val="clear" w:color="auto" w:fill="FFFFFF"/>
          </w:rPr>
          <w:t xml:space="preserve">, and </w:t>
        </w:r>
        <w:proofErr w:type="spellStart"/>
        <w:r w:rsidRPr="003223ED">
          <w:rPr>
            <w:rFonts w:ascii="Arial" w:eastAsia="Times New Roman" w:hAnsi="Arial" w:cs="Arial"/>
            <w:color w:val="333333"/>
            <w:sz w:val="21"/>
            <w:szCs w:val="21"/>
            <w:shd w:val="clear" w:color="auto" w:fill="FFFFFF"/>
          </w:rPr>
          <w:t>Kibana</w:t>
        </w:r>
        <w:proofErr w:type="spellEnd"/>
        <w:r>
          <w:rPr>
            <w:rFonts w:ascii="Arial" w:eastAsia="Times New Roman" w:hAnsi="Arial" w:cs="Arial"/>
            <w:color w:val="333333"/>
            <w:sz w:val="21"/>
            <w:szCs w:val="21"/>
            <w:shd w:val="clear" w:color="auto" w:fill="FFFFFF"/>
          </w:rPr>
          <w:t xml:space="preserve"> was leveraged for centralized logging. </w:t>
        </w:r>
      </w:ins>
      <w:ins w:id="1471" w:author="Michael Trupkin" w:date="2017-07-12T15:34:00Z">
        <w:r>
          <w:rPr>
            <w:rFonts w:ascii="Arial" w:eastAsia="Times New Roman" w:hAnsi="Arial" w:cs="Arial"/>
            <w:color w:val="333333"/>
            <w:sz w:val="21"/>
            <w:szCs w:val="21"/>
            <w:shd w:val="clear" w:color="auto" w:fill="FFFFFF"/>
          </w:rPr>
          <w:t>AWS has a</w:t>
        </w:r>
        <w:r w:rsidRPr="003223ED">
          <w:rPr>
            <w:rFonts w:ascii="Arial" w:eastAsia="Times New Roman" w:hAnsi="Arial" w:cs="Arial"/>
            <w:color w:val="333333"/>
            <w:sz w:val="21"/>
            <w:szCs w:val="21"/>
            <w:shd w:val="clear" w:color="auto" w:fill="FFFFFF"/>
          </w:rPr>
          <w:t xml:space="preserve"> packaged ES service, which includes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as a plugin. </w:t>
        </w:r>
      </w:ins>
      <w:proofErr w:type="spellStart"/>
      <w:ins w:id="1472" w:author="Michael Trupkin" w:date="2017-07-12T15:35:00Z">
        <w:r>
          <w:rPr>
            <w:rFonts w:ascii="Arial" w:eastAsia="Times New Roman" w:hAnsi="Arial" w:cs="Arial"/>
            <w:color w:val="333333"/>
            <w:sz w:val="21"/>
            <w:szCs w:val="21"/>
            <w:shd w:val="clear" w:color="auto" w:fill="FFFFFF"/>
          </w:rPr>
          <w:t>Logstash</w:t>
        </w:r>
        <w:proofErr w:type="spellEnd"/>
        <w:r>
          <w:rPr>
            <w:rFonts w:ascii="Arial" w:eastAsia="Times New Roman" w:hAnsi="Arial" w:cs="Arial"/>
            <w:color w:val="333333"/>
            <w:sz w:val="21"/>
            <w:szCs w:val="21"/>
            <w:shd w:val="clear" w:color="auto" w:fill="FFFFFF"/>
          </w:rPr>
          <w:t xml:space="preserve"> was installed manually with the instructions below.  </w:t>
        </w:r>
      </w:ins>
      <w:ins w:id="1473" w:author="Michael Trupkin" w:date="2017-07-12T15:34:00Z">
        <w:r w:rsidRPr="003223ED">
          <w:rPr>
            <w:rFonts w:ascii="Arial" w:eastAsia="Times New Roman" w:hAnsi="Arial" w:cs="Arial"/>
            <w:color w:val="333333"/>
            <w:sz w:val="21"/>
            <w:szCs w:val="21"/>
            <w:shd w:val="clear" w:color="auto" w:fill="FFFFFF"/>
          </w:rPr>
          <w:t xml:space="preserve">On AWS, </w:t>
        </w:r>
      </w:ins>
      <w:ins w:id="1474" w:author="Michael Trupkin" w:date="2017-07-12T15:37:00Z">
        <w:r w:rsidRPr="003223ED">
          <w:rPr>
            <w:rFonts w:ascii="Arial" w:eastAsia="Times New Roman" w:hAnsi="Arial" w:cs="Arial"/>
            <w:color w:val="333333"/>
            <w:sz w:val="21"/>
            <w:szCs w:val="21"/>
            <w:shd w:val="clear" w:color="auto" w:fill="FFFFFF"/>
          </w:rPr>
          <w:t xml:space="preserve">ES </w:t>
        </w:r>
        <w:r>
          <w:rPr>
            <w:rFonts w:ascii="Arial" w:eastAsia="Times New Roman" w:hAnsi="Arial" w:cs="Arial"/>
            <w:color w:val="333333"/>
            <w:sz w:val="21"/>
            <w:szCs w:val="21"/>
            <w:shd w:val="clear" w:color="auto" w:fill="FFFFFF"/>
          </w:rPr>
          <w:t xml:space="preserve">was configured with </w:t>
        </w:r>
      </w:ins>
      <w:ins w:id="1475" w:author="Michael Trupkin" w:date="2017-07-12T15:34:00Z">
        <w:r w:rsidRPr="003223ED">
          <w:rPr>
            <w:rFonts w:ascii="Arial" w:eastAsia="Times New Roman" w:hAnsi="Arial" w:cs="Arial"/>
            <w:color w:val="333333"/>
            <w:sz w:val="21"/>
            <w:szCs w:val="21"/>
            <w:shd w:val="clear" w:color="auto" w:fill="FFFFFF"/>
          </w:rPr>
          <w:t xml:space="preserve">IP-based security to only talk to our </w:t>
        </w:r>
        <w:proofErr w:type="spellStart"/>
        <w:r w:rsidRPr="003223ED">
          <w:rPr>
            <w:rFonts w:ascii="Arial" w:eastAsia="Times New Roman" w:hAnsi="Arial" w:cs="Arial"/>
            <w:color w:val="333333"/>
            <w:sz w:val="21"/>
            <w:szCs w:val="21"/>
            <w:shd w:val="clear" w:color="auto" w:fill="FFFFFF"/>
          </w:rPr>
          <w:t>logs</w:t>
        </w:r>
        <w:r>
          <w:rPr>
            <w:rFonts w:ascii="Arial" w:eastAsia="Times New Roman" w:hAnsi="Arial" w:cs="Arial"/>
            <w:color w:val="333333"/>
            <w:sz w:val="21"/>
            <w:szCs w:val="21"/>
            <w:shd w:val="clear" w:color="auto" w:fill="FFFFFF"/>
          </w:rPr>
          <w:t>tash</w:t>
        </w:r>
        <w:proofErr w:type="spellEnd"/>
        <w:r>
          <w:rPr>
            <w:rFonts w:ascii="Arial" w:eastAsia="Times New Roman" w:hAnsi="Arial" w:cs="Arial"/>
            <w:color w:val="333333"/>
            <w:sz w:val="21"/>
            <w:szCs w:val="21"/>
            <w:shd w:val="clear" w:color="auto" w:fill="FFFFFF"/>
          </w:rPr>
          <w:t xml:space="preserve"> hosts.  </w:t>
        </w:r>
      </w:ins>
      <w:ins w:id="1476" w:author="Michael Trupkin" w:date="2017-07-12T15:38:00Z">
        <w:r>
          <w:rPr>
            <w:rFonts w:ascii="Arial" w:eastAsia="Times New Roman" w:hAnsi="Arial" w:cs="Arial"/>
            <w:color w:val="333333"/>
            <w:sz w:val="21"/>
            <w:szCs w:val="21"/>
            <w:shd w:val="clear" w:color="auto" w:fill="FFFFFF"/>
          </w:rPr>
          <w:t xml:space="preserve">The </w:t>
        </w:r>
      </w:ins>
      <w:ins w:id="1477" w:author="Michael Trupkin" w:date="2017-07-12T15:37:00Z">
        <w:r>
          <w:rPr>
            <w:rFonts w:ascii="Arial" w:eastAsia="Times New Roman" w:hAnsi="Arial" w:cs="Arial"/>
            <w:color w:val="333333"/>
            <w:sz w:val="21"/>
            <w:szCs w:val="21"/>
            <w:shd w:val="clear" w:color="auto" w:fill="FFFFFF"/>
          </w:rPr>
          <w:t>N</w:t>
        </w:r>
      </w:ins>
      <w:ins w:id="1478" w:author="Michael Trupkin" w:date="2017-07-12T15:34:00Z">
        <w:r>
          <w:rPr>
            <w:rFonts w:ascii="Arial" w:eastAsia="Times New Roman" w:hAnsi="Arial" w:cs="Arial"/>
            <w:color w:val="333333"/>
            <w:sz w:val="21"/>
            <w:szCs w:val="21"/>
            <w:shd w:val="clear" w:color="auto" w:fill="FFFFFF"/>
          </w:rPr>
          <w:t xml:space="preserve">ginx reverse-proxy </w:t>
        </w:r>
        <w:r w:rsidRPr="003223ED">
          <w:rPr>
            <w:rFonts w:ascii="Arial" w:eastAsia="Times New Roman" w:hAnsi="Arial" w:cs="Arial"/>
            <w:color w:val="333333"/>
            <w:sz w:val="21"/>
            <w:szCs w:val="21"/>
            <w:shd w:val="clear" w:color="auto" w:fill="FFFFFF"/>
          </w:rPr>
          <w:t>forward</w:t>
        </w:r>
      </w:ins>
      <w:ins w:id="1479" w:author="Michael Trupkin" w:date="2017-07-12T15:38:00Z">
        <w:r>
          <w:rPr>
            <w:rFonts w:ascii="Arial" w:eastAsia="Times New Roman" w:hAnsi="Arial" w:cs="Arial"/>
            <w:color w:val="333333"/>
            <w:sz w:val="21"/>
            <w:szCs w:val="21"/>
            <w:shd w:val="clear" w:color="auto" w:fill="FFFFFF"/>
          </w:rPr>
          <w:t>s</w:t>
        </w:r>
      </w:ins>
      <w:ins w:id="1480" w:author="Michael Trupkin" w:date="2017-07-12T15:34:00Z">
        <w:r w:rsidRPr="003223ED">
          <w:rPr>
            <w:rFonts w:ascii="Arial" w:eastAsia="Times New Roman" w:hAnsi="Arial" w:cs="Arial"/>
            <w:color w:val="333333"/>
            <w:sz w:val="21"/>
            <w:szCs w:val="21"/>
            <w:shd w:val="clear" w:color="auto" w:fill="FFFFFF"/>
          </w:rPr>
          <w:t xml:space="preserve">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web requests over to the </w:t>
        </w:r>
        <w:proofErr w:type="spellStart"/>
        <w:r w:rsidRPr="003223ED">
          <w:rPr>
            <w:rFonts w:ascii="Arial" w:eastAsia="Times New Roman" w:hAnsi="Arial" w:cs="Arial"/>
            <w:color w:val="333333"/>
            <w:sz w:val="21"/>
            <w:szCs w:val="21"/>
            <w:shd w:val="clear" w:color="auto" w:fill="FFFFFF"/>
          </w:rPr>
          <w:t>Kibana</w:t>
        </w:r>
        <w:proofErr w:type="spellEnd"/>
        <w:r w:rsidRPr="003223ED">
          <w:rPr>
            <w:rFonts w:ascii="Arial" w:eastAsia="Times New Roman" w:hAnsi="Arial" w:cs="Arial"/>
            <w:color w:val="333333"/>
            <w:sz w:val="21"/>
            <w:szCs w:val="21"/>
            <w:shd w:val="clear" w:color="auto" w:fill="FFFFFF"/>
          </w:rPr>
          <w:t xml:space="preserve"> plugin.</w:t>
        </w:r>
      </w:ins>
    </w:p>
    <w:p w14:paraId="5B9DB0C0" w14:textId="77777777" w:rsidR="00D559B2" w:rsidRDefault="00D559B2" w:rsidP="003223ED">
      <w:pPr>
        <w:spacing w:before="0"/>
        <w:rPr>
          <w:ins w:id="1481" w:author="Michael Trupkin" w:date="2017-07-12T15:40:00Z"/>
          <w:rFonts w:ascii="Arial" w:eastAsia="Times New Roman" w:hAnsi="Arial" w:cs="Arial"/>
          <w:color w:val="333333"/>
          <w:sz w:val="21"/>
          <w:szCs w:val="21"/>
          <w:shd w:val="clear" w:color="auto" w:fill="FFFFFF"/>
        </w:rPr>
      </w:pPr>
    </w:p>
    <w:p w14:paraId="7B4C2619" w14:textId="6EC22D94" w:rsidR="00D559B2" w:rsidRPr="00D559B2" w:rsidRDefault="00D559B2" w:rsidP="005A79F6">
      <w:pPr>
        <w:shd w:val="clear" w:color="auto" w:fill="FFFFFF"/>
        <w:spacing w:before="150"/>
        <w:rPr>
          <w:ins w:id="1482" w:author="Michael Trupkin" w:date="2017-07-12T15:40:00Z"/>
          <w:rFonts w:ascii="Arial" w:eastAsiaTheme="minorHAnsi" w:hAnsi="Arial" w:cs="Arial"/>
          <w:color w:val="333333"/>
          <w:sz w:val="21"/>
          <w:szCs w:val="21"/>
        </w:rPr>
      </w:pPr>
      <w:ins w:id="1483" w:author="Michael Trupkin" w:date="2017-07-12T15:40:00Z">
        <w:r w:rsidRPr="00D559B2">
          <w:rPr>
            <w:rFonts w:ascii="Arial" w:eastAsiaTheme="minorHAnsi" w:hAnsi="Arial" w:cs="Arial"/>
            <w:color w:val="333333"/>
            <w:sz w:val="21"/>
            <w:szCs w:val="21"/>
          </w:rPr>
          <w:t xml:space="preserve">An easy way to run a load balanced ES cluster of any size is by using AWS'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service. AWS has wrapped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with </w:t>
        </w:r>
      </w:ins>
      <w:ins w:id="1484" w:author="Jeff Johnson" w:date="2017-07-12T18:06:00Z">
        <w:r w:rsidR="00406230">
          <w:rPr>
            <w:rFonts w:ascii="Arial" w:eastAsiaTheme="minorHAnsi" w:hAnsi="Arial" w:cs="Arial"/>
            <w:color w:val="333333"/>
            <w:sz w:val="21"/>
            <w:szCs w:val="21"/>
          </w:rPr>
          <w:t xml:space="preserve">a </w:t>
        </w:r>
      </w:ins>
      <w:ins w:id="1485" w:author="Michael Trupkin" w:date="2017-07-12T15:40:00Z">
        <w:del w:id="1486" w:author="Jeff Johnson" w:date="2017-07-12T18:06:00Z">
          <w:r w:rsidRPr="00D559B2" w:rsidDel="00406230">
            <w:rPr>
              <w:rFonts w:ascii="Arial" w:eastAsiaTheme="minorHAnsi" w:hAnsi="Arial" w:cs="Arial"/>
              <w:color w:val="333333"/>
              <w:sz w:val="21"/>
              <w:szCs w:val="21"/>
            </w:rPr>
            <w:delText>nice web configuration UI's</w:delText>
          </w:r>
        </w:del>
      </w:ins>
      <w:ins w:id="1487" w:author="Jeff Johnson" w:date="2017-07-12T18:06:00Z">
        <w:r w:rsidR="00406230">
          <w:rPr>
            <w:rFonts w:ascii="Arial" w:eastAsiaTheme="minorHAnsi" w:hAnsi="Arial" w:cs="Arial"/>
            <w:color w:val="333333"/>
            <w:sz w:val="21"/>
            <w:szCs w:val="21"/>
          </w:rPr>
          <w:t>user interface</w:t>
        </w:r>
      </w:ins>
      <w:ins w:id="1488" w:author="Michael Trupkin" w:date="2017-07-12T15:40:00Z">
        <w:r w:rsidRPr="00D559B2">
          <w:rPr>
            <w:rFonts w:ascii="Arial" w:eastAsiaTheme="minorHAnsi" w:hAnsi="Arial" w:cs="Arial"/>
            <w:color w:val="333333"/>
            <w:sz w:val="21"/>
            <w:szCs w:val="21"/>
          </w:rPr>
          <w:t xml:space="preserve"> that allow</w:t>
        </w:r>
      </w:ins>
      <w:ins w:id="1489" w:author="Jeff Johnson" w:date="2017-07-12T21:20:00Z">
        <w:r w:rsidR="00195987">
          <w:rPr>
            <w:rFonts w:ascii="Arial" w:eastAsiaTheme="minorHAnsi" w:hAnsi="Arial" w:cs="Arial"/>
            <w:color w:val="333333"/>
            <w:sz w:val="21"/>
            <w:szCs w:val="21"/>
          </w:rPr>
          <w:t>s</w:t>
        </w:r>
      </w:ins>
      <w:ins w:id="1490" w:author="Michael Trupkin" w:date="2017-07-12T15:40:00Z">
        <w:r w:rsidRPr="00D559B2">
          <w:rPr>
            <w:rFonts w:ascii="Arial" w:eastAsiaTheme="minorHAnsi" w:hAnsi="Arial" w:cs="Arial"/>
            <w:color w:val="333333"/>
            <w:sz w:val="21"/>
            <w:szCs w:val="21"/>
          </w:rPr>
          <w:t xml:space="preserve"> a user to easily create, re-configure, snapshot and monitor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w:t>
        </w:r>
        <w:del w:id="1491" w:author="Jeff Johnson" w:date="2017-07-12T18:07:00Z">
          <w:r w:rsidRPr="00D559B2" w:rsidDel="00406230">
            <w:rPr>
              <w:rFonts w:ascii="Arial" w:eastAsiaTheme="minorHAnsi" w:hAnsi="Arial" w:cs="Arial"/>
              <w:color w:val="333333"/>
              <w:sz w:val="21"/>
              <w:szCs w:val="21"/>
            </w:rPr>
            <w:delText>All you have to do is</w:delText>
          </w:r>
        </w:del>
      </w:ins>
      <w:ins w:id="1492" w:author="Jeff Johnson" w:date="2017-07-12T18:07:00Z">
        <w:r w:rsidR="00406230">
          <w:rPr>
            <w:rFonts w:ascii="Arial" w:eastAsiaTheme="minorHAnsi" w:hAnsi="Arial" w:cs="Arial"/>
            <w:color w:val="333333"/>
            <w:sz w:val="21"/>
            <w:szCs w:val="21"/>
          </w:rPr>
          <w:t>When setting up a Test Delivery Unit deployment</w:t>
        </w:r>
      </w:ins>
      <w:ins w:id="1493" w:author="Michael Trupkin" w:date="2017-07-12T15:40:00Z">
        <w:r w:rsidRPr="00D559B2">
          <w:rPr>
            <w:rFonts w:ascii="Arial" w:eastAsiaTheme="minorHAnsi" w:hAnsi="Arial" w:cs="Arial"/>
            <w:color w:val="333333"/>
            <w:sz w:val="21"/>
            <w:szCs w:val="21"/>
          </w:rPr>
          <w:t xml:space="preserve"> decide how many nodes of what class </w:t>
        </w:r>
        <w:del w:id="1494" w:author="Jeff Johnson" w:date="2017-07-12T18:07:00Z">
          <w:r w:rsidRPr="00D559B2" w:rsidDel="00406230">
            <w:rPr>
              <w:rFonts w:ascii="Arial" w:eastAsiaTheme="minorHAnsi" w:hAnsi="Arial" w:cs="Arial"/>
              <w:color w:val="333333"/>
              <w:sz w:val="21"/>
              <w:szCs w:val="21"/>
            </w:rPr>
            <w:delText>you want</w:delText>
          </w:r>
        </w:del>
      </w:ins>
      <w:ins w:id="1495" w:author="Jeff Johnson" w:date="2017-07-12T18:07:00Z">
        <w:r w:rsidR="00406230">
          <w:rPr>
            <w:rFonts w:ascii="Arial" w:eastAsiaTheme="minorHAnsi" w:hAnsi="Arial" w:cs="Arial"/>
            <w:color w:val="333333"/>
            <w:sz w:val="21"/>
            <w:szCs w:val="21"/>
          </w:rPr>
          <w:t>are desired</w:t>
        </w:r>
      </w:ins>
      <w:ins w:id="1496" w:author="Michael Trupkin" w:date="2017-07-12T15:40:00Z">
        <w:r w:rsidRPr="00D559B2">
          <w:rPr>
            <w:rFonts w:ascii="Arial" w:eastAsiaTheme="minorHAnsi" w:hAnsi="Arial" w:cs="Arial"/>
            <w:color w:val="333333"/>
            <w:sz w:val="21"/>
            <w:szCs w:val="21"/>
          </w:rPr>
          <w:t xml:space="preserve"> and how much disk space </w:t>
        </w:r>
        <w:del w:id="1497" w:author="Jeff Johnson" w:date="2017-07-12T18:07:00Z">
          <w:r w:rsidRPr="00D559B2" w:rsidDel="00406230">
            <w:rPr>
              <w:rFonts w:ascii="Arial" w:eastAsiaTheme="minorHAnsi" w:hAnsi="Arial" w:cs="Arial"/>
              <w:color w:val="333333"/>
              <w:sz w:val="21"/>
              <w:szCs w:val="21"/>
            </w:rPr>
            <w:delText>you need</w:delText>
          </w:r>
        </w:del>
      </w:ins>
      <w:ins w:id="1498" w:author="Jeff Johnson" w:date="2017-07-12T18:07:00Z">
        <w:r w:rsidR="00406230">
          <w:rPr>
            <w:rFonts w:ascii="Arial" w:eastAsiaTheme="minorHAnsi" w:hAnsi="Arial" w:cs="Arial"/>
            <w:color w:val="333333"/>
            <w:sz w:val="21"/>
            <w:szCs w:val="21"/>
          </w:rPr>
          <w:t xml:space="preserve">is required.  These values can vary greatly depending on expected traffic.  </w:t>
        </w:r>
      </w:ins>
      <w:ins w:id="1499" w:author="Michael Trupkin" w:date="2017-07-12T15:40:00Z">
        <w:r w:rsidRPr="00D559B2">
          <w:rPr>
            <w:rFonts w:ascii="Arial" w:eastAsiaTheme="minorHAnsi" w:hAnsi="Arial" w:cs="Arial"/>
            <w:color w:val="333333"/>
            <w:sz w:val="21"/>
            <w:szCs w:val="21"/>
          </w:rPr>
          <w:t xml:space="preserve"> </w:t>
        </w:r>
        <w:del w:id="1500" w:author="Jeff Johnson" w:date="2017-07-12T18:08:00Z">
          <w:r w:rsidRPr="00D559B2" w:rsidDel="00406230">
            <w:rPr>
              <w:rFonts w:ascii="Arial" w:eastAsiaTheme="minorHAnsi" w:hAnsi="Arial" w:cs="Arial"/>
              <w:color w:val="333333"/>
              <w:sz w:val="21"/>
              <w:szCs w:val="21"/>
            </w:rPr>
            <w:delText>and their</w:delText>
          </w:r>
        </w:del>
      </w:ins>
      <w:ins w:id="1501" w:author="Jeff Johnson" w:date="2017-07-12T18:08:00Z">
        <w:r w:rsidR="00406230">
          <w:rPr>
            <w:rFonts w:ascii="Arial" w:eastAsiaTheme="minorHAnsi" w:hAnsi="Arial" w:cs="Arial"/>
            <w:color w:val="333333"/>
            <w:sz w:val="21"/>
            <w:szCs w:val="21"/>
          </w:rPr>
          <w:t xml:space="preserve">After being provided with configuration values, </w:t>
        </w:r>
      </w:ins>
      <w:ins w:id="1502" w:author="Michael Trupkin" w:date="2017-07-12T15:40:00Z">
        <w:del w:id="1503" w:author="Jeff Johnson" w:date="2017-07-12T18:08:00Z">
          <w:r w:rsidRPr="00D559B2" w:rsidDel="00406230">
            <w:rPr>
              <w:rFonts w:ascii="Arial" w:eastAsiaTheme="minorHAnsi" w:hAnsi="Arial" w:cs="Arial"/>
              <w:color w:val="333333"/>
              <w:sz w:val="21"/>
              <w:szCs w:val="21"/>
            </w:rPr>
            <w:delText xml:space="preserve"> system</w:delText>
          </w:r>
        </w:del>
      </w:ins>
      <w:ins w:id="1504" w:author="Jeff Johnson" w:date="2017-07-12T18:08:00Z">
        <w:r w:rsidR="00406230">
          <w:rPr>
            <w:rFonts w:ascii="Arial" w:eastAsiaTheme="minorHAnsi" w:hAnsi="Arial" w:cs="Arial"/>
            <w:color w:val="333333"/>
            <w:sz w:val="21"/>
            <w:szCs w:val="21"/>
          </w:rPr>
          <w:t>AWS</w:t>
        </w:r>
      </w:ins>
      <w:ins w:id="1505" w:author="Michael Trupkin" w:date="2017-07-12T15:40:00Z">
        <w:r w:rsidRPr="00D559B2">
          <w:rPr>
            <w:rFonts w:ascii="Arial" w:eastAsiaTheme="minorHAnsi" w:hAnsi="Arial" w:cs="Arial"/>
            <w:color w:val="333333"/>
            <w:sz w:val="21"/>
            <w:szCs w:val="21"/>
          </w:rPr>
          <w:t xml:space="preserve"> </w:t>
        </w:r>
        <w:del w:id="1506" w:author="Jeff Johnson" w:date="2017-07-12T18:08:00Z">
          <w:r w:rsidRPr="00D559B2" w:rsidDel="00406230">
            <w:rPr>
              <w:rFonts w:ascii="Arial" w:eastAsiaTheme="minorHAnsi" w:hAnsi="Arial" w:cs="Arial"/>
              <w:color w:val="333333"/>
              <w:sz w:val="21"/>
              <w:szCs w:val="21"/>
            </w:rPr>
            <w:delText>does all</w:delText>
          </w:r>
        </w:del>
      </w:ins>
      <w:ins w:id="1507" w:author="Jeff Johnson" w:date="2017-07-12T18:08:00Z">
        <w:r w:rsidR="00406230">
          <w:rPr>
            <w:rFonts w:ascii="Arial" w:eastAsiaTheme="minorHAnsi" w:hAnsi="Arial" w:cs="Arial"/>
            <w:color w:val="333333"/>
            <w:sz w:val="21"/>
            <w:szCs w:val="21"/>
          </w:rPr>
          <w:t>conducts</w:t>
        </w:r>
      </w:ins>
      <w:ins w:id="1508" w:author="Michael Trupkin" w:date="2017-07-12T15:40:00Z">
        <w:r w:rsidRPr="00D559B2">
          <w:rPr>
            <w:rFonts w:ascii="Arial" w:eastAsiaTheme="minorHAnsi" w:hAnsi="Arial" w:cs="Arial"/>
            <w:color w:val="333333"/>
            <w:sz w:val="21"/>
            <w:szCs w:val="21"/>
          </w:rPr>
          <w:t xml:space="preserve"> the setup. </w:t>
        </w:r>
        <w:del w:id="1509" w:author="Jeff Johnson" w:date="2017-07-12T18:08:00Z">
          <w:r w:rsidRPr="00D559B2" w:rsidDel="00406230">
            <w:rPr>
              <w:rFonts w:ascii="Arial" w:eastAsiaTheme="minorHAnsi" w:hAnsi="Arial" w:cs="Arial"/>
              <w:color w:val="333333"/>
              <w:sz w:val="21"/>
              <w:szCs w:val="21"/>
            </w:rPr>
            <w:delText>You get</w:delText>
          </w:r>
        </w:del>
      </w:ins>
      <w:ins w:id="1510" w:author="Jeff Johnson" w:date="2017-07-12T18:08:00Z">
        <w:r w:rsidR="00406230">
          <w:rPr>
            <w:rFonts w:ascii="Arial" w:eastAsiaTheme="minorHAnsi" w:hAnsi="Arial" w:cs="Arial"/>
            <w:color w:val="333333"/>
            <w:sz w:val="21"/>
            <w:szCs w:val="21"/>
          </w:rPr>
          <w:t>When setup is complete, AWS provides</w:t>
        </w:r>
      </w:ins>
      <w:ins w:id="1511" w:author="Michael Trupkin" w:date="2017-07-12T15:40:00Z">
        <w:r w:rsidRPr="00D559B2">
          <w:rPr>
            <w:rFonts w:ascii="Arial" w:eastAsiaTheme="minorHAnsi" w:hAnsi="Arial" w:cs="Arial"/>
            <w:color w:val="333333"/>
            <w:sz w:val="21"/>
            <w:szCs w:val="21"/>
          </w:rPr>
          <w:t xml:space="preserve"> a single endpoint to </w:t>
        </w:r>
        <w:del w:id="1512" w:author="Jeff Johnson" w:date="2017-07-12T18:08:00Z">
          <w:r w:rsidRPr="00D559B2" w:rsidDel="00406230">
            <w:rPr>
              <w:rFonts w:ascii="Arial" w:eastAsiaTheme="minorHAnsi" w:hAnsi="Arial" w:cs="Arial"/>
              <w:color w:val="333333"/>
              <w:sz w:val="21"/>
              <w:szCs w:val="21"/>
            </w:rPr>
            <w:delText>talk to</w:delText>
          </w:r>
        </w:del>
      </w:ins>
      <w:ins w:id="1513" w:author="Jeff Johnson" w:date="2017-07-12T18:08:00Z">
        <w:r w:rsidR="00406230">
          <w:rPr>
            <w:rFonts w:ascii="Arial" w:eastAsiaTheme="minorHAnsi" w:hAnsi="Arial" w:cs="Arial"/>
            <w:color w:val="333333"/>
            <w:sz w:val="21"/>
            <w:szCs w:val="21"/>
          </w:rPr>
          <w:t>communicate with</w:t>
        </w:r>
      </w:ins>
      <w:ins w:id="1514" w:author="Michael Trupkin" w:date="2017-07-12T15:40:00Z">
        <w:r w:rsidRPr="00D559B2">
          <w:rPr>
            <w:rFonts w:ascii="Arial" w:eastAsiaTheme="minorHAnsi" w:hAnsi="Arial" w:cs="Arial"/>
            <w:color w:val="333333"/>
            <w:sz w:val="21"/>
            <w:szCs w:val="21"/>
          </w:rPr>
          <w:t xml:space="preserve"> the cluster.</w:t>
        </w:r>
      </w:ins>
    </w:p>
    <w:p w14:paraId="335E84E5" w14:textId="1EAA7FD6" w:rsidR="00D559B2" w:rsidRPr="00D559B2" w:rsidRDefault="00D559B2" w:rsidP="005A79F6">
      <w:pPr>
        <w:shd w:val="clear" w:color="auto" w:fill="FFFFFF"/>
        <w:spacing w:before="150"/>
        <w:rPr>
          <w:ins w:id="1515" w:author="Michael Trupkin" w:date="2017-07-12T15:40:00Z"/>
          <w:rFonts w:ascii="Arial" w:eastAsiaTheme="minorHAnsi" w:hAnsi="Arial" w:cs="Arial"/>
          <w:color w:val="333333"/>
          <w:sz w:val="21"/>
          <w:szCs w:val="21"/>
        </w:rPr>
      </w:pPr>
      <w:ins w:id="1516" w:author="Michael Trupkin" w:date="2017-07-12T15:40:00Z">
        <w:del w:id="1517" w:author="Jeff Johnson" w:date="2017-07-12T18:09:00Z">
          <w:r w:rsidRPr="00D559B2" w:rsidDel="00406230">
            <w:rPr>
              <w:rFonts w:ascii="Arial" w:eastAsiaTheme="minorHAnsi" w:hAnsi="Arial" w:cs="Arial"/>
              <w:color w:val="333333"/>
              <w:sz w:val="21"/>
              <w:szCs w:val="21"/>
            </w:rPr>
            <w:delText>You can resize and reconfigure t</w:delText>
          </w:r>
        </w:del>
      </w:ins>
      <w:ins w:id="1518" w:author="Jeff Johnson" w:date="2017-07-12T18:09:00Z">
        <w:r w:rsidR="00406230">
          <w:rPr>
            <w:rFonts w:ascii="Arial" w:eastAsiaTheme="minorHAnsi" w:hAnsi="Arial" w:cs="Arial"/>
            <w:color w:val="333333"/>
            <w:sz w:val="21"/>
            <w:szCs w:val="21"/>
          </w:rPr>
          <w:t>T</w:t>
        </w:r>
      </w:ins>
      <w:ins w:id="1519" w:author="Michael Trupkin" w:date="2017-07-12T15:40:00Z">
        <w:r w:rsidRPr="00D559B2">
          <w:rPr>
            <w:rFonts w:ascii="Arial" w:eastAsiaTheme="minorHAnsi" w:hAnsi="Arial" w:cs="Arial"/>
            <w:color w:val="333333"/>
            <w:sz w:val="21"/>
            <w:szCs w:val="21"/>
          </w:rPr>
          <w:t>he cluster</w:t>
        </w:r>
      </w:ins>
      <w:ins w:id="1520" w:author="Jeff Johnson" w:date="2017-07-12T18:09:00Z">
        <w:r w:rsidR="00406230">
          <w:rPr>
            <w:rFonts w:ascii="Arial" w:eastAsiaTheme="minorHAnsi" w:hAnsi="Arial" w:cs="Arial"/>
            <w:color w:val="333333"/>
            <w:sz w:val="21"/>
            <w:szCs w:val="21"/>
          </w:rPr>
          <w:t xml:space="preserve"> can be resized and/or reconfigured</w:t>
        </w:r>
      </w:ins>
      <w:ins w:id="1521" w:author="Michael Trupkin" w:date="2017-07-12T15:40:00Z">
        <w:r w:rsidRPr="00D559B2">
          <w:rPr>
            <w:rFonts w:ascii="Arial" w:eastAsiaTheme="minorHAnsi" w:hAnsi="Arial" w:cs="Arial"/>
            <w:color w:val="333333"/>
            <w:sz w:val="21"/>
            <w:szCs w:val="21"/>
          </w:rPr>
          <w:t xml:space="preserve"> while </w:t>
        </w:r>
        <w:del w:id="1522" w:author="Jeff Johnson" w:date="2017-07-12T18:09:00Z">
          <w:r w:rsidRPr="00D559B2" w:rsidDel="00406230">
            <w:rPr>
              <w:rFonts w:ascii="Arial" w:eastAsiaTheme="minorHAnsi" w:hAnsi="Arial" w:cs="Arial"/>
              <w:color w:val="333333"/>
              <w:sz w:val="21"/>
              <w:szCs w:val="21"/>
            </w:rPr>
            <w:delText xml:space="preserve">it is </w:delText>
          </w:r>
        </w:del>
        <w:r w:rsidRPr="00D559B2">
          <w:rPr>
            <w:rFonts w:ascii="Arial" w:eastAsiaTheme="minorHAnsi" w:hAnsi="Arial" w:cs="Arial"/>
            <w:color w:val="333333"/>
            <w:sz w:val="21"/>
            <w:szCs w:val="21"/>
          </w:rPr>
          <w:t>operating with no</w:t>
        </w:r>
      </w:ins>
      <w:ins w:id="1523" w:author="Jeff Johnson" w:date="2017-07-12T18:09:00Z">
        <w:r w:rsidR="00406230">
          <w:rPr>
            <w:rFonts w:ascii="Arial" w:eastAsiaTheme="minorHAnsi" w:hAnsi="Arial" w:cs="Arial"/>
            <w:color w:val="333333"/>
            <w:sz w:val="21"/>
            <w:szCs w:val="21"/>
          </w:rPr>
          <w:t xml:space="preserve"> service interruption</w:t>
        </w:r>
      </w:ins>
      <w:ins w:id="1524" w:author="Michael Trupkin" w:date="2017-07-12T15:40:00Z">
        <w:del w:id="1525" w:author="Jeff Johnson" w:date="2017-07-12T18:09:00Z">
          <w:r w:rsidRPr="00D559B2" w:rsidDel="00406230">
            <w:rPr>
              <w:rFonts w:ascii="Arial" w:eastAsiaTheme="minorHAnsi" w:hAnsi="Arial" w:cs="Arial"/>
              <w:color w:val="333333"/>
              <w:sz w:val="21"/>
              <w:szCs w:val="21"/>
            </w:rPr>
            <w:delText xml:space="preserve"> downtime</w:delText>
          </w:r>
        </w:del>
        <w:r w:rsidRPr="00D559B2">
          <w:rPr>
            <w:rFonts w:ascii="Arial" w:eastAsiaTheme="minorHAnsi" w:hAnsi="Arial" w:cs="Arial"/>
            <w:color w:val="333333"/>
            <w:sz w:val="21"/>
            <w:szCs w:val="21"/>
          </w:rPr>
          <w:t xml:space="preserve">. </w:t>
        </w:r>
        <w:del w:id="1526" w:author="Jeff Johnson" w:date="2017-07-12T18:09:00Z">
          <w:r w:rsidRPr="00D559B2" w:rsidDel="00406230">
            <w:rPr>
              <w:rFonts w:ascii="Arial" w:eastAsiaTheme="minorHAnsi" w:hAnsi="Arial" w:cs="Arial"/>
              <w:color w:val="333333"/>
              <w:sz w:val="21"/>
              <w:szCs w:val="21"/>
            </w:rPr>
            <w:delText>Their backend code</w:delText>
          </w:r>
        </w:del>
      </w:ins>
      <w:ins w:id="1527" w:author="Jeff Johnson" w:date="2017-07-12T18:09:00Z">
        <w:r w:rsidR="00406230">
          <w:rPr>
            <w:rFonts w:ascii="Arial" w:eastAsiaTheme="minorHAnsi" w:hAnsi="Arial" w:cs="Arial"/>
            <w:color w:val="333333"/>
            <w:sz w:val="21"/>
            <w:szCs w:val="21"/>
          </w:rPr>
          <w:t>AWS</w:t>
        </w:r>
      </w:ins>
      <w:ins w:id="1528" w:author="Michael Trupkin" w:date="2017-07-12T15:40:00Z">
        <w:r w:rsidRPr="00D559B2">
          <w:rPr>
            <w:rFonts w:ascii="Arial" w:eastAsiaTheme="minorHAnsi" w:hAnsi="Arial" w:cs="Arial"/>
            <w:color w:val="333333"/>
            <w:sz w:val="21"/>
            <w:szCs w:val="21"/>
          </w:rPr>
          <w:t xml:space="preserve"> will create a new cluster with </w:t>
        </w:r>
        <w:del w:id="1529" w:author="Jeff Johnson" w:date="2017-07-12T18:09:00Z">
          <w:r w:rsidRPr="00D559B2" w:rsidDel="00406230">
            <w:rPr>
              <w:rFonts w:ascii="Arial" w:eastAsiaTheme="minorHAnsi" w:hAnsi="Arial" w:cs="Arial"/>
              <w:color w:val="333333"/>
              <w:sz w:val="21"/>
              <w:szCs w:val="21"/>
            </w:rPr>
            <w:delText>your new config</w:delText>
          </w:r>
        </w:del>
      </w:ins>
      <w:ins w:id="1530" w:author="Jeff Johnson" w:date="2017-07-12T18:09:00Z">
        <w:r w:rsidR="00406230">
          <w:rPr>
            <w:rFonts w:ascii="Arial" w:eastAsiaTheme="minorHAnsi" w:hAnsi="Arial" w:cs="Arial"/>
            <w:color w:val="333333"/>
            <w:sz w:val="21"/>
            <w:szCs w:val="21"/>
          </w:rPr>
          <w:t>the updated configuration</w:t>
        </w:r>
      </w:ins>
      <w:ins w:id="1531" w:author="Michael Trupkin" w:date="2017-07-12T15:40:00Z">
        <w:r w:rsidRPr="00D559B2">
          <w:rPr>
            <w:rFonts w:ascii="Arial" w:eastAsiaTheme="minorHAnsi" w:hAnsi="Arial" w:cs="Arial"/>
            <w:color w:val="333333"/>
            <w:sz w:val="21"/>
            <w:szCs w:val="21"/>
          </w:rPr>
          <w:t>, migrate the data over</w:t>
        </w:r>
      </w:ins>
      <w:ins w:id="1532" w:author="Jeff Johnson" w:date="2017-07-12T18:10:00Z">
        <w:r w:rsidR="00406230">
          <w:rPr>
            <w:rFonts w:ascii="Arial" w:eastAsiaTheme="minorHAnsi" w:hAnsi="Arial" w:cs="Arial"/>
            <w:color w:val="333333"/>
            <w:sz w:val="21"/>
            <w:szCs w:val="21"/>
          </w:rPr>
          <w:t xml:space="preserve"> </w:t>
        </w:r>
      </w:ins>
      <w:ins w:id="1533" w:author="Michael Trupkin" w:date="2017-07-12T15:40:00Z">
        <w:del w:id="1534" w:author="Jeff Johnson" w:date="2017-07-12T18:10:00Z">
          <w:r w:rsidRPr="00D559B2" w:rsidDel="00406230">
            <w:rPr>
              <w:rFonts w:ascii="Arial" w:eastAsiaTheme="minorHAnsi" w:hAnsi="Arial" w:cs="Arial"/>
              <w:color w:val="333333"/>
              <w:sz w:val="21"/>
              <w:szCs w:val="21"/>
            </w:rPr>
            <w:delText>, the</w:delText>
          </w:r>
        </w:del>
      </w:ins>
      <w:ins w:id="1535" w:author="Jeff Johnson" w:date="2017-07-12T18:10:00Z">
        <w:r w:rsidR="00406230">
          <w:rPr>
            <w:rFonts w:ascii="Arial" w:eastAsiaTheme="minorHAnsi" w:hAnsi="Arial" w:cs="Arial"/>
            <w:color w:val="333333"/>
            <w:sz w:val="21"/>
            <w:szCs w:val="21"/>
          </w:rPr>
          <w:t>and</w:t>
        </w:r>
      </w:ins>
      <w:ins w:id="1536" w:author="Michael Trupkin" w:date="2017-07-12T15:40:00Z">
        <w:r w:rsidRPr="00D559B2">
          <w:rPr>
            <w:rFonts w:ascii="Arial" w:eastAsiaTheme="minorHAnsi" w:hAnsi="Arial" w:cs="Arial"/>
            <w:color w:val="333333"/>
            <w:sz w:val="21"/>
            <w:szCs w:val="21"/>
          </w:rPr>
          <w:t xml:space="preserve"> decommission the old cluster without any downtime or loss of data.</w:t>
        </w:r>
      </w:ins>
    </w:p>
    <w:p w14:paraId="4C1D09C0" w14:textId="77777777" w:rsidR="00D559B2" w:rsidRPr="00D559B2" w:rsidRDefault="00D559B2">
      <w:pPr>
        <w:pStyle w:val="Heading3"/>
        <w:rPr>
          <w:ins w:id="1537" w:author="Michael Trupkin" w:date="2017-07-12T15:40:00Z"/>
          <w:rFonts w:eastAsia="Times New Roman"/>
        </w:rPr>
        <w:pPrChange w:id="1538" w:author="Jeff Johnson" w:date="2017-07-12T18:04:00Z">
          <w:pPr>
            <w:pStyle w:val="Heading4"/>
            <w:keepNext w:val="0"/>
            <w:keepLines w:val="0"/>
            <w:numPr>
              <w:ilvl w:val="0"/>
            </w:numPr>
            <w:shd w:val="clear" w:color="auto" w:fill="FFFFFF"/>
            <w:spacing w:before="300" w:line="300" w:lineRule="atLeast"/>
            <w:ind w:left="432" w:hanging="432"/>
          </w:pPr>
        </w:pPrChange>
      </w:pPr>
      <w:bookmarkStart w:id="1539" w:name="_Toc488653869"/>
      <w:proofErr w:type="spellStart"/>
      <w:ins w:id="1540" w:author="Michael Trupkin" w:date="2017-07-12T15:40:00Z">
        <w:r w:rsidRPr="00D559B2">
          <w:rPr>
            <w:rFonts w:eastAsia="Times New Roman"/>
          </w:rPr>
          <w:t>Elasticsearch</w:t>
        </w:r>
        <w:proofErr w:type="spellEnd"/>
        <w:r w:rsidRPr="00D559B2">
          <w:rPr>
            <w:rFonts w:eastAsia="Times New Roman"/>
          </w:rPr>
          <w:t xml:space="preserve"> service setup</w:t>
        </w:r>
        <w:bookmarkEnd w:id="1539"/>
      </w:ins>
    </w:p>
    <w:p w14:paraId="110BEC4F" w14:textId="07AF1C4C" w:rsidR="00D559B2" w:rsidRPr="00D559B2" w:rsidRDefault="00D559B2" w:rsidP="005A79F6">
      <w:pPr>
        <w:shd w:val="clear" w:color="auto" w:fill="FFFFFF"/>
        <w:spacing w:before="150"/>
        <w:rPr>
          <w:ins w:id="1541" w:author="Michael Trupkin" w:date="2017-07-12T15:40:00Z"/>
          <w:rFonts w:ascii="Arial" w:eastAsiaTheme="minorHAnsi" w:hAnsi="Arial" w:cs="Arial"/>
          <w:color w:val="333333"/>
          <w:sz w:val="21"/>
          <w:szCs w:val="21"/>
        </w:rPr>
      </w:pPr>
      <w:ins w:id="1542" w:author="Michael Trupkin" w:date="2017-07-12T15:40:00Z">
        <w:r w:rsidRPr="00D559B2">
          <w:rPr>
            <w:rFonts w:ascii="Arial" w:eastAsiaTheme="minorHAnsi" w:hAnsi="Arial" w:cs="Arial"/>
            <w:color w:val="333333"/>
            <w:sz w:val="21"/>
            <w:szCs w:val="21"/>
          </w:rPr>
          <w:t>To</w:t>
        </w:r>
        <w:r>
          <w:rPr>
            <w:rFonts w:ascii="Arial" w:eastAsiaTheme="minorHAnsi" w:hAnsi="Arial" w:cs="Arial"/>
            <w:color w:val="333333"/>
            <w:sz w:val="21"/>
            <w:szCs w:val="21"/>
          </w:rPr>
          <w:t xml:space="preserve"> set up the AWS ES service, </w:t>
        </w:r>
        <w:r w:rsidRPr="00D559B2">
          <w:rPr>
            <w:rFonts w:ascii="Arial" w:eastAsiaTheme="minorHAnsi" w:hAnsi="Arial" w:cs="Arial"/>
            <w:color w:val="333333"/>
            <w:sz w:val="21"/>
            <w:szCs w:val="21"/>
          </w:rPr>
          <w:t xml:space="preserve">navigate to the 'Amazon </w:t>
        </w:r>
        <w:proofErr w:type="spellStart"/>
        <w:r w:rsidRPr="00D559B2">
          <w:rPr>
            <w:rFonts w:ascii="Arial" w:eastAsiaTheme="minorHAnsi" w:hAnsi="Arial" w:cs="Arial"/>
            <w:color w:val="333333"/>
            <w:sz w:val="21"/>
            <w:szCs w:val="21"/>
          </w:rPr>
          <w:t>Elasticsearch</w:t>
        </w:r>
        <w:proofErr w:type="spellEnd"/>
        <w:r w:rsidRPr="00D559B2">
          <w:rPr>
            <w:rFonts w:ascii="Arial" w:eastAsiaTheme="minorHAnsi" w:hAnsi="Arial" w:cs="Arial"/>
            <w:color w:val="333333"/>
            <w:sz w:val="21"/>
            <w:szCs w:val="21"/>
          </w:rPr>
          <w:t xml:space="preserve"> Service dashboard' in </w:t>
        </w:r>
      </w:ins>
      <w:ins w:id="1543" w:author="Jeff Johnson" w:date="2017-07-12T21:21:00Z">
        <w:r w:rsidR="005A43C4">
          <w:rPr>
            <w:rFonts w:ascii="Arial" w:eastAsiaTheme="minorHAnsi" w:hAnsi="Arial" w:cs="Arial"/>
            <w:color w:val="333333"/>
            <w:sz w:val="21"/>
            <w:szCs w:val="21"/>
          </w:rPr>
          <w:t xml:space="preserve">the </w:t>
        </w:r>
      </w:ins>
      <w:ins w:id="1544" w:author="Michael Trupkin" w:date="2017-07-12T15:40:00Z">
        <w:del w:id="1545" w:author="Jeff Johnson" w:date="2017-07-12T21:21:00Z">
          <w:r w:rsidRPr="00D559B2" w:rsidDel="005A43C4">
            <w:rPr>
              <w:rFonts w:ascii="Arial" w:eastAsiaTheme="minorHAnsi" w:hAnsi="Arial" w:cs="Arial"/>
              <w:color w:val="333333"/>
              <w:sz w:val="21"/>
              <w:szCs w:val="21"/>
            </w:rPr>
            <w:delText xml:space="preserve">your </w:delText>
          </w:r>
        </w:del>
        <w:r w:rsidRPr="00D559B2">
          <w:rPr>
            <w:rFonts w:ascii="Arial" w:eastAsiaTheme="minorHAnsi" w:hAnsi="Arial" w:cs="Arial"/>
            <w:color w:val="333333"/>
            <w:sz w:val="21"/>
            <w:szCs w:val="21"/>
          </w:rPr>
          <w:t xml:space="preserve">AWS account </w:t>
        </w:r>
      </w:ins>
      <w:ins w:id="1546" w:author="Jeff Johnson" w:date="2017-07-12T21:21:00Z">
        <w:r w:rsidR="005A43C4">
          <w:rPr>
            <w:rFonts w:ascii="Arial" w:eastAsiaTheme="minorHAnsi" w:hAnsi="Arial" w:cs="Arial"/>
            <w:color w:val="333333"/>
            <w:sz w:val="21"/>
            <w:szCs w:val="21"/>
          </w:rPr>
          <w:t xml:space="preserve">dashboard </w:t>
        </w:r>
      </w:ins>
      <w:ins w:id="1547" w:author="Michael Trupkin" w:date="2017-07-12T15:40:00Z">
        <w:r w:rsidRPr="00D559B2">
          <w:rPr>
            <w:rFonts w:ascii="Arial" w:eastAsiaTheme="minorHAnsi" w:hAnsi="Arial" w:cs="Arial"/>
            <w:color w:val="333333"/>
            <w:sz w:val="21"/>
            <w:szCs w:val="21"/>
          </w:rPr>
          <w:t xml:space="preserve">and click 'Create a new domain'. </w:t>
        </w:r>
        <w:del w:id="1548" w:author="Jeff Johnson" w:date="2017-07-12T21:21:00Z">
          <w:r w:rsidRPr="00D559B2" w:rsidDel="005A43C4">
            <w:rPr>
              <w:rFonts w:ascii="Arial" w:eastAsiaTheme="minorHAnsi" w:hAnsi="Arial" w:cs="Arial"/>
              <w:color w:val="333333"/>
              <w:sz w:val="21"/>
              <w:szCs w:val="21"/>
            </w:rPr>
            <w:delText>Then you fill</w:delText>
          </w:r>
        </w:del>
      </w:ins>
      <w:ins w:id="1549" w:author="Jeff Johnson" w:date="2017-07-12T21:21:00Z">
        <w:r w:rsidR="005A43C4">
          <w:rPr>
            <w:rFonts w:ascii="Arial" w:eastAsiaTheme="minorHAnsi" w:hAnsi="Arial" w:cs="Arial"/>
            <w:color w:val="333333"/>
            <w:sz w:val="21"/>
            <w:szCs w:val="21"/>
          </w:rPr>
          <w:t>Fill</w:t>
        </w:r>
      </w:ins>
      <w:ins w:id="1550" w:author="Michael Trupkin" w:date="2017-07-12T15:40:00Z">
        <w:r w:rsidRPr="00D559B2">
          <w:rPr>
            <w:rFonts w:ascii="Arial" w:eastAsiaTheme="minorHAnsi" w:hAnsi="Arial" w:cs="Arial"/>
            <w:color w:val="333333"/>
            <w:sz w:val="21"/>
            <w:szCs w:val="21"/>
          </w:rPr>
          <w:t xml:space="preserve"> in the form </w:t>
        </w:r>
        <w:del w:id="1551" w:author="Jeff Johnson" w:date="2017-07-12T21:22:00Z">
          <w:r w:rsidRPr="00D559B2" w:rsidDel="005A43C4">
            <w:rPr>
              <w:rFonts w:ascii="Arial" w:eastAsiaTheme="minorHAnsi" w:hAnsi="Arial" w:cs="Arial"/>
              <w:color w:val="333333"/>
              <w:sz w:val="21"/>
              <w:szCs w:val="21"/>
            </w:rPr>
            <w:delText>and click page and click Next until you're done</w:delText>
          </w:r>
        </w:del>
      </w:ins>
      <w:ins w:id="1552" w:author="Jeff Johnson" w:date="2017-07-12T21:22:00Z">
        <w:r w:rsidR="005A43C4">
          <w:rPr>
            <w:rFonts w:ascii="Arial" w:eastAsiaTheme="minorHAnsi" w:hAnsi="Arial" w:cs="Arial"/>
            <w:color w:val="333333"/>
            <w:sz w:val="21"/>
            <w:szCs w:val="21"/>
          </w:rPr>
          <w:t xml:space="preserve">by providing the required information. </w:t>
        </w:r>
      </w:ins>
      <w:ins w:id="1553" w:author="Michael Trupkin" w:date="2017-07-12T15:40:00Z">
        <w:del w:id="1554" w:author="Jeff Johnson" w:date="2017-07-12T21:22:00Z">
          <w:r w:rsidRPr="00D559B2" w:rsidDel="005A43C4">
            <w:rPr>
              <w:rFonts w:ascii="Arial" w:eastAsiaTheme="minorHAnsi" w:hAnsi="Arial" w:cs="Arial"/>
              <w:color w:val="333333"/>
              <w:sz w:val="21"/>
              <w:szCs w:val="21"/>
            </w:rPr>
            <w:delText>!</w:delText>
          </w:r>
        </w:del>
        <w:r w:rsidRPr="00D559B2">
          <w:rPr>
            <w:rFonts w:ascii="Arial" w:eastAsiaTheme="minorHAnsi" w:hAnsi="Arial" w:cs="Arial"/>
            <w:color w:val="333333"/>
            <w:sz w:val="21"/>
            <w:szCs w:val="21"/>
          </w:rPr>
          <w:t xml:space="preserve"> In our </w:t>
        </w:r>
        <w:proofErr w:type="spellStart"/>
        <w:r w:rsidRPr="00D559B2">
          <w:rPr>
            <w:rFonts w:ascii="Arial" w:eastAsiaTheme="minorHAnsi" w:hAnsi="Arial" w:cs="Arial"/>
            <w:color w:val="333333"/>
            <w:sz w:val="21"/>
            <w:szCs w:val="21"/>
          </w:rPr>
          <w:t>config</w:t>
        </w:r>
        <w:proofErr w:type="spellEnd"/>
        <w:r w:rsidRPr="00D559B2">
          <w:rPr>
            <w:rFonts w:ascii="Arial" w:eastAsiaTheme="minorHAnsi" w:hAnsi="Arial" w:cs="Arial"/>
            <w:color w:val="333333"/>
            <w:sz w:val="21"/>
            <w:szCs w:val="21"/>
          </w:rPr>
          <w:t xml:space="preserve">, we're using IP-based security. To do this, select the 'allow access from specific IP' template during setup and put your </w:t>
        </w:r>
        <w:del w:id="1555" w:author="Jeff Johnson" w:date="2017-07-12T21:23:00Z">
          <w:r w:rsidRPr="00D559B2" w:rsidDel="005A43C4">
            <w:rPr>
              <w:rFonts w:ascii="Arial" w:eastAsiaTheme="minorHAnsi" w:hAnsi="Arial" w:cs="Arial"/>
              <w:color w:val="333333"/>
              <w:sz w:val="21"/>
              <w:szCs w:val="21"/>
            </w:rPr>
            <w:delText>l</w:delText>
          </w:r>
        </w:del>
      </w:ins>
      <w:proofErr w:type="spellStart"/>
      <w:ins w:id="1556" w:author="Jeff Johnson" w:date="2017-07-12T21:23:00Z">
        <w:r w:rsidR="005A43C4">
          <w:rPr>
            <w:rFonts w:ascii="Arial" w:eastAsiaTheme="minorHAnsi" w:hAnsi="Arial" w:cs="Arial"/>
            <w:color w:val="333333"/>
            <w:sz w:val="21"/>
            <w:szCs w:val="21"/>
          </w:rPr>
          <w:t>L</w:t>
        </w:r>
      </w:ins>
      <w:ins w:id="1557" w:author="Michael Trupkin" w:date="2017-07-12T15:40:00Z">
        <w:r w:rsidRPr="00D559B2">
          <w:rPr>
            <w:rFonts w:ascii="Arial" w:eastAsiaTheme="minorHAnsi" w:hAnsi="Arial" w:cs="Arial"/>
            <w:color w:val="333333"/>
            <w:sz w:val="21"/>
            <w:szCs w:val="21"/>
          </w:rPr>
          <w:t>og</w:t>
        </w:r>
        <w:del w:id="1558" w:author="Jeff Johnson" w:date="2017-07-12T21:23:00Z">
          <w:r w:rsidRPr="00D559B2" w:rsidDel="005A43C4">
            <w:rPr>
              <w:rFonts w:ascii="Arial" w:eastAsiaTheme="minorHAnsi" w:hAnsi="Arial" w:cs="Arial"/>
              <w:color w:val="333333"/>
              <w:sz w:val="21"/>
              <w:szCs w:val="21"/>
            </w:rPr>
            <w:delText>s</w:delText>
          </w:r>
        </w:del>
      </w:ins>
      <w:ins w:id="1559" w:author="Jeff Johnson" w:date="2017-07-12T21:23:00Z">
        <w:r w:rsidR="005A43C4">
          <w:rPr>
            <w:rFonts w:ascii="Arial" w:eastAsiaTheme="minorHAnsi" w:hAnsi="Arial" w:cs="Arial"/>
            <w:color w:val="333333"/>
            <w:sz w:val="21"/>
            <w:szCs w:val="21"/>
          </w:rPr>
          <w:t>S</w:t>
        </w:r>
      </w:ins>
      <w:ins w:id="1560" w:author="Michael Trupkin" w:date="2017-07-12T15:40:00Z">
        <w:r w:rsidRPr="00D559B2">
          <w:rPr>
            <w:rFonts w:ascii="Arial" w:eastAsiaTheme="minorHAnsi" w:hAnsi="Arial" w:cs="Arial"/>
            <w:color w:val="333333"/>
            <w:sz w:val="21"/>
            <w:szCs w:val="21"/>
          </w:rPr>
          <w:t>tash</w:t>
        </w:r>
        <w:proofErr w:type="spellEnd"/>
        <w:r w:rsidRPr="00D559B2">
          <w:rPr>
            <w:rFonts w:ascii="Arial" w:eastAsiaTheme="minorHAnsi" w:hAnsi="Arial" w:cs="Arial"/>
            <w:color w:val="333333"/>
            <w:sz w:val="21"/>
            <w:szCs w:val="21"/>
          </w:rPr>
          <w:t xml:space="preserve"> EC2 host IP addresses in the form</w:t>
        </w:r>
        <w:del w:id="1561" w:author="Jeff Johnson" w:date="2017-07-12T21:23:00Z">
          <w:r w:rsidRPr="00D559B2" w:rsidDel="005A43C4">
            <w:rPr>
              <w:rFonts w:ascii="Arial" w:eastAsiaTheme="minorHAnsi" w:hAnsi="Arial" w:cs="Arial"/>
              <w:color w:val="333333"/>
              <w:sz w:val="21"/>
              <w:szCs w:val="21"/>
            </w:rPr>
            <w:delText xml:space="preserve"> (see the manual deployment section below for instructions on setting up logstash in EC2)</w:delText>
          </w:r>
        </w:del>
        <w:r w:rsidRPr="00D559B2">
          <w:rPr>
            <w:rFonts w:ascii="Arial" w:eastAsiaTheme="minorHAnsi" w:hAnsi="Arial" w:cs="Arial"/>
            <w:color w:val="333333"/>
            <w:sz w:val="21"/>
            <w:szCs w:val="21"/>
          </w:rPr>
          <w:t xml:space="preserve">. </w:t>
        </w:r>
        <w:del w:id="1562" w:author="Jeff Johnson" w:date="2017-07-12T21:23:00Z">
          <w:r w:rsidRPr="00D559B2" w:rsidDel="005A43C4">
            <w:rPr>
              <w:rFonts w:ascii="Arial" w:eastAsiaTheme="minorHAnsi" w:hAnsi="Arial" w:cs="Arial"/>
              <w:color w:val="333333"/>
              <w:sz w:val="21"/>
              <w:szCs w:val="21"/>
            </w:rPr>
            <w:delText>We are currently using ES</w:delText>
          </w:r>
        </w:del>
      </w:ins>
      <w:proofErr w:type="spellStart"/>
      <w:ins w:id="1563" w:author="Jeff Johnson" w:date="2017-07-12T21:23:00Z">
        <w:r w:rsidR="005A43C4">
          <w:rPr>
            <w:rFonts w:ascii="Arial" w:eastAsiaTheme="minorHAnsi" w:hAnsi="Arial" w:cs="Arial"/>
            <w:color w:val="333333"/>
            <w:sz w:val="21"/>
            <w:szCs w:val="21"/>
          </w:rPr>
          <w:t>Elasticsearch</w:t>
        </w:r>
      </w:ins>
      <w:proofErr w:type="spellEnd"/>
      <w:ins w:id="1564" w:author="Michael Trupkin" w:date="2017-07-12T15:40:00Z">
        <w:r w:rsidRPr="00D559B2">
          <w:rPr>
            <w:rFonts w:ascii="Arial" w:eastAsiaTheme="minorHAnsi" w:hAnsi="Arial" w:cs="Arial"/>
            <w:color w:val="333333"/>
            <w:sz w:val="21"/>
            <w:szCs w:val="21"/>
          </w:rPr>
          <w:t xml:space="preserve"> version 5.3</w:t>
        </w:r>
        <w:del w:id="1565" w:author="Jeff Johnson" w:date="2017-07-12T21:23:00Z">
          <w:r w:rsidRPr="00D559B2" w:rsidDel="005A43C4">
            <w:rPr>
              <w:rFonts w:ascii="Arial" w:eastAsiaTheme="minorHAnsi" w:hAnsi="Arial" w:cs="Arial"/>
              <w:color w:val="333333"/>
              <w:sz w:val="21"/>
              <w:szCs w:val="21"/>
            </w:rPr>
            <w:delText>, which</w:delText>
          </w:r>
        </w:del>
        <w:r w:rsidRPr="00D559B2">
          <w:rPr>
            <w:rFonts w:ascii="Arial" w:eastAsiaTheme="minorHAnsi" w:hAnsi="Arial" w:cs="Arial"/>
            <w:color w:val="333333"/>
            <w:sz w:val="21"/>
            <w:szCs w:val="21"/>
          </w:rPr>
          <w:t xml:space="preserve"> is </w:t>
        </w:r>
        <w:del w:id="1566" w:author="Jeff Johnson" w:date="2017-07-12T21:22:00Z">
          <w:r w:rsidRPr="00D559B2" w:rsidDel="005A43C4">
            <w:rPr>
              <w:rFonts w:ascii="Arial" w:eastAsiaTheme="minorHAnsi" w:hAnsi="Arial" w:cs="Arial"/>
              <w:color w:val="333333"/>
              <w:sz w:val="21"/>
              <w:szCs w:val="21"/>
            </w:rPr>
            <w:delText xml:space="preserve">highly </w:delText>
          </w:r>
        </w:del>
        <w:r w:rsidRPr="00D559B2">
          <w:rPr>
            <w:rFonts w:ascii="Arial" w:eastAsiaTheme="minorHAnsi" w:hAnsi="Arial" w:cs="Arial"/>
            <w:color w:val="333333"/>
            <w:sz w:val="21"/>
            <w:szCs w:val="21"/>
          </w:rPr>
          <w:t xml:space="preserve">recommended </w:t>
        </w:r>
      </w:ins>
      <w:ins w:id="1567" w:author="Jeff Johnson" w:date="2017-07-12T21:23:00Z">
        <w:r w:rsidR="005A43C4">
          <w:rPr>
            <w:rFonts w:ascii="Arial" w:eastAsiaTheme="minorHAnsi" w:hAnsi="Arial" w:cs="Arial"/>
            <w:color w:val="333333"/>
            <w:sz w:val="21"/>
            <w:szCs w:val="21"/>
          </w:rPr>
          <w:t>-</w:t>
        </w:r>
      </w:ins>
      <w:ins w:id="1568" w:author="Michael Trupkin" w:date="2017-07-12T15:40:00Z">
        <w:del w:id="1569" w:author="Jeff Johnson" w:date="2017-07-12T21:23:00Z">
          <w:r w:rsidRPr="00D559B2" w:rsidDel="005A43C4">
            <w:rPr>
              <w:rFonts w:ascii="Arial" w:eastAsiaTheme="minorHAnsi" w:hAnsi="Arial" w:cs="Arial"/>
              <w:color w:val="333333"/>
              <w:sz w:val="21"/>
              <w:szCs w:val="21"/>
            </w:rPr>
            <w:delText>as</w:delText>
          </w:r>
        </w:del>
        <w:r w:rsidRPr="00D559B2">
          <w:rPr>
            <w:rFonts w:ascii="Arial" w:eastAsiaTheme="minorHAnsi" w:hAnsi="Arial" w:cs="Arial"/>
            <w:color w:val="333333"/>
            <w:sz w:val="21"/>
            <w:szCs w:val="21"/>
          </w:rPr>
          <w:t xml:space="preserve"> it</w:t>
        </w:r>
      </w:ins>
      <w:ins w:id="1570" w:author="Jeff Johnson" w:date="2017-07-12T21:23:00Z">
        <w:r w:rsidR="005A43C4">
          <w:rPr>
            <w:rFonts w:ascii="Arial" w:eastAsiaTheme="minorHAnsi" w:hAnsi="Arial" w:cs="Arial"/>
            <w:color w:val="333333"/>
            <w:sz w:val="21"/>
            <w:szCs w:val="21"/>
          </w:rPr>
          <w:t xml:space="preserve"> </w:t>
        </w:r>
      </w:ins>
      <w:ins w:id="1571" w:author="Michael Trupkin" w:date="2017-07-12T15:40:00Z">
        <w:del w:id="1572" w:author="Jeff Johnson" w:date="2017-07-12T21:23:00Z">
          <w:r w:rsidRPr="00D559B2" w:rsidDel="005A43C4">
            <w:rPr>
              <w:rFonts w:ascii="Arial" w:eastAsiaTheme="minorHAnsi" w:hAnsi="Arial" w:cs="Arial"/>
              <w:color w:val="333333"/>
              <w:sz w:val="21"/>
              <w:szCs w:val="21"/>
            </w:rPr>
            <w:delText>'</w:delText>
          </w:r>
        </w:del>
      </w:ins>
      <w:ins w:id="1573" w:author="Jeff Johnson" w:date="2017-07-12T21:23:00Z">
        <w:r w:rsidR="005A43C4">
          <w:rPr>
            <w:rFonts w:ascii="Arial" w:eastAsiaTheme="minorHAnsi" w:hAnsi="Arial" w:cs="Arial"/>
            <w:color w:val="333333"/>
            <w:sz w:val="21"/>
            <w:szCs w:val="21"/>
          </w:rPr>
          <w:t>i</w:t>
        </w:r>
      </w:ins>
      <w:ins w:id="1574" w:author="Michael Trupkin" w:date="2017-07-12T15:40:00Z">
        <w:r w:rsidRPr="00D559B2">
          <w:rPr>
            <w:rFonts w:ascii="Arial" w:eastAsiaTheme="minorHAnsi" w:hAnsi="Arial" w:cs="Arial"/>
            <w:color w:val="333333"/>
            <w:sz w:val="21"/>
            <w:szCs w:val="21"/>
          </w:rPr>
          <w:t xml:space="preserve">s the first version that supports the curator tool, </w:t>
        </w:r>
        <w:del w:id="1575" w:author="Jeff Johnson" w:date="2017-07-12T21:24:00Z">
          <w:r w:rsidRPr="00D559B2" w:rsidDel="005A43C4">
            <w:rPr>
              <w:rFonts w:ascii="Arial" w:eastAsiaTheme="minorHAnsi" w:hAnsi="Arial" w:cs="Arial"/>
              <w:color w:val="333333"/>
              <w:sz w:val="21"/>
              <w:szCs w:val="21"/>
            </w:rPr>
            <w:delText>which we detail</w:delText>
          </w:r>
        </w:del>
      </w:ins>
      <w:ins w:id="1576" w:author="Jeff Johnson" w:date="2017-07-12T21:24:00Z">
        <w:r w:rsidR="005A43C4">
          <w:rPr>
            <w:rFonts w:ascii="Arial" w:eastAsiaTheme="minorHAnsi" w:hAnsi="Arial" w:cs="Arial"/>
            <w:color w:val="333333"/>
            <w:sz w:val="21"/>
            <w:szCs w:val="21"/>
          </w:rPr>
          <w:t>described</w:t>
        </w:r>
      </w:ins>
      <w:ins w:id="1577" w:author="Michael Trupkin" w:date="2017-07-12T15:40:00Z">
        <w:r w:rsidRPr="00D559B2">
          <w:rPr>
            <w:rFonts w:ascii="Arial" w:eastAsiaTheme="minorHAnsi" w:hAnsi="Arial" w:cs="Arial"/>
            <w:color w:val="333333"/>
            <w:sz w:val="21"/>
            <w:szCs w:val="21"/>
          </w:rPr>
          <w:t xml:space="preserve"> below.</w:t>
        </w:r>
      </w:ins>
    </w:p>
    <w:p w14:paraId="11755936" w14:textId="4E39EDA1" w:rsidR="00D559B2" w:rsidRPr="00D559B2" w:rsidRDefault="00D559B2" w:rsidP="005A79F6">
      <w:pPr>
        <w:shd w:val="clear" w:color="auto" w:fill="FFFFFF"/>
        <w:spacing w:before="150"/>
        <w:rPr>
          <w:ins w:id="1578" w:author="Michael Trupkin" w:date="2017-07-12T15:40:00Z"/>
          <w:rFonts w:ascii="Arial" w:eastAsiaTheme="minorHAnsi" w:hAnsi="Arial" w:cs="Arial"/>
          <w:color w:val="333333"/>
          <w:sz w:val="21"/>
          <w:szCs w:val="21"/>
        </w:rPr>
      </w:pPr>
      <w:ins w:id="1579" w:author="Michael Trupkin" w:date="2017-07-12T15:40:00Z">
        <w:del w:id="1580" w:author="Jeff Johnson" w:date="2017-07-12T17:58:00Z">
          <w:r w:rsidRPr="00D559B2" w:rsidDel="00A36C43">
            <w:rPr>
              <w:rFonts w:ascii="Arial" w:eastAsiaTheme="minorHAnsi" w:hAnsi="Arial" w:cs="Arial"/>
              <w:color w:val="333333"/>
              <w:sz w:val="21"/>
              <w:szCs w:val="21"/>
            </w:rPr>
            <w:delText>Our load test</w:delText>
          </w:r>
        </w:del>
      </w:ins>
      <w:ins w:id="1581" w:author="Jeff Johnson" w:date="2017-07-12T17:58:00Z">
        <w:r w:rsidR="00A36C43">
          <w:rPr>
            <w:rFonts w:ascii="Arial" w:eastAsiaTheme="minorHAnsi" w:hAnsi="Arial" w:cs="Arial"/>
            <w:color w:val="333333"/>
            <w:sz w:val="21"/>
            <w:szCs w:val="21"/>
          </w:rPr>
          <w:t>An</w:t>
        </w:r>
      </w:ins>
      <w:ins w:id="1582" w:author="Michael Trupkin" w:date="2017-07-12T15:40:00Z">
        <w:r w:rsidRPr="00D559B2">
          <w:rPr>
            <w:rFonts w:ascii="Arial" w:eastAsiaTheme="minorHAnsi" w:hAnsi="Arial" w:cs="Arial"/>
            <w:color w:val="333333"/>
            <w:sz w:val="21"/>
            <w:szCs w:val="21"/>
          </w:rPr>
          <w:t xml:space="preserve"> ES cluster consists of </w:t>
        </w:r>
        <w:del w:id="1583" w:author="Jeff Johnson" w:date="2017-07-12T17:58:00Z">
          <w:r w:rsidRPr="00D559B2" w:rsidDel="00A36C43">
            <w:rPr>
              <w:rFonts w:ascii="Arial" w:eastAsiaTheme="minorHAnsi" w:hAnsi="Arial" w:cs="Arial"/>
              <w:color w:val="333333"/>
              <w:sz w:val="21"/>
              <w:szCs w:val="21"/>
            </w:rPr>
            <w:delText>7 total nodes. 4 nodes are</w:delText>
          </w:r>
        </w:del>
      </w:ins>
      <w:ins w:id="1584" w:author="Jeff Johnson" w:date="2017-07-12T17:58:00Z">
        <w:r w:rsidR="00A36C43">
          <w:rPr>
            <w:rFonts w:ascii="Arial" w:eastAsiaTheme="minorHAnsi" w:hAnsi="Arial" w:cs="Arial"/>
            <w:color w:val="333333"/>
            <w:sz w:val="21"/>
            <w:szCs w:val="21"/>
          </w:rPr>
          <w:t>two types of nodes:</w:t>
        </w:r>
      </w:ins>
      <w:ins w:id="1585" w:author="Michael Trupkin" w:date="2017-07-12T15:40:00Z">
        <w:r w:rsidRPr="00D559B2">
          <w:rPr>
            <w:rFonts w:ascii="Arial" w:eastAsiaTheme="minorHAnsi" w:hAnsi="Arial" w:cs="Arial"/>
            <w:color w:val="333333"/>
            <w:sz w:val="21"/>
            <w:szCs w:val="21"/>
          </w:rPr>
          <w:t xml:space="preserve"> data nodes and </w:t>
        </w:r>
        <w:del w:id="1586" w:author="Jeff Johnson" w:date="2017-07-12T17:58:00Z">
          <w:r w:rsidRPr="00D559B2" w:rsidDel="00A36C43">
            <w:rPr>
              <w:rFonts w:ascii="Arial" w:eastAsiaTheme="minorHAnsi" w:hAnsi="Arial" w:cs="Arial"/>
              <w:color w:val="333333"/>
              <w:sz w:val="21"/>
              <w:szCs w:val="21"/>
            </w:rPr>
            <w:delText xml:space="preserve">3 are dedicated </w:delText>
          </w:r>
        </w:del>
        <w:r w:rsidRPr="00D559B2">
          <w:rPr>
            <w:rFonts w:ascii="Arial" w:eastAsiaTheme="minorHAnsi" w:hAnsi="Arial" w:cs="Arial"/>
            <w:color w:val="333333"/>
            <w:sz w:val="21"/>
            <w:szCs w:val="21"/>
          </w:rPr>
          <w:t>master nodes. Having dedicated master nodes is highly recommended by AWS for performance</w:t>
        </w:r>
        <w:del w:id="1587" w:author="Jeff Johnson" w:date="2017-07-12T17:58:00Z">
          <w:r w:rsidRPr="00D559B2" w:rsidDel="00A36C43">
            <w:rPr>
              <w:rFonts w:ascii="Arial" w:eastAsiaTheme="minorHAnsi" w:hAnsi="Arial" w:cs="Arial"/>
              <w:color w:val="333333"/>
              <w:sz w:val="21"/>
              <w:szCs w:val="21"/>
            </w:rPr>
            <w:delText>, and 3</w:delText>
          </w:r>
        </w:del>
      </w:ins>
      <w:ins w:id="1588" w:author="Jeff Johnson" w:date="2017-07-12T17:58:00Z">
        <w:r w:rsidR="00A36C43">
          <w:rPr>
            <w:rFonts w:ascii="Arial" w:eastAsiaTheme="minorHAnsi" w:hAnsi="Arial" w:cs="Arial"/>
            <w:color w:val="333333"/>
            <w:sz w:val="21"/>
            <w:szCs w:val="21"/>
          </w:rPr>
          <w:t>.  Three</w:t>
        </w:r>
      </w:ins>
      <w:ins w:id="1589" w:author="Michael Trupkin" w:date="2017-07-12T15:40:00Z">
        <w:r w:rsidRPr="00D559B2">
          <w:rPr>
            <w:rFonts w:ascii="Arial" w:eastAsiaTheme="minorHAnsi" w:hAnsi="Arial" w:cs="Arial"/>
            <w:color w:val="333333"/>
            <w:sz w:val="21"/>
            <w:szCs w:val="21"/>
          </w:rPr>
          <w:t xml:space="preserve"> is the default number</w:t>
        </w:r>
      </w:ins>
      <w:ins w:id="1590" w:author="Jeff Johnson" w:date="2017-07-12T20:42:00Z">
        <w:r w:rsidR="005A79F6">
          <w:rPr>
            <w:rFonts w:ascii="Arial" w:eastAsiaTheme="minorHAnsi" w:hAnsi="Arial" w:cs="Arial"/>
            <w:color w:val="333333"/>
            <w:sz w:val="21"/>
            <w:szCs w:val="21"/>
          </w:rPr>
          <w:t xml:space="preserve"> of </w:t>
        </w:r>
        <w:proofErr w:type="spellStart"/>
        <w:r w:rsidR="005A79F6">
          <w:rPr>
            <w:rFonts w:ascii="Arial" w:eastAsiaTheme="minorHAnsi" w:hAnsi="Arial" w:cs="Arial"/>
            <w:color w:val="333333"/>
            <w:sz w:val="21"/>
            <w:szCs w:val="21"/>
          </w:rPr>
          <w:t>mastser</w:t>
        </w:r>
        <w:proofErr w:type="spellEnd"/>
        <w:r w:rsidR="005A79F6">
          <w:rPr>
            <w:rFonts w:ascii="Arial" w:eastAsiaTheme="minorHAnsi" w:hAnsi="Arial" w:cs="Arial"/>
            <w:color w:val="333333"/>
            <w:sz w:val="21"/>
            <w:szCs w:val="21"/>
          </w:rPr>
          <w:t xml:space="preserve"> nodes</w:t>
        </w:r>
      </w:ins>
      <w:ins w:id="1591" w:author="Michael Trupkin" w:date="2017-07-12T15:40:00Z">
        <w:r w:rsidRPr="00D559B2">
          <w:rPr>
            <w:rFonts w:ascii="Arial" w:eastAsiaTheme="minorHAnsi" w:hAnsi="Arial" w:cs="Arial"/>
            <w:color w:val="333333"/>
            <w:sz w:val="21"/>
            <w:szCs w:val="21"/>
          </w:rPr>
          <w:t xml:space="preserve">, and a good value to start with. </w:t>
        </w:r>
      </w:ins>
      <w:ins w:id="1592" w:author="Jeff Johnson" w:date="2017-07-12T17:59:00Z">
        <w:r w:rsidR="00A36C43">
          <w:rPr>
            <w:rFonts w:ascii="Arial" w:eastAsiaTheme="minorHAnsi" w:hAnsi="Arial" w:cs="Arial"/>
            <w:color w:val="333333"/>
            <w:sz w:val="21"/>
            <w:szCs w:val="21"/>
          </w:rPr>
          <w:t xml:space="preserve">For a high-volume deployment, Fairway recommends </w:t>
        </w:r>
      </w:ins>
      <w:ins w:id="1593" w:author="Michael Trupkin" w:date="2017-07-12T15:40:00Z">
        <w:del w:id="1594" w:author="Jeff Johnson" w:date="2017-07-12T17:58:00Z">
          <w:r w:rsidRPr="00D559B2" w:rsidDel="00A36C43">
            <w:rPr>
              <w:rFonts w:ascii="Arial" w:eastAsiaTheme="minorHAnsi" w:hAnsi="Arial" w:cs="Arial"/>
              <w:color w:val="333333"/>
              <w:sz w:val="21"/>
              <w:szCs w:val="21"/>
            </w:rPr>
            <w:delText>We chose the</w:delText>
          </w:r>
        </w:del>
      </w:ins>
      <w:ins w:id="1595" w:author="Jeff Johnson" w:date="2017-07-12T17:59:00Z">
        <w:r w:rsidR="00A36C43">
          <w:rPr>
            <w:rFonts w:ascii="Arial" w:eastAsiaTheme="minorHAnsi" w:hAnsi="Arial" w:cs="Arial"/>
            <w:color w:val="333333"/>
            <w:sz w:val="21"/>
            <w:szCs w:val="21"/>
          </w:rPr>
          <w:t>t</w:t>
        </w:r>
      </w:ins>
      <w:ins w:id="1596" w:author="Jeff Johnson" w:date="2017-07-12T17:58:00Z">
        <w:r w:rsidR="00A36C43">
          <w:rPr>
            <w:rFonts w:ascii="Arial" w:eastAsiaTheme="minorHAnsi" w:hAnsi="Arial" w:cs="Arial"/>
            <w:color w:val="333333"/>
            <w:sz w:val="21"/>
            <w:szCs w:val="21"/>
          </w:rPr>
          <w:t>he</w:t>
        </w:r>
      </w:ins>
      <w:ins w:id="1597" w:author="Michael Trupkin" w:date="2017-07-12T15:40:00Z">
        <w:r w:rsidRPr="00D559B2">
          <w:rPr>
            <w:rFonts w:ascii="Arial" w:eastAsiaTheme="minorHAnsi" w:hAnsi="Arial" w:cs="Arial"/>
            <w:color w:val="333333"/>
            <w:sz w:val="21"/>
            <w:szCs w:val="21"/>
          </w:rPr>
          <w:t xml:space="preserve"> m</w:t>
        </w:r>
        <w:proofErr w:type="gramStart"/>
        <w:r w:rsidRPr="00D559B2">
          <w:rPr>
            <w:rFonts w:ascii="Arial" w:eastAsiaTheme="minorHAnsi" w:hAnsi="Arial" w:cs="Arial"/>
            <w:color w:val="333333"/>
            <w:sz w:val="21"/>
            <w:szCs w:val="21"/>
          </w:rPr>
          <w:t>4.large</w:t>
        </w:r>
        <w:proofErr w:type="gramEnd"/>
        <w:r w:rsidRPr="00D559B2">
          <w:rPr>
            <w:rFonts w:ascii="Arial" w:eastAsiaTheme="minorHAnsi" w:hAnsi="Arial" w:cs="Arial"/>
            <w:color w:val="333333"/>
            <w:sz w:val="21"/>
            <w:szCs w:val="21"/>
          </w:rPr>
          <w:t xml:space="preserve">.elasticsearch node type for all </w:t>
        </w:r>
        <w:del w:id="1598" w:author="Jeff Johnson" w:date="2017-07-12T17:59:00Z">
          <w:r w:rsidRPr="00D559B2" w:rsidDel="00A36C43">
            <w:rPr>
              <w:rFonts w:ascii="Arial" w:eastAsiaTheme="minorHAnsi" w:hAnsi="Arial" w:cs="Arial"/>
              <w:color w:val="333333"/>
              <w:sz w:val="21"/>
              <w:szCs w:val="21"/>
            </w:rPr>
            <w:delText>7</w:delText>
          </w:r>
        </w:del>
      </w:ins>
      <w:ins w:id="1599" w:author="Jeff Johnson" w:date="2017-07-12T17:59:00Z">
        <w:r w:rsidR="00A36C43">
          <w:rPr>
            <w:rFonts w:ascii="Arial" w:eastAsiaTheme="minorHAnsi" w:hAnsi="Arial" w:cs="Arial"/>
            <w:color w:val="333333"/>
            <w:sz w:val="21"/>
            <w:szCs w:val="21"/>
          </w:rPr>
          <w:t>master and data</w:t>
        </w:r>
      </w:ins>
      <w:ins w:id="1600" w:author="Michael Trupkin" w:date="2017-07-12T15:40:00Z">
        <w:r w:rsidRPr="00D559B2">
          <w:rPr>
            <w:rFonts w:ascii="Arial" w:eastAsiaTheme="minorHAnsi" w:hAnsi="Arial" w:cs="Arial"/>
            <w:color w:val="333333"/>
            <w:sz w:val="21"/>
            <w:szCs w:val="21"/>
          </w:rPr>
          <w:t xml:space="preserve"> nodes, but experimentation could be done to save cost or increase performance in your cluster. </w:t>
        </w:r>
        <w:del w:id="1601" w:author="Jeff Johnson" w:date="2017-07-12T17:59:00Z">
          <w:r w:rsidRPr="00D559B2" w:rsidDel="00A36C43">
            <w:rPr>
              <w:rFonts w:ascii="Arial" w:eastAsiaTheme="minorHAnsi" w:hAnsi="Arial" w:cs="Arial"/>
              <w:color w:val="333333"/>
              <w:sz w:val="21"/>
              <w:szCs w:val="21"/>
            </w:rPr>
            <w:delText>Perhaps</w:delText>
          </w:r>
        </w:del>
      </w:ins>
      <w:ins w:id="1602" w:author="Jeff Johnson" w:date="2017-07-12T17:59:00Z">
        <w:r w:rsidR="00A36C43">
          <w:rPr>
            <w:rFonts w:ascii="Arial" w:eastAsiaTheme="minorHAnsi" w:hAnsi="Arial" w:cs="Arial"/>
            <w:color w:val="333333"/>
            <w:sz w:val="21"/>
            <w:szCs w:val="21"/>
          </w:rPr>
          <w:t>Another option is to</w:t>
        </w:r>
      </w:ins>
      <w:ins w:id="1603" w:author="Michael Trupkin" w:date="2017-07-12T15:40:00Z">
        <w:r w:rsidRPr="00D559B2">
          <w:rPr>
            <w:rFonts w:ascii="Arial" w:eastAsiaTheme="minorHAnsi" w:hAnsi="Arial" w:cs="Arial"/>
            <w:color w:val="333333"/>
            <w:sz w:val="21"/>
            <w:szCs w:val="21"/>
          </w:rPr>
          <w:t xml:space="preserve"> </w:t>
        </w:r>
        <w:del w:id="1604" w:author="Jeff Johnson" w:date="2017-07-12T18:00:00Z">
          <w:r w:rsidRPr="00D559B2" w:rsidDel="00A36C43">
            <w:rPr>
              <w:rFonts w:ascii="Arial" w:eastAsiaTheme="minorHAnsi" w:hAnsi="Arial" w:cs="Arial"/>
              <w:color w:val="333333"/>
              <w:sz w:val="21"/>
              <w:szCs w:val="21"/>
            </w:rPr>
            <w:delText>use</w:delText>
          </w:r>
        </w:del>
      </w:ins>
      <w:ins w:id="1605" w:author="Jeff Johnson" w:date="2017-07-12T18:00:00Z">
        <w:r w:rsidR="00A36C43">
          <w:rPr>
            <w:rFonts w:ascii="Arial" w:eastAsiaTheme="minorHAnsi" w:hAnsi="Arial" w:cs="Arial"/>
            <w:color w:val="333333"/>
            <w:sz w:val="21"/>
            <w:szCs w:val="21"/>
          </w:rPr>
          <w:t>leverage</w:t>
        </w:r>
      </w:ins>
      <w:ins w:id="1606" w:author="Michael Trupkin" w:date="2017-07-12T15:40:00Z">
        <w:r w:rsidRPr="00D559B2">
          <w:rPr>
            <w:rFonts w:ascii="Arial" w:eastAsiaTheme="minorHAnsi" w:hAnsi="Arial" w:cs="Arial"/>
            <w:color w:val="333333"/>
            <w:sz w:val="21"/>
            <w:szCs w:val="21"/>
          </w:rPr>
          <w:t xml:space="preserve"> c</w:t>
        </w:r>
        <w:proofErr w:type="gramStart"/>
        <w:r w:rsidRPr="00D559B2">
          <w:rPr>
            <w:rFonts w:ascii="Arial" w:eastAsiaTheme="minorHAnsi" w:hAnsi="Arial" w:cs="Arial"/>
            <w:color w:val="333333"/>
            <w:sz w:val="21"/>
            <w:szCs w:val="21"/>
          </w:rPr>
          <w:t>4.large</w:t>
        </w:r>
        <w:proofErr w:type="gramEnd"/>
        <w:r w:rsidRPr="00D559B2">
          <w:rPr>
            <w:rFonts w:ascii="Arial" w:eastAsiaTheme="minorHAnsi" w:hAnsi="Arial" w:cs="Arial"/>
            <w:color w:val="333333"/>
            <w:sz w:val="21"/>
            <w:szCs w:val="21"/>
          </w:rPr>
          <w:t xml:space="preserve"> for the masters, as they need good compute and network speed but less storage performance than the data nodes.</w:t>
        </w:r>
      </w:ins>
    </w:p>
    <w:p w14:paraId="5DEC1D2B" w14:textId="060F5C61" w:rsidR="00D559B2" w:rsidRPr="00D559B2" w:rsidRDefault="00D559B2" w:rsidP="005A79F6">
      <w:pPr>
        <w:shd w:val="clear" w:color="auto" w:fill="FFFFFF"/>
        <w:spacing w:before="150"/>
        <w:rPr>
          <w:ins w:id="1607" w:author="Michael Trupkin" w:date="2017-07-12T15:40:00Z"/>
          <w:rFonts w:ascii="Arial" w:eastAsiaTheme="minorHAnsi" w:hAnsi="Arial" w:cs="Arial"/>
          <w:color w:val="333333"/>
          <w:sz w:val="21"/>
          <w:szCs w:val="21"/>
        </w:rPr>
      </w:pPr>
      <w:ins w:id="1608" w:author="Michael Trupkin" w:date="2017-07-12T15:40:00Z">
        <w:del w:id="1609" w:author="Jeff Johnson" w:date="2017-07-12T18:01:00Z">
          <w:r w:rsidRPr="00D559B2" w:rsidDel="00406230">
            <w:rPr>
              <w:rFonts w:ascii="Arial" w:eastAsiaTheme="minorHAnsi" w:hAnsi="Arial" w:cs="Arial"/>
              <w:color w:val="333333"/>
              <w:sz w:val="21"/>
              <w:szCs w:val="21"/>
            </w:rPr>
            <w:delText>Our current load</w:delText>
          </w:r>
        </w:del>
      </w:ins>
      <w:ins w:id="1610" w:author="Jeff Johnson" w:date="2017-07-12T18:01:00Z">
        <w:r w:rsidR="00406230">
          <w:rPr>
            <w:rFonts w:ascii="Arial" w:eastAsiaTheme="minorHAnsi" w:hAnsi="Arial" w:cs="Arial"/>
            <w:color w:val="333333"/>
            <w:sz w:val="21"/>
            <w:szCs w:val="21"/>
          </w:rPr>
          <w:t>For a high-volume deployment,</w:t>
        </w:r>
      </w:ins>
      <w:ins w:id="1611" w:author="Michael Trupkin" w:date="2017-07-12T15:40:00Z">
        <w:r w:rsidRPr="00D559B2">
          <w:rPr>
            <w:rFonts w:ascii="Arial" w:eastAsiaTheme="minorHAnsi" w:hAnsi="Arial" w:cs="Arial"/>
            <w:color w:val="333333"/>
            <w:sz w:val="21"/>
            <w:szCs w:val="21"/>
          </w:rPr>
          <w:t xml:space="preserve"> </w:t>
        </w:r>
        <w:del w:id="1612" w:author="Jeff Johnson" w:date="2017-07-12T18:01:00Z">
          <w:r w:rsidRPr="00D559B2" w:rsidDel="00406230">
            <w:rPr>
              <w:rFonts w:ascii="Arial" w:eastAsiaTheme="minorHAnsi" w:hAnsi="Arial" w:cs="Arial"/>
              <w:color w:val="333333"/>
              <w:sz w:val="21"/>
              <w:szCs w:val="21"/>
            </w:rPr>
            <w:delText xml:space="preserve">test cluster gives 300GB to </w:delText>
          </w:r>
        </w:del>
        <w:r w:rsidRPr="00D559B2">
          <w:rPr>
            <w:rFonts w:ascii="Arial" w:eastAsiaTheme="minorHAnsi" w:hAnsi="Arial" w:cs="Arial"/>
            <w:color w:val="333333"/>
            <w:sz w:val="21"/>
            <w:szCs w:val="21"/>
          </w:rPr>
          <w:t>each data node</w:t>
        </w:r>
      </w:ins>
      <w:ins w:id="1613" w:author="Jeff Johnson" w:date="2017-07-12T18:01:00Z">
        <w:r w:rsidR="00406230">
          <w:rPr>
            <w:rFonts w:ascii="Arial" w:eastAsiaTheme="minorHAnsi" w:hAnsi="Arial" w:cs="Arial"/>
            <w:color w:val="333333"/>
            <w:sz w:val="21"/>
            <w:szCs w:val="21"/>
          </w:rPr>
          <w:t xml:space="preserve"> can be assigned 300GB</w:t>
        </w:r>
      </w:ins>
      <w:ins w:id="1614" w:author="Michael Trupkin" w:date="2017-07-12T15:40:00Z">
        <w:r w:rsidRPr="00D559B2">
          <w:rPr>
            <w:rFonts w:ascii="Arial" w:eastAsiaTheme="minorHAnsi" w:hAnsi="Arial" w:cs="Arial"/>
            <w:color w:val="333333"/>
            <w:sz w:val="21"/>
            <w:szCs w:val="21"/>
          </w:rPr>
          <w:t>, giving a 1.2TB total data size for the cluster.</w:t>
        </w:r>
        <w:del w:id="1615" w:author="Jeff Johnson" w:date="2017-07-12T18:02:00Z">
          <w:r w:rsidRPr="00D559B2" w:rsidDel="00406230">
            <w:rPr>
              <w:rFonts w:ascii="Arial" w:eastAsiaTheme="minorHAnsi" w:hAnsi="Arial" w:cs="Arial"/>
              <w:color w:val="333333"/>
              <w:sz w:val="21"/>
              <w:szCs w:val="21"/>
            </w:rPr>
            <w:delText xml:space="preserve"> All of this is easy to change</w:delText>
          </w:r>
        </w:del>
      </w:ins>
      <w:ins w:id="1616" w:author="Jeff Johnson" w:date="2017-07-12T18:02:00Z">
        <w:r w:rsidR="00406230">
          <w:rPr>
            <w:rFonts w:ascii="Arial" w:eastAsiaTheme="minorHAnsi" w:hAnsi="Arial" w:cs="Arial"/>
            <w:color w:val="333333"/>
            <w:sz w:val="21"/>
            <w:szCs w:val="21"/>
          </w:rPr>
          <w:t xml:space="preserve"> Storage values can be configured</w:t>
        </w:r>
      </w:ins>
      <w:ins w:id="1617" w:author="Michael Trupkin" w:date="2017-07-12T15:40:00Z">
        <w:r w:rsidRPr="00D559B2">
          <w:rPr>
            <w:rFonts w:ascii="Arial" w:eastAsiaTheme="minorHAnsi" w:hAnsi="Arial" w:cs="Arial"/>
            <w:color w:val="333333"/>
            <w:sz w:val="21"/>
            <w:szCs w:val="21"/>
          </w:rPr>
          <w:t xml:space="preserve"> at runtime</w:t>
        </w:r>
      </w:ins>
      <w:ins w:id="1618" w:author="Jeff Johnson" w:date="2017-07-12T18:02:00Z">
        <w:r w:rsidR="00406230">
          <w:rPr>
            <w:rFonts w:ascii="Arial" w:eastAsiaTheme="minorHAnsi" w:hAnsi="Arial" w:cs="Arial"/>
            <w:color w:val="333333"/>
            <w:sz w:val="21"/>
            <w:szCs w:val="21"/>
          </w:rPr>
          <w:t>.  Changes can</w:t>
        </w:r>
      </w:ins>
      <w:ins w:id="1619" w:author="Michael Trupkin" w:date="2017-07-12T15:40:00Z">
        <w:del w:id="1620" w:author="Jeff Johnson" w:date="2017-07-12T18:02:00Z">
          <w:r w:rsidRPr="00D559B2" w:rsidDel="00406230">
            <w:rPr>
              <w:rFonts w:ascii="Arial" w:eastAsiaTheme="minorHAnsi" w:hAnsi="Arial" w:cs="Arial"/>
              <w:color w:val="333333"/>
              <w:sz w:val="21"/>
              <w:szCs w:val="21"/>
            </w:rPr>
            <w:delText>, and</w:delText>
          </w:r>
        </w:del>
        <w:r w:rsidRPr="00D559B2">
          <w:rPr>
            <w:rFonts w:ascii="Arial" w:eastAsiaTheme="minorHAnsi" w:hAnsi="Arial" w:cs="Arial"/>
            <w:color w:val="333333"/>
            <w:sz w:val="21"/>
            <w:szCs w:val="21"/>
          </w:rPr>
          <w:t xml:space="preserve"> require</w:t>
        </w:r>
        <w:del w:id="1621" w:author="Jeff Johnson" w:date="2017-07-12T18:02:00Z">
          <w:r w:rsidRPr="00D559B2" w:rsidDel="00406230">
            <w:rPr>
              <w:rFonts w:ascii="Arial" w:eastAsiaTheme="minorHAnsi" w:hAnsi="Arial" w:cs="Arial"/>
              <w:color w:val="333333"/>
              <w:sz w:val="21"/>
              <w:szCs w:val="21"/>
            </w:rPr>
            <w:delText>s</w:delText>
          </w:r>
        </w:del>
      </w:ins>
      <w:ins w:id="1622" w:author="Jeff Johnson" w:date="2017-07-13T12:51:00Z">
        <w:r w:rsidR="00BA2D17">
          <w:rPr>
            <w:rFonts w:ascii="Arial" w:eastAsiaTheme="minorHAnsi" w:hAnsi="Arial" w:cs="Arial"/>
            <w:color w:val="333333"/>
            <w:sz w:val="21"/>
            <w:szCs w:val="21"/>
          </w:rPr>
          <w:t xml:space="preserve"> </w:t>
        </w:r>
      </w:ins>
      <w:ins w:id="1623" w:author="Michael Trupkin" w:date="2017-07-12T15:40:00Z">
        <w:del w:id="1624" w:author="Jeff Johnson" w:date="2017-07-13T12:51:00Z">
          <w:r w:rsidRPr="00D559B2" w:rsidDel="00BA2D17">
            <w:rPr>
              <w:rFonts w:ascii="Arial" w:eastAsiaTheme="minorHAnsi" w:hAnsi="Arial" w:cs="Arial"/>
              <w:color w:val="333333"/>
              <w:sz w:val="21"/>
              <w:szCs w:val="21"/>
            </w:rPr>
            <w:delText xml:space="preserve"> a </w:delText>
          </w:r>
        </w:del>
        <w:r w:rsidRPr="00D559B2">
          <w:rPr>
            <w:rFonts w:ascii="Arial" w:eastAsiaTheme="minorHAnsi" w:hAnsi="Arial" w:cs="Arial"/>
            <w:color w:val="333333"/>
            <w:sz w:val="21"/>
            <w:szCs w:val="21"/>
          </w:rPr>
          <w:t>15-30 minute</w:t>
        </w:r>
      </w:ins>
      <w:ins w:id="1625" w:author="Jeff Johnson" w:date="2017-07-13T12:51:00Z">
        <w:r w:rsidR="00BA2D17">
          <w:rPr>
            <w:rFonts w:ascii="Arial" w:eastAsiaTheme="minorHAnsi" w:hAnsi="Arial" w:cs="Arial"/>
            <w:color w:val="333333"/>
            <w:sz w:val="21"/>
            <w:szCs w:val="21"/>
          </w:rPr>
          <w:t>s</w:t>
        </w:r>
      </w:ins>
      <w:ins w:id="1626" w:author="Michael Trupkin" w:date="2017-07-12T15:40:00Z">
        <w:r w:rsidRPr="00D559B2">
          <w:rPr>
            <w:rFonts w:ascii="Arial" w:eastAsiaTheme="minorHAnsi" w:hAnsi="Arial" w:cs="Arial"/>
            <w:color w:val="333333"/>
            <w:sz w:val="21"/>
            <w:szCs w:val="21"/>
          </w:rPr>
          <w:t xml:space="preserve"> </w:t>
        </w:r>
        <w:del w:id="1627" w:author="Jeff Johnson" w:date="2017-07-13T12:52:00Z">
          <w:r w:rsidRPr="00D559B2" w:rsidDel="00BA2D17">
            <w:rPr>
              <w:rFonts w:ascii="Arial" w:eastAsiaTheme="minorHAnsi" w:hAnsi="Arial" w:cs="Arial"/>
              <w:color w:val="333333"/>
              <w:sz w:val="21"/>
              <w:szCs w:val="21"/>
            </w:rPr>
            <w:delText>processing</w:delText>
          </w:r>
        </w:del>
      </w:ins>
      <w:ins w:id="1628" w:author="Jeff Johnson" w:date="2017-07-13T12:52:00Z">
        <w:r w:rsidR="00BA2D17">
          <w:rPr>
            <w:rFonts w:ascii="Arial" w:eastAsiaTheme="minorHAnsi" w:hAnsi="Arial" w:cs="Arial"/>
            <w:color w:val="333333"/>
            <w:sz w:val="21"/>
            <w:szCs w:val="21"/>
          </w:rPr>
          <w:t>to process</w:t>
        </w:r>
      </w:ins>
      <w:ins w:id="1629" w:author="Michael Trupkin" w:date="2017-07-12T15:40:00Z">
        <w:del w:id="1630" w:author="Jeff Johnson" w:date="2017-07-13T12:52:00Z">
          <w:r w:rsidRPr="00D559B2" w:rsidDel="00BA2D17">
            <w:rPr>
              <w:rFonts w:ascii="Arial" w:eastAsiaTheme="minorHAnsi" w:hAnsi="Arial" w:cs="Arial"/>
              <w:color w:val="333333"/>
              <w:sz w:val="21"/>
              <w:szCs w:val="21"/>
            </w:rPr>
            <w:delText xml:space="preserve"> time</w:delText>
          </w:r>
        </w:del>
        <w:r w:rsidRPr="00D559B2">
          <w:rPr>
            <w:rFonts w:ascii="Arial" w:eastAsiaTheme="minorHAnsi" w:hAnsi="Arial" w:cs="Arial"/>
            <w:color w:val="333333"/>
            <w:sz w:val="21"/>
            <w:szCs w:val="21"/>
          </w:rPr>
          <w:t xml:space="preserve">, depending on the data sizes being migrated. </w:t>
        </w:r>
        <w:del w:id="1631" w:author="Jeff Johnson" w:date="2017-07-12T18:02:00Z">
          <w:r w:rsidRPr="00D559B2" w:rsidDel="00406230">
            <w:rPr>
              <w:rFonts w:ascii="Arial" w:eastAsiaTheme="minorHAnsi" w:hAnsi="Arial" w:cs="Arial"/>
              <w:color w:val="333333"/>
              <w:sz w:val="21"/>
              <w:szCs w:val="21"/>
            </w:rPr>
            <w:delText>Again, t</w:delText>
          </w:r>
        </w:del>
      </w:ins>
      <w:ins w:id="1632" w:author="Jeff Johnson" w:date="2017-07-12T18:02:00Z">
        <w:r w:rsidR="00406230">
          <w:rPr>
            <w:rFonts w:ascii="Arial" w:eastAsiaTheme="minorHAnsi" w:hAnsi="Arial" w:cs="Arial"/>
            <w:color w:val="333333"/>
            <w:sz w:val="21"/>
            <w:szCs w:val="21"/>
          </w:rPr>
          <w:t>T</w:t>
        </w:r>
      </w:ins>
      <w:ins w:id="1633" w:author="Michael Trupkin" w:date="2017-07-12T15:40:00Z">
        <w:r w:rsidRPr="00D559B2">
          <w:rPr>
            <w:rFonts w:ascii="Arial" w:eastAsiaTheme="minorHAnsi" w:hAnsi="Arial" w:cs="Arial"/>
            <w:color w:val="333333"/>
            <w:sz w:val="21"/>
            <w:szCs w:val="21"/>
          </w:rPr>
          <w:t>he cluster remains live and responsive throughout the migration process.</w:t>
        </w:r>
      </w:ins>
    </w:p>
    <w:p w14:paraId="38046429" w14:textId="66978C81" w:rsidR="00D559B2" w:rsidRPr="00D559B2" w:rsidDel="003C02A2" w:rsidRDefault="00D559B2">
      <w:pPr>
        <w:shd w:val="clear" w:color="auto" w:fill="FFFFFF"/>
        <w:spacing w:before="150"/>
        <w:rPr>
          <w:ins w:id="1634" w:author="Michael Trupkin" w:date="2017-07-12T15:40:00Z"/>
          <w:del w:id="1635" w:author="Jeff Johnson" w:date="2017-07-12T18:22:00Z"/>
          <w:rFonts w:ascii="Arial" w:eastAsiaTheme="minorHAnsi" w:hAnsi="Arial" w:cs="Arial"/>
          <w:color w:val="333333"/>
          <w:sz w:val="21"/>
          <w:szCs w:val="21"/>
        </w:rPr>
      </w:pPr>
      <w:ins w:id="1636" w:author="Michael Trupkin" w:date="2017-07-12T15:40:00Z">
        <w:r w:rsidRPr="00D559B2">
          <w:rPr>
            <w:rFonts w:ascii="Arial" w:eastAsiaTheme="minorHAnsi" w:hAnsi="Arial" w:cs="Arial"/>
            <w:color w:val="333333"/>
            <w:sz w:val="21"/>
            <w:szCs w:val="21"/>
          </w:rPr>
          <w:t xml:space="preserve">Any time </w:t>
        </w:r>
        <w:del w:id="1637" w:author="Jeff Johnson" w:date="2017-07-12T18:03:00Z">
          <w:r w:rsidRPr="00D559B2" w:rsidDel="00406230">
            <w:rPr>
              <w:rFonts w:ascii="Arial" w:eastAsiaTheme="minorHAnsi" w:hAnsi="Arial" w:cs="Arial"/>
              <w:color w:val="333333"/>
              <w:sz w:val="21"/>
              <w:szCs w:val="21"/>
            </w:rPr>
            <w:delText xml:space="preserve">you change </w:delText>
          </w:r>
        </w:del>
        <w:r w:rsidRPr="00D559B2">
          <w:rPr>
            <w:rFonts w:ascii="Arial" w:eastAsiaTheme="minorHAnsi" w:hAnsi="Arial" w:cs="Arial"/>
            <w:color w:val="333333"/>
            <w:sz w:val="21"/>
            <w:szCs w:val="21"/>
          </w:rPr>
          <w:t>the cluster configuration</w:t>
        </w:r>
      </w:ins>
      <w:ins w:id="1638" w:author="Jeff Johnson" w:date="2017-07-12T18:03:00Z">
        <w:r w:rsidR="00406230">
          <w:rPr>
            <w:rFonts w:ascii="Arial" w:eastAsiaTheme="minorHAnsi" w:hAnsi="Arial" w:cs="Arial"/>
            <w:color w:val="333333"/>
            <w:sz w:val="21"/>
            <w:szCs w:val="21"/>
          </w:rPr>
          <w:t xml:space="preserve"> is changed</w:t>
        </w:r>
      </w:ins>
      <w:ins w:id="1639" w:author="Michael Trupkin" w:date="2017-07-12T15:40:00Z">
        <w:r w:rsidRPr="00D559B2">
          <w:rPr>
            <w:rFonts w:ascii="Arial" w:eastAsiaTheme="minorHAnsi" w:hAnsi="Arial" w:cs="Arial"/>
            <w:color w:val="333333"/>
            <w:sz w:val="21"/>
            <w:szCs w:val="21"/>
          </w:rPr>
          <w:t xml:space="preserve">, it will show a status of 'processing' until the new cluster is set up. Once complete </w:t>
        </w:r>
      </w:ins>
      <w:ins w:id="1640" w:author="Jeff Johnson" w:date="2017-07-12T18:03:00Z">
        <w:r w:rsidR="00406230">
          <w:rPr>
            <w:rFonts w:ascii="Arial" w:eastAsiaTheme="minorHAnsi" w:hAnsi="Arial" w:cs="Arial"/>
            <w:color w:val="333333"/>
            <w:sz w:val="21"/>
            <w:szCs w:val="21"/>
          </w:rPr>
          <w:t>the cluster</w:t>
        </w:r>
      </w:ins>
      <w:ins w:id="1641" w:author="Michael Trupkin" w:date="2017-07-12T15:40:00Z">
        <w:del w:id="1642" w:author="Jeff Johnson" w:date="2017-07-12T18:03:00Z">
          <w:r w:rsidRPr="00D559B2" w:rsidDel="00406230">
            <w:rPr>
              <w:rFonts w:ascii="Arial" w:eastAsiaTheme="minorHAnsi" w:hAnsi="Arial" w:cs="Arial"/>
              <w:color w:val="333333"/>
              <w:sz w:val="21"/>
              <w:szCs w:val="21"/>
            </w:rPr>
            <w:delText>it</w:delText>
          </w:r>
        </w:del>
        <w:r w:rsidRPr="00D559B2">
          <w:rPr>
            <w:rFonts w:ascii="Arial" w:eastAsiaTheme="minorHAnsi" w:hAnsi="Arial" w:cs="Arial"/>
            <w:color w:val="333333"/>
            <w:sz w:val="21"/>
            <w:szCs w:val="21"/>
          </w:rPr>
          <w:t xml:space="preserve"> will show 'active'.</w:t>
        </w:r>
      </w:ins>
      <w:ins w:id="1643" w:author="Michael Trupkin" w:date="2017-07-12T16:05:00Z">
        <w:r w:rsidR="0038048E">
          <w:rPr>
            <w:rFonts w:ascii="Arial" w:eastAsiaTheme="minorHAnsi" w:hAnsi="Arial" w:cs="Arial"/>
            <w:color w:val="333333"/>
            <w:sz w:val="21"/>
            <w:szCs w:val="21"/>
          </w:rPr>
          <w:t xml:space="preserve">  </w:t>
        </w:r>
      </w:ins>
      <w:ins w:id="1644" w:author="Michael Trupkin" w:date="2017-07-12T15:40:00Z">
        <w:r w:rsidRPr="00D559B2">
          <w:rPr>
            <w:rFonts w:ascii="Arial" w:eastAsiaTheme="minorHAnsi" w:hAnsi="Arial" w:cs="Arial"/>
            <w:color w:val="333333"/>
            <w:sz w:val="21"/>
            <w:szCs w:val="21"/>
          </w:rPr>
          <w:t xml:space="preserve">At this point you can access the endpoint and </w:t>
        </w:r>
      </w:ins>
      <w:proofErr w:type="spellStart"/>
      <w:ins w:id="1645" w:author="Jeff Johnson" w:date="2017-07-13T12:52:00Z">
        <w:r w:rsidR="0055559B">
          <w:rPr>
            <w:rFonts w:ascii="Arial" w:eastAsiaTheme="minorHAnsi" w:hAnsi="Arial" w:cs="Arial"/>
            <w:color w:val="333333"/>
            <w:sz w:val="21"/>
            <w:szCs w:val="21"/>
          </w:rPr>
          <w:t>K</w:t>
        </w:r>
      </w:ins>
      <w:ins w:id="1646" w:author="Michael Trupkin" w:date="2017-07-12T15:40:00Z">
        <w:del w:id="1647" w:author="Jeff Johnson" w:date="2017-07-13T12:52:00Z">
          <w:r w:rsidRPr="00D559B2" w:rsidDel="0055559B">
            <w:rPr>
              <w:rFonts w:ascii="Arial" w:eastAsiaTheme="minorHAnsi" w:hAnsi="Arial" w:cs="Arial"/>
              <w:color w:val="333333"/>
              <w:sz w:val="21"/>
              <w:szCs w:val="21"/>
            </w:rPr>
            <w:delText>k</w:delText>
          </w:r>
        </w:del>
        <w:r w:rsidRPr="00D559B2">
          <w:rPr>
            <w:rFonts w:ascii="Arial" w:eastAsiaTheme="minorHAnsi" w:hAnsi="Arial" w:cs="Arial"/>
            <w:color w:val="333333"/>
            <w:sz w:val="21"/>
            <w:szCs w:val="21"/>
          </w:rPr>
          <w:t>ibana</w:t>
        </w:r>
        <w:proofErr w:type="spellEnd"/>
        <w:r w:rsidRPr="00D559B2">
          <w:rPr>
            <w:rFonts w:ascii="Arial" w:eastAsiaTheme="minorHAnsi" w:hAnsi="Arial" w:cs="Arial"/>
            <w:color w:val="333333"/>
            <w:sz w:val="21"/>
            <w:szCs w:val="21"/>
          </w:rPr>
          <w:t xml:space="preserve"> URL's that are given on the </w:t>
        </w:r>
        <w:del w:id="1648" w:author="Jeff Johnson" w:date="2017-07-12T18:03:00Z">
          <w:r w:rsidRPr="00D559B2" w:rsidDel="00406230">
            <w:rPr>
              <w:rFonts w:ascii="Arial" w:eastAsiaTheme="minorHAnsi" w:hAnsi="Arial" w:cs="Arial"/>
              <w:color w:val="333333"/>
              <w:sz w:val="21"/>
              <w:szCs w:val="21"/>
            </w:rPr>
            <w:delText>c</w:delText>
          </w:r>
        </w:del>
      </w:ins>
      <w:ins w:id="1649" w:author="Jeff Johnson" w:date="2017-07-12T18:03:00Z">
        <w:r w:rsidR="00406230">
          <w:rPr>
            <w:rFonts w:ascii="Arial" w:eastAsiaTheme="minorHAnsi" w:hAnsi="Arial" w:cs="Arial"/>
            <w:color w:val="333333"/>
            <w:sz w:val="21"/>
            <w:szCs w:val="21"/>
          </w:rPr>
          <w:t>C</w:t>
        </w:r>
      </w:ins>
      <w:ins w:id="1650" w:author="Michael Trupkin" w:date="2017-07-12T15:40:00Z">
        <w:r w:rsidRPr="00D559B2">
          <w:rPr>
            <w:rFonts w:ascii="Arial" w:eastAsiaTheme="minorHAnsi" w:hAnsi="Arial" w:cs="Arial"/>
            <w:color w:val="333333"/>
            <w:sz w:val="21"/>
            <w:szCs w:val="21"/>
          </w:rPr>
          <w:t xml:space="preserve">luster </w:t>
        </w:r>
        <w:del w:id="1651" w:author="Jeff Johnson" w:date="2017-07-12T18:03:00Z">
          <w:r w:rsidRPr="00D559B2" w:rsidDel="00406230">
            <w:rPr>
              <w:rFonts w:ascii="Arial" w:eastAsiaTheme="minorHAnsi" w:hAnsi="Arial" w:cs="Arial"/>
              <w:color w:val="333333"/>
              <w:sz w:val="21"/>
              <w:szCs w:val="21"/>
            </w:rPr>
            <w:delText>d</w:delText>
          </w:r>
        </w:del>
      </w:ins>
      <w:ins w:id="1652" w:author="Jeff Johnson" w:date="2017-07-12T18:03:00Z">
        <w:r w:rsidR="00406230">
          <w:rPr>
            <w:rFonts w:ascii="Arial" w:eastAsiaTheme="minorHAnsi" w:hAnsi="Arial" w:cs="Arial"/>
            <w:color w:val="333333"/>
            <w:sz w:val="21"/>
            <w:szCs w:val="21"/>
          </w:rPr>
          <w:t>D</w:t>
        </w:r>
      </w:ins>
      <w:ins w:id="1653" w:author="Michael Trupkin" w:date="2017-07-12T15:40:00Z">
        <w:r w:rsidRPr="00D559B2">
          <w:rPr>
            <w:rFonts w:ascii="Arial" w:eastAsiaTheme="minorHAnsi" w:hAnsi="Arial" w:cs="Arial"/>
            <w:color w:val="333333"/>
            <w:sz w:val="21"/>
            <w:szCs w:val="21"/>
          </w:rPr>
          <w:t>etails page in the dashboard</w:t>
        </w:r>
        <w:del w:id="1654" w:author="Jeff Johnson" w:date="2017-07-12T18:22:00Z">
          <w:r w:rsidRPr="00D559B2" w:rsidDel="003C02A2">
            <w:rPr>
              <w:rFonts w:ascii="Arial" w:eastAsiaTheme="minorHAnsi" w:hAnsi="Arial" w:cs="Arial"/>
              <w:color w:val="333333"/>
              <w:sz w:val="21"/>
              <w:szCs w:val="21"/>
            </w:rPr>
            <w:delText>.</w:delText>
          </w:r>
        </w:del>
      </w:ins>
      <w:ins w:id="1655" w:author="Michael Trupkin" w:date="2017-07-12T16:06:00Z">
        <w:del w:id="1656" w:author="Jeff Johnson" w:date="2017-07-12T18:22:00Z">
          <w:r w:rsidR="0038048E" w:rsidDel="003C02A2">
            <w:rPr>
              <w:rFonts w:ascii="Arial" w:eastAsiaTheme="minorHAnsi" w:hAnsi="Arial" w:cs="Arial"/>
              <w:color w:val="333333"/>
              <w:sz w:val="21"/>
              <w:szCs w:val="21"/>
            </w:rPr>
            <w:delText xml:space="preserve">  </w:delText>
          </w:r>
        </w:del>
      </w:ins>
      <w:ins w:id="1657" w:author="Michael Trupkin" w:date="2017-07-12T15:40:00Z">
        <w:del w:id="1658" w:author="Jeff Johnson" w:date="2017-07-12T18:22:00Z">
          <w:r w:rsidRPr="00D559B2" w:rsidDel="003C02A2">
            <w:rPr>
              <w:rFonts w:ascii="Arial" w:eastAsiaTheme="minorHAnsi" w:hAnsi="Arial" w:cs="Arial"/>
              <w:color w:val="333333"/>
              <w:sz w:val="21"/>
              <w:szCs w:val="21"/>
            </w:rPr>
            <w:delText>To test the service from a lower level, you can log into whatever IP you gave ES access to above, and try:</w:delText>
          </w:r>
        </w:del>
      </w:ins>
    </w:p>
    <w:p w14:paraId="1B835AE7" w14:textId="1D6C7035" w:rsidR="00D559B2" w:rsidRPr="00D559B2" w:rsidDel="003C02A2" w:rsidRDefault="00D559B2">
      <w:pPr>
        <w:shd w:val="clear" w:color="auto" w:fill="FFFFFF"/>
        <w:spacing w:before="150"/>
        <w:rPr>
          <w:ins w:id="1659" w:author="Michael Trupkin" w:date="2017-07-12T15:40:00Z"/>
          <w:del w:id="1660" w:author="Jeff Johnson" w:date="2017-07-12T18:22:00Z"/>
          <w:rFonts w:ascii="Arial" w:eastAsiaTheme="minorHAnsi" w:hAnsi="Arial" w:cs="Arial"/>
          <w:color w:val="333333"/>
          <w:sz w:val="21"/>
          <w:szCs w:val="21"/>
        </w:rPr>
      </w:pPr>
      <w:ins w:id="1661" w:author="Michael Trupkin" w:date="2017-07-12T15:40:00Z">
        <w:del w:id="1662" w:author="Jeff Johnson" w:date="2017-07-12T18:22:00Z">
          <w:r w:rsidRPr="00D559B2" w:rsidDel="003C02A2">
            <w:rPr>
              <w:rFonts w:ascii="Arial" w:eastAsiaTheme="minorHAnsi" w:hAnsi="Arial" w:cs="Arial"/>
              <w:color w:val="333333"/>
              <w:sz w:val="21"/>
              <w:szCs w:val="21"/>
            </w:rPr>
            <w:delText>$ curl </w:delText>
          </w:r>
          <w:r w:rsidRPr="00D559B2" w:rsidDel="003C02A2">
            <w:rPr>
              <w:rFonts w:ascii="Arial" w:eastAsiaTheme="minorHAnsi" w:hAnsi="Arial" w:cs="Arial"/>
              <w:color w:val="333333"/>
              <w:sz w:val="21"/>
              <w:szCs w:val="21"/>
            </w:rPr>
            <w:fldChar w:fldCharType="begin"/>
          </w:r>
          <w:r w:rsidRPr="00D559B2" w:rsidDel="003C02A2">
            <w:rPr>
              <w:rFonts w:ascii="Arial" w:eastAsiaTheme="minorHAnsi" w:hAnsi="Arial" w:cs="Arial"/>
              <w:color w:val="333333"/>
              <w:sz w:val="21"/>
              <w:szCs w:val="21"/>
            </w:rPr>
            <w:delInstrText xml:space="preserve"> HYPERLINK "https://search-tds-dev-lrc7fjx6extulv62tfpgnwy5l4.us-west-2.es.amazonaws.com/" </w:delInstrText>
          </w:r>
          <w:r w:rsidRPr="00D559B2" w:rsidDel="003C02A2">
            <w:rPr>
              <w:rFonts w:ascii="Arial" w:eastAsiaTheme="minorHAnsi" w:hAnsi="Arial" w:cs="Arial"/>
              <w:color w:val="333333"/>
              <w:sz w:val="21"/>
              <w:szCs w:val="21"/>
            </w:rPr>
            <w:fldChar w:fldCharType="separate"/>
          </w:r>
          <w:r w:rsidRPr="00D559B2" w:rsidDel="003C02A2">
            <w:rPr>
              <w:rFonts w:ascii="Arial" w:eastAsiaTheme="minorHAnsi" w:hAnsi="Arial" w:cs="Arial"/>
              <w:color w:val="3B73AF"/>
              <w:sz w:val="21"/>
              <w:szCs w:val="21"/>
            </w:rPr>
            <w:delText>search-tds-dev-lrc7fjx6extulv62tfpgnwy5l4.us-west-2.es.amazonaws.com</w:delText>
          </w:r>
          <w:r w:rsidRPr="00D559B2" w:rsidDel="003C02A2">
            <w:rPr>
              <w:rFonts w:ascii="Arial" w:eastAsiaTheme="minorHAnsi" w:hAnsi="Arial" w:cs="Arial"/>
              <w:color w:val="333333"/>
              <w:sz w:val="21"/>
              <w:szCs w:val="21"/>
            </w:rPr>
            <w:fldChar w:fldCharType="end"/>
          </w:r>
        </w:del>
      </w:ins>
    </w:p>
    <w:p w14:paraId="194319E0" w14:textId="64196B5B" w:rsidR="00D559B2" w:rsidRPr="00D559B2" w:rsidDel="003C02A2" w:rsidRDefault="00D559B2">
      <w:pPr>
        <w:shd w:val="clear" w:color="auto" w:fill="FFFFFF"/>
        <w:spacing w:before="150"/>
        <w:rPr>
          <w:ins w:id="1663" w:author="Michael Trupkin" w:date="2017-07-12T15:40:00Z"/>
          <w:del w:id="1664" w:author="Jeff Johnson" w:date="2017-07-12T18:22:00Z"/>
          <w:rFonts w:ascii="Arial" w:eastAsiaTheme="minorHAnsi" w:hAnsi="Arial" w:cs="Arial"/>
          <w:color w:val="333333"/>
          <w:sz w:val="21"/>
          <w:szCs w:val="21"/>
        </w:rPr>
      </w:pPr>
      <w:ins w:id="1665" w:author="Michael Trupkin" w:date="2017-07-12T15:40:00Z">
        <w:del w:id="1666" w:author="Jeff Johnson" w:date="2017-07-12T18:22:00Z">
          <w:r w:rsidRPr="00D559B2" w:rsidDel="003C02A2">
            <w:rPr>
              <w:rFonts w:ascii="Arial" w:eastAsiaTheme="minorHAnsi" w:hAnsi="Arial" w:cs="Arial"/>
              <w:color w:val="333333"/>
              <w:sz w:val="21"/>
              <w:szCs w:val="21"/>
            </w:rPr>
            <w:delText>(use whatever your endpoint URL is - it listens on the standard HTTP port 80)</w:delText>
          </w:r>
        </w:del>
      </w:ins>
    </w:p>
    <w:p w14:paraId="3E446491" w14:textId="3E38748D" w:rsidR="00D559B2" w:rsidRPr="00D559B2" w:rsidDel="003C02A2" w:rsidRDefault="00D559B2">
      <w:pPr>
        <w:shd w:val="clear" w:color="auto" w:fill="FFFFFF"/>
        <w:spacing w:before="150"/>
        <w:rPr>
          <w:ins w:id="1667" w:author="Michael Trupkin" w:date="2017-07-12T15:40:00Z"/>
          <w:del w:id="1668" w:author="Jeff Johnson" w:date="2017-07-12T18:22:00Z"/>
          <w:rFonts w:ascii="Arial" w:eastAsiaTheme="minorHAnsi" w:hAnsi="Arial" w:cs="Arial"/>
          <w:color w:val="333333"/>
          <w:sz w:val="21"/>
          <w:szCs w:val="21"/>
        </w:rPr>
      </w:pPr>
      <w:ins w:id="1669" w:author="Michael Trupkin" w:date="2017-07-12T15:40:00Z">
        <w:del w:id="1670" w:author="Jeff Johnson" w:date="2017-07-12T18:22:00Z">
          <w:r w:rsidRPr="00D559B2" w:rsidDel="003C02A2">
            <w:rPr>
              <w:rFonts w:ascii="Arial" w:eastAsiaTheme="minorHAnsi" w:hAnsi="Arial" w:cs="Arial"/>
              <w:color w:val="333333"/>
              <w:sz w:val="21"/>
              <w:szCs w:val="21"/>
            </w:rPr>
            <w:delText>You should see some json like:</w:delText>
          </w:r>
        </w:del>
      </w:ins>
    </w:p>
    <w:p w14:paraId="60D2DF5F" w14:textId="31FCCF0F" w:rsidR="00D559B2" w:rsidRPr="00D559B2" w:rsidDel="003C02A2" w:rsidRDefault="00D559B2">
      <w:pPr>
        <w:shd w:val="clear" w:color="auto" w:fill="FFFFFF"/>
        <w:spacing w:before="150"/>
        <w:rPr>
          <w:ins w:id="1671" w:author="Michael Trupkin" w:date="2017-07-12T15:40:00Z"/>
          <w:del w:id="1672" w:author="Jeff Johnson" w:date="2017-07-12T18:22:00Z"/>
          <w:rFonts w:ascii="Courier New" w:eastAsiaTheme="minorHAnsi" w:hAnsi="Courier New" w:cs="Courier New"/>
          <w:color w:val="707070"/>
          <w:sz w:val="20"/>
          <w:szCs w:val="20"/>
        </w:rPr>
        <w:pPrChange w:id="1673" w:author="Jeff Johnson" w:date="2017-07-12T20:41:00Z">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ins w:id="1674" w:author="Michael Trupkin" w:date="2017-07-12T15:40:00Z">
        <w:del w:id="1675" w:author="Jeff Johnson" w:date="2017-07-12T18:22:00Z">
          <w:r w:rsidRPr="00D559B2" w:rsidDel="003C02A2">
            <w:rPr>
              <w:rFonts w:ascii="Courier New" w:eastAsiaTheme="minorHAnsi" w:hAnsi="Courier New" w:cs="Courier New"/>
              <w:color w:val="707070"/>
              <w:sz w:val="20"/>
              <w:szCs w:val="20"/>
            </w:rPr>
            <w:delText>{</w:delText>
          </w:r>
          <w:r w:rsidRPr="00D559B2" w:rsidDel="003C02A2">
            <w:rPr>
              <w:rFonts w:ascii="Courier New" w:eastAsiaTheme="minorHAnsi" w:hAnsi="Courier New" w:cs="Courier New"/>
              <w:color w:val="707070"/>
              <w:sz w:val="20"/>
              <w:szCs w:val="20"/>
            </w:rPr>
            <w:br/>
            <w:delText xml:space="preserve"> "name" : "G717gG6",</w:delText>
          </w:r>
          <w:r w:rsidRPr="00D559B2" w:rsidDel="003C02A2">
            <w:rPr>
              <w:rFonts w:ascii="Courier New" w:eastAsiaTheme="minorHAnsi" w:hAnsi="Courier New" w:cs="Courier New"/>
              <w:color w:val="707070"/>
              <w:sz w:val="20"/>
              <w:szCs w:val="20"/>
            </w:rPr>
            <w:br/>
            <w:delText xml:space="preserve"> "cluster_name" : "269146879732:tds-dev",</w:delText>
          </w:r>
          <w:r w:rsidRPr="00D559B2" w:rsidDel="003C02A2">
            <w:rPr>
              <w:rFonts w:ascii="Courier New" w:eastAsiaTheme="minorHAnsi" w:hAnsi="Courier New" w:cs="Courier New"/>
              <w:color w:val="707070"/>
              <w:sz w:val="20"/>
              <w:szCs w:val="20"/>
            </w:rPr>
            <w:br/>
            <w:delText xml:space="preserve"> "cluster_uuid" : "VTdArnu9Rr-Si0A2HNS4Eg",</w:delText>
          </w:r>
          <w:r w:rsidRPr="00D559B2" w:rsidDel="003C02A2">
            <w:rPr>
              <w:rFonts w:ascii="Courier New" w:eastAsiaTheme="minorHAnsi" w:hAnsi="Courier New" w:cs="Courier New"/>
              <w:color w:val="707070"/>
              <w:sz w:val="20"/>
              <w:szCs w:val="20"/>
            </w:rPr>
            <w:br/>
            <w:delText xml:space="preserve"> "version" : {</w:delText>
          </w:r>
          <w:r w:rsidRPr="00D559B2" w:rsidDel="003C02A2">
            <w:rPr>
              <w:rFonts w:ascii="Courier New" w:eastAsiaTheme="minorHAnsi" w:hAnsi="Courier New" w:cs="Courier New"/>
              <w:color w:val="707070"/>
              <w:sz w:val="20"/>
              <w:szCs w:val="20"/>
            </w:rPr>
            <w:br/>
            <w:delText xml:space="preserve"> </w:delText>
          </w:r>
        </w:del>
      </w:ins>
      <w:ins w:id="1676" w:author="Michael Trupkin" w:date="2017-07-12T15:43:00Z">
        <w:del w:id="1677" w:author="Jeff Johnson" w:date="2017-07-12T18:22:00Z">
          <w:r w:rsidR="00EB709A" w:rsidDel="003C02A2">
            <w:rPr>
              <w:rFonts w:ascii="Courier New" w:eastAsiaTheme="minorHAnsi" w:hAnsi="Courier New" w:cs="Courier New"/>
              <w:color w:val="707070"/>
              <w:sz w:val="20"/>
              <w:szCs w:val="20"/>
            </w:rPr>
            <w:delText xml:space="preserve">  </w:delText>
          </w:r>
        </w:del>
      </w:ins>
      <w:ins w:id="1678" w:author="Michael Trupkin" w:date="2017-07-12T15:40:00Z">
        <w:del w:id="1679" w:author="Jeff Johnson" w:date="2017-07-12T18:22:00Z">
          <w:r w:rsidRPr="00D559B2" w:rsidDel="003C02A2">
            <w:rPr>
              <w:rFonts w:ascii="Courier New" w:eastAsiaTheme="minorHAnsi" w:hAnsi="Courier New" w:cs="Courier New"/>
              <w:color w:val="707070"/>
              <w:sz w:val="20"/>
              <w:szCs w:val="20"/>
            </w:rPr>
            <w:delText>"number" : "5.1.1",</w:delText>
          </w:r>
          <w:r w:rsidRPr="00D559B2" w:rsidDel="003C02A2">
            <w:rPr>
              <w:rFonts w:ascii="Courier New" w:eastAsiaTheme="minorHAnsi" w:hAnsi="Courier New" w:cs="Courier New"/>
              <w:color w:val="707070"/>
              <w:sz w:val="20"/>
              <w:szCs w:val="20"/>
            </w:rPr>
            <w:br/>
            <w:delText xml:space="preserve"> </w:delText>
          </w:r>
        </w:del>
      </w:ins>
      <w:ins w:id="1680" w:author="Michael Trupkin" w:date="2017-07-12T15:43:00Z">
        <w:del w:id="1681" w:author="Jeff Johnson" w:date="2017-07-12T18:22:00Z">
          <w:r w:rsidR="00EB709A" w:rsidDel="003C02A2">
            <w:rPr>
              <w:rFonts w:ascii="Courier New" w:eastAsiaTheme="minorHAnsi" w:hAnsi="Courier New" w:cs="Courier New"/>
              <w:color w:val="707070"/>
              <w:sz w:val="20"/>
              <w:szCs w:val="20"/>
            </w:rPr>
            <w:delText xml:space="preserve">  </w:delText>
          </w:r>
        </w:del>
      </w:ins>
      <w:ins w:id="1682" w:author="Michael Trupkin" w:date="2017-07-12T15:40:00Z">
        <w:del w:id="1683" w:author="Jeff Johnson" w:date="2017-07-12T18:22:00Z">
          <w:r w:rsidRPr="00D559B2" w:rsidDel="003C02A2">
            <w:rPr>
              <w:rFonts w:ascii="Courier New" w:eastAsiaTheme="minorHAnsi" w:hAnsi="Courier New" w:cs="Courier New"/>
              <w:color w:val="707070"/>
              <w:sz w:val="20"/>
              <w:szCs w:val="20"/>
            </w:rPr>
            <w:delText>"build_hash" : "5395e21",</w:delText>
          </w:r>
          <w:r w:rsidRPr="00D559B2" w:rsidDel="003C02A2">
            <w:rPr>
              <w:rFonts w:ascii="Courier New" w:eastAsiaTheme="minorHAnsi" w:hAnsi="Courier New" w:cs="Courier New"/>
              <w:color w:val="707070"/>
              <w:sz w:val="20"/>
              <w:szCs w:val="20"/>
            </w:rPr>
            <w:br/>
            <w:delText xml:space="preserve"> </w:delText>
          </w:r>
        </w:del>
      </w:ins>
      <w:ins w:id="1684" w:author="Michael Trupkin" w:date="2017-07-12T15:43:00Z">
        <w:del w:id="1685" w:author="Jeff Johnson" w:date="2017-07-12T18:22:00Z">
          <w:r w:rsidR="00EB709A" w:rsidDel="003C02A2">
            <w:rPr>
              <w:rFonts w:ascii="Courier New" w:eastAsiaTheme="minorHAnsi" w:hAnsi="Courier New" w:cs="Courier New"/>
              <w:color w:val="707070"/>
              <w:sz w:val="20"/>
              <w:szCs w:val="20"/>
            </w:rPr>
            <w:delText xml:space="preserve">  </w:delText>
          </w:r>
        </w:del>
      </w:ins>
      <w:ins w:id="1686" w:author="Michael Trupkin" w:date="2017-07-12T15:40:00Z">
        <w:del w:id="1687" w:author="Jeff Johnson" w:date="2017-07-12T18:22:00Z">
          <w:r w:rsidRPr="00D559B2" w:rsidDel="003C02A2">
            <w:rPr>
              <w:rFonts w:ascii="Courier New" w:eastAsiaTheme="minorHAnsi" w:hAnsi="Courier New" w:cs="Courier New"/>
              <w:color w:val="707070"/>
              <w:sz w:val="20"/>
              <w:szCs w:val="20"/>
            </w:rPr>
            <w:delText>"build_date" : "2016-12-15T22:47:19.049Z",</w:delText>
          </w:r>
          <w:r w:rsidRPr="00D559B2" w:rsidDel="003C02A2">
            <w:rPr>
              <w:rFonts w:ascii="Courier New" w:eastAsiaTheme="minorHAnsi" w:hAnsi="Courier New" w:cs="Courier New"/>
              <w:color w:val="707070"/>
              <w:sz w:val="20"/>
              <w:szCs w:val="20"/>
            </w:rPr>
            <w:br/>
            <w:delText xml:space="preserve"> </w:delText>
          </w:r>
        </w:del>
      </w:ins>
      <w:ins w:id="1688" w:author="Michael Trupkin" w:date="2017-07-12T15:43:00Z">
        <w:del w:id="1689" w:author="Jeff Johnson" w:date="2017-07-12T18:22:00Z">
          <w:r w:rsidR="00EB709A" w:rsidDel="003C02A2">
            <w:rPr>
              <w:rFonts w:ascii="Courier New" w:eastAsiaTheme="minorHAnsi" w:hAnsi="Courier New" w:cs="Courier New"/>
              <w:color w:val="707070"/>
              <w:sz w:val="20"/>
              <w:szCs w:val="20"/>
            </w:rPr>
            <w:delText xml:space="preserve">  </w:delText>
          </w:r>
        </w:del>
      </w:ins>
      <w:ins w:id="1690" w:author="Michael Trupkin" w:date="2017-07-12T15:40:00Z">
        <w:del w:id="1691" w:author="Jeff Johnson" w:date="2017-07-12T18:22:00Z">
          <w:r w:rsidRPr="00D559B2" w:rsidDel="003C02A2">
            <w:rPr>
              <w:rFonts w:ascii="Courier New" w:eastAsiaTheme="minorHAnsi" w:hAnsi="Courier New" w:cs="Courier New"/>
              <w:color w:val="707070"/>
              <w:sz w:val="20"/>
              <w:szCs w:val="20"/>
            </w:rPr>
            <w:delText>"build_snapshot" : false,</w:delText>
          </w:r>
          <w:r w:rsidRPr="00D559B2" w:rsidDel="003C02A2">
            <w:rPr>
              <w:rFonts w:ascii="Courier New" w:eastAsiaTheme="minorHAnsi" w:hAnsi="Courier New" w:cs="Courier New"/>
              <w:color w:val="707070"/>
              <w:sz w:val="20"/>
              <w:szCs w:val="20"/>
            </w:rPr>
            <w:br/>
            <w:delText xml:space="preserve"> </w:delText>
          </w:r>
        </w:del>
      </w:ins>
      <w:ins w:id="1692" w:author="Michael Trupkin" w:date="2017-07-12T15:44:00Z">
        <w:del w:id="1693" w:author="Jeff Johnson" w:date="2017-07-12T18:22:00Z">
          <w:r w:rsidR="00EB709A" w:rsidDel="003C02A2">
            <w:rPr>
              <w:rFonts w:ascii="Courier New" w:eastAsiaTheme="minorHAnsi" w:hAnsi="Courier New" w:cs="Courier New"/>
              <w:color w:val="707070"/>
              <w:sz w:val="20"/>
              <w:szCs w:val="20"/>
            </w:rPr>
            <w:delText xml:space="preserve">  </w:delText>
          </w:r>
        </w:del>
      </w:ins>
      <w:ins w:id="1694" w:author="Michael Trupkin" w:date="2017-07-12T15:40:00Z">
        <w:del w:id="1695" w:author="Jeff Johnson" w:date="2017-07-12T18:22:00Z">
          <w:r w:rsidRPr="00D559B2" w:rsidDel="003C02A2">
            <w:rPr>
              <w:rFonts w:ascii="Courier New" w:eastAsiaTheme="minorHAnsi" w:hAnsi="Courier New" w:cs="Courier New"/>
              <w:color w:val="707070"/>
              <w:sz w:val="20"/>
              <w:szCs w:val="20"/>
            </w:rPr>
            <w:delText>"lucene_version" : "6.3.0"</w:delText>
          </w:r>
          <w:r w:rsidRPr="00D559B2" w:rsidDel="003C02A2">
            <w:rPr>
              <w:rFonts w:ascii="Courier New" w:eastAsiaTheme="minorHAnsi" w:hAnsi="Courier New" w:cs="Courier New"/>
              <w:color w:val="707070"/>
              <w:sz w:val="20"/>
              <w:szCs w:val="20"/>
            </w:rPr>
            <w:br/>
            <w:delText xml:space="preserve"> },</w:delText>
          </w:r>
          <w:r w:rsidRPr="00D559B2" w:rsidDel="003C02A2">
            <w:rPr>
              <w:rFonts w:ascii="Courier New" w:eastAsiaTheme="minorHAnsi" w:hAnsi="Courier New" w:cs="Courier New"/>
              <w:color w:val="707070"/>
              <w:sz w:val="20"/>
              <w:szCs w:val="20"/>
            </w:rPr>
            <w:br/>
            <w:delText xml:space="preserve"> "tagline" : "You Know, for Search"</w:delText>
          </w:r>
          <w:r w:rsidRPr="00D559B2" w:rsidDel="003C02A2">
            <w:rPr>
              <w:rFonts w:ascii="Courier New" w:eastAsiaTheme="minorHAnsi" w:hAnsi="Courier New" w:cs="Courier New"/>
              <w:color w:val="707070"/>
              <w:sz w:val="20"/>
              <w:szCs w:val="20"/>
            </w:rPr>
            <w:br/>
            <w:delText>}</w:delText>
          </w:r>
        </w:del>
      </w:ins>
    </w:p>
    <w:p w14:paraId="4B9291D6" w14:textId="77777777" w:rsidR="00D559B2" w:rsidRPr="003223ED" w:rsidRDefault="00D559B2">
      <w:pPr>
        <w:shd w:val="clear" w:color="auto" w:fill="FFFFFF"/>
        <w:spacing w:before="150"/>
        <w:rPr>
          <w:ins w:id="1696" w:author="Michael Trupkin" w:date="2017-07-12T15:34:00Z"/>
          <w:rFonts w:ascii="Times New Roman" w:eastAsia="Times New Roman" w:hAnsi="Times New Roman"/>
          <w:sz w:val="24"/>
          <w:szCs w:val="24"/>
        </w:rPr>
        <w:pPrChange w:id="1697" w:author="Jeff Johnson" w:date="2017-07-12T20:41:00Z">
          <w:pPr>
            <w:spacing w:before="0"/>
          </w:pPr>
        </w:pPrChange>
      </w:pPr>
    </w:p>
    <w:p w14:paraId="5D78EEE7" w14:textId="77777777" w:rsidR="00EB709A" w:rsidRDefault="00EB709A">
      <w:pPr>
        <w:pStyle w:val="Heading3"/>
        <w:rPr>
          <w:ins w:id="1698" w:author="Michael Trupkin" w:date="2017-07-12T15:42:00Z"/>
          <w:rFonts w:eastAsia="Times New Roman"/>
        </w:rPr>
        <w:pPrChange w:id="1699" w:author="Jeff Johnson" w:date="2017-07-12T18:22:00Z">
          <w:pPr>
            <w:pStyle w:val="Heading4"/>
            <w:shd w:val="clear" w:color="auto" w:fill="FFFFFF"/>
            <w:spacing w:before="300" w:line="300" w:lineRule="atLeast"/>
          </w:pPr>
        </w:pPrChange>
      </w:pPr>
      <w:bookmarkStart w:id="1700" w:name="_Toc488653870"/>
      <w:proofErr w:type="spellStart"/>
      <w:ins w:id="1701" w:author="Michael Trupkin" w:date="2017-07-12T15:42:00Z">
        <w:r>
          <w:rPr>
            <w:rFonts w:eastAsia="Times New Roman"/>
          </w:rPr>
          <w:t>Kibana</w:t>
        </w:r>
        <w:proofErr w:type="spellEnd"/>
        <w:r>
          <w:rPr>
            <w:rFonts w:eastAsia="Times New Roman"/>
          </w:rPr>
          <w:t xml:space="preserve"> setup with </w:t>
        </w:r>
        <w:proofErr w:type="spellStart"/>
        <w:r>
          <w:rPr>
            <w:rFonts w:eastAsia="Times New Roman"/>
          </w:rPr>
          <w:t>nginx</w:t>
        </w:r>
        <w:bookmarkEnd w:id="1700"/>
        <w:proofErr w:type="spellEnd"/>
      </w:ins>
    </w:p>
    <w:p w14:paraId="0371F99A" w14:textId="5000DF2E" w:rsidR="00EB709A" w:rsidDel="007E2ABA" w:rsidRDefault="00EB709A">
      <w:pPr>
        <w:pStyle w:val="NormalWeb"/>
        <w:shd w:val="clear" w:color="auto" w:fill="FFFFFF"/>
        <w:spacing w:before="150" w:beforeAutospacing="0" w:after="0" w:afterAutospacing="0"/>
        <w:rPr>
          <w:ins w:id="1702" w:author="Michael Trupkin" w:date="2017-07-12T15:42:00Z"/>
          <w:del w:id="1703" w:author="Jeff Johnson" w:date="2017-07-12T18:13:00Z"/>
          <w:rFonts w:ascii="Arial" w:eastAsiaTheme="minorHAnsi" w:hAnsi="Arial" w:cs="Arial"/>
          <w:color w:val="333333"/>
          <w:sz w:val="21"/>
          <w:szCs w:val="21"/>
        </w:rPr>
      </w:pPr>
      <w:ins w:id="1704" w:author="Michael Trupkin" w:date="2017-07-12T15:42:00Z">
        <w:r>
          <w:rPr>
            <w:rFonts w:ascii="Arial" w:hAnsi="Arial" w:cs="Arial"/>
            <w:color w:val="333333"/>
            <w:sz w:val="21"/>
            <w:szCs w:val="21"/>
          </w:rPr>
          <w:t xml:space="preserve">As the ES cluster will only listen to the provided IP, </w:t>
        </w:r>
        <w:del w:id="1705" w:author="Jeff Johnson" w:date="2017-07-12T18:11:00Z">
          <w:r w:rsidDel="007E2ABA">
            <w:rPr>
              <w:rFonts w:ascii="Arial" w:hAnsi="Arial" w:cs="Arial"/>
              <w:color w:val="333333"/>
              <w:sz w:val="21"/>
              <w:szCs w:val="21"/>
            </w:rPr>
            <w:delText>you'll need to use something like</w:delText>
          </w:r>
        </w:del>
      </w:ins>
      <w:ins w:id="1706" w:author="Jeff Johnson" w:date="2017-07-12T18:11:00Z">
        <w:r w:rsidR="007E2ABA">
          <w:rPr>
            <w:rFonts w:ascii="Arial" w:hAnsi="Arial" w:cs="Arial"/>
            <w:color w:val="333333"/>
            <w:sz w:val="21"/>
            <w:szCs w:val="21"/>
          </w:rPr>
          <w:t>a proxy server</w:t>
        </w:r>
      </w:ins>
      <w:ins w:id="1707" w:author="Michael Trupkin" w:date="2017-07-12T15:42:00Z">
        <w:r>
          <w:rPr>
            <w:rFonts w:ascii="Arial" w:hAnsi="Arial" w:cs="Arial"/>
            <w:color w:val="333333"/>
            <w:sz w:val="21"/>
            <w:szCs w:val="21"/>
          </w:rPr>
          <w:t xml:space="preserve"> </w:t>
        </w:r>
      </w:ins>
      <w:ins w:id="1708" w:author="Jeff Johnson" w:date="2017-07-12T18:11:00Z">
        <w:r w:rsidR="007E2ABA">
          <w:rPr>
            <w:rFonts w:ascii="Arial" w:hAnsi="Arial" w:cs="Arial"/>
            <w:color w:val="333333"/>
            <w:sz w:val="21"/>
            <w:szCs w:val="21"/>
          </w:rPr>
          <w:t xml:space="preserve">(e.g. </w:t>
        </w:r>
      </w:ins>
      <w:proofErr w:type="spellStart"/>
      <w:ins w:id="1709" w:author="Michael Trupkin" w:date="2017-07-12T15:42:00Z">
        <w:r>
          <w:rPr>
            <w:rFonts w:ascii="Arial" w:hAnsi="Arial" w:cs="Arial"/>
            <w:color w:val="333333"/>
            <w:sz w:val="21"/>
            <w:szCs w:val="21"/>
          </w:rPr>
          <w:t>nginx</w:t>
        </w:r>
      </w:ins>
      <w:proofErr w:type="spellEnd"/>
      <w:ins w:id="1710" w:author="Jeff Johnson" w:date="2017-07-12T18:11:00Z">
        <w:r w:rsidR="007E2ABA">
          <w:rPr>
            <w:rFonts w:ascii="Arial" w:hAnsi="Arial" w:cs="Arial"/>
            <w:color w:val="333333"/>
            <w:sz w:val="21"/>
            <w:szCs w:val="21"/>
          </w:rPr>
          <w:t>) should be set up</w:t>
        </w:r>
      </w:ins>
      <w:ins w:id="1711" w:author="Michael Trupkin" w:date="2017-07-12T15:42:00Z">
        <w:r>
          <w:rPr>
            <w:rFonts w:ascii="Arial" w:hAnsi="Arial" w:cs="Arial"/>
            <w:color w:val="333333"/>
            <w:sz w:val="21"/>
            <w:szCs w:val="21"/>
          </w:rPr>
          <w:t xml:space="preserve"> to </w:t>
        </w:r>
        <w:del w:id="1712" w:author="Jeff Johnson" w:date="2017-07-12T18:11:00Z">
          <w:r w:rsidDel="007E2ABA">
            <w:rPr>
              <w:rFonts w:ascii="Arial" w:hAnsi="Arial" w:cs="Arial"/>
              <w:color w:val="333333"/>
              <w:sz w:val="21"/>
              <w:szCs w:val="21"/>
            </w:rPr>
            <w:delText>bounce</w:delText>
          </w:r>
        </w:del>
      </w:ins>
      <w:ins w:id="1713" w:author="Jeff Johnson" w:date="2017-07-12T18:11:00Z">
        <w:r w:rsidR="007E2ABA">
          <w:rPr>
            <w:rFonts w:ascii="Arial" w:hAnsi="Arial" w:cs="Arial"/>
            <w:color w:val="333333"/>
            <w:sz w:val="21"/>
            <w:szCs w:val="21"/>
          </w:rPr>
          <w:t>route</w:t>
        </w:r>
      </w:ins>
      <w:ins w:id="1714" w:author="Michael Trupkin" w:date="2017-07-12T15:42:00Z">
        <w:r>
          <w:rPr>
            <w:rFonts w:ascii="Arial" w:hAnsi="Arial" w:cs="Arial"/>
            <w:color w:val="333333"/>
            <w:sz w:val="21"/>
            <w:szCs w:val="21"/>
          </w:rPr>
          <w:t xml:space="preserve"> </w:t>
        </w:r>
      </w:ins>
      <w:proofErr w:type="spellStart"/>
      <w:ins w:id="1715" w:author="Jeff Johnson" w:date="2017-07-12T18:11:00Z">
        <w:r w:rsidR="007E2ABA">
          <w:rPr>
            <w:rFonts w:ascii="Arial" w:hAnsi="Arial" w:cs="Arial"/>
            <w:color w:val="333333"/>
            <w:sz w:val="21"/>
            <w:szCs w:val="21"/>
          </w:rPr>
          <w:t>Logstash</w:t>
        </w:r>
        <w:proofErr w:type="spellEnd"/>
        <w:r w:rsidR="007E2ABA">
          <w:rPr>
            <w:rFonts w:ascii="Arial" w:hAnsi="Arial" w:cs="Arial"/>
            <w:color w:val="333333"/>
            <w:sz w:val="21"/>
            <w:szCs w:val="21"/>
          </w:rPr>
          <w:t xml:space="preserve"> </w:t>
        </w:r>
      </w:ins>
      <w:ins w:id="1716" w:author="Michael Trupkin" w:date="2017-07-12T15:42:00Z">
        <w:r>
          <w:rPr>
            <w:rFonts w:ascii="Arial" w:hAnsi="Arial" w:cs="Arial"/>
            <w:color w:val="333333"/>
            <w:sz w:val="21"/>
            <w:szCs w:val="21"/>
          </w:rPr>
          <w:t xml:space="preserve">requests to </w:t>
        </w:r>
        <w:del w:id="1717" w:author="Jeff Johnson" w:date="2017-07-12T18:12:00Z">
          <w:r w:rsidDel="007E2ABA">
            <w:rPr>
              <w:rFonts w:ascii="Arial" w:hAnsi="Arial" w:cs="Arial"/>
              <w:color w:val="333333"/>
              <w:sz w:val="21"/>
              <w:szCs w:val="21"/>
            </w:rPr>
            <w:delText xml:space="preserve">the logstash host over to </w:delText>
          </w:r>
        </w:del>
        <w:r>
          <w:rPr>
            <w:rFonts w:ascii="Arial" w:hAnsi="Arial" w:cs="Arial"/>
            <w:color w:val="333333"/>
            <w:sz w:val="21"/>
            <w:szCs w:val="21"/>
          </w:rPr>
          <w:t xml:space="preserve">the </w:t>
        </w:r>
        <w:proofErr w:type="spellStart"/>
        <w:r>
          <w:rPr>
            <w:rFonts w:ascii="Arial" w:hAnsi="Arial" w:cs="Arial"/>
            <w:color w:val="333333"/>
            <w:sz w:val="21"/>
            <w:szCs w:val="21"/>
          </w:rPr>
          <w:t>kibana</w:t>
        </w:r>
        <w:proofErr w:type="spellEnd"/>
        <w:r>
          <w:rPr>
            <w:rFonts w:ascii="Arial" w:hAnsi="Arial" w:cs="Arial"/>
            <w:color w:val="333333"/>
            <w:sz w:val="21"/>
            <w:szCs w:val="21"/>
          </w:rPr>
          <w:t xml:space="preserve"> plugin in the ES cluster. </w:t>
        </w:r>
      </w:ins>
      <w:ins w:id="1718" w:author="Jeff Johnson" w:date="2017-07-12T18:13:00Z">
        <w:r w:rsidR="007E2ABA">
          <w:rPr>
            <w:rFonts w:ascii="Arial" w:hAnsi="Arial" w:cs="Arial"/>
            <w:color w:val="333333"/>
            <w:sz w:val="21"/>
            <w:szCs w:val="21"/>
          </w:rPr>
          <w:t xml:space="preserve">The </w:t>
        </w:r>
        <w:proofErr w:type="spellStart"/>
        <w:r w:rsidR="007E2ABA">
          <w:rPr>
            <w:rFonts w:ascii="Arial" w:hAnsi="Arial" w:cs="Arial"/>
            <w:color w:val="333333"/>
            <w:sz w:val="21"/>
            <w:szCs w:val="21"/>
          </w:rPr>
          <w:t>nginx</w:t>
        </w:r>
        <w:proofErr w:type="spellEnd"/>
        <w:r w:rsidR="007E2ABA">
          <w:rPr>
            <w:rFonts w:ascii="Arial" w:hAnsi="Arial" w:cs="Arial"/>
            <w:color w:val="333333"/>
            <w:sz w:val="21"/>
            <w:szCs w:val="21"/>
          </w:rPr>
          <w:t xml:space="preserve"> server should be configured with security practices that comply with the organization’s standards.</w:t>
        </w:r>
      </w:ins>
      <w:ins w:id="1719" w:author="Michael Trupkin" w:date="2017-07-12T15:42:00Z">
        <w:del w:id="1720" w:author="Jeff Johnson" w:date="2017-07-12T18:13:00Z">
          <w:r w:rsidDel="007E2ABA">
            <w:rPr>
              <w:rFonts w:ascii="Arial" w:hAnsi="Arial" w:cs="Arial"/>
              <w:color w:val="333333"/>
              <w:sz w:val="21"/>
              <w:szCs w:val="21"/>
            </w:rPr>
            <w:delText>To do this:</w:delText>
          </w:r>
        </w:del>
      </w:ins>
    </w:p>
    <w:p w14:paraId="468128B7" w14:textId="62A4A3E6" w:rsidR="00EB709A" w:rsidDel="007E2ABA" w:rsidRDefault="00EB709A">
      <w:pPr>
        <w:pStyle w:val="NormalWeb"/>
        <w:shd w:val="clear" w:color="auto" w:fill="FFFFFF"/>
        <w:spacing w:before="150" w:beforeAutospacing="0" w:after="0" w:afterAutospacing="0"/>
        <w:rPr>
          <w:ins w:id="1721" w:author="Michael Trupkin" w:date="2017-07-12T15:42:00Z"/>
          <w:del w:id="1722" w:author="Jeff Johnson" w:date="2017-07-12T18:13:00Z"/>
          <w:color w:val="333333"/>
          <w:sz w:val="21"/>
          <w:szCs w:val="21"/>
        </w:rPr>
        <w:pPrChange w:id="1723" w:author="Jeff Johnson" w:date="2017-07-12T20:41:00Z">
          <w:pPr>
            <w:pStyle w:val="HTMLPreformatted"/>
            <w:shd w:val="clear" w:color="auto" w:fill="FFFFFF"/>
            <w:spacing w:before="150"/>
          </w:pPr>
        </w:pPrChange>
      </w:pPr>
      <w:ins w:id="1724" w:author="Michael Trupkin" w:date="2017-07-12T15:42:00Z">
        <w:del w:id="1725" w:author="Jeff Johnson" w:date="2017-07-12T18:13:00Z">
          <w:r w:rsidDel="007E2ABA">
            <w:rPr>
              <w:color w:val="333333"/>
              <w:sz w:val="21"/>
              <w:szCs w:val="21"/>
            </w:rPr>
            <w:delText>$ sudo apt install nginx</w:delText>
          </w:r>
          <w:r w:rsidDel="007E2ABA">
            <w:rPr>
              <w:color w:val="333333"/>
              <w:sz w:val="21"/>
              <w:szCs w:val="21"/>
            </w:rPr>
            <w:br/>
            <w:delText>$ sudo systemctl enable nginx.service</w:delText>
          </w:r>
        </w:del>
      </w:ins>
    </w:p>
    <w:p w14:paraId="6403CEEB" w14:textId="20855E7E" w:rsidR="00EB709A" w:rsidDel="007E2ABA" w:rsidRDefault="00EB709A">
      <w:pPr>
        <w:pStyle w:val="NormalWeb"/>
        <w:shd w:val="clear" w:color="auto" w:fill="FFFFFF"/>
        <w:spacing w:before="150" w:beforeAutospacing="0" w:after="0" w:afterAutospacing="0"/>
        <w:rPr>
          <w:ins w:id="1726" w:author="Michael Trupkin" w:date="2017-07-12T15:42:00Z"/>
          <w:del w:id="1727" w:author="Jeff Johnson" w:date="2017-07-12T18:13:00Z"/>
          <w:rFonts w:ascii="Arial" w:hAnsi="Arial" w:cs="Arial"/>
          <w:color w:val="333333"/>
          <w:sz w:val="21"/>
          <w:szCs w:val="21"/>
        </w:rPr>
      </w:pPr>
      <w:ins w:id="1728" w:author="Michael Trupkin" w:date="2017-07-12T15:42:00Z">
        <w:del w:id="1729" w:author="Jeff Johnson" w:date="2017-07-12T18:13:00Z">
          <w:r w:rsidDel="007E2ABA">
            <w:rPr>
              <w:rFonts w:ascii="Arial" w:hAnsi="Arial" w:cs="Arial"/>
              <w:color w:val="333333"/>
              <w:sz w:val="21"/>
              <w:szCs w:val="21"/>
            </w:rPr>
            <w:delText>Then edit /etc/nginx/sites-enabled/default and add the following at the top (use your ES endpoint URL):</w:delText>
          </w:r>
        </w:del>
      </w:ins>
    </w:p>
    <w:p w14:paraId="0125F06E" w14:textId="3786C1EB" w:rsidR="00EB709A" w:rsidDel="007E2ABA" w:rsidRDefault="00EB709A">
      <w:pPr>
        <w:pStyle w:val="NormalWeb"/>
        <w:shd w:val="clear" w:color="auto" w:fill="FFFFFF"/>
        <w:spacing w:before="150" w:beforeAutospacing="0" w:after="0" w:afterAutospacing="0"/>
        <w:rPr>
          <w:ins w:id="1730" w:author="Michael Trupkin" w:date="2017-07-12T15:42:00Z"/>
          <w:del w:id="1731" w:author="Jeff Johnson" w:date="2017-07-12T18:13:00Z"/>
          <w:color w:val="333333"/>
          <w:sz w:val="21"/>
          <w:szCs w:val="21"/>
        </w:rPr>
        <w:pPrChange w:id="1732" w:author="Jeff Johnson" w:date="2017-07-12T20:41:00Z">
          <w:pPr>
            <w:pStyle w:val="HTMLPreformatted"/>
            <w:shd w:val="clear" w:color="auto" w:fill="FFFFFF"/>
            <w:spacing w:before="150"/>
          </w:pPr>
        </w:pPrChange>
      </w:pPr>
      <w:ins w:id="1733" w:author="Michael Trupkin" w:date="2017-07-12T15:42:00Z">
        <w:del w:id="1734" w:author="Jeff Johnson" w:date="2017-07-12T18:13:00Z">
          <w:r w:rsidDel="007E2ABA">
            <w:rPr>
              <w:color w:val="333333"/>
              <w:sz w:val="21"/>
              <w:szCs w:val="21"/>
            </w:rPr>
            <w:delText xml:space="preserve">    upstream es {</w:delText>
          </w:r>
          <w:r w:rsidDel="007E2ABA">
            <w:rPr>
              <w:color w:val="333333"/>
              <w:sz w:val="21"/>
              <w:szCs w:val="21"/>
            </w:rPr>
            <w:br/>
            <w:delText xml:space="preserve">        ip_hash;</w:delText>
          </w:r>
          <w:r w:rsidDel="007E2ABA">
            <w:rPr>
              <w:color w:val="333333"/>
              <w:sz w:val="21"/>
              <w:szCs w:val="21"/>
            </w:rPr>
            <w:br/>
            <w:delText xml:space="preserve">        server search-sbtds-load2-yiozpjgoawn2denvnprhozceaq.us-west-2.es.amazonaws.com;</w:delText>
          </w:r>
          <w:r w:rsidDel="007E2ABA">
            <w:rPr>
              <w:color w:val="333333"/>
              <w:sz w:val="21"/>
              <w:szCs w:val="21"/>
            </w:rPr>
            <w:br/>
            <w:delText xml:space="preserve">        keepalive 128;</w:delText>
          </w:r>
          <w:r w:rsidDel="007E2ABA">
            <w:rPr>
              <w:color w:val="333333"/>
              <w:sz w:val="21"/>
              <w:szCs w:val="21"/>
            </w:rPr>
            <w:br/>
            <w:delText xml:space="preserve">    }</w:delText>
          </w:r>
        </w:del>
      </w:ins>
    </w:p>
    <w:p w14:paraId="27856462" w14:textId="3216A265" w:rsidR="00EB709A" w:rsidDel="007E2ABA" w:rsidRDefault="00EB709A">
      <w:pPr>
        <w:pStyle w:val="NormalWeb"/>
        <w:shd w:val="clear" w:color="auto" w:fill="FFFFFF"/>
        <w:spacing w:before="150" w:beforeAutospacing="0" w:after="0" w:afterAutospacing="0"/>
        <w:rPr>
          <w:ins w:id="1735" w:author="Michael Trupkin" w:date="2017-07-12T15:42:00Z"/>
          <w:del w:id="1736" w:author="Jeff Johnson" w:date="2017-07-12T18:13:00Z"/>
          <w:rFonts w:ascii="Arial" w:hAnsi="Arial" w:cs="Arial"/>
          <w:color w:val="333333"/>
          <w:sz w:val="21"/>
          <w:szCs w:val="21"/>
        </w:rPr>
      </w:pPr>
      <w:ins w:id="1737" w:author="Michael Trupkin" w:date="2017-07-12T15:42:00Z">
        <w:del w:id="1738" w:author="Jeff Johnson" w:date="2017-07-12T18:13:00Z">
          <w:r w:rsidDel="007E2ABA">
            <w:rPr>
              <w:rFonts w:ascii="Arial" w:hAnsi="Arial" w:cs="Arial"/>
              <w:color w:val="333333"/>
              <w:sz w:val="21"/>
              <w:szCs w:val="21"/>
            </w:rPr>
            <w:delText>And place this inside the server {} block:</w:delText>
          </w:r>
        </w:del>
      </w:ins>
    </w:p>
    <w:p w14:paraId="4368D4D3" w14:textId="2960C5E6" w:rsidR="00EB709A" w:rsidDel="007E2ABA" w:rsidRDefault="00EB709A">
      <w:pPr>
        <w:pStyle w:val="NormalWeb"/>
        <w:shd w:val="clear" w:color="auto" w:fill="FFFFFF"/>
        <w:spacing w:before="150" w:beforeAutospacing="0" w:after="0" w:afterAutospacing="0"/>
        <w:rPr>
          <w:ins w:id="1739" w:author="Michael Trupkin" w:date="2017-07-12T15:42:00Z"/>
          <w:del w:id="1740" w:author="Jeff Johnson" w:date="2017-07-12T18:13:00Z"/>
          <w:color w:val="333333"/>
          <w:sz w:val="21"/>
          <w:szCs w:val="21"/>
        </w:rPr>
        <w:pPrChange w:id="1741" w:author="Jeff Johnson" w:date="2017-07-12T20:41:00Z">
          <w:pPr>
            <w:pStyle w:val="HTMLPreformatted"/>
            <w:shd w:val="clear" w:color="auto" w:fill="FFFFFF"/>
            <w:spacing w:before="150"/>
          </w:pPr>
        </w:pPrChange>
      </w:pPr>
      <w:ins w:id="1742" w:author="Michael Trupkin" w:date="2017-07-12T15:42:00Z">
        <w:del w:id="1743" w:author="Jeff Johnson" w:date="2017-07-12T18:13:00Z">
          <w:r w:rsidDel="007E2ABA">
            <w:rPr>
              <w:color w:val="333333"/>
              <w:sz w:val="21"/>
              <w:szCs w:val="21"/>
            </w:rPr>
            <w:delText xml:space="preserve">    location /_plugin/kibana/ {</w:delText>
          </w:r>
          <w:r w:rsidDel="007E2ABA">
            <w:rPr>
              <w:color w:val="333333"/>
              <w:sz w:val="21"/>
              <w:szCs w:val="21"/>
            </w:rPr>
            <w:br/>
            <w:delText xml:space="preserve">        proxy_pass http://es/_plugin/kibana/;</w:delText>
          </w:r>
          <w:r w:rsidDel="007E2ABA">
            <w:rPr>
              <w:color w:val="333333"/>
              <w:sz w:val="21"/>
              <w:szCs w:val="21"/>
            </w:rPr>
            <w:br/>
            <w:delText xml:space="preserve">        auth_basic "closed site";</w:delText>
          </w:r>
          <w:r w:rsidDel="007E2ABA">
            <w:rPr>
              <w:color w:val="333333"/>
              <w:sz w:val="21"/>
              <w:szCs w:val="21"/>
            </w:rPr>
            <w:br/>
            <w:delText xml:space="preserve">        auth_basic_user_file kibana.htpasswd;</w:delText>
          </w:r>
          <w:r w:rsidDel="007E2ABA">
            <w:rPr>
              <w:color w:val="333333"/>
              <w:sz w:val="21"/>
              <w:szCs w:val="21"/>
            </w:rPr>
            <w:br/>
            <w:delText xml:space="preserve">        proxy_http_version 1.1;</w:delText>
          </w:r>
        </w:del>
      </w:ins>
    </w:p>
    <w:p w14:paraId="27B98419" w14:textId="67A791ED" w:rsidR="00EB709A" w:rsidDel="007E2ABA" w:rsidRDefault="00EB709A">
      <w:pPr>
        <w:pStyle w:val="NormalWeb"/>
        <w:shd w:val="clear" w:color="auto" w:fill="FFFFFF"/>
        <w:spacing w:before="150" w:beforeAutospacing="0" w:after="0" w:afterAutospacing="0"/>
        <w:rPr>
          <w:ins w:id="1744" w:author="Michael Trupkin" w:date="2017-07-12T15:42:00Z"/>
          <w:del w:id="1745" w:author="Jeff Johnson" w:date="2017-07-12T18:13:00Z"/>
          <w:color w:val="333333"/>
          <w:sz w:val="21"/>
          <w:szCs w:val="21"/>
        </w:rPr>
        <w:pPrChange w:id="1746" w:author="Jeff Johnson" w:date="2017-07-12T20:41:00Z">
          <w:pPr>
            <w:pStyle w:val="HTMLPreformatted"/>
            <w:shd w:val="clear" w:color="auto" w:fill="FFFFFF"/>
            <w:spacing w:before="150"/>
          </w:pPr>
        </w:pPrChange>
      </w:pPr>
      <w:ins w:id="1747" w:author="Michael Trupkin" w:date="2017-07-12T15:42:00Z">
        <w:del w:id="1748" w:author="Jeff Johnson" w:date="2017-07-12T18:13:00Z">
          <w:r w:rsidDel="007E2ABA">
            <w:rPr>
              <w:color w:val="333333"/>
              <w:sz w:val="21"/>
              <w:szCs w:val="21"/>
            </w:rPr>
            <w:delText xml:space="preserve">        proxy_set_header Authorization "";</w:delText>
          </w:r>
        </w:del>
      </w:ins>
    </w:p>
    <w:p w14:paraId="130D825C" w14:textId="22961F3F" w:rsidR="00EB709A" w:rsidDel="007E2ABA" w:rsidRDefault="00EB709A">
      <w:pPr>
        <w:pStyle w:val="NormalWeb"/>
        <w:shd w:val="clear" w:color="auto" w:fill="FFFFFF"/>
        <w:spacing w:before="150" w:beforeAutospacing="0" w:after="0" w:afterAutospacing="0"/>
        <w:rPr>
          <w:ins w:id="1749" w:author="Michael Trupkin" w:date="2017-07-12T15:42:00Z"/>
          <w:del w:id="1750" w:author="Jeff Johnson" w:date="2017-07-12T18:13:00Z"/>
          <w:color w:val="333333"/>
          <w:sz w:val="21"/>
          <w:szCs w:val="21"/>
        </w:rPr>
        <w:pPrChange w:id="1751" w:author="Jeff Johnson" w:date="2017-07-12T20:41:00Z">
          <w:pPr>
            <w:pStyle w:val="HTMLPreformatted"/>
            <w:shd w:val="clear" w:color="auto" w:fill="FFFFFF"/>
            <w:spacing w:before="150"/>
          </w:pPr>
        </w:pPrChange>
      </w:pPr>
      <w:ins w:id="1752" w:author="Michael Trupkin" w:date="2017-07-12T15:42:00Z">
        <w:del w:id="1753" w:author="Jeff Johnson" w:date="2017-07-12T18:13:00Z">
          <w:r w:rsidDel="007E2ABA">
            <w:rPr>
              <w:color w:val="333333"/>
              <w:sz w:val="21"/>
              <w:szCs w:val="21"/>
            </w:rPr>
            <w:delText xml:space="preserve">        proxy_set_header Connection "";</w:delText>
          </w:r>
          <w:r w:rsidDel="007E2ABA">
            <w:rPr>
              <w:color w:val="333333"/>
              <w:sz w:val="21"/>
              <w:szCs w:val="21"/>
            </w:rPr>
            <w:br/>
            <w:delText xml:space="preserve">    }</w:delText>
          </w:r>
        </w:del>
      </w:ins>
    </w:p>
    <w:p w14:paraId="084EBDA5" w14:textId="5B0837E5" w:rsidR="00EB709A" w:rsidRPr="0038048E" w:rsidDel="007E2ABA" w:rsidRDefault="00EB709A">
      <w:pPr>
        <w:pStyle w:val="NormalWeb"/>
        <w:shd w:val="clear" w:color="auto" w:fill="FFFFFF"/>
        <w:spacing w:before="150" w:beforeAutospacing="0" w:after="0" w:afterAutospacing="0"/>
        <w:rPr>
          <w:ins w:id="1754" w:author="Michael Trupkin" w:date="2017-07-12T15:42:00Z"/>
          <w:del w:id="1755" w:author="Jeff Johnson" w:date="2017-07-12T18:13:00Z"/>
          <w:rFonts w:ascii="Arial" w:hAnsi="Arial" w:cs="Arial"/>
          <w:color w:val="333333"/>
          <w:sz w:val="21"/>
          <w:szCs w:val="21"/>
        </w:rPr>
      </w:pPr>
      <w:ins w:id="1756" w:author="Michael Trupkin" w:date="2017-07-12T15:42:00Z">
        <w:del w:id="1757" w:author="Jeff Johnson" w:date="2017-07-12T18:13:00Z">
          <w:r w:rsidRPr="0038048E" w:rsidDel="007E2ABA">
            <w:rPr>
              <w:rFonts w:ascii="Arial" w:hAnsi="Arial" w:cs="Arial"/>
              <w:color w:val="333333"/>
              <w:sz w:val="21"/>
              <w:szCs w:val="21"/>
              <w:rPrChange w:id="1758" w:author="Michael Trupkin" w:date="2017-07-12T16:06:00Z">
                <w:rPr>
                  <w:rFonts w:ascii="Arial" w:hAnsi="Arial" w:cs="Arial"/>
                  <w:color w:val="333333"/>
                </w:rPr>
              </w:rPrChange>
            </w:rPr>
            <w:delText>Then, to password protect your kibana instance, add a file to /etc/nginx called kibana.htpasswd with the following contents (season to taste - this file creates a user kibana with password newpass):</w:delText>
          </w:r>
        </w:del>
      </w:ins>
    </w:p>
    <w:p w14:paraId="4FCE1B96" w14:textId="0E1C9888" w:rsidR="00EB709A" w:rsidDel="007E2ABA" w:rsidRDefault="00EB709A">
      <w:pPr>
        <w:pStyle w:val="NormalWeb"/>
        <w:shd w:val="clear" w:color="auto" w:fill="FFFFFF"/>
        <w:spacing w:before="150" w:beforeAutospacing="0" w:after="0" w:afterAutospacing="0"/>
        <w:rPr>
          <w:ins w:id="1759" w:author="Michael Trupkin" w:date="2017-07-12T15:42:00Z"/>
          <w:del w:id="1760" w:author="Jeff Johnson" w:date="2017-07-12T18:13:00Z"/>
          <w:color w:val="333333"/>
          <w:sz w:val="21"/>
          <w:szCs w:val="21"/>
        </w:rPr>
        <w:pPrChange w:id="1761" w:author="Jeff Johnson" w:date="2017-07-12T20:41:00Z">
          <w:pPr>
            <w:pStyle w:val="HTMLPreformatted"/>
            <w:shd w:val="clear" w:color="auto" w:fill="FFFFFF"/>
            <w:spacing w:before="150"/>
          </w:pPr>
        </w:pPrChange>
      </w:pPr>
      <w:ins w:id="1762" w:author="Michael Trupkin" w:date="2017-07-12T15:42:00Z">
        <w:del w:id="1763" w:author="Jeff Johnson" w:date="2017-07-12T18:13:00Z">
          <w:r w:rsidDel="007E2ABA">
            <w:rPr>
              <w:color w:val="333333"/>
              <w:sz w:val="21"/>
              <w:szCs w:val="21"/>
            </w:rPr>
            <w:delText xml:space="preserve">  # basic auth</w:delText>
          </w:r>
          <w:r w:rsidDel="007E2ABA">
            <w:rPr>
              <w:color w:val="333333"/>
              <w:sz w:val="21"/>
              <w:szCs w:val="21"/>
            </w:rPr>
            <w:br/>
            <w:delText xml:space="preserve">  kibana:{PLAIN}newpass</w:delText>
          </w:r>
        </w:del>
      </w:ins>
    </w:p>
    <w:p w14:paraId="2F00B058" w14:textId="21076BA7" w:rsidR="00EB709A" w:rsidDel="007E2ABA" w:rsidRDefault="00EB709A">
      <w:pPr>
        <w:pStyle w:val="NormalWeb"/>
        <w:shd w:val="clear" w:color="auto" w:fill="FFFFFF"/>
        <w:spacing w:before="150" w:beforeAutospacing="0" w:after="0" w:afterAutospacing="0"/>
        <w:rPr>
          <w:ins w:id="1764" w:author="Michael Trupkin" w:date="2017-07-12T15:42:00Z"/>
          <w:del w:id="1765" w:author="Jeff Johnson" w:date="2017-07-12T18:13:00Z"/>
          <w:rFonts w:ascii="Arial" w:hAnsi="Arial" w:cs="Arial"/>
          <w:color w:val="333333"/>
          <w:sz w:val="21"/>
          <w:szCs w:val="21"/>
        </w:rPr>
      </w:pPr>
      <w:ins w:id="1766" w:author="Michael Trupkin" w:date="2017-07-12T15:42:00Z">
        <w:del w:id="1767" w:author="Jeff Johnson" w:date="2017-07-12T18:13:00Z">
          <w:r w:rsidDel="007E2ABA">
            <w:rPr>
              <w:rFonts w:ascii="Arial" w:hAnsi="Arial" w:cs="Arial"/>
              <w:color w:val="333333"/>
              <w:sz w:val="21"/>
              <w:szCs w:val="21"/>
            </w:rPr>
            <w:delText>T</w:delText>
          </w:r>
        </w:del>
      </w:ins>
      <w:ins w:id="1768" w:author="Michael Trupkin" w:date="2017-07-12T16:06:00Z">
        <w:del w:id="1769" w:author="Jeff Johnson" w:date="2017-07-12T18:12:00Z">
          <w:r w:rsidR="0038048E" w:rsidDel="007E2ABA">
            <w:rPr>
              <w:rFonts w:ascii="Arial" w:hAnsi="Arial" w:cs="Arial"/>
              <w:color w:val="333333"/>
              <w:sz w:val="21"/>
              <w:szCs w:val="21"/>
            </w:rPr>
            <w:tab/>
          </w:r>
        </w:del>
      </w:ins>
      <w:ins w:id="1770" w:author="Michael Trupkin" w:date="2017-07-12T15:42:00Z">
        <w:del w:id="1771" w:author="Jeff Johnson" w:date="2017-07-12T18:13:00Z">
          <w:r w:rsidDel="007E2ABA">
            <w:rPr>
              <w:rFonts w:ascii="Arial" w:hAnsi="Arial" w:cs="Arial"/>
              <w:color w:val="333333"/>
              <w:sz w:val="21"/>
              <w:szCs w:val="21"/>
            </w:rPr>
            <w:delText>his sets up open, plain, cleartext password authentication over unencrypted http. For a production instance, it's recommended to use stronger security over SSL, perhaps with the users in an LDAP or other directory.</w:delText>
          </w:r>
        </w:del>
      </w:ins>
      <w:ins w:id="1772" w:author="Michael Trupkin" w:date="2017-07-12T16:06:00Z">
        <w:del w:id="1773" w:author="Jeff Johnson" w:date="2017-07-12T18:13:00Z">
          <w:r w:rsidR="0038048E" w:rsidDel="007E2ABA">
            <w:rPr>
              <w:rFonts w:ascii="Arial" w:hAnsi="Arial" w:cs="Arial"/>
              <w:color w:val="333333"/>
              <w:sz w:val="21"/>
              <w:szCs w:val="21"/>
            </w:rPr>
            <w:delText xml:space="preserve">  </w:delText>
          </w:r>
        </w:del>
      </w:ins>
      <w:ins w:id="1774" w:author="Michael Trupkin" w:date="2017-07-12T15:42:00Z">
        <w:del w:id="1775" w:author="Jeff Johnson" w:date="2017-07-12T18:13:00Z">
          <w:r w:rsidDel="007E2ABA">
            <w:rPr>
              <w:rFonts w:ascii="Arial" w:hAnsi="Arial" w:cs="Arial"/>
              <w:color w:val="333333"/>
              <w:sz w:val="21"/>
              <w:szCs w:val="21"/>
            </w:rPr>
            <w:delText>In our environment, we then added a DNS name (with AWS route 53) to point to our enabled IP address. After setting this up, you should be able to access Kibana at the following URL:</w:delText>
          </w:r>
        </w:del>
      </w:ins>
    </w:p>
    <w:p w14:paraId="4879E1AE" w14:textId="7E705256" w:rsidR="00EB709A" w:rsidDel="007E2ABA" w:rsidRDefault="00EB709A">
      <w:pPr>
        <w:pStyle w:val="NormalWeb"/>
        <w:shd w:val="clear" w:color="auto" w:fill="FFFFFF"/>
        <w:spacing w:before="150" w:beforeAutospacing="0" w:after="0" w:afterAutospacing="0"/>
        <w:rPr>
          <w:ins w:id="1776" w:author="Michael Trupkin" w:date="2017-07-12T15:42:00Z"/>
          <w:del w:id="1777" w:author="Jeff Johnson" w:date="2017-07-12T18:13:00Z"/>
          <w:rFonts w:ascii="Arial" w:hAnsi="Arial" w:cs="Arial"/>
          <w:color w:val="333333"/>
          <w:sz w:val="21"/>
          <w:szCs w:val="21"/>
        </w:rPr>
      </w:pPr>
      <w:ins w:id="1778" w:author="Michael Trupkin" w:date="2017-07-12T15:42:00Z">
        <w:del w:id="1779" w:author="Jeff Johnson" w:date="2017-07-12T18:13:00Z">
          <w:r w:rsidDel="007E2ABA">
            <w:rPr>
              <w:rFonts w:ascii="Arial" w:hAnsi="Arial" w:cs="Arial"/>
              <w:color w:val="333333"/>
              <w:sz w:val="21"/>
              <w:szCs w:val="21"/>
            </w:rPr>
            <w:fldChar w:fldCharType="begin"/>
          </w:r>
          <w:r w:rsidDel="007E2ABA">
            <w:rPr>
              <w:rFonts w:ascii="Arial" w:hAnsi="Arial" w:cs="Arial"/>
              <w:color w:val="333333"/>
              <w:sz w:val="21"/>
              <w:szCs w:val="21"/>
            </w:rPr>
            <w:delInstrText xml:space="preserve"> HYPERLINK "http://your-dns-name.your-domain.org/_plugin/kibana/" </w:delInstrText>
          </w:r>
          <w:r w:rsidDel="007E2ABA">
            <w:rPr>
              <w:rFonts w:ascii="Arial" w:hAnsi="Arial" w:cs="Arial"/>
              <w:color w:val="333333"/>
              <w:sz w:val="21"/>
              <w:szCs w:val="21"/>
            </w:rPr>
            <w:fldChar w:fldCharType="separate"/>
          </w:r>
          <w:r w:rsidDel="007E2ABA">
            <w:rPr>
              <w:rStyle w:val="Hyperlink"/>
              <w:rFonts w:ascii="Arial" w:hAnsi="Arial" w:cs="Arial"/>
              <w:color w:val="3B73AF"/>
              <w:sz w:val="21"/>
              <w:szCs w:val="21"/>
            </w:rPr>
            <w:delText>http://your-dns-name.your-domain.org/_plugin/kibana/</w:delText>
          </w:r>
          <w:r w:rsidDel="007E2ABA">
            <w:rPr>
              <w:rFonts w:ascii="Arial" w:hAnsi="Arial" w:cs="Arial"/>
              <w:color w:val="333333"/>
              <w:sz w:val="21"/>
              <w:szCs w:val="21"/>
            </w:rPr>
            <w:fldChar w:fldCharType="end"/>
          </w:r>
        </w:del>
      </w:ins>
    </w:p>
    <w:p w14:paraId="06D3B585" w14:textId="3613AC9F" w:rsidR="00EB709A" w:rsidDel="007E2ABA" w:rsidRDefault="00EB709A">
      <w:pPr>
        <w:pStyle w:val="NormalWeb"/>
        <w:shd w:val="clear" w:color="auto" w:fill="FFFFFF"/>
        <w:spacing w:before="150" w:beforeAutospacing="0" w:after="0" w:afterAutospacing="0"/>
        <w:rPr>
          <w:ins w:id="1780" w:author="Michael Trupkin" w:date="2017-07-12T15:42:00Z"/>
          <w:del w:id="1781" w:author="Jeff Johnson" w:date="2017-07-12T18:13:00Z"/>
          <w:rFonts w:ascii="Arial" w:eastAsia="Times New Roman" w:hAnsi="Arial" w:cs="Arial"/>
          <w:color w:val="333333"/>
          <w:sz w:val="21"/>
          <w:szCs w:val="21"/>
        </w:rPr>
        <w:pPrChange w:id="1782" w:author="Jeff Johnson" w:date="2017-07-12T20:41:00Z">
          <w:pPr>
            <w:pStyle w:val="Heading4"/>
            <w:shd w:val="clear" w:color="auto" w:fill="FFFFFF"/>
            <w:spacing w:before="300" w:line="300" w:lineRule="atLeast"/>
          </w:pPr>
        </w:pPrChange>
      </w:pPr>
      <w:ins w:id="1783" w:author="Michael Trupkin" w:date="2017-07-12T15:42:00Z">
        <w:del w:id="1784" w:author="Jeff Johnson" w:date="2017-07-12T18:13:00Z">
          <w:r w:rsidDel="007E2ABA">
            <w:rPr>
              <w:rFonts w:ascii="Arial" w:eastAsia="Times New Roman" w:hAnsi="Arial" w:cs="Arial"/>
              <w:color w:val="333333"/>
              <w:sz w:val="21"/>
              <w:szCs w:val="21"/>
            </w:rPr>
            <w:delText>Configuring logstash to talk to the AWS ES service</w:delText>
          </w:r>
        </w:del>
      </w:ins>
    </w:p>
    <w:p w14:paraId="02E7529D" w14:textId="6CBF3C98" w:rsidR="00EB709A" w:rsidDel="007E2ABA" w:rsidRDefault="00EB709A">
      <w:pPr>
        <w:pStyle w:val="NormalWeb"/>
        <w:shd w:val="clear" w:color="auto" w:fill="FFFFFF"/>
        <w:spacing w:before="150" w:beforeAutospacing="0" w:after="0" w:afterAutospacing="0"/>
        <w:rPr>
          <w:ins w:id="1785" w:author="Michael Trupkin" w:date="2017-07-12T15:42:00Z"/>
          <w:del w:id="1786" w:author="Jeff Johnson" w:date="2017-07-12T18:13:00Z"/>
          <w:rFonts w:ascii="Arial" w:eastAsiaTheme="minorHAnsi" w:hAnsi="Arial" w:cs="Arial"/>
          <w:color w:val="333333"/>
          <w:sz w:val="21"/>
          <w:szCs w:val="21"/>
        </w:rPr>
      </w:pPr>
      <w:ins w:id="1787" w:author="Michael Trupkin" w:date="2017-07-12T15:42:00Z">
        <w:del w:id="1788" w:author="Jeff Johnson" w:date="2017-07-12T18:13:00Z">
          <w:r w:rsidDel="007E2ABA">
            <w:rPr>
              <w:rFonts w:ascii="Arial" w:hAnsi="Arial" w:cs="Arial"/>
              <w:color w:val="333333"/>
              <w:sz w:val="21"/>
              <w:szCs w:val="21"/>
            </w:rPr>
            <w:delText>After setting up logstash as described below, you can edit your tds-pipeline.conf file to include the ES endpoint URL instead of the IP's used in our example. Our example has this elasticsearch {} stanza in the output section. You don't want a port number, as it runs on the default HTTPS port 443 (you do need to put the https:// on the front of the URL):</w:delText>
          </w:r>
        </w:del>
      </w:ins>
    </w:p>
    <w:p w14:paraId="7F58F359" w14:textId="5B803F3E" w:rsidR="00EB709A" w:rsidDel="000A1F1C" w:rsidRDefault="00EB709A">
      <w:pPr>
        <w:pStyle w:val="NormalWeb"/>
        <w:shd w:val="clear" w:color="auto" w:fill="FFFFFF"/>
        <w:spacing w:before="150" w:beforeAutospacing="0" w:after="0" w:afterAutospacing="0"/>
        <w:rPr>
          <w:ins w:id="1789" w:author="Michael Trupkin" w:date="2017-07-12T15:42:00Z"/>
          <w:del w:id="1790" w:author="Jeff Johnson" w:date="2017-07-12T20:48:00Z"/>
          <w:color w:val="333333"/>
          <w:sz w:val="21"/>
          <w:szCs w:val="21"/>
        </w:rPr>
        <w:pPrChange w:id="1791" w:author="Jeff Johnson" w:date="2017-07-12T20:41:00Z">
          <w:pPr>
            <w:pStyle w:val="HTMLPreformatted"/>
            <w:shd w:val="clear" w:color="auto" w:fill="FFFFFF"/>
            <w:spacing w:before="150"/>
          </w:pPr>
        </w:pPrChange>
      </w:pPr>
      <w:ins w:id="1792" w:author="Michael Trupkin" w:date="2017-07-12T15:42:00Z">
        <w:del w:id="1793" w:author="Jeff Johnson" w:date="2017-07-12T18:13:00Z">
          <w:r w:rsidDel="007E2ABA">
            <w:rPr>
              <w:color w:val="333333"/>
              <w:sz w:val="21"/>
              <w:szCs w:val="21"/>
            </w:rPr>
            <w:delText xml:space="preserve">  # AWS managed elasticsearch</w:delText>
          </w:r>
          <w:r w:rsidDel="007E2ABA">
            <w:rPr>
              <w:color w:val="333333"/>
              <w:sz w:val="21"/>
              <w:szCs w:val="21"/>
            </w:rPr>
            <w:br/>
            <w:delText xml:space="preserve">  elasticsearch {</w:delText>
          </w:r>
          <w:r w:rsidDel="007E2ABA">
            <w:rPr>
              <w:color w:val="333333"/>
              <w:sz w:val="21"/>
              <w:szCs w:val="21"/>
            </w:rPr>
            <w:br/>
            <w:delText xml:space="preserve">      hosts =&gt; [</w:delText>
          </w:r>
          <w:r w:rsidDel="007E2ABA">
            <w:rPr>
              <w:color w:val="333333"/>
              <w:sz w:val="21"/>
              <w:szCs w:val="21"/>
            </w:rPr>
            <w:br/>
            <w:delText xml:space="preserve">          "</w:delText>
          </w:r>
          <w:r w:rsidDel="007E2ABA">
            <w:rPr>
              <w:color w:val="333333"/>
              <w:sz w:val="21"/>
              <w:szCs w:val="21"/>
            </w:rPr>
            <w:fldChar w:fldCharType="begin"/>
          </w:r>
          <w:r w:rsidDel="007E2ABA">
            <w:rPr>
              <w:color w:val="333333"/>
              <w:sz w:val="21"/>
              <w:szCs w:val="21"/>
            </w:rPr>
            <w:delInstrText xml:space="preserve"> HYPERLINK "https://search-tds-dev-lrc7fjx6extulv62tfpgnwy5l4.us-west-2.es.amazonaws.com/" </w:delInstrText>
          </w:r>
          <w:r w:rsidDel="007E2ABA">
            <w:rPr>
              <w:color w:val="333333"/>
              <w:sz w:val="21"/>
              <w:szCs w:val="21"/>
            </w:rPr>
            <w:fldChar w:fldCharType="separate"/>
          </w:r>
          <w:r w:rsidDel="007E2ABA">
            <w:rPr>
              <w:rStyle w:val="Hyperlink"/>
              <w:color w:val="3B73AF"/>
              <w:sz w:val="21"/>
              <w:szCs w:val="21"/>
            </w:rPr>
            <w:delText>https://search-tds-dev-lrc7fjx6extulv62tfpgnwy5l4.us-west-2.es.amazonaws.com</w:delText>
          </w:r>
          <w:r w:rsidDel="007E2ABA">
            <w:rPr>
              <w:color w:val="333333"/>
              <w:sz w:val="21"/>
              <w:szCs w:val="21"/>
            </w:rPr>
            <w:fldChar w:fldCharType="end"/>
          </w:r>
          <w:r w:rsidDel="007E2ABA">
            <w:rPr>
              <w:color w:val="333333"/>
              <w:sz w:val="21"/>
              <w:szCs w:val="21"/>
            </w:rPr>
            <w:delText>"</w:delText>
          </w:r>
          <w:r w:rsidDel="007E2ABA">
            <w:rPr>
              <w:color w:val="333333"/>
              <w:sz w:val="21"/>
              <w:szCs w:val="21"/>
            </w:rPr>
            <w:br/>
            <w:delText xml:space="preserve">      ]</w:delText>
          </w:r>
          <w:r w:rsidDel="007E2ABA">
            <w:rPr>
              <w:color w:val="333333"/>
              <w:sz w:val="21"/>
              <w:szCs w:val="21"/>
            </w:rPr>
            <w:br/>
            <w:delText xml:space="preserve">  }</w:delText>
          </w:r>
        </w:del>
      </w:ins>
    </w:p>
    <w:p w14:paraId="2EBD8607" w14:textId="24927387" w:rsidR="003223ED" w:rsidRPr="003223ED" w:rsidRDefault="003223ED">
      <w:pPr>
        <w:pStyle w:val="NormalWeb"/>
        <w:shd w:val="clear" w:color="auto" w:fill="FFFFFF"/>
        <w:spacing w:before="150" w:beforeAutospacing="0" w:after="0" w:afterAutospacing="0"/>
        <w:rPr>
          <w:ins w:id="1794" w:author="Michael Trupkin" w:date="2017-07-12T15:33:00Z"/>
          <w:rFonts w:eastAsia="Times New Roman"/>
        </w:rPr>
        <w:pPrChange w:id="1795" w:author="Jeff Johnson" w:date="2017-07-12T20:48:00Z">
          <w:pPr>
            <w:spacing w:before="0"/>
          </w:pPr>
        </w:pPrChange>
      </w:pPr>
    </w:p>
    <w:p w14:paraId="7C95A992" w14:textId="77777777" w:rsidR="009533DA" w:rsidRPr="0038048E" w:rsidRDefault="009533DA">
      <w:pPr>
        <w:pStyle w:val="Heading3"/>
        <w:rPr>
          <w:ins w:id="1796" w:author="Michael Trupkin" w:date="2017-07-12T15:45:00Z"/>
          <w:rFonts w:eastAsia="Times New Roman"/>
          <w:rPrChange w:id="1797" w:author="Michael Trupkin" w:date="2017-07-12T16:03:00Z">
            <w:rPr>
              <w:ins w:id="1798" w:author="Michael Trupkin" w:date="2017-07-12T15:45:00Z"/>
              <w:rFonts w:ascii="Arial" w:eastAsia="Times New Roman" w:hAnsi="Arial" w:cs="Arial"/>
              <w:color w:val="333333"/>
              <w:sz w:val="21"/>
              <w:szCs w:val="21"/>
            </w:rPr>
          </w:rPrChange>
        </w:rPr>
        <w:pPrChange w:id="1799" w:author="Jeff Johnson" w:date="2017-07-12T20:03:00Z">
          <w:pPr>
            <w:pStyle w:val="Heading4"/>
            <w:shd w:val="clear" w:color="auto" w:fill="FFFFFF"/>
            <w:spacing w:before="300" w:line="300" w:lineRule="atLeast"/>
          </w:pPr>
        </w:pPrChange>
      </w:pPr>
      <w:bookmarkStart w:id="1800" w:name="_Toc488653871"/>
      <w:proofErr w:type="spellStart"/>
      <w:ins w:id="1801" w:author="Michael Trupkin" w:date="2017-07-12T15:45:00Z">
        <w:r w:rsidRPr="0038048E">
          <w:rPr>
            <w:rFonts w:eastAsia="Times New Roman"/>
            <w:rPrChange w:id="1802" w:author="Michael Trupkin" w:date="2017-07-12T16:03:00Z">
              <w:rPr>
                <w:rFonts w:ascii="Arial" w:eastAsia="Times New Roman" w:hAnsi="Arial" w:cs="Arial"/>
                <w:color w:val="333333"/>
                <w:sz w:val="21"/>
                <w:szCs w:val="21"/>
              </w:rPr>
            </w:rPrChange>
          </w:rPr>
          <w:lastRenderedPageBreak/>
          <w:t>Logstash</w:t>
        </w:r>
        <w:proofErr w:type="spellEnd"/>
        <w:r w:rsidRPr="0038048E">
          <w:rPr>
            <w:rFonts w:eastAsia="Times New Roman"/>
            <w:rPrChange w:id="1803" w:author="Michael Trupkin" w:date="2017-07-12T16:03:00Z">
              <w:rPr>
                <w:rFonts w:ascii="Arial" w:eastAsia="Times New Roman" w:hAnsi="Arial" w:cs="Arial"/>
                <w:color w:val="333333"/>
                <w:sz w:val="21"/>
                <w:szCs w:val="21"/>
              </w:rPr>
            </w:rPrChange>
          </w:rPr>
          <w:t xml:space="preserve"> installation and configuration</w:t>
        </w:r>
        <w:bookmarkEnd w:id="1800"/>
      </w:ins>
    </w:p>
    <w:p w14:paraId="1497401A" w14:textId="56B9601F" w:rsidR="009533DA" w:rsidDel="005A79F6" w:rsidRDefault="009533DA">
      <w:pPr>
        <w:rPr>
          <w:ins w:id="1804" w:author="Michael Trupkin" w:date="2017-07-12T15:45:00Z"/>
          <w:del w:id="1805" w:author="Jeff Johnson" w:date="2017-07-12T20:40:00Z"/>
          <w:rFonts w:eastAsiaTheme="minorHAnsi"/>
        </w:rPr>
        <w:pPrChange w:id="1806" w:author="Jeff Johnson" w:date="2017-07-12T20:42:00Z">
          <w:pPr>
            <w:pStyle w:val="NormalWeb"/>
            <w:spacing w:before="150" w:beforeAutospacing="0" w:after="0" w:afterAutospacing="0"/>
          </w:pPr>
        </w:pPrChange>
      </w:pPr>
      <w:ins w:id="1807" w:author="Michael Trupkin" w:date="2017-07-12T15:45:00Z">
        <w:del w:id="1808" w:author="Jeff Johnson" w:date="2017-07-12T20:40:00Z">
          <w:r w:rsidDel="005A79F6">
            <w:delText>Logstash can be installed using APT, as follows:</w:delText>
          </w:r>
        </w:del>
      </w:ins>
    </w:p>
    <w:p w14:paraId="0982D4E1" w14:textId="20A970F0" w:rsidR="009533DA" w:rsidDel="005A79F6" w:rsidRDefault="009533DA">
      <w:pPr>
        <w:rPr>
          <w:ins w:id="1809" w:author="Michael Trupkin" w:date="2017-07-12T15:45:00Z"/>
          <w:del w:id="1810" w:author="Jeff Johnson" w:date="2017-07-12T20:40:00Z"/>
        </w:rPr>
        <w:pPrChange w:id="1811" w:author="Jeff Johnson" w:date="2017-07-12T20:42:00Z">
          <w:pPr>
            <w:pStyle w:val="HTMLPreformatted"/>
            <w:shd w:val="clear" w:color="auto" w:fill="FFFFFF"/>
            <w:spacing w:before="150"/>
          </w:pPr>
        </w:pPrChange>
      </w:pPr>
      <w:ins w:id="1812" w:author="Michael Trupkin" w:date="2017-07-12T15:45:00Z">
        <w:del w:id="1813" w:author="Jeff Johnson" w:date="2017-07-12T20:40:00Z">
          <w:r w:rsidDel="005A79F6">
            <w:delText>$ sudo apt install logstash</w:delText>
          </w:r>
        </w:del>
      </w:ins>
    </w:p>
    <w:p w14:paraId="7B2D6E63" w14:textId="1F5E5B57" w:rsidR="009533DA" w:rsidRPr="0038048E" w:rsidDel="005A79F6" w:rsidRDefault="009533DA">
      <w:pPr>
        <w:rPr>
          <w:ins w:id="1814" w:author="Michael Trupkin" w:date="2017-07-12T15:45:00Z"/>
          <w:del w:id="1815" w:author="Jeff Johnson" w:date="2017-07-12T20:40:00Z"/>
          <w:rFonts w:eastAsia="Times New Roman"/>
          <w:b/>
          <w:color w:val="707070"/>
          <w:rPrChange w:id="1816" w:author="Michael Trupkin" w:date="2017-07-12T16:06:00Z">
            <w:rPr>
              <w:ins w:id="1817" w:author="Michael Trupkin" w:date="2017-07-12T15:45:00Z"/>
              <w:del w:id="1818" w:author="Jeff Johnson" w:date="2017-07-12T20:40:00Z"/>
              <w:rFonts w:ascii="Arial" w:eastAsia="Times New Roman" w:hAnsi="Arial" w:cs="Arial"/>
              <w:color w:val="707070"/>
              <w:sz w:val="21"/>
              <w:szCs w:val="21"/>
            </w:rPr>
          </w:rPrChange>
        </w:rPr>
        <w:pPrChange w:id="1819" w:author="Jeff Johnson" w:date="2017-07-12T20:42:00Z">
          <w:pPr>
            <w:pStyle w:val="Heading5"/>
            <w:shd w:val="clear" w:color="auto" w:fill="FFFFFF"/>
            <w:spacing w:before="300" w:line="300" w:lineRule="atLeast"/>
          </w:pPr>
        </w:pPrChange>
      </w:pPr>
      <w:ins w:id="1820" w:author="Michael Trupkin" w:date="2017-07-12T15:45:00Z">
        <w:del w:id="1821" w:author="Jeff Johnson" w:date="2017-07-12T20:40:00Z">
          <w:r w:rsidRPr="0038048E" w:rsidDel="005A79F6">
            <w:rPr>
              <w:rFonts w:eastAsia="Times New Roman"/>
              <w:b/>
              <w:color w:val="707070"/>
              <w:rPrChange w:id="1822" w:author="Michael Trupkin" w:date="2017-07-12T16:06:00Z">
                <w:rPr>
                  <w:rFonts w:ascii="Arial" w:eastAsia="Times New Roman" w:hAnsi="Arial" w:cs="Arial"/>
                  <w:color w:val="707070"/>
                  <w:sz w:val="21"/>
                  <w:szCs w:val="21"/>
                </w:rPr>
              </w:rPrChange>
            </w:rPr>
            <w:delText>Running as a service</w:delText>
          </w:r>
        </w:del>
      </w:ins>
    </w:p>
    <w:p w14:paraId="05A4C38E" w14:textId="7728F75D" w:rsidR="00E85E30" w:rsidDel="005A79F6" w:rsidRDefault="009533DA">
      <w:pPr>
        <w:rPr>
          <w:ins w:id="1823" w:author="Michael Trupkin" w:date="2017-07-12T16:08:00Z"/>
          <w:del w:id="1824" w:author="Jeff Johnson" w:date="2017-07-12T20:40:00Z"/>
        </w:rPr>
        <w:pPrChange w:id="1825" w:author="Jeff Johnson" w:date="2017-07-12T20:42:00Z">
          <w:pPr>
            <w:pStyle w:val="NormalWeb"/>
            <w:shd w:val="clear" w:color="auto" w:fill="FFFFFF"/>
            <w:spacing w:before="150" w:beforeAutospacing="0" w:after="0" w:afterAutospacing="0"/>
          </w:pPr>
        </w:pPrChange>
      </w:pPr>
      <w:ins w:id="1826" w:author="Michael Trupkin" w:date="2017-07-12T15:45:00Z">
        <w:del w:id="1827" w:author="Jeff Johnson" w:date="2017-07-12T20:40:00Z">
          <w:r w:rsidDel="005A79F6">
            <w:delText xml:space="preserve">You may want to configure systemctl to start up the service at boot time. </w:delText>
          </w:r>
        </w:del>
      </w:ins>
    </w:p>
    <w:p w14:paraId="679EED55" w14:textId="79A6A2BF" w:rsidR="009533DA" w:rsidDel="005A79F6" w:rsidRDefault="009533DA">
      <w:pPr>
        <w:rPr>
          <w:ins w:id="1828" w:author="Michael Trupkin" w:date="2017-07-12T15:45:00Z"/>
          <w:del w:id="1829" w:author="Jeff Johnson" w:date="2017-07-12T20:40:00Z"/>
        </w:rPr>
        <w:pPrChange w:id="1830" w:author="Jeff Johnson" w:date="2017-07-12T20:42:00Z">
          <w:pPr>
            <w:pStyle w:val="NormalWeb"/>
            <w:shd w:val="clear" w:color="auto" w:fill="FFFFFF"/>
            <w:spacing w:before="150" w:beforeAutospacing="0" w:after="0" w:afterAutospacing="0"/>
          </w:pPr>
        </w:pPrChange>
      </w:pPr>
      <w:ins w:id="1831" w:author="Michael Trupkin" w:date="2017-07-12T15:45:00Z">
        <w:del w:id="1832" w:author="Jeff Johnson" w:date="2017-07-12T20:40:00Z">
          <w:r w:rsidDel="005A79F6">
            <w:delText>To configure logstash to start automatically when the system boots up, run the following commands:</w:delText>
          </w:r>
        </w:del>
      </w:ins>
    </w:p>
    <w:p w14:paraId="5703CD50" w14:textId="5FD0CD9B" w:rsidR="009533DA" w:rsidDel="005A79F6" w:rsidRDefault="009533DA">
      <w:pPr>
        <w:rPr>
          <w:ins w:id="1833" w:author="Michael Trupkin" w:date="2017-07-12T15:45:00Z"/>
          <w:del w:id="1834" w:author="Jeff Johnson" w:date="2017-07-12T20:40:00Z"/>
        </w:rPr>
        <w:pPrChange w:id="1835" w:author="Jeff Johnson" w:date="2017-07-12T20:42:00Z">
          <w:pPr>
            <w:pStyle w:val="HTMLPreformatted"/>
            <w:shd w:val="clear" w:color="auto" w:fill="FFFFFF"/>
            <w:spacing w:before="150"/>
          </w:pPr>
        </w:pPrChange>
      </w:pPr>
      <w:ins w:id="1836" w:author="Michael Trupkin" w:date="2017-07-12T15:45:00Z">
        <w:del w:id="1837" w:author="Jeff Johnson" w:date="2017-07-12T20:40:00Z">
          <w:r w:rsidDel="005A79F6">
            <w:rPr>
              <w:rStyle w:val="pln"/>
              <w:color w:val="000000"/>
              <w:sz w:val="21"/>
              <w:szCs w:val="21"/>
            </w:rPr>
            <w:delText xml:space="preserve">$ sudo </w:delText>
          </w:r>
          <w:r w:rsidDel="005A79F6">
            <w:rPr>
              <w:rStyle w:val="pun"/>
              <w:color w:val="666600"/>
              <w:sz w:val="21"/>
              <w:szCs w:val="21"/>
            </w:rPr>
            <w:delText>/</w:delText>
          </w:r>
          <w:r w:rsidDel="005A79F6">
            <w:rPr>
              <w:rStyle w:val="pln"/>
              <w:color w:val="000000"/>
              <w:sz w:val="21"/>
              <w:szCs w:val="21"/>
            </w:rPr>
            <w:delText>bin</w:delText>
          </w:r>
          <w:r w:rsidDel="005A79F6">
            <w:rPr>
              <w:rStyle w:val="pun"/>
              <w:color w:val="666600"/>
              <w:sz w:val="21"/>
              <w:szCs w:val="21"/>
            </w:rPr>
            <w:delText>/</w:delText>
          </w:r>
          <w:r w:rsidDel="005A79F6">
            <w:delText>systemctl daemon-reload</w:delText>
          </w:r>
          <w:r w:rsidDel="005A79F6">
            <w:br/>
            <w:delText>$ sudo /bin/systemctl enable logstash.service</w:delText>
          </w:r>
        </w:del>
      </w:ins>
    </w:p>
    <w:p w14:paraId="47E8646F" w14:textId="686CABF1" w:rsidR="009533DA" w:rsidDel="005A79F6" w:rsidRDefault="009533DA">
      <w:pPr>
        <w:rPr>
          <w:ins w:id="1838" w:author="Michael Trupkin" w:date="2017-07-12T15:45:00Z"/>
          <w:del w:id="1839" w:author="Jeff Johnson" w:date="2017-07-12T20:40:00Z"/>
        </w:rPr>
        <w:pPrChange w:id="1840" w:author="Jeff Johnson" w:date="2017-07-12T20:42:00Z">
          <w:pPr>
            <w:pStyle w:val="NormalWeb"/>
            <w:shd w:val="clear" w:color="auto" w:fill="FFFFFF"/>
            <w:spacing w:before="150" w:beforeAutospacing="0" w:after="0" w:afterAutospacing="0"/>
          </w:pPr>
        </w:pPrChange>
      </w:pPr>
      <w:ins w:id="1841" w:author="Michael Trupkin" w:date="2017-07-12T15:45:00Z">
        <w:del w:id="1842" w:author="Jeff Johnson" w:date="2017-07-12T20:40:00Z">
          <w:r w:rsidDel="005A79F6">
            <w:delText>Logstash can be started and stopped as follows:</w:delText>
          </w:r>
        </w:del>
      </w:ins>
    </w:p>
    <w:p w14:paraId="3961BF28" w14:textId="6908F21E" w:rsidR="009533DA" w:rsidDel="005A79F6" w:rsidRDefault="009533DA">
      <w:pPr>
        <w:rPr>
          <w:ins w:id="1843" w:author="Michael Trupkin" w:date="2017-07-12T15:45:00Z"/>
          <w:del w:id="1844" w:author="Jeff Johnson" w:date="2017-07-12T20:40:00Z"/>
        </w:rPr>
        <w:pPrChange w:id="1845" w:author="Jeff Johnson" w:date="2017-07-12T20:42:00Z">
          <w:pPr>
            <w:pStyle w:val="HTMLPreformatted"/>
            <w:shd w:val="clear" w:color="auto" w:fill="FFFFFF"/>
          </w:pPr>
        </w:pPrChange>
      </w:pPr>
      <w:ins w:id="1846" w:author="Michael Trupkin" w:date="2017-07-12T15:45:00Z">
        <w:del w:id="1847" w:author="Jeff Johnson" w:date="2017-07-12T20:40:00Z">
          <w:r w:rsidDel="005A79F6">
            <w:rPr>
              <w:rStyle w:val="pln"/>
              <w:color w:val="000000"/>
            </w:rPr>
            <w:delText>$ sudo systemctl start logstash</w:delText>
          </w:r>
          <w:r w:rsidDel="005A79F6">
            <w:rPr>
              <w:rStyle w:val="pun"/>
              <w:color w:val="666600"/>
            </w:rPr>
            <w:delText>.</w:delText>
          </w:r>
          <w:r w:rsidDel="005A79F6">
            <w:rPr>
              <w:rStyle w:val="pln"/>
              <w:color w:val="000000"/>
            </w:rPr>
            <w:delText>service</w:delText>
          </w:r>
          <w:r w:rsidDel="005A79F6">
            <w:rPr>
              <w:color w:val="000000"/>
            </w:rPr>
            <w:br/>
          </w:r>
          <w:r w:rsidDel="005A79F6">
            <w:rPr>
              <w:rStyle w:val="pln"/>
              <w:color w:val="000000"/>
            </w:rPr>
            <w:delText>$ sudo systemctl stop logstash</w:delText>
          </w:r>
          <w:r w:rsidDel="005A79F6">
            <w:rPr>
              <w:rStyle w:val="pun"/>
              <w:color w:val="666600"/>
            </w:rPr>
            <w:delText>.</w:delText>
          </w:r>
          <w:r w:rsidDel="005A79F6">
            <w:rPr>
              <w:rStyle w:val="pln"/>
              <w:color w:val="000000"/>
            </w:rPr>
            <w:delText>service</w:delText>
          </w:r>
        </w:del>
      </w:ins>
    </w:p>
    <w:p w14:paraId="75EF2A49" w14:textId="29C4FE51" w:rsidR="009533DA" w:rsidRPr="0038048E" w:rsidDel="005A79F6" w:rsidRDefault="009533DA">
      <w:pPr>
        <w:rPr>
          <w:ins w:id="1848" w:author="Michael Trupkin" w:date="2017-07-12T15:45:00Z"/>
          <w:del w:id="1849" w:author="Jeff Johnson" w:date="2017-07-12T20:40:00Z"/>
          <w:b/>
          <w:rPrChange w:id="1850" w:author="Michael Trupkin" w:date="2017-07-12T16:02:00Z">
            <w:rPr>
              <w:ins w:id="1851" w:author="Michael Trupkin" w:date="2017-07-12T15:45:00Z"/>
              <w:del w:id="1852" w:author="Jeff Johnson" w:date="2017-07-12T20:40:00Z"/>
              <w:rFonts w:ascii="Arial" w:eastAsia="Times New Roman" w:hAnsi="Arial" w:cs="Arial"/>
              <w:color w:val="707070"/>
              <w:sz w:val="21"/>
              <w:szCs w:val="21"/>
            </w:rPr>
          </w:rPrChange>
        </w:rPr>
        <w:pPrChange w:id="1853" w:author="Jeff Johnson" w:date="2017-07-12T20:42:00Z">
          <w:pPr>
            <w:pStyle w:val="Heading5"/>
            <w:shd w:val="clear" w:color="auto" w:fill="FFFFFF"/>
            <w:spacing w:before="300" w:line="300" w:lineRule="atLeast"/>
          </w:pPr>
        </w:pPrChange>
      </w:pPr>
      <w:ins w:id="1854" w:author="Michael Trupkin" w:date="2017-07-12T15:45:00Z">
        <w:del w:id="1855" w:author="Jeff Johnson" w:date="2017-07-12T20:40:00Z">
          <w:r w:rsidRPr="0038048E" w:rsidDel="005A79F6">
            <w:rPr>
              <w:b/>
              <w:rPrChange w:id="1856" w:author="Michael Trupkin" w:date="2017-07-12T16:02:00Z">
                <w:rPr>
                  <w:rFonts w:ascii="Arial" w:eastAsia="Times New Roman" w:hAnsi="Arial" w:cs="Arial"/>
                  <w:color w:val="707070"/>
                  <w:sz w:val="21"/>
                  <w:szCs w:val="21"/>
                </w:rPr>
              </w:rPrChange>
            </w:rPr>
            <w:delText>Logstash configuration</w:delText>
          </w:r>
        </w:del>
      </w:ins>
    </w:p>
    <w:p w14:paraId="73361AAB" w14:textId="7E5245A6" w:rsidR="009533DA" w:rsidDel="005A79F6" w:rsidRDefault="009533DA">
      <w:pPr>
        <w:rPr>
          <w:ins w:id="1857" w:author="Michael Trupkin" w:date="2017-07-12T15:45:00Z"/>
          <w:del w:id="1858" w:author="Jeff Johnson" w:date="2017-07-12T20:40:00Z"/>
          <w:rFonts w:eastAsiaTheme="minorHAnsi"/>
        </w:rPr>
        <w:pPrChange w:id="1859" w:author="Jeff Johnson" w:date="2017-07-12T20:42:00Z">
          <w:pPr>
            <w:pStyle w:val="NormalWeb"/>
            <w:shd w:val="clear" w:color="auto" w:fill="FFFFFF"/>
            <w:spacing w:before="150" w:beforeAutospacing="0" w:after="0" w:afterAutospacing="0"/>
          </w:pPr>
        </w:pPrChange>
      </w:pPr>
      <w:ins w:id="1860" w:author="Michael Trupkin" w:date="2017-07-12T15:45:00Z">
        <w:del w:id="1861" w:author="Jeff Johnson" w:date="2017-07-12T20:40:00Z">
          <w:r w:rsidDel="005A79F6">
            <w:delText>The following values must be defined in /etc/logstash/logstash.yml:</w:delText>
          </w:r>
        </w:del>
      </w:ins>
    </w:p>
    <w:p w14:paraId="7DA9FE8A" w14:textId="3546E8AB" w:rsidR="009533DA" w:rsidDel="005A79F6" w:rsidRDefault="009533DA">
      <w:pPr>
        <w:rPr>
          <w:ins w:id="1862" w:author="Michael Trupkin" w:date="2017-07-12T15:45:00Z"/>
          <w:del w:id="1863" w:author="Jeff Johnson" w:date="2017-07-12T20:40:00Z"/>
        </w:rPr>
        <w:pPrChange w:id="1864" w:author="Jeff Johnson" w:date="2017-07-12T20:42:00Z">
          <w:pPr>
            <w:pStyle w:val="HTMLPreformatted"/>
            <w:shd w:val="clear" w:color="auto" w:fill="FFFFFF"/>
            <w:spacing w:before="150"/>
          </w:pPr>
        </w:pPrChange>
      </w:pPr>
      <w:ins w:id="1865" w:author="Michael Trupkin" w:date="2017-07-12T15:45:00Z">
        <w:del w:id="1866" w:author="Jeff Johnson" w:date="2017-07-12T20:40:00Z">
          <w:r w:rsidDel="005A79F6">
            <w:delText>http.host: 172.31.1.237</w:delText>
          </w:r>
          <w:r w:rsidDel="005A79F6">
            <w:br/>
            <w:delText>path.config: /etc/logstash/conf.d</w:delText>
          </w:r>
          <w:r w:rsidDel="005A79F6">
            <w:br/>
            <w:delText>path.data: /var/lib/logstash</w:delText>
          </w:r>
          <w:r w:rsidDel="005A79F6">
            <w:br/>
            <w:delText>path.logs: /var/log/logstash</w:delText>
          </w:r>
        </w:del>
      </w:ins>
    </w:p>
    <w:p w14:paraId="7D96EE0A" w14:textId="6E70450F" w:rsidR="009533DA" w:rsidDel="005A79F6" w:rsidRDefault="009533DA">
      <w:pPr>
        <w:rPr>
          <w:ins w:id="1867" w:author="Michael Trupkin" w:date="2017-07-12T15:45:00Z"/>
          <w:del w:id="1868" w:author="Jeff Johnson" w:date="2017-07-12T20:40:00Z"/>
        </w:rPr>
        <w:pPrChange w:id="1869" w:author="Jeff Johnson" w:date="2017-07-12T20:42:00Z">
          <w:pPr>
            <w:pStyle w:val="NormalWeb"/>
            <w:shd w:val="clear" w:color="auto" w:fill="FFFFFF"/>
            <w:spacing w:before="150" w:beforeAutospacing="0" w:after="0" w:afterAutospacing="0"/>
          </w:pPr>
        </w:pPrChange>
      </w:pPr>
      <w:ins w:id="1870" w:author="Michael Trupkin" w:date="2017-07-12T15:45:00Z">
        <w:del w:id="1871" w:author="Jeff Johnson" w:date="2017-07-12T20:40:00Z">
          <w:r w:rsidDel="005A79F6">
            <w:delText>The file /etc/logstash.conf.d/tds-pipeline.conf contains</w:delText>
          </w:r>
          <w:r w:rsidR="006B7E57" w:rsidDel="005A79F6">
            <w:delText xml:space="preserve"> specific rules for TDS. A sample </w:delText>
          </w:r>
          <w:r w:rsidDel="005A79F6">
            <w:fldChar w:fldCharType="begin"/>
          </w:r>
          <w:r w:rsidDel="005A79F6">
            <w:delInstrText xml:space="preserve"> HYPERLINK "https://confluence.fairwaytech.com/download/attachments/61964328/tds-pipeline.conf?version=1&amp;modificationDate=1493798599000&amp;api=v2" </w:delInstrText>
          </w:r>
          <w:r w:rsidDel="005A79F6">
            <w:fldChar w:fldCharType="separate"/>
          </w:r>
          <w:r w:rsidDel="005A79F6">
            <w:rPr>
              <w:rStyle w:val="Hyperlink"/>
              <w:rFonts w:ascii="Arial" w:hAnsi="Arial" w:cs="Arial"/>
              <w:color w:val="3B73AF"/>
              <w:sz w:val="21"/>
              <w:szCs w:val="21"/>
            </w:rPr>
            <w:delText>tds-pipeline.conf</w:delText>
          </w:r>
          <w:r w:rsidDel="005A79F6">
            <w:fldChar w:fldCharType="end"/>
          </w:r>
        </w:del>
      </w:ins>
      <w:ins w:id="1872" w:author="Michael Trupkin" w:date="2017-07-12T15:52:00Z">
        <w:del w:id="1873" w:author="Jeff Johnson" w:date="2017-07-12T20:40:00Z">
          <w:r w:rsidR="006B7E57" w:rsidDel="005A79F6">
            <w:delText xml:space="preserve"> is included below.</w:delText>
          </w:r>
        </w:del>
      </w:ins>
    </w:p>
    <w:p w14:paraId="44B9D28F" w14:textId="46605101" w:rsidR="00E84562" w:rsidDel="005A79F6" w:rsidRDefault="009533DA">
      <w:pPr>
        <w:rPr>
          <w:ins w:id="1874" w:author="Michael Trupkin" w:date="2017-07-12T15:47:00Z"/>
          <w:del w:id="1875" w:author="Jeff Johnson" w:date="2017-07-12T20:40:00Z"/>
        </w:rPr>
        <w:pPrChange w:id="1876" w:author="Jeff Johnson" w:date="2017-07-12T20:42:00Z">
          <w:pPr>
            <w:numPr>
              <w:numId w:val="49"/>
            </w:numPr>
            <w:shd w:val="clear" w:color="auto" w:fill="FFFFFF"/>
            <w:tabs>
              <w:tab w:val="num" w:pos="720"/>
            </w:tabs>
            <w:spacing w:before="100" w:beforeAutospacing="1" w:after="100" w:afterAutospacing="1"/>
            <w:ind w:left="720" w:hanging="360"/>
          </w:pPr>
        </w:pPrChange>
      </w:pPr>
      <w:ins w:id="1877" w:author="Michael Trupkin" w:date="2017-07-12T15:45:00Z">
        <w:del w:id="1878" w:author="Jeff Johnson" w:date="2017-07-12T20:40:00Z">
          <w:r w:rsidDel="005A79F6">
            <w:delText>These TDS rules specify the following:</w:delText>
          </w:r>
        </w:del>
      </w:ins>
    </w:p>
    <w:p w14:paraId="5750BA4C" w14:textId="2546FA64" w:rsidR="00E84562" w:rsidDel="005A79F6" w:rsidRDefault="009533DA">
      <w:pPr>
        <w:rPr>
          <w:ins w:id="1879" w:author="Michael Trupkin" w:date="2017-07-12T15:48:00Z"/>
          <w:del w:id="1880" w:author="Jeff Johnson" w:date="2017-07-12T20:40:00Z"/>
          <w:rFonts w:eastAsia="Times New Roman"/>
        </w:rPr>
        <w:pPrChange w:id="1881" w:author="Jeff Johnson" w:date="2017-07-12T20:42:00Z">
          <w:pPr>
            <w:numPr>
              <w:numId w:val="49"/>
            </w:numPr>
            <w:shd w:val="clear" w:color="auto" w:fill="FFFFFF"/>
            <w:tabs>
              <w:tab w:val="num" w:pos="720"/>
            </w:tabs>
            <w:spacing w:before="100" w:beforeAutospacing="1" w:after="100" w:afterAutospacing="1"/>
            <w:ind w:left="720" w:hanging="360"/>
          </w:pPr>
        </w:pPrChange>
      </w:pPr>
      <w:ins w:id="1882" w:author="Michael Trupkin" w:date="2017-07-12T15:45:00Z">
        <w:del w:id="1883" w:author="Jeff Johnson" w:date="2017-07-12T20:40:00Z">
          <w:r w:rsidDel="005A79F6">
            <w:rPr>
              <w:rFonts w:eastAsia="Times New Roman"/>
            </w:rPr>
            <w:delText>Log entries are received from logbeats on TCP port 5043.</w:delText>
          </w:r>
        </w:del>
      </w:ins>
    </w:p>
    <w:p w14:paraId="6FC5AB43" w14:textId="4623B819" w:rsidR="00E84562" w:rsidDel="005A79F6" w:rsidRDefault="009533DA">
      <w:pPr>
        <w:rPr>
          <w:ins w:id="1884" w:author="Michael Trupkin" w:date="2017-07-12T15:48:00Z"/>
          <w:del w:id="1885" w:author="Jeff Johnson" w:date="2017-07-12T20:40:00Z"/>
          <w:rFonts w:eastAsia="Times New Roman"/>
        </w:rPr>
        <w:pPrChange w:id="1886" w:author="Jeff Johnson" w:date="2017-07-12T20:42:00Z">
          <w:pPr>
            <w:numPr>
              <w:numId w:val="49"/>
            </w:numPr>
            <w:shd w:val="clear" w:color="auto" w:fill="FFFFFF"/>
            <w:tabs>
              <w:tab w:val="num" w:pos="720"/>
            </w:tabs>
            <w:spacing w:before="100" w:beforeAutospacing="1" w:after="100" w:afterAutospacing="1"/>
            <w:ind w:left="720" w:hanging="360"/>
          </w:pPr>
        </w:pPrChange>
      </w:pPr>
      <w:ins w:id="1887" w:author="Michael Trupkin" w:date="2017-07-12T15:45:00Z">
        <w:del w:id="1888" w:author="Jeff Johnson" w:date="2017-07-12T20:40:00Z">
          <w:r w:rsidDel="005A79F6">
            <w:rPr>
              <w:rFonts w:eastAsia="Times New Roman"/>
            </w:rPr>
            <w:delText>Log entries are received in json format on TCP port 4560.</w:delText>
          </w:r>
        </w:del>
      </w:ins>
    </w:p>
    <w:p w14:paraId="2AF4DD2E" w14:textId="1D80185E" w:rsidR="00E84562" w:rsidDel="005A79F6" w:rsidRDefault="009533DA">
      <w:pPr>
        <w:rPr>
          <w:ins w:id="1889" w:author="Michael Trupkin" w:date="2017-07-12T15:48:00Z"/>
          <w:del w:id="1890" w:author="Jeff Johnson" w:date="2017-07-12T20:40:00Z"/>
          <w:rFonts w:eastAsia="Times New Roman"/>
        </w:rPr>
        <w:pPrChange w:id="1891" w:author="Jeff Johnson" w:date="2017-07-12T20:42:00Z">
          <w:pPr>
            <w:numPr>
              <w:numId w:val="49"/>
            </w:numPr>
            <w:shd w:val="clear" w:color="auto" w:fill="FFFFFF"/>
            <w:tabs>
              <w:tab w:val="num" w:pos="720"/>
            </w:tabs>
            <w:spacing w:before="100" w:beforeAutospacing="1" w:after="100" w:afterAutospacing="1"/>
            <w:ind w:left="720" w:hanging="360"/>
          </w:pPr>
        </w:pPrChange>
      </w:pPr>
      <w:ins w:id="1892" w:author="Michael Trupkin" w:date="2017-07-12T15:45:00Z">
        <w:del w:id="1893" w:author="Jeff Johnson" w:date="2017-07-12T20:40:00Z">
          <w:r w:rsidDel="005A79F6">
            <w:rPr>
              <w:rFonts w:eastAsia="Times New Roman"/>
            </w:rPr>
            <w:delText>A log message matching the format "EVENT:&lt;event_name&gt; JSON:(&lt;json_data&gt;)" is an 'event' and will go to elastic search.</w:delText>
          </w:r>
        </w:del>
      </w:ins>
    </w:p>
    <w:p w14:paraId="3797D71C" w14:textId="54D71527" w:rsidR="00E84562" w:rsidDel="005A79F6" w:rsidRDefault="009533DA">
      <w:pPr>
        <w:rPr>
          <w:ins w:id="1894" w:author="Michael Trupkin" w:date="2017-07-12T15:48:00Z"/>
          <w:del w:id="1895" w:author="Jeff Johnson" w:date="2017-07-12T20:40:00Z"/>
          <w:rFonts w:eastAsia="Times New Roman"/>
        </w:rPr>
        <w:pPrChange w:id="1896" w:author="Jeff Johnson" w:date="2017-07-12T20:42:00Z">
          <w:pPr>
            <w:numPr>
              <w:numId w:val="49"/>
            </w:numPr>
            <w:shd w:val="clear" w:color="auto" w:fill="FFFFFF"/>
            <w:tabs>
              <w:tab w:val="num" w:pos="720"/>
            </w:tabs>
            <w:spacing w:before="100" w:beforeAutospacing="1" w:after="100" w:afterAutospacing="1"/>
            <w:ind w:left="720" w:hanging="360"/>
          </w:pPr>
        </w:pPrChange>
      </w:pPr>
      <w:ins w:id="1897" w:author="Michael Trupkin" w:date="2017-07-12T15:45:00Z">
        <w:del w:id="1898" w:author="Jeff Johnson" w:date="2017-07-12T20:40:00Z">
          <w:r w:rsidDel="005A79F6">
            <w:rPr>
              <w:rFonts w:eastAsia="Times New Roman"/>
            </w:rPr>
            <w:delText>All log messages of level WARN or ERROR will go to elastic search.</w:delText>
          </w:r>
        </w:del>
      </w:ins>
    </w:p>
    <w:p w14:paraId="7AFFB1E3" w14:textId="4B5EF17B" w:rsidR="009533DA" w:rsidDel="005A79F6" w:rsidRDefault="009533DA">
      <w:pPr>
        <w:rPr>
          <w:ins w:id="1899" w:author="Michael Trupkin" w:date="2017-07-12T15:53:00Z"/>
          <w:del w:id="1900" w:author="Jeff Johnson" w:date="2017-07-12T20:40:00Z"/>
          <w:rFonts w:eastAsia="Times New Roman"/>
        </w:rPr>
        <w:pPrChange w:id="1901" w:author="Jeff Johnson" w:date="2017-07-12T20:42:00Z">
          <w:pPr>
            <w:numPr>
              <w:numId w:val="49"/>
            </w:numPr>
            <w:shd w:val="clear" w:color="auto" w:fill="FFFFFF"/>
            <w:tabs>
              <w:tab w:val="num" w:pos="720"/>
            </w:tabs>
            <w:spacing w:before="100" w:beforeAutospacing="1" w:after="100" w:afterAutospacing="1"/>
            <w:ind w:left="720" w:hanging="360"/>
          </w:pPr>
        </w:pPrChange>
      </w:pPr>
      <w:ins w:id="1902" w:author="Michael Trupkin" w:date="2017-07-12T15:45:00Z">
        <w:del w:id="1903" w:author="Jeff Johnson" w:date="2017-07-12T20:40:00Z">
          <w:r w:rsidDel="005A79F6">
            <w:rPr>
              <w:rFonts w:eastAsia="Times New Roman"/>
            </w:rPr>
            <w:delText>All logs (including those that don't match the above) are collected, gzip compressed, and uploaded to S3 every 15 minutes, into the S3 bucket 'tds-logstash-dev'.</w:delText>
          </w:r>
        </w:del>
      </w:ins>
    </w:p>
    <w:p w14:paraId="21D06077" w14:textId="1462E69C" w:rsidR="006B7E57" w:rsidDel="005A79F6" w:rsidRDefault="006B7E57">
      <w:pPr>
        <w:rPr>
          <w:ins w:id="1904" w:author="Michael Trupkin" w:date="2017-07-12T15:53:00Z"/>
          <w:del w:id="1905" w:author="Jeff Johnson" w:date="2017-07-12T20:40:00Z"/>
          <w:rFonts w:eastAsia="Times New Roman"/>
        </w:rPr>
        <w:pPrChange w:id="1906" w:author="Jeff Johnson" w:date="2017-07-12T20:42:00Z">
          <w:pPr>
            <w:numPr>
              <w:numId w:val="49"/>
            </w:numPr>
            <w:shd w:val="clear" w:color="auto" w:fill="FFFFFF"/>
            <w:tabs>
              <w:tab w:val="num" w:pos="720"/>
            </w:tabs>
            <w:spacing w:before="100" w:beforeAutospacing="1" w:after="100" w:afterAutospacing="1"/>
            <w:ind w:left="720" w:hanging="360"/>
          </w:pPr>
        </w:pPrChange>
      </w:pPr>
    </w:p>
    <w:p w14:paraId="1C5BEE86" w14:textId="3135A9DE" w:rsidR="006B7E57" w:rsidRPr="006B7E57" w:rsidDel="005A79F6" w:rsidRDefault="006B7E57">
      <w:pPr>
        <w:rPr>
          <w:ins w:id="1907" w:author="Michael Trupkin" w:date="2017-07-12T15:53:00Z"/>
          <w:del w:id="1908" w:author="Jeff Johnson" w:date="2017-07-12T20:40:00Z"/>
          <w:rFonts w:ascii="Courier New" w:eastAsia="Times New Roman" w:hAnsi="Courier New" w:cs="Courier New"/>
          <w:rPrChange w:id="1909" w:author="Michael Trupkin" w:date="2017-07-12T15:55:00Z">
            <w:rPr>
              <w:ins w:id="1910" w:author="Michael Trupkin" w:date="2017-07-12T15:53:00Z"/>
              <w:del w:id="1911" w:author="Jeff Johnson" w:date="2017-07-12T20:40:00Z"/>
              <w:rFonts w:ascii="Arial" w:eastAsia="Times New Roman" w:hAnsi="Arial" w:cs="Arial"/>
              <w:color w:val="333333"/>
              <w:sz w:val="21"/>
              <w:szCs w:val="21"/>
            </w:rPr>
          </w:rPrChange>
        </w:rPr>
        <w:pPrChange w:id="1912" w:author="Jeff Johnson" w:date="2017-07-12T20:42:00Z">
          <w:pPr>
            <w:pStyle w:val="NormalWeb"/>
            <w:shd w:val="clear" w:color="auto" w:fill="FFFFFF"/>
            <w:spacing w:before="150"/>
          </w:pPr>
        </w:pPrChange>
      </w:pPr>
      <w:ins w:id="1913" w:author="Michael Trupkin" w:date="2017-07-12T15:53:00Z">
        <w:del w:id="1914" w:author="Jeff Johnson" w:date="2017-07-12T20:40:00Z">
          <w:r w:rsidRPr="006B7E57" w:rsidDel="005A79F6">
            <w:rPr>
              <w:rFonts w:ascii="Courier New" w:eastAsia="Times New Roman" w:hAnsi="Courier New" w:cs="Courier New"/>
              <w:rPrChange w:id="1915" w:author="Michael Trupkin" w:date="2017-07-12T15:55:00Z">
                <w:rPr>
                  <w:rFonts w:ascii="Arial" w:eastAsia="Times New Roman" w:hAnsi="Arial" w:cs="Arial"/>
                  <w:color w:val="333333"/>
                  <w:sz w:val="21"/>
                  <w:szCs w:val="21"/>
                </w:rPr>
              </w:rPrChange>
            </w:rPr>
            <w:delText>input {</w:delText>
          </w:r>
        </w:del>
      </w:ins>
    </w:p>
    <w:p w14:paraId="0DDA54A3" w14:textId="72C27027" w:rsidR="006B7E57" w:rsidRPr="006B7E57" w:rsidDel="005A79F6" w:rsidRDefault="006B7E57">
      <w:pPr>
        <w:rPr>
          <w:ins w:id="1916" w:author="Michael Trupkin" w:date="2017-07-12T15:53:00Z"/>
          <w:del w:id="1917" w:author="Jeff Johnson" w:date="2017-07-12T20:40:00Z"/>
          <w:rFonts w:ascii="Courier New" w:eastAsia="Times New Roman" w:hAnsi="Courier New" w:cs="Courier New"/>
          <w:rPrChange w:id="1918" w:author="Michael Trupkin" w:date="2017-07-12T15:55:00Z">
            <w:rPr>
              <w:ins w:id="1919" w:author="Michael Trupkin" w:date="2017-07-12T15:53:00Z"/>
              <w:del w:id="1920" w:author="Jeff Johnson" w:date="2017-07-12T20:40:00Z"/>
              <w:rFonts w:ascii="Arial" w:eastAsia="Times New Roman" w:hAnsi="Arial" w:cs="Arial"/>
              <w:color w:val="333333"/>
              <w:sz w:val="21"/>
              <w:szCs w:val="21"/>
            </w:rPr>
          </w:rPrChange>
        </w:rPr>
        <w:pPrChange w:id="1921" w:author="Jeff Johnson" w:date="2017-07-12T20:42:00Z">
          <w:pPr>
            <w:pStyle w:val="NormalWeb"/>
            <w:shd w:val="clear" w:color="auto" w:fill="FFFFFF"/>
            <w:spacing w:before="150"/>
          </w:pPr>
        </w:pPrChange>
      </w:pPr>
      <w:ins w:id="1922" w:author="Michael Trupkin" w:date="2017-07-12T15:53:00Z">
        <w:del w:id="1923" w:author="Jeff Johnson" w:date="2017-07-12T20:40:00Z">
          <w:r w:rsidRPr="006B7E57" w:rsidDel="005A79F6">
            <w:rPr>
              <w:rFonts w:ascii="Courier New" w:eastAsia="Times New Roman" w:hAnsi="Courier New" w:cs="Courier New"/>
              <w:rPrChange w:id="1924" w:author="Michael Trupkin" w:date="2017-07-12T15:55:00Z">
                <w:rPr>
                  <w:rFonts w:ascii="Arial" w:eastAsia="Times New Roman" w:hAnsi="Arial" w:cs="Arial"/>
                  <w:color w:val="333333"/>
                  <w:sz w:val="21"/>
                  <w:szCs w:val="21"/>
                </w:rPr>
              </w:rPrChange>
            </w:rPr>
            <w:delText xml:space="preserve">    beats {</w:delText>
          </w:r>
        </w:del>
      </w:ins>
    </w:p>
    <w:p w14:paraId="0BEDAF69" w14:textId="28558573" w:rsidR="006B7E57" w:rsidRPr="006B7E57" w:rsidDel="005A79F6" w:rsidRDefault="006B7E57">
      <w:pPr>
        <w:rPr>
          <w:ins w:id="1925" w:author="Michael Trupkin" w:date="2017-07-12T15:53:00Z"/>
          <w:del w:id="1926" w:author="Jeff Johnson" w:date="2017-07-12T20:40:00Z"/>
          <w:rFonts w:ascii="Courier New" w:eastAsia="Times New Roman" w:hAnsi="Courier New" w:cs="Courier New"/>
          <w:rPrChange w:id="1927" w:author="Michael Trupkin" w:date="2017-07-12T15:55:00Z">
            <w:rPr>
              <w:ins w:id="1928" w:author="Michael Trupkin" w:date="2017-07-12T15:53:00Z"/>
              <w:del w:id="1929" w:author="Jeff Johnson" w:date="2017-07-12T20:40:00Z"/>
              <w:rFonts w:ascii="Arial" w:eastAsia="Times New Roman" w:hAnsi="Arial" w:cs="Arial"/>
              <w:color w:val="333333"/>
              <w:sz w:val="21"/>
              <w:szCs w:val="21"/>
            </w:rPr>
          </w:rPrChange>
        </w:rPr>
        <w:pPrChange w:id="1930" w:author="Jeff Johnson" w:date="2017-07-12T20:42:00Z">
          <w:pPr>
            <w:pStyle w:val="NormalWeb"/>
            <w:shd w:val="clear" w:color="auto" w:fill="FFFFFF"/>
            <w:spacing w:before="150"/>
          </w:pPr>
        </w:pPrChange>
      </w:pPr>
      <w:ins w:id="1931" w:author="Michael Trupkin" w:date="2017-07-12T15:53:00Z">
        <w:del w:id="1932" w:author="Jeff Johnson" w:date="2017-07-12T20:40:00Z">
          <w:r w:rsidRPr="006B7E57" w:rsidDel="005A79F6">
            <w:rPr>
              <w:rFonts w:ascii="Courier New" w:eastAsia="Times New Roman" w:hAnsi="Courier New" w:cs="Courier New"/>
              <w:rPrChange w:id="1933" w:author="Michael Trupkin" w:date="2017-07-12T15:55:00Z">
                <w:rPr>
                  <w:rFonts w:ascii="Arial" w:eastAsia="Times New Roman" w:hAnsi="Arial" w:cs="Arial"/>
                  <w:color w:val="333333"/>
                  <w:sz w:val="21"/>
                  <w:szCs w:val="21"/>
                </w:rPr>
              </w:rPrChange>
            </w:rPr>
            <w:delText xml:space="preserve">        port =&gt; 5043</w:delText>
          </w:r>
        </w:del>
      </w:ins>
    </w:p>
    <w:p w14:paraId="386EF97B" w14:textId="73ED5B39" w:rsidR="006B7E57" w:rsidRPr="006B7E57" w:rsidDel="005A79F6" w:rsidRDefault="006B7E57">
      <w:pPr>
        <w:rPr>
          <w:ins w:id="1934" w:author="Michael Trupkin" w:date="2017-07-12T15:53:00Z"/>
          <w:del w:id="1935" w:author="Jeff Johnson" w:date="2017-07-12T20:40:00Z"/>
          <w:rFonts w:ascii="Courier New" w:eastAsia="Times New Roman" w:hAnsi="Courier New" w:cs="Courier New"/>
          <w:rPrChange w:id="1936" w:author="Michael Trupkin" w:date="2017-07-12T15:55:00Z">
            <w:rPr>
              <w:ins w:id="1937" w:author="Michael Trupkin" w:date="2017-07-12T15:53:00Z"/>
              <w:del w:id="1938" w:author="Jeff Johnson" w:date="2017-07-12T20:40:00Z"/>
              <w:rFonts w:ascii="Arial" w:eastAsia="Times New Roman" w:hAnsi="Arial" w:cs="Arial"/>
              <w:color w:val="333333"/>
              <w:sz w:val="21"/>
              <w:szCs w:val="21"/>
            </w:rPr>
          </w:rPrChange>
        </w:rPr>
        <w:pPrChange w:id="1939" w:author="Jeff Johnson" w:date="2017-07-12T20:42:00Z">
          <w:pPr>
            <w:pStyle w:val="NormalWeb"/>
            <w:shd w:val="clear" w:color="auto" w:fill="FFFFFF"/>
            <w:spacing w:before="150"/>
          </w:pPr>
        </w:pPrChange>
      </w:pPr>
      <w:ins w:id="1940" w:author="Michael Trupkin" w:date="2017-07-12T15:53:00Z">
        <w:del w:id="1941" w:author="Jeff Johnson" w:date="2017-07-12T20:40:00Z">
          <w:r w:rsidRPr="006B7E57" w:rsidDel="005A79F6">
            <w:rPr>
              <w:rFonts w:ascii="Courier New" w:eastAsia="Times New Roman" w:hAnsi="Courier New" w:cs="Courier New"/>
              <w:rPrChange w:id="1942" w:author="Michael Trupkin" w:date="2017-07-12T15:55:00Z">
                <w:rPr>
                  <w:rFonts w:ascii="Arial" w:eastAsia="Times New Roman" w:hAnsi="Arial" w:cs="Arial"/>
                  <w:color w:val="333333"/>
                  <w:sz w:val="21"/>
                  <w:szCs w:val="21"/>
                </w:rPr>
              </w:rPrChange>
            </w:rPr>
            <w:delText xml:space="preserve">    }</w:delText>
          </w:r>
        </w:del>
      </w:ins>
    </w:p>
    <w:p w14:paraId="1465AF37" w14:textId="73D1A0BA" w:rsidR="006B7E57" w:rsidRPr="006B7E57" w:rsidDel="005A79F6" w:rsidRDefault="006B7E57">
      <w:pPr>
        <w:rPr>
          <w:ins w:id="1943" w:author="Michael Trupkin" w:date="2017-07-12T15:53:00Z"/>
          <w:del w:id="1944" w:author="Jeff Johnson" w:date="2017-07-12T20:40:00Z"/>
          <w:rFonts w:ascii="Courier New" w:eastAsia="Times New Roman" w:hAnsi="Courier New" w:cs="Courier New"/>
          <w:rPrChange w:id="1945" w:author="Michael Trupkin" w:date="2017-07-12T15:55:00Z">
            <w:rPr>
              <w:ins w:id="1946" w:author="Michael Trupkin" w:date="2017-07-12T15:53:00Z"/>
              <w:del w:id="1947" w:author="Jeff Johnson" w:date="2017-07-12T20:40:00Z"/>
              <w:rFonts w:ascii="Arial" w:eastAsia="Times New Roman" w:hAnsi="Arial" w:cs="Arial"/>
              <w:color w:val="333333"/>
              <w:sz w:val="21"/>
              <w:szCs w:val="21"/>
            </w:rPr>
          </w:rPrChange>
        </w:rPr>
        <w:pPrChange w:id="1948" w:author="Jeff Johnson" w:date="2017-07-12T20:42:00Z">
          <w:pPr>
            <w:pStyle w:val="NormalWeb"/>
            <w:shd w:val="clear" w:color="auto" w:fill="FFFFFF"/>
            <w:spacing w:before="150"/>
          </w:pPr>
        </w:pPrChange>
      </w:pPr>
      <w:ins w:id="1949" w:author="Michael Trupkin" w:date="2017-07-12T15:53:00Z">
        <w:del w:id="1950" w:author="Jeff Johnson" w:date="2017-07-12T20:40:00Z">
          <w:r w:rsidRPr="006B7E57" w:rsidDel="005A79F6">
            <w:rPr>
              <w:rFonts w:ascii="Courier New" w:eastAsia="Times New Roman" w:hAnsi="Courier New" w:cs="Courier New"/>
              <w:rPrChange w:id="1951" w:author="Michael Trupkin" w:date="2017-07-12T15:55:00Z">
                <w:rPr>
                  <w:rFonts w:ascii="Arial" w:eastAsia="Times New Roman" w:hAnsi="Arial" w:cs="Arial"/>
                  <w:color w:val="333333"/>
                  <w:sz w:val="21"/>
                  <w:szCs w:val="21"/>
                </w:rPr>
              </w:rPrChange>
            </w:rPr>
            <w:delText xml:space="preserve">    tcp {</w:delText>
          </w:r>
        </w:del>
      </w:ins>
    </w:p>
    <w:p w14:paraId="1BFF880E" w14:textId="4C0FE5B2" w:rsidR="006B7E57" w:rsidRPr="006B7E57" w:rsidDel="005A79F6" w:rsidRDefault="006B7E57">
      <w:pPr>
        <w:rPr>
          <w:ins w:id="1952" w:author="Michael Trupkin" w:date="2017-07-12T15:53:00Z"/>
          <w:del w:id="1953" w:author="Jeff Johnson" w:date="2017-07-12T20:40:00Z"/>
          <w:rFonts w:ascii="Courier New" w:eastAsia="Times New Roman" w:hAnsi="Courier New" w:cs="Courier New"/>
          <w:rPrChange w:id="1954" w:author="Michael Trupkin" w:date="2017-07-12T15:55:00Z">
            <w:rPr>
              <w:ins w:id="1955" w:author="Michael Trupkin" w:date="2017-07-12T15:53:00Z"/>
              <w:del w:id="1956" w:author="Jeff Johnson" w:date="2017-07-12T20:40:00Z"/>
              <w:rFonts w:ascii="Arial" w:eastAsia="Times New Roman" w:hAnsi="Arial" w:cs="Arial"/>
              <w:color w:val="333333"/>
              <w:sz w:val="21"/>
              <w:szCs w:val="21"/>
            </w:rPr>
          </w:rPrChange>
        </w:rPr>
        <w:pPrChange w:id="1957" w:author="Jeff Johnson" w:date="2017-07-12T20:42:00Z">
          <w:pPr>
            <w:pStyle w:val="NormalWeb"/>
            <w:shd w:val="clear" w:color="auto" w:fill="FFFFFF"/>
            <w:spacing w:before="150"/>
          </w:pPr>
        </w:pPrChange>
      </w:pPr>
      <w:ins w:id="1958" w:author="Michael Trupkin" w:date="2017-07-12T15:53:00Z">
        <w:del w:id="1959" w:author="Jeff Johnson" w:date="2017-07-12T20:40:00Z">
          <w:r w:rsidRPr="006B7E57" w:rsidDel="005A79F6">
            <w:rPr>
              <w:rFonts w:ascii="Courier New" w:eastAsia="Times New Roman" w:hAnsi="Courier New" w:cs="Courier New"/>
              <w:rPrChange w:id="1960" w:author="Michael Trupkin" w:date="2017-07-12T15:55:00Z">
                <w:rPr>
                  <w:rFonts w:ascii="Arial" w:eastAsia="Times New Roman" w:hAnsi="Arial" w:cs="Arial"/>
                  <w:color w:val="333333"/>
                  <w:sz w:val="21"/>
                  <w:szCs w:val="21"/>
                </w:rPr>
              </w:rPrChange>
            </w:rPr>
            <w:delText xml:space="preserve">        port =&gt; 4560</w:delText>
          </w:r>
        </w:del>
      </w:ins>
    </w:p>
    <w:p w14:paraId="351347F8" w14:textId="293E7B42" w:rsidR="006B7E57" w:rsidRPr="006B7E57" w:rsidDel="005A79F6" w:rsidRDefault="006B7E57">
      <w:pPr>
        <w:rPr>
          <w:ins w:id="1961" w:author="Michael Trupkin" w:date="2017-07-12T15:53:00Z"/>
          <w:del w:id="1962" w:author="Jeff Johnson" w:date="2017-07-12T20:40:00Z"/>
          <w:rFonts w:ascii="Courier New" w:eastAsia="Times New Roman" w:hAnsi="Courier New" w:cs="Courier New"/>
          <w:rPrChange w:id="1963" w:author="Michael Trupkin" w:date="2017-07-12T15:55:00Z">
            <w:rPr>
              <w:ins w:id="1964" w:author="Michael Trupkin" w:date="2017-07-12T15:53:00Z"/>
              <w:del w:id="1965" w:author="Jeff Johnson" w:date="2017-07-12T20:40:00Z"/>
              <w:rFonts w:ascii="Arial" w:eastAsia="Times New Roman" w:hAnsi="Arial" w:cs="Arial"/>
              <w:color w:val="333333"/>
              <w:sz w:val="21"/>
              <w:szCs w:val="21"/>
            </w:rPr>
          </w:rPrChange>
        </w:rPr>
        <w:pPrChange w:id="1966" w:author="Jeff Johnson" w:date="2017-07-12T20:42:00Z">
          <w:pPr>
            <w:pStyle w:val="NormalWeb"/>
            <w:shd w:val="clear" w:color="auto" w:fill="FFFFFF"/>
            <w:spacing w:before="150"/>
          </w:pPr>
        </w:pPrChange>
      </w:pPr>
      <w:ins w:id="1967" w:author="Michael Trupkin" w:date="2017-07-12T15:53:00Z">
        <w:del w:id="1968" w:author="Jeff Johnson" w:date="2017-07-12T20:40:00Z">
          <w:r w:rsidRPr="006B7E57" w:rsidDel="005A79F6">
            <w:rPr>
              <w:rFonts w:ascii="Courier New" w:eastAsia="Times New Roman" w:hAnsi="Courier New" w:cs="Courier New"/>
              <w:rPrChange w:id="1969" w:author="Michael Trupkin" w:date="2017-07-12T15:55:00Z">
                <w:rPr>
                  <w:rFonts w:ascii="Arial" w:eastAsia="Times New Roman" w:hAnsi="Arial" w:cs="Arial"/>
                  <w:color w:val="333333"/>
                  <w:sz w:val="21"/>
                  <w:szCs w:val="21"/>
                </w:rPr>
              </w:rPrChange>
            </w:rPr>
            <w:delText xml:space="preserve">        codec =&gt; json_lines</w:delText>
          </w:r>
        </w:del>
      </w:ins>
    </w:p>
    <w:p w14:paraId="3FBCC87D" w14:textId="5D0B4DCB" w:rsidR="006B7E57" w:rsidRPr="006B7E57" w:rsidDel="005A79F6" w:rsidRDefault="006B7E57">
      <w:pPr>
        <w:rPr>
          <w:ins w:id="1970" w:author="Michael Trupkin" w:date="2017-07-12T15:53:00Z"/>
          <w:del w:id="1971" w:author="Jeff Johnson" w:date="2017-07-12T20:40:00Z"/>
          <w:rFonts w:ascii="Courier New" w:eastAsia="Times New Roman" w:hAnsi="Courier New" w:cs="Courier New"/>
          <w:rPrChange w:id="1972" w:author="Michael Trupkin" w:date="2017-07-12T15:55:00Z">
            <w:rPr>
              <w:ins w:id="1973" w:author="Michael Trupkin" w:date="2017-07-12T15:53:00Z"/>
              <w:del w:id="1974" w:author="Jeff Johnson" w:date="2017-07-12T20:40:00Z"/>
              <w:rFonts w:ascii="Arial" w:eastAsia="Times New Roman" w:hAnsi="Arial" w:cs="Arial"/>
              <w:color w:val="333333"/>
              <w:sz w:val="21"/>
              <w:szCs w:val="21"/>
            </w:rPr>
          </w:rPrChange>
        </w:rPr>
        <w:pPrChange w:id="1975" w:author="Jeff Johnson" w:date="2017-07-12T20:42:00Z">
          <w:pPr>
            <w:pStyle w:val="NormalWeb"/>
            <w:shd w:val="clear" w:color="auto" w:fill="FFFFFF"/>
            <w:spacing w:before="150"/>
          </w:pPr>
        </w:pPrChange>
      </w:pPr>
      <w:ins w:id="1976" w:author="Michael Trupkin" w:date="2017-07-12T15:53:00Z">
        <w:del w:id="1977" w:author="Jeff Johnson" w:date="2017-07-12T20:40:00Z">
          <w:r w:rsidRPr="006B7E57" w:rsidDel="005A79F6">
            <w:rPr>
              <w:rFonts w:ascii="Courier New" w:eastAsia="Times New Roman" w:hAnsi="Courier New" w:cs="Courier New"/>
              <w:rPrChange w:id="1978" w:author="Michael Trupkin" w:date="2017-07-12T15:55:00Z">
                <w:rPr>
                  <w:rFonts w:ascii="Arial" w:eastAsia="Times New Roman" w:hAnsi="Arial" w:cs="Arial"/>
                  <w:color w:val="333333"/>
                  <w:sz w:val="21"/>
                  <w:szCs w:val="21"/>
                </w:rPr>
              </w:rPrChange>
            </w:rPr>
            <w:delText xml:space="preserve">    }</w:delText>
          </w:r>
        </w:del>
      </w:ins>
    </w:p>
    <w:p w14:paraId="4864439E" w14:textId="15B45524" w:rsidR="006B7E57" w:rsidRPr="006B7E57" w:rsidDel="005A79F6" w:rsidRDefault="006B7E57">
      <w:pPr>
        <w:rPr>
          <w:ins w:id="1979" w:author="Michael Trupkin" w:date="2017-07-12T15:53:00Z"/>
          <w:del w:id="1980" w:author="Jeff Johnson" w:date="2017-07-12T20:40:00Z"/>
          <w:rFonts w:ascii="Courier New" w:eastAsia="Times New Roman" w:hAnsi="Courier New" w:cs="Courier New"/>
          <w:rPrChange w:id="1981" w:author="Michael Trupkin" w:date="2017-07-12T15:55:00Z">
            <w:rPr>
              <w:ins w:id="1982" w:author="Michael Trupkin" w:date="2017-07-12T15:53:00Z"/>
              <w:del w:id="1983" w:author="Jeff Johnson" w:date="2017-07-12T20:40:00Z"/>
              <w:rFonts w:ascii="Arial" w:eastAsia="Times New Roman" w:hAnsi="Arial" w:cs="Arial"/>
              <w:color w:val="333333"/>
              <w:sz w:val="21"/>
              <w:szCs w:val="21"/>
            </w:rPr>
          </w:rPrChange>
        </w:rPr>
        <w:pPrChange w:id="1984" w:author="Jeff Johnson" w:date="2017-07-12T20:42:00Z">
          <w:pPr>
            <w:pStyle w:val="NormalWeb"/>
            <w:shd w:val="clear" w:color="auto" w:fill="FFFFFF"/>
            <w:spacing w:before="150"/>
          </w:pPr>
        </w:pPrChange>
      </w:pPr>
      <w:ins w:id="1985" w:author="Michael Trupkin" w:date="2017-07-12T15:53:00Z">
        <w:del w:id="1986" w:author="Jeff Johnson" w:date="2017-07-12T20:40:00Z">
          <w:r w:rsidRPr="006B7E57" w:rsidDel="005A79F6">
            <w:rPr>
              <w:rFonts w:ascii="Courier New" w:eastAsia="Times New Roman" w:hAnsi="Courier New" w:cs="Courier New"/>
              <w:rPrChange w:id="1987" w:author="Michael Trupkin" w:date="2017-07-12T15:55:00Z">
                <w:rPr>
                  <w:rFonts w:ascii="Arial" w:eastAsia="Times New Roman" w:hAnsi="Arial" w:cs="Arial"/>
                  <w:color w:val="333333"/>
                  <w:sz w:val="21"/>
                  <w:szCs w:val="21"/>
                </w:rPr>
              </w:rPrChange>
            </w:rPr>
            <w:delText>}</w:delText>
          </w:r>
        </w:del>
      </w:ins>
    </w:p>
    <w:p w14:paraId="4982E6EE" w14:textId="42330B3D" w:rsidR="006B7E57" w:rsidRPr="006B7E57" w:rsidDel="005A79F6" w:rsidRDefault="006B7E57">
      <w:pPr>
        <w:rPr>
          <w:ins w:id="1988" w:author="Michael Trupkin" w:date="2017-07-12T15:53:00Z"/>
          <w:del w:id="1989" w:author="Jeff Johnson" w:date="2017-07-12T20:40:00Z"/>
          <w:rFonts w:ascii="Courier New" w:eastAsia="Times New Roman" w:hAnsi="Courier New" w:cs="Courier New"/>
          <w:rPrChange w:id="1990" w:author="Michael Trupkin" w:date="2017-07-12T15:55:00Z">
            <w:rPr>
              <w:ins w:id="1991" w:author="Michael Trupkin" w:date="2017-07-12T15:53:00Z"/>
              <w:del w:id="1992" w:author="Jeff Johnson" w:date="2017-07-12T20:40:00Z"/>
              <w:rFonts w:ascii="Arial" w:eastAsia="Times New Roman" w:hAnsi="Arial" w:cs="Arial"/>
              <w:color w:val="333333"/>
              <w:sz w:val="21"/>
              <w:szCs w:val="21"/>
            </w:rPr>
          </w:rPrChange>
        </w:rPr>
        <w:pPrChange w:id="1993" w:author="Jeff Johnson" w:date="2017-07-12T20:42:00Z">
          <w:pPr>
            <w:pStyle w:val="NormalWeb"/>
            <w:shd w:val="clear" w:color="auto" w:fill="FFFFFF"/>
            <w:spacing w:before="150"/>
          </w:pPr>
        </w:pPrChange>
      </w:pPr>
      <w:ins w:id="1994" w:author="Michael Trupkin" w:date="2017-07-12T15:53:00Z">
        <w:del w:id="1995" w:author="Jeff Johnson" w:date="2017-07-12T20:40:00Z">
          <w:r w:rsidRPr="006B7E57" w:rsidDel="005A79F6">
            <w:rPr>
              <w:rFonts w:ascii="Courier New" w:eastAsia="Times New Roman" w:hAnsi="Courier New" w:cs="Courier New"/>
              <w:rPrChange w:id="1996" w:author="Michael Trupkin" w:date="2017-07-12T15:55:00Z">
                <w:rPr>
                  <w:rFonts w:ascii="Arial" w:eastAsia="Times New Roman" w:hAnsi="Arial" w:cs="Arial"/>
                  <w:color w:val="333333"/>
                  <w:sz w:val="21"/>
                  <w:szCs w:val="21"/>
                </w:rPr>
              </w:rPrChange>
            </w:rPr>
            <w:delText>filter {</w:delText>
          </w:r>
        </w:del>
      </w:ins>
    </w:p>
    <w:p w14:paraId="3DE20CD5" w14:textId="3B42EFBD" w:rsidR="006B7E57" w:rsidRPr="006B7E57" w:rsidDel="005A79F6" w:rsidRDefault="006B7E57">
      <w:pPr>
        <w:rPr>
          <w:ins w:id="1997" w:author="Michael Trupkin" w:date="2017-07-12T15:53:00Z"/>
          <w:del w:id="1998" w:author="Jeff Johnson" w:date="2017-07-12T20:40:00Z"/>
          <w:rFonts w:ascii="Courier New" w:eastAsia="Times New Roman" w:hAnsi="Courier New" w:cs="Courier New"/>
          <w:rPrChange w:id="1999" w:author="Michael Trupkin" w:date="2017-07-12T15:55:00Z">
            <w:rPr>
              <w:ins w:id="2000" w:author="Michael Trupkin" w:date="2017-07-12T15:53:00Z"/>
              <w:del w:id="2001" w:author="Jeff Johnson" w:date="2017-07-12T20:40:00Z"/>
              <w:rFonts w:ascii="Arial" w:eastAsia="Times New Roman" w:hAnsi="Arial" w:cs="Arial"/>
              <w:color w:val="333333"/>
              <w:sz w:val="21"/>
              <w:szCs w:val="21"/>
            </w:rPr>
          </w:rPrChange>
        </w:rPr>
        <w:pPrChange w:id="2002" w:author="Jeff Johnson" w:date="2017-07-12T20:42:00Z">
          <w:pPr>
            <w:pStyle w:val="NormalWeb"/>
            <w:shd w:val="clear" w:color="auto" w:fill="FFFFFF"/>
            <w:spacing w:before="150"/>
          </w:pPr>
        </w:pPrChange>
      </w:pPr>
      <w:ins w:id="2003" w:author="Michael Trupkin" w:date="2017-07-12T15:53:00Z">
        <w:del w:id="2004" w:author="Jeff Johnson" w:date="2017-07-12T20:40:00Z">
          <w:r w:rsidRPr="006B7E57" w:rsidDel="005A79F6">
            <w:rPr>
              <w:rFonts w:ascii="Courier New" w:eastAsia="Times New Roman" w:hAnsi="Courier New" w:cs="Courier New"/>
              <w:rPrChange w:id="2005" w:author="Michael Trupkin" w:date="2017-07-12T15:55:00Z">
                <w:rPr>
                  <w:rFonts w:ascii="Arial" w:eastAsia="Times New Roman" w:hAnsi="Arial" w:cs="Arial"/>
                  <w:color w:val="333333"/>
                  <w:sz w:val="21"/>
                  <w:szCs w:val="21"/>
                </w:rPr>
              </w:rPrChange>
            </w:rPr>
            <w:delText xml:space="preserve">    grok {</w:delText>
          </w:r>
        </w:del>
      </w:ins>
    </w:p>
    <w:p w14:paraId="24130F16" w14:textId="11F3F191" w:rsidR="006B7E57" w:rsidRPr="006B7E57" w:rsidDel="005A79F6" w:rsidRDefault="006B7E57">
      <w:pPr>
        <w:rPr>
          <w:ins w:id="2006" w:author="Michael Trupkin" w:date="2017-07-12T15:53:00Z"/>
          <w:del w:id="2007" w:author="Jeff Johnson" w:date="2017-07-12T20:40:00Z"/>
          <w:rFonts w:ascii="Courier New" w:eastAsia="Times New Roman" w:hAnsi="Courier New" w:cs="Courier New"/>
          <w:rPrChange w:id="2008" w:author="Michael Trupkin" w:date="2017-07-12T15:55:00Z">
            <w:rPr>
              <w:ins w:id="2009" w:author="Michael Trupkin" w:date="2017-07-12T15:53:00Z"/>
              <w:del w:id="2010" w:author="Jeff Johnson" w:date="2017-07-12T20:40:00Z"/>
              <w:rFonts w:ascii="Arial" w:eastAsia="Times New Roman" w:hAnsi="Arial" w:cs="Arial"/>
              <w:color w:val="333333"/>
              <w:sz w:val="21"/>
              <w:szCs w:val="21"/>
            </w:rPr>
          </w:rPrChange>
        </w:rPr>
        <w:pPrChange w:id="2011" w:author="Jeff Johnson" w:date="2017-07-12T20:42:00Z">
          <w:pPr>
            <w:pStyle w:val="NormalWeb"/>
            <w:shd w:val="clear" w:color="auto" w:fill="FFFFFF"/>
            <w:spacing w:before="150"/>
          </w:pPr>
        </w:pPrChange>
      </w:pPr>
      <w:ins w:id="2012" w:author="Michael Trupkin" w:date="2017-07-12T15:53:00Z">
        <w:del w:id="2013" w:author="Jeff Johnson" w:date="2017-07-12T20:40:00Z">
          <w:r w:rsidRPr="006B7E57" w:rsidDel="005A79F6">
            <w:rPr>
              <w:rFonts w:ascii="Courier New" w:eastAsia="Times New Roman" w:hAnsi="Courier New" w:cs="Courier New"/>
              <w:rPrChange w:id="2014" w:author="Michael Trupkin" w:date="2017-07-12T15:55:00Z">
                <w:rPr>
                  <w:rFonts w:ascii="Arial" w:eastAsia="Times New Roman" w:hAnsi="Arial" w:cs="Arial"/>
                  <w:color w:val="333333"/>
                  <w:sz w:val="21"/>
                  <w:szCs w:val="21"/>
                </w:rPr>
              </w:rPrChange>
            </w:rPr>
            <w:delText xml:space="preserve">        match =&gt; { message =&gt; "EVENT:%{GREEDYDATA:event} JSON:\((?&lt;JSONDATA&gt;.*)\)" }</w:delText>
          </w:r>
        </w:del>
      </w:ins>
    </w:p>
    <w:p w14:paraId="0A369251" w14:textId="5686FB3A" w:rsidR="006B7E57" w:rsidRPr="006B7E57" w:rsidDel="005A79F6" w:rsidRDefault="006B7E57">
      <w:pPr>
        <w:rPr>
          <w:ins w:id="2015" w:author="Michael Trupkin" w:date="2017-07-12T15:53:00Z"/>
          <w:del w:id="2016" w:author="Jeff Johnson" w:date="2017-07-12T20:40:00Z"/>
          <w:rFonts w:ascii="Courier New" w:eastAsia="Times New Roman" w:hAnsi="Courier New" w:cs="Courier New"/>
          <w:rPrChange w:id="2017" w:author="Michael Trupkin" w:date="2017-07-12T15:55:00Z">
            <w:rPr>
              <w:ins w:id="2018" w:author="Michael Trupkin" w:date="2017-07-12T15:53:00Z"/>
              <w:del w:id="2019" w:author="Jeff Johnson" w:date="2017-07-12T20:40:00Z"/>
              <w:rFonts w:ascii="Arial" w:eastAsia="Times New Roman" w:hAnsi="Arial" w:cs="Arial"/>
              <w:color w:val="333333"/>
              <w:sz w:val="21"/>
              <w:szCs w:val="21"/>
            </w:rPr>
          </w:rPrChange>
        </w:rPr>
        <w:pPrChange w:id="2020" w:author="Jeff Johnson" w:date="2017-07-12T20:42:00Z">
          <w:pPr>
            <w:pStyle w:val="NormalWeb"/>
            <w:shd w:val="clear" w:color="auto" w:fill="FFFFFF"/>
            <w:spacing w:before="150"/>
          </w:pPr>
        </w:pPrChange>
      </w:pPr>
      <w:ins w:id="2021" w:author="Michael Trupkin" w:date="2017-07-12T15:53:00Z">
        <w:del w:id="2022" w:author="Jeff Johnson" w:date="2017-07-12T20:40:00Z">
          <w:r w:rsidRPr="006B7E57" w:rsidDel="005A79F6">
            <w:rPr>
              <w:rFonts w:ascii="Courier New" w:eastAsia="Times New Roman" w:hAnsi="Courier New" w:cs="Courier New"/>
              <w:rPrChange w:id="2023" w:author="Michael Trupkin" w:date="2017-07-12T15:55:00Z">
                <w:rPr>
                  <w:rFonts w:ascii="Arial" w:eastAsia="Times New Roman" w:hAnsi="Arial" w:cs="Arial"/>
                  <w:color w:val="333333"/>
                  <w:sz w:val="21"/>
                  <w:szCs w:val="21"/>
                </w:rPr>
              </w:rPrChange>
            </w:rPr>
            <w:delText xml:space="preserve">    }</w:delText>
          </w:r>
        </w:del>
      </w:ins>
    </w:p>
    <w:p w14:paraId="6A97E04D" w14:textId="1360B8B7" w:rsidR="006B7E57" w:rsidRPr="006B7E57" w:rsidDel="005A79F6" w:rsidRDefault="006B7E57">
      <w:pPr>
        <w:rPr>
          <w:ins w:id="2024" w:author="Michael Trupkin" w:date="2017-07-12T15:53:00Z"/>
          <w:del w:id="2025" w:author="Jeff Johnson" w:date="2017-07-12T20:40:00Z"/>
          <w:rFonts w:ascii="Courier New" w:eastAsia="Times New Roman" w:hAnsi="Courier New" w:cs="Courier New"/>
          <w:rPrChange w:id="2026" w:author="Michael Trupkin" w:date="2017-07-12T15:55:00Z">
            <w:rPr>
              <w:ins w:id="2027" w:author="Michael Trupkin" w:date="2017-07-12T15:53:00Z"/>
              <w:del w:id="2028" w:author="Jeff Johnson" w:date="2017-07-12T20:40:00Z"/>
              <w:rFonts w:ascii="Arial" w:eastAsia="Times New Roman" w:hAnsi="Arial" w:cs="Arial"/>
              <w:color w:val="333333"/>
              <w:sz w:val="21"/>
              <w:szCs w:val="21"/>
            </w:rPr>
          </w:rPrChange>
        </w:rPr>
        <w:pPrChange w:id="2029" w:author="Jeff Johnson" w:date="2017-07-12T20:42:00Z">
          <w:pPr>
            <w:pStyle w:val="NormalWeb"/>
            <w:shd w:val="clear" w:color="auto" w:fill="FFFFFF"/>
            <w:spacing w:before="150"/>
          </w:pPr>
        </w:pPrChange>
      </w:pPr>
      <w:ins w:id="2030" w:author="Michael Trupkin" w:date="2017-07-12T15:53:00Z">
        <w:del w:id="2031" w:author="Jeff Johnson" w:date="2017-07-12T20:40:00Z">
          <w:r w:rsidRPr="006B7E57" w:rsidDel="005A79F6">
            <w:rPr>
              <w:rFonts w:ascii="Courier New" w:eastAsia="Times New Roman" w:hAnsi="Courier New" w:cs="Courier New"/>
              <w:rPrChange w:id="2032" w:author="Michael Trupkin" w:date="2017-07-12T15:55:00Z">
                <w:rPr>
                  <w:rFonts w:ascii="Arial" w:eastAsia="Times New Roman" w:hAnsi="Arial" w:cs="Arial"/>
                  <w:color w:val="333333"/>
                  <w:sz w:val="21"/>
                  <w:szCs w:val="21"/>
                </w:rPr>
              </w:rPrChange>
            </w:rPr>
            <w:delText xml:space="preserve">    json {</w:delText>
          </w:r>
        </w:del>
      </w:ins>
    </w:p>
    <w:p w14:paraId="5F84D09F" w14:textId="009AF364" w:rsidR="006B7E57" w:rsidRPr="006B7E57" w:rsidDel="005A79F6" w:rsidRDefault="006B7E57">
      <w:pPr>
        <w:rPr>
          <w:ins w:id="2033" w:author="Michael Trupkin" w:date="2017-07-12T15:53:00Z"/>
          <w:del w:id="2034" w:author="Jeff Johnson" w:date="2017-07-12T20:40:00Z"/>
          <w:rFonts w:ascii="Courier New" w:eastAsia="Times New Roman" w:hAnsi="Courier New" w:cs="Courier New"/>
          <w:rPrChange w:id="2035" w:author="Michael Trupkin" w:date="2017-07-12T15:55:00Z">
            <w:rPr>
              <w:ins w:id="2036" w:author="Michael Trupkin" w:date="2017-07-12T15:53:00Z"/>
              <w:del w:id="2037" w:author="Jeff Johnson" w:date="2017-07-12T20:40:00Z"/>
              <w:rFonts w:ascii="Arial" w:eastAsia="Times New Roman" w:hAnsi="Arial" w:cs="Arial"/>
              <w:color w:val="333333"/>
              <w:sz w:val="21"/>
              <w:szCs w:val="21"/>
            </w:rPr>
          </w:rPrChange>
        </w:rPr>
        <w:pPrChange w:id="2038" w:author="Jeff Johnson" w:date="2017-07-12T20:42:00Z">
          <w:pPr>
            <w:pStyle w:val="NormalWeb"/>
            <w:shd w:val="clear" w:color="auto" w:fill="FFFFFF"/>
            <w:spacing w:before="150"/>
          </w:pPr>
        </w:pPrChange>
      </w:pPr>
      <w:ins w:id="2039" w:author="Michael Trupkin" w:date="2017-07-12T15:53:00Z">
        <w:del w:id="2040" w:author="Jeff Johnson" w:date="2017-07-12T20:40:00Z">
          <w:r w:rsidRPr="006B7E57" w:rsidDel="005A79F6">
            <w:rPr>
              <w:rFonts w:ascii="Courier New" w:eastAsia="Times New Roman" w:hAnsi="Courier New" w:cs="Courier New"/>
              <w:rPrChange w:id="2041" w:author="Michael Trupkin" w:date="2017-07-12T15:55:00Z">
                <w:rPr>
                  <w:rFonts w:ascii="Arial" w:eastAsia="Times New Roman" w:hAnsi="Arial" w:cs="Arial"/>
                  <w:color w:val="333333"/>
                  <w:sz w:val="21"/>
                  <w:szCs w:val="21"/>
                </w:rPr>
              </w:rPrChange>
            </w:rPr>
            <w:delText xml:space="preserve">        source =&gt; "JSONDATA"</w:delText>
          </w:r>
        </w:del>
      </w:ins>
    </w:p>
    <w:p w14:paraId="05445E20" w14:textId="5377EB90" w:rsidR="006B7E57" w:rsidRPr="006B7E57" w:rsidDel="005A79F6" w:rsidRDefault="006B7E57">
      <w:pPr>
        <w:rPr>
          <w:ins w:id="2042" w:author="Michael Trupkin" w:date="2017-07-12T15:53:00Z"/>
          <w:del w:id="2043" w:author="Jeff Johnson" w:date="2017-07-12T20:40:00Z"/>
          <w:rFonts w:ascii="Courier New" w:eastAsia="Times New Roman" w:hAnsi="Courier New" w:cs="Courier New"/>
          <w:rPrChange w:id="2044" w:author="Michael Trupkin" w:date="2017-07-12T15:55:00Z">
            <w:rPr>
              <w:ins w:id="2045" w:author="Michael Trupkin" w:date="2017-07-12T15:53:00Z"/>
              <w:del w:id="2046" w:author="Jeff Johnson" w:date="2017-07-12T20:40:00Z"/>
              <w:rFonts w:ascii="Arial" w:eastAsia="Times New Roman" w:hAnsi="Arial" w:cs="Arial"/>
              <w:color w:val="333333"/>
              <w:sz w:val="21"/>
              <w:szCs w:val="21"/>
            </w:rPr>
          </w:rPrChange>
        </w:rPr>
        <w:pPrChange w:id="2047" w:author="Jeff Johnson" w:date="2017-07-12T20:42:00Z">
          <w:pPr>
            <w:pStyle w:val="NormalWeb"/>
            <w:shd w:val="clear" w:color="auto" w:fill="FFFFFF"/>
            <w:spacing w:before="150"/>
          </w:pPr>
        </w:pPrChange>
      </w:pPr>
      <w:ins w:id="2048" w:author="Michael Trupkin" w:date="2017-07-12T15:53:00Z">
        <w:del w:id="2049" w:author="Jeff Johnson" w:date="2017-07-12T20:40:00Z">
          <w:r w:rsidRPr="006B7E57" w:rsidDel="005A79F6">
            <w:rPr>
              <w:rFonts w:ascii="Courier New" w:eastAsia="Times New Roman" w:hAnsi="Courier New" w:cs="Courier New"/>
              <w:rPrChange w:id="2050" w:author="Michael Trupkin" w:date="2017-07-12T15:55:00Z">
                <w:rPr>
                  <w:rFonts w:ascii="Arial" w:eastAsia="Times New Roman" w:hAnsi="Arial" w:cs="Arial"/>
                  <w:color w:val="333333"/>
                  <w:sz w:val="21"/>
                  <w:szCs w:val="21"/>
                </w:rPr>
              </w:rPrChange>
            </w:rPr>
            <w:delText xml:space="preserve">    }</w:delText>
          </w:r>
        </w:del>
      </w:ins>
    </w:p>
    <w:p w14:paraId="2ADB967E" w14:textId="3A94E1E9" w:rsidR="006B7E57" w:rsidRPr="006B7E57" w:rsidDel="005A79F6" w:rsidRDefault="006B7E57">
      <w:pPr>
        <w:rPr>
          <w:ins w:id="2051" w:author="Michael Trupkin" w:date="2017-07-12T15:53:00Z"/>
          <w:del w:id="2052" w:author="Jeff Johnson" w:date="2017-07-12T20:40:00Z"/>
          <w:rFonts w:ascii="Courier New" w:eastAsia="Times New Roman" w:hAnsi="Courier New" w:cs="Courier New"/>
          <w:rPrChange w:id="2053" w:author="Michael Trupkin" w:date="2017-07-12T15:55:00Z">
            <w:rPr>
              <w:ins w:id="2054" w:author="Michael Trupkin" w:date="2017-07-12T15:53:00Z"/>
              <w:del w:id="2055" w:author="Jeff Johnson" w:date="2017-07-12T20:40:00Z"/>
              <w:rFonts w:ascii="Arial" w:eastAsia="Times New Roman" w:hAnsi="Arial" w:cs="Arial"/>
              <w:color w:val="333333"/>
              <w:sz w:val="21"/>
              <w:szCs w:val="21"/>
            </w:rPr>
          </w:rPrChange>
        </w:rPr>
        <w:pPrChange w:id="2056" w:author="Jeff Johnson" w:date="2017-07-12T20:42:00Z">
          <w:pPr>
            <w:pStyle w:val="NormalWeb"/>
            <w:shd w:val="clear" w:color="auto" w:fill="FFFFFF"/>
            <w:spacing w:before="150"/>
          </w:pPr>
        </w:pPrChange>
      </w:pPr>
      <w:ins w:id="2057" w:author="Michael Trupkin" w:date="2017-07-12T15:53:00Z">
        <w:del w:id="2058" w:author="Jeff Johnson" w:date="2017-07-12T20:40:00Z">
          <w:r w:rsidRPr="006B7E57" w:rsidDel="005A79F6">
            <w:rPr>
              <w:rFonts w:ascii="Courier New" w:eastAsia="Times New Roman" w:hAnsi="Courier New" w:cs="Courier New"/>
              <w:rPrChange w:id="2059" w:author="Michael Trupkin" w:date="2017-07-12T15:55:00Z">
                <w:rPr>
                  <w:rFonts w:ascii="Arial" w:eastAsia="Times New Roman" w:hAnsi="Arial" w:cs="Arial"/>
                  <w:color w:val="333333"/>
                  <w:sz w:val="21"/>
                  <w:szCs w:val="21"/>
                </w:rPr>
              </w:rPrChange>
            </w:rPr>
            <w:delText>}</w:delText>
          </w:r>
        </w:del>
      </w:ins>
    </w:p>
    <w:p w14:paraId="45292156" w14:textId="7CAB6A7A" w:rsidR="006B7E57" w:rsidRPr="006B7E57" w:rsidDel="005A79F6" w:rsidRDefault="006B7E57">
      <w:pPr>
        <w:rPr>
          <w:ins w:id="2060" w:author="Michael Trupkin" w:date="2017-07-12T15:53:00Z"/>
          <w:del w:id="2061" w:author="Jeff Johnson" w:date="2017-07-12T20:40:00Z"/>
          <w:rFonts w:ascii="Courier New" w:eastAsia="Times New Roman" w:hAnsi="Courier New" w:cs="Courier New"/>
          <w:rPrChange w:id="2062" w:author="Michael Trupkin" w:date="2017-07-12T15:55:00Z">
            <w:rPr>
              <w:ins w:id="2063" w:author="Michael Trupkin" w:date="2017-07-12T15:53:00Z"/>
              <w:del w:id="2064" w:author="Jeff Johnson" w:date="2017-07-12T20:40:00Z"/>
              <w:rFonts w:ascii="Arial" w:eastAsia="Times New Roman" w:hAnsi="Arial" w:cs="Arial"/>
              <w:color w:val="333333"/>
              <w:sz w:val="21"/>
              <w:szCs w:val="21"/>
            </w:rPr>
          </w:rPrChange>
        </w:rPr>
        <w:pPrChange w:id="2065" w:author="Jeff Johnson" w:date="2017-07-12T20:42:00Z">
          <w:pPr>
            <w:pStyle w:val="NormalWeb"/>
            <w:shd w:val="clear" w:color="auto" w:fill="FFFFFF"/>
            <w:spacing w:before="150"/>
          </w:pPr>
        </w:pPrChange>
      </w:pPr>
      <w:ins w:id="2066" w:author="Michael Trupkin" w:date="2017-07-12T15:53:00Z">
        <w:del w:id="2067" w:author="Jeff Johnson" w:date="2017-07-12T20:40:00Z">
          <w:r w:rsidRPr="006B7E57" w:rsidDel="005A79F6">
            <w:rPr>
              <w:rFonts w:ascii="Courier New" w:eastAsia="Times New Roman" w:hAnsi="Courier New" w:cs="Courier New"/>
              <w:rPrChange w:id="2068" w:author="Michael Trupkin" w:date="2017-07-12T15:55:00Z">
                <w:rPr>
                  <w:rFonts w:ascii="Arial" w:eastAsia="Times New Roman" w:hAnsi="Arial" w:cs="Arial"/>
                  <w:color w:val="333333"/>
                  <w:sz w:val="21"/>
                  <w:szCs w:val="21"/>
                </w:rPr>
              </w:rPrChange>
            </w:rPr>
            <w:delText>output {</w:delText>
          </w:r>
        </w:del>
      </w:ins>
    </w:p>
    <w:p w14:paraId="55F0B79C" w14:textId="2028C6E0" w:rsidR="006B7E57" w:rsidRPr="006B7E57" w:rsidDel="005A79F6" w:rsidRDefault="006B7E57">
      <w:pPr>
        <w:rPr>
          <w:ins w:id="2069" w:author="Michael Trupkin" w:date="2017-07-12T15:53:00Z"/>
          <w:del w:id="2070" w:author="Jeff Johnson" w:date="2017-07-12T20:40:00Z"/>
          <w:rFonts w:ascii="Courier New" w:eastAsia="Times New Roman" w:hAnsi="Courier New" w:cs="Courier New"/>
          <w:rPrChange w:id="2071" w:author="Michael Trupkin" w:date="2017-07-12T15:55:00Z">
            <w:rPr>
              <w:ins w:id="2072" w:author="Michael Trupkin" w:date="2017-07-12T15:53:00Z"/>
              <w:del w:id="2073" w:author="Jeff Johnson" w:date="2017-07-12T20:40:00Z"/>
              <w:rFonts w:ascii="Arial" w:eastAsia="Times New Roman" w:hAnsi="Arial" w:cs="Arial"/>
              <w:color w:val="333333"/>
              <w:sz w:val="21"/>
              <w:szCs w:val="21"/>
            </w:rPr>
          </w:rPrChange>
        </w:rPr>
        <w:pPrChange w:id="2074" w:author="Jeff Johnson" w:date="2017-07-12T20:42:00Z">
          <w:pPr>
            <w:pStyle w:val="NormalWeb"/>
            <w:shd w:val="clear" w:color="auto" w:fill="FFFFFF"/>
            <w:spacing w:before="150"/>
          </w:pPr>
        </w:pPrChange>
      </w:pPr>
      <w:ins w:id="2075" w:author="Michael Trupkin" w:date="2017-07-12T15:53:00Z">
        <w:del w:id="2076" w:author="Jeff Johnson" w:date="2017-07-12T20:40:00Z">
          <w:r w:rsidRPr="006B7E57" w:rsidDel="005A79F6">
            <w:rPr>
              <w:rFonts w:ascii="Courier New" w:eastAsia="Times New Roman" w:hAnsi="Courier New" w:cs="Courier New"/>
              <w:rPrChange w:id="2077" w:author="Michael Trupkin" w:date="2017-07-12T15:55:00Z">
                <w:rPr>
                  <w:rFonts w:ascii="Arial" w:eastAsia="Times New Roman" w:hAnsi="Arial" w:cs="Arial"/>
                  <w:color w:val="333333"/>
                  <w:sz w:val="21"/>
                  <w:szCs w:val="21"/>
                </w:rPr>
              </w:rPrChange>
            </w:rPr>
            <w:delText xml:space="preserve">    if [level] == "ERROR" or [level] == "WARN" or "_grokparsefailure" not in [tags] {</w:delText>
          </w:r>
        </w:del>
      </w:ins>
    </w:p>
    <w:p w14:paraId="0EC0AD92" w14:textId="576254A4" w:rsidR="006B7E57" w:rsidRPr="006B7E57" w:rsidDel="005A79F6" w:rsidRDefault="006B7E57">
      <w:pPr>
        <w:rPr>
          <w:ins w:id="2078" w:author="Michael Trupkin" w:date="2017-07-12T15:53:00Z"/>
          <w:del w:id="2079" w:author="Jeff Johnson" w:date="2017-07-12T20:40:00Z"/>
          <w:rFonts w:ascii="Courier New" w:eastAsia="Times New Roman" w:hAnsi="Courier New" w:cs="Courier New"/>
          <w:rPrChange w:id="2080" w:author="Michael Trupkin" w:date="2017-07-12T15:55:00Z">
            <w:rPr>
              <w:ins w:id="2081" w:author="Michael Trupkin" w:date="2017-07-12T15:53:00Z"/>
              <w:del w:id="2082" w:author="Jeff Johnson" w:date="2017-07-12T20:40:00Z"/>
              <w:rFonts w:ascii="Arial" w:eastAsia="Times New Roman" w:hAnsi="Arial" w:cs="Arial"/>
              <w:color w:val="333333"/>
              <w:sz w:val="21"/>
              <w:szCs w:val="21"/>
            </w:rPr>
          </w:rPrChange>
        </w:rPr>
        <w:pPrChange w:id="2083" w:author="Jeff Johnson" w:date="2017-07-12T20:42:00Z">
          <w:pPr>
            <w:pStyle w:val="NormalWeb"/>
            <w:shd w:val="clear" w:color="auto" w:fill="FFFFFF"/>
            <w:spacing w:before="150"/>
          </w:pPr>
        </w:pPrChange>
      </w:pPr>
      <w:ins w:id="2084" w:author="Michael Trupkin" w:date="2017-07-12T15:53:00Z">
        <w:del w:id="2085" w:author="Jeff Johnson" w:date="2017-07-12T20:40:00Z">
          <w:r w:rsidRPr="006B7E57" w:rsidDel="005A79F6">
            <w:rPr>
              <w:rFonts w:ascii="Courier New" w:eastAsia="Times New Roman" w:hAnsi="Courier New" w:cs="Courier New"/>
              <w:rPrChange w:id="2086" w:author="Michael Trupkin" w:date="2017-07-12T15:55:00Z">
                <w:rPr>
                  <w:rFonts w:ascii="Arial" w:eastAsia="Times New Roman" w:hAnsi="Arial" w:cs="Arial"/>
                  <w:color w:val="333333"/>
                  <w:sz w:val="21"/>
                  <w:szCs w:val="21"/>
                </w:rPr>
              </w:rPrChange>
            </w:rPr>
            <w:delText xml:space="preserve">      elasticsearch { </w:delText>
          </w:r>
        </w:del>
      </w:ins>
    </w:p>
    <w:p w14:paraId="10CF81F9" w14:textId="72560C8A" w:rsidR="006B7E57" w:rsidRPr="006B7E57" w:rsidDel="005A79F6" w:rsidRDefault="006B7E57">
      <w:pPr>
        <w:rPr>
          <w:ins w:id="2087" w:author="Michael Trupkin" w:date="2017-07-12T15:53:00Z"/>
          <w:del w:id="2088" w:author="Jeff Johnson" w:date="2017-07-12T20:40:00Z"/>
          <w:rFonts w:ascii="Courier New" w:eastAsia="Times New Roman" w:hAnsi="Courier New" w:cs="Courier New"/>
          <w:rPrChange w:id="2089" w:author="Michael Trupkin" w:date="2017-07-12T15:55:00Z">
            <w:rPr>
              <w:ins w:id="2090" w:author="Michael Trupkin" w:date="2017-07-12T15:53:00Z"/>
              <w:del w:id="2091" w:author="Jeff Johnson" w:date="2017-07-12T20:40:00Z"/>
              <w:rFonts w:ascii="Arial" w:eastAsia="Times New Roman" w:hAnsi="Arial" w:cs="Arial"/>
              <w:color w:val="333333"/>
              <w:sz w:val="21"/>
              <w:szCs w:val="21"/>
            </w:rPr>
          </w:rPrChange>
        </w:rPr>
        <w:pPrChange w:id="2092" w:author="Jeff Johnson" w:date="2017-07-12T20:42:00Z">
          <w:pPr>
            <w:pStyle w:val="NormalWeb"/>
            <w:shd w:val="clear" w:color="auto" w:fill="FFFFFF"/>
            <w:spacing w:before="150"/>
          </w:pPr>
        </w:pPrChange>
      </w:pPr>
      <w:ins w:id="2093" w:author="Michael Trupkin" w:date="2017-07-12T15:53:00Z">
        <w:del w:id="2094" w:author="Jeff Johnson" w:date="2017-07-12T20:40:00Z">
          <w:r w:rsidRPr="006B7E57" w:rsidDel="005A79F6">
            <w:rPr>
              <w:rFonts w:ascii="Courier New" w:eastAsia="Times New Roman" w:hAnsi="Courier New" w:cs="Courier New"/>
              <w:rPrChange w:id="2095" w:author="Michael Trupkin" w:date="2017-07-12T15:55:00Z">
                <w:rPr>
                  <w:rFonts w:ascii="Arial" w:eastAsia="Times New Roman" w:hAnsi="Arial" w:cs="Arial"/>
                  <w:color w:val="333333"/>
                  <w:sz w:val="21"/>
                  <w:szCs w:val="21"/>
                </w:rPr>
              </w:rPrChange>
            </w:rPr>
            <w:delText xml:space="preserve">        hosts =&gt; [</w:delText>
          </w:r>
        </w:del>
      </w:ins>
    </w:p>
    <w:p w14:paraId="03B9EF53" w14:textId="6A2BF8BA" w:rsidR="006B7E57" w:rsidRPr="006B7E57" w:rsidDel="005A79F6" w:rsidRDefault="006B7E57">
      <w:pPr>
        <w:rPr>
          <w:ins w:id="2096" w:author="Michael Trupkin" w:date="2017-07-12T15:53:00Z"/>
          <w:del w:id="2097" w:author="Jeff Johnson" w:date="2017-07-12T20:40:00Z"/>
          <w:rFonts w:ascii="Courier New" w:eastAsia="Times New Roman" w:hAnsi="Courier New" w:cs="Courier New"/>
          <w:rPrChange w:id="2098" w:author="Michael Trupkin" w:date="2017-07-12T15:55:00Z">
            <w:rPr>
              <w:ins w:id="2099" w:author="Michael Trupkin" w:date="2017-07-12T15:53:00Z"/>
              <w:del w:id="2100" w:author="Jeff Johnson" w:date="2017-07-12T20:40:00Z"/>
              <w:rFonts w:ascii="Arial" w:eastAsia="Times New Roman" w:hAnsi="Arial" w:cs="Arial"/>
              <w:color w:val="333333"/>
              <w:sz w:val="21"/>
              <w:szCs w:val="21"/>
            </w:rPr>
          </w:rPrChange>
        </w:rPr>
        <w:pPrChange w:id="2101" w:author="Jeff Johnson" w:date="2017-07-12T20:42:00Z">
          <w:pPr>
            <w:pStyle w:val="NormalWeb"/>
            <w:shd w:val="clear" w:color="auto" w:fill="FFFFFF"/>
            <w:spacing w:before="150"/>
          </w:pPr>
        </w:pPrChange>
      </w:pPr>
      <w:ins w:id="2102" w:author="Michael Trupkin" w:date="2017-07-12T15:53:00Z">
        <w:del w:id="2103" w:author="Jeff Johnson" w:date="2017-07-12T20:40:00Z">
          <w:r w:rsidRPr="006B7E57" w:rsidDel="005A79F6">
            <w:rPr>
              <w:rFonts w:ascii="Courier New" w:eastAsia="Times New Roman" w:hAnsi="Courier New" w:cs="Courier New"/>
              <w:rPrChange w:id="2104" w:author="Michael Trupkin" w:date="2017-07-12T15:55:00Z">
                <w:rPr>
                  <w:rFonts w:ascii="Arial" w:eastAsia="Times New Roman" w:hAnsi="Arial" w:cs="Arial"/>
                  <w:color w:val="333333"/>
                  <w:sz w:val="21"/>
                  <w:szCs w:val="21"/>
                </w:rPr>
              </w:rPrChange>
            </w:rPr>
            <w:delText xml:space="preserve">            "172.31.15.103:9200",</w:delText>
          </w:r>
        </w:del>
      </w:ins>
    </w:p>
    <w:p w14:paraId="0F1EE9AB" w14:textId="33F1D54F" w:rsidR="006B7E57" w:rsidRPr="006B7E57" w:rsidDel="005A79F6" w:rsidRDefault="006B7E57">
      <w:pPr>
        <w:rPr>
          <w:ins w:id="2105" w:author="Michael Trupkin" w:date="2017-07-12T15:53:00Z"/>
          <w:del w:id="2106" w:author="Jeff Johnson" w:date="2017-07-12T20:40:00Z"/>
          <w:rFonts w:ascii="Courier New" w:eastAsia="Times New Roman" w:hAnsi="Courier New" w:cs="Courier New"/>
          <w:rPrChange w:id="2107" w:author="Michael Trupkin" w:date="2017-07-12T15:55:00Z">
            <w:rPr>
              <w:ins w:id="2108" w:author="Michael Trupkin" w:date="2017-07-12T15:53:00Z"/>
              <w:del w:id="2109" w:author="Jeff Johnson" w:date="2017-07-12T20:40:00Z"/>
              <w:rFonts w:ascii="Arial" w:eastAsia="Times New Roman" w:hAnsi="Arial" w:cs="Arial"/>
              <w:color w:val="333333"/>
              <w:sz w:val="21"/>
              <w:szCs w:val="21"/>
            </w:rPr>
          </w:rPrChange>
        </w:rPr>
        <w:pPrChange w:id="2110" w:author="Jeff Johnson" w:date="2017-07-12T20:42:00Z">
          <w:pPr>
            <w:pStyle w:val="NormalWeb"/>
            <w:shd w:val="clear" w:color="auto" w:fill="FFFFFF"/>
            <w:spacing w:before="150"/>
          </w:pPr>
        </w:pPrChange>
      </w:pPr>
      <w:ins w:id="2111" w:author="Michael Trupkin" w:date="2017-07-12T15:53:00Z">
        <w:del w:id="2112" w:author="Jeff Johnson" w:date="2017-07-12T20:40:00Z">
          <w:r w:rsidRPr="006B7E57" w:rsidDel="005A79F6">
            <w:rPr>
              <w:rFonts w:ascii="Courier New" w:eastAsia="Times New Roman" w:hAnsi="Courier New" w:cs="Courier New"/>
              <w:rPrChange w:id="2113" w:author="Michael Trupkin" w:date="2017-07-12T15:55:00Z">
                <w:rPr>
                  <w:rFonts w:ascii="Arial" w:eastAsia="Times New Roman" w:hAnsi="Arial" w:cs="Arial"/>
                  <w:color w:val="333333"/>
                  <w:sz w:val="21"/>
                  <w:szCs w:val="21"/>
                </w:rPr>
              </w:rPrChange>
            </w:rPr>
            <w:delText xml:space="preserve">            "172.31.0.214:9200",</w:delText>
          </w:r>
        </w:del>
      </w:ins>
    </w:p>
    <w:p w14:paraId="2FF70689" w14:textId="5F90F417" w:rsidR="006B7E57" w:rsidRPr="006B7E57" w:rsidDel="005A79F6" w:rsidRDefault="006B7E57">
      <w:pPr>
        <w:rPr>
          <w:ins w:id="2114" w:author="Michael Trupkin" w:date="2017-07-12T15:53:00Z"/>
          <w:del w:id="2115" w:author="Jeff Johnson" w:date="2017-07-12T20:40:00Z"/>
          <w:rFonts w:ascii="Courier New" w:eastAsia="Times New Roman" w:hAnsi="Courier New" w:cs="Courier New"/>
          <w:rPrChange w:id="2116" w:author="Michael Trupkin" w:date="2017-07-12T15:55:00Z">
            <w:rPr>
              <w:ins w:id="2117" w:author="Michael Trupkin" w:date="2017-07-12T15:53:00Z"/>
              <w:del w:id="2118" w:author="Jeff Johnson" w:date="2017-07-12T20:40:00Z"/>
              <w:rFonts w:ascii="Arial" w:eastAsia="Times New Roman" w:hAnsi="Arial" w:cs="Arial"/>
              <w:color w:val="333333"/>
              <w:sz w:val="21"/>
              <w:szCs w:val="21"/>
            </w:rPr>
          </w:rPrChange>
        </w:rPr>
        <w:pPrChange w:id="2119" w:author="Jeff Johnson" w:date="2017-07-12T20:42:00Z">
          <w:pPr>
            <w:pStyle w:val="NormalWeb"/>
            <w:shd w:val="clear" w:color="auto" w:fill="FFFFFF"/>
            <w:spacing w:before="150"/>
          </w:pPr>
        </w:pPrChange>
      </w:pPr>
      <w:ins w:id="2120" w:author="Michael Trupkin" w:date="2017-07-12T15:53:00Z">
        <w:del w:id="2121" w:author="Jeff Johnson" w:date="2017-07-12T20:40:00Z">
          <w:r w:rsidRPr="006B7E57" w:rsidDel="005A79F6">
            <w:rPr>
              <w:rFonts w:ascii="Courier New" w:eastAsia="Times New Roman" w:hAnsi="Courier New" w:cs="Courier New"/>
              <w:rPrChange w:id="2122" w:author="Michael Trupkin" w:date="2017-07-12T15:55:00Z">
                <w:rPr>
                  <w:rFonts w:ascii="Arial" w:eastAsia="Times New Roman" w:hAnsi="Arial" w:cs="Arial"/>
                  <w:color w:val="333333"/>
                  <w:sz w:val="21"/>
                  <w:szCs w:val="21"/>
                </w:rPr>
              </w:rPrChange>
            </w:rPr>
            <w:delText xml:space="preserve">            "172.31.43.9:9200",</w:delText>
          </w:r>
        </w:del>
      </w:ins>
    </w:p>
    <w:p w14:paraId="32C27F33" w14:textId="56F0FFA1" w:rsidR="006B7E57" w:rsidRPr="006B7E57" w:rsidDel="005A79F6" w:rsidRDefault="006B7E57">
      <w:pPr>
        <w:rPr>
          <w:ins w:id="2123" w:author="Michael Trupkin" w:date="2017-07-12T15:53:00Z"/>
          <w:del w:id="2124" w:author="Jeff Johnson" w:date="2017-07-12T20:40:00Z"/>
          <w:rFonts w:ascii="Courier New" w:eastAsia="Times New Roman" w:hAnsi="Courier New" w:cs="Courier New"/>
          <w:rPrChange w:id="2125" w:author="Michael Trupkin" w:date="2017-07-12T15:55:00Z">
            <w:rPr>
              <w:ins w:id="2126" w:author="Michael Trupkin" w:date="2017-07-12T15:53:00Z"/>
              <w:del w:id="2127" w:author="Jeff Johnson" w:date="2017-07-12T20:40:00Z"/>
              <w:rFonts w:ascii="Arial" w:eastAsia="Times New Roman" w:hAnsi="Arial" w:cs="Arial"/>
              <w:color w:val="333333"/>
              <w:sz w:val="21"/>
              <w:szCs w:val="21"/>
            </w:rPr>
          </w:rPrChange>
        </w:rPr>
        <w:pPrChange w:id="2128" w:author="Jeff Johnson" w:date="2017-07-12T20:42:00Z">
          <w:pPr>
            <w:pStyle w:val="NormalWeb"/>
            <w:shd w:val="clear" w:color="auto" w:fill="FFFFFF"/>
            <w:spacing w:before="150"/>
          </w:pPr>
        </w:pPrChange>
      </w:pPr>
      <w:ins w:id="2129" w:author="Michael Trupkin" w:date="2017-07-12T15:53:00Z">
        <w:del w:id="2130" w:author="Jeff Johnson" w:date="2017-07-12T20:40:00Z">
          <w:r w:rsidRPr="006B7E57" w:rsidDel="005A79F6">
            <w:rPr>
              <w:rFonts w:ascii="Courier New" w:eastAsia="Times New Roman" w:hAnsi="Courier New" w:cs="Courier New"/>
              <w:rPrChange w:id="2131" w:author="Michael Trupkin" w:date="2017-07-12T15:55:00Z">
                <w:rPr>
                  <w:rFonts w:ascii="Arial" w:eastAsia="Times New Roman" w:hAnsi="Arial" w:cs="Arial"/>
                  <w:color w:val="333333"/>
                  <w:sz w:val="21"/>
                  <w:szCs w:val="21"/>
                </w:rPr>
              </w:rPrChange>
            </w:rPr>
            <w:delText xml:space="preserve">            "172.31.30.99:9200"</w:delText>
          </w:r>
        </w:del>
      </w:ins>
    </w:p>
    <w:p w14:paraId="6A96A1AA" w14:textId="768BA531" w:rsidR="006B7E57" w:rsidRPr="006B7E57" w:rsidDel="005A79F6" w:rsidRDefault="006B7E57">
      <w:pPr>
        <w:rPr>
          <w:ins w:id="2132" w:author="Michael Trupkin" w:date="2017-07-12T15:53:00Z"/>
          <w:del w:id="2133" w:author="Jeff Johnson" w:date="2017-07-12T20:40:00Z"/>
          <w:rFonts w:ascii="Courier New" w:eastAsia="Times New Roman" w:hAnsi="Courier New" w:cs="Courier New"/>
          <w:rPrChange w:id="2134" w:author="Michael Trupkin" w:date="2017-07-12T15:55:00Z">
            <w:rPr>
              <w:ins w:id="2135" w:author="Michael Trupkin" w:date="2017-07-12T15:53:00Z"/>
              <w:del w:id="2136" w:author="Jeff Johnson" w:date="2017-07-12T20:40:00Z"/>
              <w:rFonts w:ascii="Arial" w:eastAsia="Times New Roman" w:hAnsi="Arial" w:cs="Arial"/>
              <w:color w:val="333333"/>
              <w:sz w:val="21"/>
              <w:szCs w:val="21"/>
            </w:rPr>
          </w:rPrChange>
        </w:rPr>
        <w:pPrChange w:id="2137" w:author="Jeff Johnson" w:date="2017-07-12T20:42:00Z">
          <w:pPr>
            <w:pStyle w:val="NormalWeb"/>
            <w:shd w:val="clear" w:color="auto" w:fill="FFFFFF"/>
            <w:spacing w:before="150"/>
          </w:pPr>
        </w:pPrChange>
      </w:pPr>
      <w:ins w:id="2138" w:author="Michael Trupkin" w:date="2017-07-12T15:53:00Z">
        <w:del w:id="2139" w:author="Jeff Johnson" w:date="2017-07-12T20:40:00Z">
          <w:r w:rsidRPr="006B7E57" w:rsidDel="005A79F6">
            <w:rPr>
              <w:rFonts w:ascii="Courier New" w:eastAsia="Times New Roman" w:hAnsi="Courier New" w:cs="Courier New"/>
              <w:rPrChange w:id="2140" w:author="Michael Trupkin" w:date="2017-07-12T15:55:00Z">
                <w:rPr>
                  <w:rFonts w:ascii="Arial" w:eastAsia="Times New Roman" w:hAnsi="Arial" w:cs="Arial"/>
                  <w:color w:val="333333"/>
                  <w:sz w:val="21"/>
                  <w:szCs w:val="21"/>
                </w:rPr>
              </w:rPrChange>
            </w:rPr>
            <w:delText xml:space="preserve">        ]</w:delText>
          </w:r>
        </w:del>
      </w:ins>
    </w:p>
    <w:p w14:paraId="2FC4E44E" w14:textId="664D439B" w:rsidR="006B7E57" w:rsidRPr="006B7E57" w:rsidDel="005A79F6" w:rsidRDefault="006B7E57">
      <w:pPr>
        <w:rPr>
          <w:ins w:id="2141" w:author="Michael Trupkin" w:date="2017-07-12T15:53:00Z"/>
          <w:del w:id="2142" w:author="Jeff Johnson" w:date="2017-07-12T20:40:00Z"/>
          <w:rFonts w:ascii="Courier New" w:eastAsia="Times New Roman" w:hAnsi="Courier New" w:cs="Courier New"/>
          <w:rPrChange w:id="2143" w:author="Michael Trupkin" w:date="2017-07-12T15:55:00Z">
            <w:rPr>
              <w:ins w:id="2144" w:author="Michael Trupkin" w:date="2017-07-12T15:53:00Z"/>
              <w:del w:id="2145" w:author="Jeff Johnson" w:date="2017-07-12T20:40:00Z"/>
              <w:rFonts w:ascii="Arial" w:eastAsia="Times New Roman" w:hAnsi="Arial" w:cs="Arial"/>
              <w:color w:val="333333"/>
              <w:sz w:val="21"/>
              <w:szCs w:val="21"/>
            </w:rPr>
          </w:rPrChange>
        </w:rPr>
        <w:pPrChange w:id="2146" w:author="Jeff Johnson" w:date="2017-07-12T20:42:00Z">
          <w:pPr>
            <w:pStyle w:val="NormalWeb"/>
            <w:shd w:val="clear" w:color="auto" w:fill="FFFFFF"/>
            <w:spacing w:before="150"/>
          </w:pPr>
        </w:pPrChange>
      </w:pPr>
      <w:ins w:id="2147" w:author="Michael Trupkin" w:date="2017-07-12T15:53:00Z">
        <w:del w:id="2148" w:author="Jeff Johnson" w:date="2017-07-12T20:40:00Z">
          <w:r w:rsidRPr="006B7E57" w:rsidDel="005A79F6">
            <w:rPr>
              <w:rFonts w:ascii="Courier New" w:eastAsia="Times New Roman" w:hAnsi="Courier New" w:cs="Courier New"/>
              <w:rPrChange w:id="2149" w:author="Michael Trupkin" w:date="2017-07-12T15:55:00Z">
                <w:rPr>
                  <w:rFonts w:ascii="Arial" w:eastAsia="Times New Roman" w:hAnsi="Arial" w:cs="Arial"/>
                  <w:color w:val="333333"/>
                  <w:sz w:val="21"/>
                  <w:szCs w:val="21"/>
                </w:rPr>
              </w:rPrChange>
            </w:rPr>
            <w:delText xml:space="preserve">      }</w:delText>
          </w:r>
        </w:del>
      </w:ins>
    </w:p>
    <w:p w14:paraId="2F774D3E" w14:textId="3D27866C" w:rsidR="006B7E57" w:rsidRPr="006B7E57" w:rsidDel="005A79F6" w:rsidRDefault="006B7E57">
      <w:pPr>
        <w:rPr>
          <w:ins w:id="2150" w:author="Michael Trupkin" w:date="2017-07-12T15:53:00Z"/>
          <w:del w:id="2151" w:author="Jeff Johnson" w:date="2017-07-12T20:40:00Z"/>
          <w:rFonts w:ascii="Courier New" w:eastAsia="Times New Roman" w:hAnsi="Courier New" w:cs="Courier New"/>
          <w:rPrChange w:id="2152" w:author="Michael Trupkin" w:date="2017-07-12T15:55:00Z">
            <w:rPr>
              <w:ins w:id="2153" w:author="Michael Trupkin" w:date="2017-07-12T15:53:00Z"/>
              <w:del w:id="2154" w:author="Jeff Johnson" w:date="2017-07-12T20:40:00Z"/>
              <w:rFonts w:ascii="Arial" w:eastAsia="Times New Roman" w:hAnsi="Arial" w:cs="Arial"/>
              <w:color w:val="333333"/>
              <w:sz w:val="21"/>
              <w:szCs w:val="21"/>
            </w:rPr>
          </w:rPrChange>
        </w:rPr>
        <w:pPrChange w:id="2155" w:author="Jeff Johnson" w:date="2017-07-12T20:42:00Z">
          <w:pPr>
            <w:pStyle w:val="NormalWeb"/>
            <w:shd w:val="clear" w:color="auto" w:fill="FFFFFF"/>
            <w:spacing w:before="150"/>
          </w:pPr>
        </w:pPrChange>
      </w:pPr>
      <w:ins w:id="2156" w:author="Michael Trupkin" w:date="2017-07-12T15:53:00Z">
        <w:del w:id="2157" w:author="Jeff Johnson" w:date="2017-07-12T20:40:00Z">
          <w:r w:rsidRPr="006B7E57" w:rsidDel="005A79F6">
            <w:rPr>
              <w:rFonts w:ascii="Courier New" w:eastAsia="Times New Roman" w:hAnsi="Courier New" w:cs="Courier New"/>
              <w:rPrChange w:id="2158" w:author="Michael Trupkin" w:date="2017-07-12T15:55:00Z">
                <w:rPr>
                  <w:rFonts w:ascii="Arial" w:eastAsia="Times New Roman" w:hAnsi="Arial" w:cs="Arial"/>
                  <w:color w:val="333333"/>
                  <w:sz w:val="21"/>
                  <w:szCs w:val="21"/>
                </w:rPr>
              </w:rPrChange>
            </w:rPr>
            <w:delText xml:space="preserve">    }</w:delText>
          </w:r>
        </w:del>
      </w:ins>
    </w:p>
    <w:p w14:paraId="0EDB1340" w14:textId="305CB367" w:rsidR="006B7E57" w:rsidRPr="006B7E57" w:rsidDel="005A79F6" w:rsidRDefault="006B7E57">
      <w:pPr>
        <w:rPr>
          <w:ins w:id="2159" w:author="Michael Trupkin" w:date="2017-07-12T15:53:00Z"/>
          <w:del w:id="2160" w:author="Jeff Johnson" w:date="2017-07-12T20:40:00Z"/>
          <w:rFonts w:ascii="Courier New" w:eastAsia="Times New Roman" w:hAnsi="Courier New" w:cs="Courier New"/>
          <w:rPrChange w:id="2161" w:author="Michael Trupkin" w:date="2017-07-12T15:55:00Z">
            <w:rPr>
              <w:ins w:id="2162" w:author="Michael Trupkin" w:date="2017-07-12T15:53:00Z"/>
              <w:del w:id="2163" w:author="Jeff Johnson" w:date="2017-07-12T20:40:00Z"/>
              <w:rFonts w:ascii="Arial" w:eastAsia="Times New Roman" w:hAnsi="Arial" w:cs="Arial"/>
              <w:color w:val="333333"/>
              <w:sz w:val="21"/>
              <w:szCs w:val="21"/>
            </w:rPr>
          </w:rPrChange>
        </w:rPr>
        <w:pPrChange w:id="2164" w:author="Jeff Johnson" w:date="2017-07-12T20:42:00Z">
          <w:pPr>
            <w:pStyle w:val="NormalWeb"/>
            <w:shd w:val="clear" w:color="auto" w:fill="FFFFFF"/>
            <w:spacing w:before="150"/>
          </w:pPr>
        </w:pPrChange>
      </w:pPr>
      <w:ins w:id="2165" w:author="Michael Trupkin" w:date="2017-07-12T15:53:00Z">
        <w:del w:id="2166" w:author="Jeff Johnson" w:date="2017-07-12T20:40:00Z">
          <w:r w:rsidRPr="006B7E57" w:rsidDel="005A79F6">
            <w:rPr>
              <w:rFonts w:ascii="Courier New" w:eastAsia="Times New Roman" w:hAnsi="Courier New" w:cs="Courier New"/>
              <w:rPrChange w:id="2167" w:author="Michael Trupkin" w:date="2017-07-12T15:55:00Z">
                <w:rPr>
                  <w:rFonts w:ascii="Arial" w:eastAsia="Times New Roman" w:hAnsi="Arial" w:cs="Arial"/>
                  <w:color w:val="333333"/>
                  <w:sz w:val="21"/>
                  <w:szCs w:val="21"/>
                </w:rPr>
              </w:rPrChange>
            </w:rPr>
            <w:delText xml:space="preserve">    s3 {</w:delText>
          </w:r>
        </w:del>
      </w:ins>
    </w:p>
    <w:p w14:paraId="057E3BEB" w14:textId="6F5B4BE9" w:rsidR="006B7E57" w:rsidRPr="006B7E57" w:rsidDel="005A79F6" w:rsidRDefault="006B7E57">
      <w:pPr>
        <w:rPr>
          <w:ins w:id="2168" w:author="Michael Trupkin" w:date="2017-07-12T15:53:00Z"/>
          <w:del w:id="2169" w:author="Jeff Johnson" w:date="2017-07-12T20:40:00Z"/>
          <w:rFonts w:ascii="Courier New" w:eastAsia="Times New Roman" w:hAnsi="Courier New" w:cs="Courier New"/>
          <w:rPrChange w:id="2170" w:author="Michael Trupkin" w:date="2017-07-12T15:55:00Z">
            <w:rPr>
              <w:ins w:id="2171" w:author="Michael Trupkin" w:date="2017-07-12T15:53:00Z"/>
              <w:del w:id="2172" w:author="Jeff Johnson" w:date="2017-07-12T20:40:00Z"/>
              <w:rFonts w:ascii="Arial" w:eastAsia="Times New Roman" w:hAnsi="Arial" w:cs="Arial"/>
              <w:color w:val="333333"/>
              <w:sz w:val="21"/>
              <w:szCs w:val="21"/>
            </w:rPr>
          </w:rPrChange>
        </w:rPr>
        <w:pPrChange w:id="2173" w:author="Jeff Johnson" w:date="2017-07-12T20:42:00Z">
          <w:pPr>
            <w:pStyle w:val="NormalWeb"/>
            <w:shd w:val="clear" w:color="auto" w:fill="FFFFFF"/>
            <w:spacing w:before="150"/>
          </w:pPr>
        </w:pPrChange>
      </w:pPr>
      <w:ins w:id="2174" w:author="Michael Trupkin" w:date="2017-07-12T15:53:00Z">
        <w:del w:id="2175" w:author="Jeff Johnson" w:date="2017-07-12T20:40:00Z">
          <w:r w:rsidRPr="006B7E57" w:rsidDel="005A79F6">
            <w:rPr>
              <w:rFonts w:ascii="Courier New" w:eastAsia="Times New Roman" w:hAnsi="Courier New" w:cs="Courier New"/>
              <w:rPrChange w:id="2176" w:author="Michael Trupkin" w:date="2017-07-12T15:55:00Z">
                <w:rPr>
                  <w:rFonts w:ascii="Arial" w:eastAsia="Times New Roman" w:hAnsi="Arial" w:cs="Arial"/>
                  <w:color w:val="333333"/>
                  <w:sz w:val="21"/>
                  <w:szCs w:val="21"/>
                </w:rPr>
              </w:rPrChange>
            </w:rPr>
            <w:tab/>
            <w:delText>id =&gt; "tds_everything"</w:delText>
          </w:r>
        </w:del>
      </w:ins>
    </w:p>
    <w:p w14:paraId="56CD6CA7" w14:textId="5E114D09" w:rsidR="006B7E57" w:rsidRPr="006B7E57" w:rsidDel="005A79F6" w:rsidRDefault="006B7E57">
      <w:pPr>
        <w:rPr>
          <w:ins w:id="2177" w:author="Michael Trupkin" w:date="2017-07-12T15:53:00Z"/>
          <w:del w:id="2178" w:author="Jeff Johnson" w:date="2017-07-12T20:40:00Z"/>
          <w:rFonts w:ascii="Courier New" w:eastAsia="Times New Roman" w:hAnsi="Courier New" w:cs="Courier New"/>
          <w:rPrChange w:id="2179" w:author="Michael Trupkin" w:date="2017-07-12T15:55:00Z">
            <w:rPr>
              <w:ins w:id="2180" w:author="Michael Trupkin" w:date="2017-07-12T15:53:00Z"/>
              <w:del w:id="2181" w:author="Jeff Johnson" w:date="2017-07-12T20:40:00Z"/>
              <w:rFonts w:ascii="Arial" w:eastAsia="Times New Roman" w:hAnsi="Arial" w:cs="Arial"/>
              <w:color w:val="333333"/>
              <w:sz w:val="21"/>
              <w:szCs w:val="21"/>
            </w:rPr>
          </w:rPrChange>
        </w:rPr>
        <w:pPrChange w:id="2182" w:author="Jeff Johnson" w:date="2017-07-12T20:42:00Z">
          <w:pPr>
            <w:pStyle w:val="NormalWeb"/>
            <w:shd w:val="clear" w:color="auto" w:fill="FFFFFF"/>
            <w:spacing w:before="150"/>
          </w:pPr>
        </w:pPrChange>
      </w:pPr>
      <w:ins w:id="2183" w:author="Michael Trupkin" w:date="2017-07-12T15:53:00Z">
        <w:del w:id="2184" w:author="Jeff Johnson" w:date="2017-07-12T20:40:00Z">
          <w:r w:rsidRPr="006B7E57" w:rsidDel="005A79F6">
            <w:rPr>
              <w:rFonts w:ascii="Courier New" w:eastAsia="Times New Roman" w:hAnsi="Courier New" w:cs="Courier New"/>
              <w:rPrChange w:id="2185" w:author="Michael Trupkin" w:date="2017-07-12T15:55:00Z">
                <w:rPr>
                  <w:rFonts w:ascii="Arial" w:eastAsia="Times New Roman" w:hAnsi="Arial" w:cs="Arial"/>
                  <w:color w:val="333333"/>
                  <w:sz w:val="21"/>
                  <w:szCs w:val="21"/>
                </w:rPr>
              </w:rPrChange>
            </w:rPr>
            <w:delText xml:space="preserve">        bucket =&gt; "tds-logstash-dev"</w:delText>
          </w:r>
        </w:del>
      </w:ins>
    </w:p>
    <w:p w14:paraId="21CE2B0C" w14:textId="58C53121" w:rsidR="006B7E57" w:rsidRPr="006B7E57" w:rsidDel="005A79F6" w:rsidRDefault="006B7E57">
      <w:pPr>
        <w:rPr>
          <w:ins w:id="2186" w:author="Michael Trupkin" w:date="2017-07-12T15:53:00Z"/>
          <w:del w:id="2187" w:author="Jeff Johnson" w:date="2017-07-12T20:40:00Z"/>
          <w:rFonts w:ascii="Courier New" w:eastAsia="Times New Roman" w:hAnsi="Courier New" w:cs="Courier New"/>
          <w:rPrChange w:id="2188" w:author="Michael Trupkin" w:date="2017-07-12T15:55:00Z">
            <w:rPr>
              <w:ins w:id="2189" w:author="Michael Trupkin" w:date="2017-07-12T15:53:00Z"/>
              <w:del w:id="2190" w:author="Jeff Johnson" w:date="2017-07-12T20:40:00Z"/>
              <w:rFonts w:ascii="Arial" w:eastAsia="Times New Roman" w:hAnsi="Arial" w:cs="Arial"/>
              <w:color w:val="333333"/>
              <w:sz w:val="21"/>
              <w:szCs w:val="21"/>
            </w:rPr>
          </w:rPrChange>
        </w:rPr>
        <w:pPrChange w:id="2191" w:author="Jeff Johnson" w:date="2017-07-12T20:42:00Z">
          <w:pPr>
            <w:pStyle w:val="NormalWeb"/>
            <w:shd w:val="clear" w:color="auto" w:fill="FFFFFF"/>
            <w:spacing w:before="150"/>
          </w:pPr>
        </w:pPrChange>
      </w:pPr>
      <w:ins w:id="2192" w:author="Michael Trupkin" w:date="2017-07-12T15:53:00Z">
        <w:del w:id="2193" w:author="Jeff Johnson" w:date="2017-07-12T20:40:00Z">
          <w:r w:rsidRPr="006B7E57" w:rsidDel="005A79F6">
            <w:rPr>
              <w:rFonts w:ascii="Courier New" w:eastAsia="Times New Roman" w:hAnsi="Courier New" w:cs="Courier New"/>
              <w:rPrChange w:id="2194" w:author="Michael Trupkin" w:date="2017-07-12T15:55:00Z">
                <w:rPr>
                  <w:rFonts w:ascii="Arial" w:eastAsia="Times New Roman" w:hAnsi="Arial" w:cs="Arial"/>
                  <w:color w:val="333333"/>
                  <w:sz w:val="21"/>
                  <w:szCs w:val="21"/>
                </w:rPr>
              </w:rPrChange>
            </w:rPr>
            <w:delText xml:space="preserve">        region =&gt; "us-west-2"</w:delText>
          </w:r>
        </w:del>
      </w:ins>
    </w:p>
    <w:p w14:paraId="7D561FCE" w14:textId="1FFA972E" w:rsidR="006B7E57" w:rsidRPr="006B7E57" w:rsidDel="005A79F6" w:rsidRDefault="006B7E57">
      <w:pPr>
        <w:rPr>
          <w:ins w:id="2195" w:author="Michael Trupkin" w:date="2017-07-12T15:53:00Z"/>
          <w:del w:id="2196" w:author="Jeff Johnson" w:date="2017-07-12T20:40:00Z"/>
          <w:rFonts w:ascii="Courier New" w:eastAsia="Times New Roman" w:hAnsi="Courier New" w:cs="Courier New"/>
          <w:rPrChange w:id="2197" w:author="Michael Trupkin" w:date="2017-07-12T15:55:00Z">
            <w:rPr>
              <w:ins w:id="2198" w:author="Michael Trupkin" w:date="2017-07-12T15:53:00Z"/>
              <w:del w:id="2199" w:author="Jeff Johnson" w:date="2017-07-12T20:40:00Z"/>
              <w:rFonts w:ascii="Arial" w:eastAsia="Times New Roman" w:hAnsi="Arial" w:cs="Arial"/>
              <w:color w:val="333333"/>
              <w:sz w:val="21"/>
              <w:szCs w:val="21"/>
            </w:rPr>
          </w:rPrChange>
        </w:rPr>
        <w:pPrChange w:id="2200" w:author="Jeff Johnson" w:date="2017-07-12T20:42:00Z">
          <w:pPr>
            <w:pStyle w:val="NormalWeb"/>
            <w:shd w:val="clear" w:color="auto" w:fill="FFFFFF"/>
            <w:spacing w:before="150"/>
          </w:pPr>
        </w:pPrChange>
      </w:pPr>
      <w:ins w:id="2201" w:author="Michael Trupkin" w:date="2017-07-12T15:53:00Z">
        <w:del w:id="2202" w:author="Jeff Johnson" w:date="2017-07-12T20:40:00Z">
          <w:r w:rsidRPr="006B7E57" w:rsidDel="005A79F6">
            <w:rPr>
              <w:rFonts w:ascii="Courier New" w:eastAsia="Times New Roman" w:hAnsi="Courier New" w:cs="Courier New"/>
              <w:rPrChange w:id="2203" w:author="Michael Trupkin" w:date="2017-07-12T15:55:00Z">
                <w:rPr>
                  <w:rFonts w:ascii="Arial" w:eastAsia="Times New Roman" w:hAnsi="Arial" w:cs="Arial"/>
                  <w:color w:val="333333"/>
                  <w:sz w:val="21"/>
                  <w:szCs w:val="21"/>
                </w:rPr>
              </w:rPrChange>
            </w:rPr>
            <w:delText xml:space="preserve">        aws_credentials_file =&gt; "/etc/logstash/aws_credentials_file"</w:delText>
          </w:r>
        </w:del>
      </w:ins>
    </w:p>
    <w:p w14:paraId="6C0F27BB" w14:textId="6B869188" w:rsidR="006B7E57" w:rsidRPr="006B7E57" w:rsidDel="005A79F6" w:rsidRDefault="006B7E57">
      <w:pPr>
        <w:rPr>
          <w:ins w:id="2204" w:author="Michael Trupkin" w:date="2017-07-12T15:53:00Z"/>
          <w:del w:id="2205" w:author="Jeff Johnson" w:date="2017-07-12T20:40:00Z"/>
          <w:rFonts w:ascii="Courier New" w:eastAsia="Times New Roman" w:hAnsi="Courier New" w:cs="Courier New"/>
          <w:rPrChange w:id="2206" w:author="Michael Trupkin" w:date="2017-07-12T15:55:00Z">
            <w:rPr>
              <w:ins w:id="2207" w:author="Michael Trupkin" w:date="2017-07-12T15:53:00Z"/>
              <w:del w:id="2208" w:author="Jeff Johnson" w:date="2017-07-12T20:40:00Z"/>
              <w:rFonts w:ascii="Arial" w:eastAsia="Times New Roman" w:hAnsi="Arial" w:cs="Arial"/>
              <w:color w:val="333333"/>
              <w:sz w:val="21"/>
              <w:szCs w:val="21"/>
            </w:rPr>
          </w:rPrChange>
        </w:rPr>
        <w:pPrChange w:id="2209" w:author="Jeff Johnson" w:date="2017-07-12T20:42:00Z">
          <w:pPr>
            <w:pStyle w:val="NormalWeb"/>
            <w:shd w:val="clear" w:color="auto" w:fill="FFFFFF"/>
            <w:spacing w:before="150"/>
          </w:pPr>
        </w:pPrChange>
      </w:pPr>
      <w:ins w:id="2210" w:author="Michael Trupkin" w:date="2017-07-12T15:53:00Z">
        <w:del w:id="2211" w:author="Jeff Johnson" w:date="2017-07-12T20:40:00Z">
          <w:r w:rsidRPr="006B7E57" w:rsidDel="005A79F6">
            <w:rPr>
              <w:rFonts w:ascii="Courier New" w:eastAsia="Times New Roman" w:hAnsi="Courier New" w:cs="Courier New"/>
              <w:rPrChange w:id="2212" w:author="Michael Trupkin" w:date="2017-07-12T15:55:00Z">
                <w:rPr>
                  <w:rFonts w:ascii="Arial" w:eastAsia="Times New Roman" w:hAnsi="Arial" w:cs="Arial"/>
                  <w:color w:val="333333"/>
                  <w:sz w:val="21"/>
                  <w:szCs w:val="21"/>
                </w:rPr>
              </w:rPrChange>
            </w:rPr>
            <w:delText xml:space="preserve">        size_file =&gt; 5242880</w:delText>
          </w:r>
        </w:del>
      </w:ins>
    </w:p>
    <w:p w14:paraId="1C74218E" w14:textId="2489F5BC" w:rsidR="006B7E57" w:rsidRPr="006B7E57" w:rsidDel="005A79F6" w:rsidRDefault="006B7E57">
      <w:pPr>
        <w:rPr>
          <w:ins w:id="2213" w:author="Michael Trupkin" w:date="2017-07-12T15:53:00Z"/>
          <w:del w:id="2214" w:author="Jeff Johnson" w:date="2017-07-12T20:40:00Z"/>
          <w:rFonts w:ascii="Courier New" w:eastAsia="Times New Roman" w:hAnsi="Courier New" w:cs="Courier New"/>
          <w:rPrChange w:id="2215" w:author="Michael Trupkin" w:date="2017-07-12T15:55:00Z">
            <w:rPr>
              <w:ins w:id="2216" w:author="Michael Trupkin" w:date="2017-07-12T15:53:00Z"/>
              <w:del w:id="2217" w:author="Jeff Johnson" w:date="2017-07-12T20:40:00Z"/>
              <w:rFonts w:ascii="Arial" w:eastAsia="Times New Roman" w:hAnsi="Arial" w:cs="Arial"/>
              <w:color w:val="333333"/>
              <w:sz w:val="21"/>
              <w:szCs w:val="21"/>
            </w:rPr>
          </w:rPrChange>
        </w:rPr>
        <w:pPrChange w:id="2218" w:author="Jeff Johnson" w:date="2017-07-12T20:42:00Z">
          <w:pPr>
            <w:pStyle w:val="NormalWeb"/>
            <w:shd w:val="clear" w:color="auto" w:fill="FFFFFF"/>
            <w:spacing w:before="150"/>
          </w:pPr>
        </w:pPrChange>
      </w:pPr>
      <w:ins w:id="2219" w:author="Michael Trupkin" w:date="2017-07-12T15:53:00Z">
        <w:del w:id="2220" w:author="Jeff Johnson" w:date="2017-07-12T20:40:00Z">
          <w:r w:rsidRPr="006B7E57" w:rsidDel="005A79F6">
            <w:rPr>
              <w:rFonts w:ascii="Courier New" w:eastAsia="Times New Roman" w:hAnsi="Courier New" w:cs="Courier New"/>
              <w:rPrChange w:id="2221" w:author="Michael Trupkin" w:date="2017-07-12T15:55:00Z">
                <w:rPr>
                  <w:rFonts w:ascii="Arial" w:eastAsia="Times New Roman" w:hAnsi="Arial" w:cs="Arial"/>
                  <w:color w:val="333333"/>
                  <w:sz w:val="21"/>
                  <w:szCs w:val="21"/>
                </w:rPr>
              </w:rPrChange>
            </w:rPr>
            <w:delText xml:space="preserve">        time_file =&gt; 15</w:delText>
          </w:r>
        </w:del>
      </w:ins>
    </w:p>
    <w:p w14:paraId="2E37F85D" w14:textId="5BA4F35A" w:rsidR="006B7E57" w:rsidRPr="006B7E57" w:rsidDel="005A79F6" w:rsidRDefault="006B7E57">
      <w:pPr>
        <w:rPr>
          <w:ins w:id="2222" w:author="Michael Trupkin" w:date="2017-07-12T15:53:00Z"/>
          <w:del w:id="2223" w:author="Jeff Johnson" w:date="2017-07-12T20:40:00Z"/>
          <w:rFonts w:ascii="Courier New" w:eastAsia="Times New Roman" w:hAnsi="Courier New" w:cs="Courier New"/>
          <w:rPrChange w:id="2224" w:author="Michael Trupkin" w:date="2017-07-12T15:55:00Z">
            <w:rPr>
              <w:ins w:id="2225" w:author="Michael Trupkin" w:date="2017-07-12T15:53:00Z"/>
              <w:del w:id="2226" w:author="Jeff Johnson" w:date="2017-07-12T20:40:00Z"/>
              <w:rFonts w:ascii="Arial" w:eastAsia="Times New Roman" w:hAnsi="Arial" w:cs="Arial"/>
              <w:color w:val="333333"/>
              <w:sz w:val="21"/>
              <w:szCs w:val="21"/>
            </w:rPr>
          </w:rPrChange>
        </w:rPr>
        <w:pPrChange w:id="2227" w:author="Jeff Johnson" w:date="2017-07-12T20:42:00Z">
          <w:pPr>
            <w:pStyle w:val="NormalWeb"/>
            <w:shd w:val="clear" w:color="auto" w:fill="FFFFFF"/>
            <w:spacing w:before="150"/>
          </w:pPr>
        </w:pPrChange>
      </w:pPr>
      <w:ins w:id="2228" w:author="Michael Trupkin" w:date="2017-07-12T15:53:00Z">
        <w:del w:id="2229" w:author="Jeff Johnson" w:date="2017-07-12T20:40:00Z">
          <w:r w:rsidRPr="006B7E57" w:rsidDel="005A79F6">
            <w:rPr>
              <w:rFonts w:ascii="Courier New" w:eastAsia="Times New Roman" w:hAnsi="Courier New" w:cs="Courier New"/>
              <w:rPrChange w:id="2230" w:author="Michael Trupkin" w:date="2017-07-12T15:55:00Z">
                <w:rPr>
                  <w:rFonts w:ascii="Arial" w:eastAsia="Times New Roman" w:hAnsi="Arial" w:cs="Arial"/>
                  <w:color w:val="333333"/>
                  <w:sz w:val="21"/>
                  <w:szCs w:val="21"/>
                </w:rPr>
              </w:rPrChange>
            </w:rPr>
            <w:delText xml:space="preserve">        canned_acl =&gt; "private"</w:delText>
          </w:r>
        </w:del>
      </w:ins>
    </w:p>
    <w:p w14:paraId="343FCEF8" w14:textId="6A2BCB38" w:rsidR="006B7E57" w:rsidRPr="006B7E57" w:rsidDel="005A79F6" w:rsidRDefault="006B7E57">
      <w:pPr>
        <w:rPr>
          <w:ins w:id="2231" w:author="Michael Trupkin" w:date="2017-07-12T15:53:00Z"/>
          <w:del w:id="2232" w:author="Jeff Johnson" w:date="2017-07-12T20:40:00Z"/>
          <w:rFonts w:ascii="Courier New" w:eastAsia="Times New Roman" w:hAnsi="Courier New" w:cs="Courier New"/>
          <w:rPrChange w:id="2233" w:author="Michael Trupkin" w:date="2017-07-12T15:55:00Z">
            <w:rPr>
              <w:ins w:id="2234" w:author="Michael Trupkin" w:date="2017-07-12T15:53:00Z"/>
              <w:del w:id="2235" w:author="Jeff Johnson" w:date="2017-07-12T20:40:00Z"/>
              <w:rFonts w:ascii="Arial" w:eastAsia="Times New Roman" w:hAnsi="Arial" w:cs="Arial"/>
              <w:color w:val="333333"/>
              <w:sz w:val="21"/>
              <w:szCs w:val="21"/>
            </w:rPr>
          </w:rPrChange>
        </w:rPr>
        <w:pPrChange w:id="2236" w:author="Jeff Johnson" w:date="2017-07-12T20:42:00Z">
          <w:pPr>
            <w:pStyle w:val="NormalWeb"/>
            <w:shd w:val="clear" w:color="auto" w:fill="FFFFFF"/>
            <w:spacing w:before="150"/>
          </w:pPr>
        </w:pPrChange>
      </w:pPr>
      <w:ins w:id="2237" w:author="Michael Trupkin" w:date="2017-07-12T15:53:00Z">
        <w:del w:id="2238" w:author="Jeff Johnson" w:date="2017-07-12T20:40:00Z">
          <w:r w:rsidRPr="006B7E57" w:rsidDel="005A79F6">
            <w:rPr>
              <w:rFonts w:ascii="Courier New" w:eastAsia="Times New Roman" w:hAnsi="Courier New" w:cs="Courier New"/>
              <w:rPrChange w:id="2239" w:author="Michael Trupkin" w:date="2017-07-12T15:55:00Z">
                <w:rPr>
                  <w:rFonts w:ascii="Arial" w:eastAsia="Times New Roman" w:hAnsi="Arial" w:cs="Arial"/>
                  <w:color w:val="333333"/>
                  <w:sz w:val="21"/>
                  <w:szCs w:val="21"/>
                </w:rPr>
              </w:rPrChange>
            </w:rPr>
            <w:delText xml:space="preserve">        tags =&gt; ["tds", "all", "logstash-dev-2"]</w:delText>
          </w:r>
        </w:del>
      </w:ins>
    </w:p>
    <w:p w14:paraId="0EF3C901" w14:textId="2D2001C1" w:rsidR="006B7E57" w:rsidRPr="006B7E57" w:rsidDel="005A79F6" w:rsidRDefault="006B7E57">
      <w:pPr>
        <w:rPr>
          <w:ins w:id="2240" w:author="Michael Trupkin" w:date="2017-07-12T15:53:00Z"/>
          <w:del w:id="2241" w:author="Jeff Johnson" w:date="2017-07-12T20:40:00Z"/>
          <w:rFonts w:ascii="Courier New" w:eastAsia="Times New Roman" w:hAnsi="Courier New" w:cs="Courier New"/>
          <w:rPrChange w:id="2242" w:author="Michael Trupkin" w:date="2017-07-12T15:55:00Z">
            <w:rPr>
              <w:ins w:id="2243" w:author="Michael Trupkin" w:date="2017-07-12T15:53:00Z"/>
              <w:del w:id="2244" w:author="Jeff Johnson" w:date="2017-07-12T20:40:00Z"/>
              <w:rFonts w:ascii="Arial" w:eastAsia="Times New Roman" w:hAnsi="Arial" w:cs="Arial"/>
              <w:color w:val="333333"/>
              <w:sz w:val="21"/>
              <w:szCs w:val="21"/>
            </w:rPr>
          </w:rPrChange>
        </w:rPr>
        <w:pPrChange w:id="2245" w:author="Jeff Johnson" w:date="2017-07-12T20:42:00Z">
          <w:pPr>
            <w:pStyle w:val="NormalWeb"/>
            <w:shd w:val="clear" w:color="auto" w:fill="FFFFFF"/>
            <w:spacing w:before="150"/>
          </w:pPr>
        </w:pPrChange>
      </w:pPr>
      <w:ins w:id="2246" w:author="Michael Trupkin" w:date="2017-07-12T15:53:00Z">
        <w:del w:id="2247" w:author="Jeff Johnson" w:date="2017-07-12T20:40:00Z">
          <w:r w:rsidRPr="006B7E57" w:rsidDel="005A79F6">
            <w:rPr>
              <w:rFonts w:ascii="Courier New" w:eastAsia="Times New Roman" w:hAnsi="Courier New" w:cs="Courier New"/>
              <w:rPrChange w:id="2248" w:author="Michael Trupkin" w:date="2017-07-12T15:55:00Z">
                <w:rPr>
                  <w:rFonts w:ascii="Arial" w:eastAsia="Times New Roman" w:hAnsi="Arial" w:cs="Arial"/>
                  <w:color w:val="333333"/>
                  <w:sz w:val="21"/>
                  <w:szCs w:val="21"/>
                </w:rPr>
              </w:rPrChange>
            </w:rPr>
            <w:delText xml:space="preserve">        storage_class =&gt; "STANDARD" # might want "STANDARD_IA" to save</w:delText>
          </w:r>
        </w:del>
      </w:ins>
    </w:p>
    <w:p w14:paraId="3972D4B9" w14:textId="3FF01DDC" w:rsidR="006B7E57" w:rsidRPr="006B7E57" w:rsidDel="005A79F6" w:rsidRDefault="006B7E57">
      <w:pPr>
        <w:rPr>
          <w:ins w:id="2249" w:author="Michael Trupkin" w:date="2017-07-12T15:53:00Z"/>
          <w:del w:id="2250" w:author="Jeff Johnson" w:date="2017-07-12T20:40:00Z"/>
          <w:rFonts w:ascii="Courier New" w:eastAsia="Times New Roman" w:hAnsi="Courier New" w:cs="Courier New"/>
          <w:rPrChange w:id="2251" w:author="Michael Trupkin" w:date="2017-07-12T15:55:00Z">
            <w:rPr>
              <w:ins w:id="2252" w:author="Michael Trupkin" w:date="2017-07-12T15:53:00Z"/>
              <w:del w:id="2253" w:author="Jeff Johnson" w:date="2017-07-12T20:40:00Z"/>
              <w:rFonts w:ascii="Arial" w:eastAsia="Times New Roman" w:hAnsi="Arial" w:cs="Arial"/>
              <w:color w:val="333333"/>
              <w:sz w:val="21"/>
              <w:szCs w:val="21"/>
            </w:rPr>
          </w:rPrChange>
        </w:rPr>
        <w:pPrChange w:id="2254" w:author="Jeff Johnson" w:date="2017-07-12T20:42:00Z">
          <w:pPr>
            <w:pStyle w:val="NormalWeb"/>
            <w:shd w:val="clear" w:color="auto" w:fill="FFFFFF"/>
            <w:spacing w:before="150"/>
          </w:pPr>
        </w:pPrChange>
      </w:pPr>
      <w:ins w:id="2255" w:author="Michael Trupkin" w:date="2017-07-12T15:53:00Z">
        <w:del w:id="2256" w:author="Jeff Johnson" w:date="2017-07-12T20:40:00Z">
          <w:r w:rsidRPr="006B7E57" w:rsidDel="005A79F6">
            <w:rPr>
              <w:rFonts w:ascii="Courier New" w:eastAsia="Times New Roman" w:hAnsi="Courier New" w:cs="Courier New"/>
              <w:rPrChange w:id="2257" w:author="Michael Trupkin" w:date="2017-07-12T15:55:00Z">
                <w:rPr>
                  <w:rFonts w:ascii="Arial" w:eastAsia="Times New Roman" w:hAnsi="Arial" w:cs="Arial"/>
                  <w:color w:val="333333"/>
                  <w:sz w:val="21"/>
                  <w:szCs w:val="21"/>
                </w:rPr>
              </w:rPrChange>
            </w:rPr>
            <w:delText xml:space="preserve">        encoding =&gt; "gzip"</w:delText>
          </w:r>
        </w:del>
      </w:ins>
    </w:p>
    <w:p w14:paraId="0557A13D" w14:textId="79B6451A" w:rsidR="006B7E57" w:rsidRPr="006B7E57" w:rsidDel="005A79F6" w:rsidRDefault="006B7E57">
      <w:pPr>
        <w:rPr>
          <w:ins w:id="2258" w:author="Michael Trupkin" w:date="2017-07-12T15:53:00Z"/>
          <w:del w:id="2259" w:author="Jeff Johnson" w:date="2017-07-12T20:40:00Z"/>
          <w:rFonts w:ascii="Courier New" w:eastAsia="Times New Roman" w:hAnsi="Courier New" w:cs="Courier New"/>
          <w:rPrChange w:id="2260" w:author="Michael Trupkin" w:date="2017-07-12T15:55:00Z">
            <w:rPr>
              <w:ins w:id="2261" w:author="Michael Trupkin" w:date="2017-07-12T15:53:00Z"/>
              <w:del w:id="2262" w:author="Jeff Johnson" w:date="2017-07-12T20:40:00Z"/>
              <w:rFonts w:ascii="Arial" w:eastAsia="Times New Roman" w:hAnsi="Arial" w:cs="Arial"/>
              <w:color w:val="333333"/>
              <w:sz w:val="21"/>
              <w:szCs w:val="21"/>
            </w:rPr>
          </w:rPrChange>
        </w:rPr>
        <w:pPrChange w:id="2263" w:author="Jeff Johnson" w:date="2017-07-12T20:42:00Z">
          <w:pPr>
            <w:pStyle w:val="NormalWeb"/>
            <w:shd w:val="clear" w:color="auto" w:fill="FFFFFF"/>
            <w:spacing w:before="150"/>
          </w:pPr>
        </w:pPrChange>
      </w:pPr>
      <w:ins w:id="2264" w:author="Michael Trupkin" w:date="2017-07-12T15:53:00Z">
        <w:del w:id="2265" w:author="Jeff Johnson" w:date="2017-07-12T20:40:00Z">
          <w:r w:rsidRPr="006B7E57" w:rsidDel="005A79F6">
            <w:rPr>
              <w:rFonts w:ascii="Courier New" w:eastAsia="Times New Roman" w:hAnsi="Courier New" w:cs="Courier New"/>
              <w:rPrChange w:id="2266" w:author="Michael Trupkin" w:date="2017-07-12T15:55:00Z">
                <w:rPr>
                  <w:rFonts w:ascii="Arial" w:eastAsia="Times New Roman" w:hAnsi="Arial" w:cs="Arial"/>
                  <w:color w:val="333333"/>
                  <w:sz w:val="21"/>
                  <w:szCs w:val="21"/>
                </w:rPr>
              </w:rPrChange>
            </w:rPr>
            <w:tab/>
            <w:delText>codec =&gt; "json"</w:delText>
          </w:r>
        </w:del>
      </w:ins>
    </w:p>
    <w:p w14:paraId="0DD16772" w14:textId="608601E3" w:rsidR="006B7E57" w:rsidRPr="006B7E57" w:rsidDel="005A79F6" w:rsidRDefault="006B7E57">
      <w:pPr>
        <w:rPr>
          <w:ins w:id="2267" w:author="Michael Trupkin" w:date="2017-07-12T15:53:00Z"/>
          <w:del w:id="2268" w:author="Jeff Johnson" w:date="2017-07-12T20:40:00Z"/>
          <w:rFonts w:ascii="Courier New" w:eastAsia="Times New Roman" w:hAnsi="Courier New" w:cs="Courier New"/>
          <w:rPrChange w:id="2269" w:author="Michael Trupkin" w:date="2017-07-12T15:55:00Z">
            <w:rPr>
              <w:ins w:id="2270" w:author="Michael Trupkin" w:date="2017-07-12T15:53:00Z"/>
              <w:del w:id="2271" w:author="Jeff Johnson" w:date="2017-07-12T20:40:00Z"/>
              <w:rFonts w:ascii="Arial" w:eastAsia="Times New Roman" w:hAnsi="Arial" w:cs="Arial"/>
              <w:color w:val="333333"/>
              <w:sz w:val="21"/>
              <w:szCs w:val="21"/>
            </w:rPr>
          </w:rPrChange>
        </w:rPr>
        <w:pPrChange w:id="2272" w:author="Jeff Johnson" w:date="2017-07-12T20:42:00Z">
          <w:pPr>
            <w:pStyle w:val="NormalWeb"/>
            <w:shd w:val="clear" w:color="auto" w:fill="FFFFFF"/>
            <w:spacing w:before="150"/>
          </w:pPr>
        </w:pPrChange>
      </w:pPr>
      <w:ins w:id="2273" w:author="Michael Trupkin" w:date="2017-07-12T15:53:00Z">
        <w:del w:id="2274" w:author="Jeff Johnson" w:date="2017-07-12T20:40:00Z">
          <w:r w:rsidRPr="006B7E57" w:rsidDel="005A79F6">
            <w:rPr>
              <w:rFonts w:ascii="Courier New" w:eastAsia="Times New Roman" w:hAnsi="Courier New" w:cs="Courier New"/>
              <w:rPrChange w:id="2275" w:author="Michael Trupkin" w:date="2017-07-12T15:55:00Z">
                <w:rPr>
                  <w:rFonts w:ascii="Arial" w:eastAsia="Times New Roman" w:hAnsi="Arial" w:cs="Arial"/>
                  <w:color w:val="333333"/>
                  <w:sz w:val="21"/>
                  <w:szCs w:val="21"/>
                </w:rPr>
              </w:rPrChange>
            </w:rPr>
            <w:delText xml:space="preserve">    }</w:delText>
          </w:r>
        </w:del>
      </w:ins>
    </w:p>
    <w:p w14:paraId="1A18F77A" w14:textId="673AAEAE" w:rsidR="006B7E57" w:rsidRPr="006B7E57" w:rsidDel="005A79F6" w:rsidRDefault="006B7E57">
      <w:pPr>
        <w:rPr>
          <w:ins w:id="2276" w:author="Michael Trupkin" w:date="2017-07-12T15:54:00Z"/>
          <w:del w:id="2277" w:author="Jeff Johnson" w:date="2017-07-12T20:40:00Z"/>
          <w:rFonts w:ascii="Courier New" w:eastAsia="Times New Roman" w:hAnsi="Courier New" w:cs="Courier New"/>
          <w:rPrChange w:id="2278" w:author="Michael Trupkin" w:date="2017-07-12T15:55:00Z">
            <w:rPr>
              <w:ins w:id="2279" w:author="Michael Trupkin" w:date="2017-07-12T15:54:00Z"/>
              <w:del w:id="2280" w:author="Jeff Johnson" w:date="2017-07-12T20:40:00Z"/>
              <w:rFonts w:ascii="Arial" w:eastAsia="Times New Roman" w:hAnsi="Arial" w:cs="Arial"/>
              <w:color w:val="333333"/>
              <w:sz w:val="21"/>
              <w:szCs w:val="21"/>
            </w:rPr>
          </w:rPrChange>
        </w:rPr>
        <w:pPrChange w:id="2281" w:author="Jeff Johnson" w:date="2017-07-12T20:42:00Z">
          <w:pPr>
            <w:pStyle w:val="NormalWeb"/>
            <w:shd w:val="clear" w:color="auto" w:fill="FFFFFF"/>
            <w:spacing w:before="150"/>
          </w:pPr>
        </w:pPrChange>
      </w:pPr>
      <w:ins w:id="2282" w:author="Michael Trupkin" w:date="2017-07-12T15:53:00Z">
        <w:del w:id="2283" w:author="Jeff Johnson" w:date="2017-07-12T20:40:00Z">
          <w:r w:rsidRPr="006B7E57" w:rsidDel="005A79F6">
            <w:rPr>
              <w:rFonts w:ascii="Courier New" w:eastAsia="Times New Roman" w:hAnsi="Courier New" w:cs="Courier New"/>
              <w:rPrChange w:id="2284" w:author="Michael Trupkin" w:date="2017-07-12T15:55:00Z">
                <w:rPr>
                  <w:rFonts w:ascii="Arial" w:eastAsia="Times New Roman" w:hAnsi="Arial" w:cs="Arial"/>
                  <w:color w:val="333333"/>
                  <w:sz w:val="21"/>
                  <w:szCs w:val="21"/>
                </w:rPr>
              </w:rPrChange>
            </w:rPr>
            <w:delText xml:space="preserve">    # stdout { codec =&gt; rubydebug }</w:delText>
          </w:r>
        </w:del>
      </w:ins>
    </w:p>
    <w:p w14:paraId="2E532A6A" w14:textId="514C2526" w:rsidR="006B7E57" w:rsidRPr="006B7E57" w:rsidDel="005A79F6" w:rsidRDefault="006B7E57">
      <w:pPr>
        <w:rPr>
          <w:ins w:id="2285" w:author="Michael Trupkin" w:date="2017-07-12T15:53:00Z"/>
          <w:del w:id="2286" w:author="Jeff Johnson" w:date="2017-07-12T20:40:00Z"/>
          <w:rFonts w:ascii="Courier New" w:eastAsia="Times New Roman" w:hAnsi="Courier New" w:cs="Courier New"/>
          <w:rPrChange w:id="2287" w:author="Michael Trupkin" w:date="2017-07-12T15:55:00Z">
            <w:rPr>
              <w:ins w:id="2288" w:author="Michael Trupkin" w:date="2017-07-12T15:53:00Z"/>
              <w:del w:id="2289" w:author="Jeff Johnson" w:date="2017-07-12T20:40:00Z"/>
              <w:rFonts w:ascii="Arial" w:eastAsia="Times New Roman" w:hAnsi="Arial" w:cs="Arial"/>
              <w:color w:val="333333"/>
              <w:sz w:val="21"/>
              <w:szCs w:val="21"/>
            </w:rPr>
          </w:rPrChange>
        </w:rPr>
        <w:pPrChange w:id="2290" w:author="Jeff Johnson" w:date="2017-07-12T20:42:00Z">
          <w:pPr>
            <w:pStyle w:val="NormalWeb"/>
            <w:shd w:val="clear" w:color="auto" w:fill="FFFFFF"/>
            <w:spacing w:before="150"/>
          </w:pPr>
        </w:pPrChange>
      </w:pPr>
      <w:ins w:id="2291" w:author="Michael Trupkin" w:date="2017-07-12T15:53:00Z">
        <w:del w:id="2292" w:author="Jeff Johnson" w:date="2017-07-12T20:40:00Z">
          <w:r w:rsidRPr="006B7E57" w:rsidDel="005A79F6">
            <w:rPr>
              <w:rFonts w:ascii="Courier New" w:eastAsia="Times New Roman" w:hAnsi="Courier New" w:cs="Courier New"/>
              <w:rPrChange w:id="2293" w:author="Michael Trupkin" w:date="2017-07-12T15:55:00Z">
                <w:rPr>
                  <w:rFonts w:ascii="Arial" w:eastAsia="Times New Roman" w:hAnsi="Arial" w:cs="Arial"/>
                  <w:color w:val="333333"/>
                  <w:sz w:val="21"/>
                  <w:szCs w:val="21"/>
                </w:rPr>
              </w:rPrChange>
            </w:rPr>
            <w:delText>}</w:delText>
          </w:r>
        </w:del>
      </w:ins>
    </w:p>
    <w:p w14:paraId="66E2368B" w14:textId="7139F7C5" w:rsidR="006B7E57" w:rsidDel="005A79F6" w:rsidRDefault="006B7E57">
      <w:pPr>
        <w:rPr>
          <w:ins w:id="2294" w:author="Michael Trupkin" w:date="2017-07-12T15:45:00Z"/>
          <w:del w:id="2295" w:author="Jeff Johnson" w:date="2017-07-12T20:40:00Z"/>
          <w:rFonts w:eastAsia="Times New Roman"/>
        </w:rPr>
        <w:pPrChange w:id="2296" w:author="Jeff Johnson" w:date="2017-07-12T20:42:00Z">
          <w:pPr>
            <w:numPr>
              <w:numId w:val="49"/>
            </w:numPr>
            <w:shd w:val="clear" w:color="auto" w:fill="FFFFFF"/>
            <w:tabs>
              <w:tab w:val="num" w:pos="720"/>
            </w:tabs>
            <w:spacing w:before="100" w:beforeAutospacing="1" w:after="100" w:afterAutospacing="1"/>
            <w:ind w:left="720" w:hanging="360"/>
          </w:pPr>
        </w:pPrChange>
      </w:pPr>
    </w:p>
    <w:p w14:paraId="3E5851BE" w14:textId="03E1AF51" w:rsidR="009533DA" w:rsidDel="005A79F6" w:rsidRDefault="009533DA">
      <w:pPr>
        <w:rPr>
          <w:ins w:id="2297" w:author="Michael Trupkin" w:date="2017-07-12T15:45:00Z"/>
          <w:del w:id="2298" w:author="Jeff Johnson" w:date="2017-07-12T20:40:00Z"/>
          <w:rFonts w:eastAsiaTheme="minorHAnsi"/>
        </w:rPr>
        <w:pPrChange w:id="2299" w:author="Jeff Johnson" w:date="2017-07-12T20:42:00Z">
          <w:pPr>
            <w:pStyle w:val="NormalWeb"/>
            <w:shd w:val="clear" w:color="auto" w:fill="FFFFFF"/>
            <w:spacing w:before="150" w:beforeAutospacing="0" w:after="0" w:afterAutospacing="0"/>
          </w:pPr>
        </w:pPrChange>
      </w:pPr>
      <w:ins w:id="2300" w:author="Michael Trupkin" w:date="2017-07-12T15:45:00Z">
        <w:del w:id="2301" w:author="Jeff Johnson" w:date="2017-07-12T20:40:00Z">
          <w:r w:rsidDel="005A79F6">
            <w:delText>The TDS rule file refers to another file: /etc/logstash/aws_credentials_file, which shall contain AWS credentials in this format:</w:delText>
          </w:r>
          <w:r w:rsidDel="005A79F6">
            <w:rPr>
              <w:color w:val="444444"/>
            </w:rPr>
            <w:delText> </w:delText>
          </w:r>
        </w:del>
      </w:ins>
    </w:p>
    <w:p w14:paraId="5D44BEAA" w14:textId="0D5D1F26" w:rsidR="009533DA" w:rsidDel="000A1F1C" w:rsidRDefault="009533DA">
      <w:pPr>
        <w:rPr>
          <w:ins w:id="2302" w:author="Michael Trupkin" w:date="2017-07-12T15:45:00Z"/>
          <w:del w:id="2303" w:author="Jeff Johnson" w:date="2017-07-12T20:48:00Z"/>
        </w:rPr>
        <w:pPrChange w:id="2304" w:author="Jeff Johnson" w:date="2017-07-12T20:42:00Z">
          <w:pPr>
            <w:pStyle w:val="HTMLPreformatted"/>
            <w:shd w:val="clear" w:color="auto" w:fill="FFFFFF"/>
            <w:spacing w:before="150"/>
          </w:pPr>
        </w:pPrChange>
      </w:pPr>
      <w:ins w:id="2305" w:author="Michael Trupkin" w:date="2017-07-12T15:45:00Z">
        <w:del w:id="2306" w:author="Jeff Johnson" w:date="2017-07-12T20:40:00Z">
          <w:r w:rsidDel="005A79F6">
            <w:delText>:access_key_id: "YOUR_ACCESS_KEY"</w:delText>
          </w:r>
          <w:r w:rsidDel="005A79F6">
            <w:br/>
            <w:delText>:secret_access_key: "YOUR_SECRET_ACCESS_KEY" </w:delText>
          </w:r>
        </w:del>
      </w:ins>
      <w:proofErr w:type="spellStart"/>
      <w:ins w:id="2307" w:author="Jeff Johnson" w:date="2017-07-12T20:40:00Z">
        <w:r w:rsidR="005A79F6">
          <w:t>LogStash</w:t>
        </w:r>
        <w:proofErr w:type="spellEnd"/>
        <w:r w:rsidR="005A79F6">
          <w:t xml:space="preserve"> can be installed via the operating system</w:t>
        </w:r>
      </w:ins>
      <w:ins w:id="2308" w:author="Jeff Johnson" w:date="2017-07-12T20:41:00Z">
        <w:r w:rsidR="005A79F6">
          <w:t>’s package management software (e.g. apt for Ubuntu or yum for RHEL/CentOS)</w:t>
        </w:r>
      </w:ins>
      <w:ins w:id="2309" w:author="Jeff Johnson" w:date="2017-07-12T20:42:00Z">
        <w:r w:rsidR="005A79F6">
          <w:t>.</w:t>
        </w:r>
      </w:ins>
      <w:ins w:id="2310" w:author="Jeff Johnson" w:date="2017-07-12T20:43:00Z">
        <w:r w:rsidR="000A1F1C">
          <w:t xml:space="preserve">  When configuring </w:t>
        </w:r>
        <w:proofErr w:type="spellStart"/>
        <w:r w:rsidR="000A1F1C">
          <w:t>LogStash</w:t>
        </w:r>
        <w:proofErr w:type="spellEnd"/>
        <w:r w:rsidR="000A1F1C">
          <w:t xml:space="preserve"> for the Test Delivery Unit deployment, ensure the </w:t>
        </w:r>
        <w:proofErr w:type="spellStart"/>
        <w:r w:rsidR="000A1F1C">
          <w:t>LogStash</w:t>
        </w:r>
        <w:proofErr w:type="spellEnd"/>
        <w:r w:rsidR="000A1F1C">
          <w:t xml:space="preserve"> configuration does not directly interact with the </w:t>
        </w:r>
        <w:proofErr w:type="spellStart"/>
        <w:r w:rsidR="000A1F1C">
          <w:t>Elasticsearch</w:t>
        </w:r>
        <w:proofErr w:type="spellEnd"/>
        <w:r w:rsidR="000A1F1C">
          <w:t xml:space="preserve"> master nodes.  The </w:t>
        </w:r>
      </w:ins>
      <w:proofErr w:type="spellStart"/>
      <w:ins w:id="2311" w:author="Jeff Johnson" w:date="2017-07-12T20:44:00Z">
        <w:r w:rsidR="000A1F1C">
          <w:t>LogStash</w:t>
        </w:r>
        <w:proofErr w:type="spellEnd"/>
        <w:r w:rsidR="000A1F1C">
          <w:t xml:space="preserve"> nodes </w:t>
        </w:r>
      </w:ins>
      <w:ins w:id="2312" w:author="Jeff Johnson" w:date="2017-07-12T20:45:00Z">
        <w:r w:rsidR="000A1F1C">
          <w:t>should</w:t>
        </w:r>
      </w:ins>
      <w:ins w:id="2313" w:author="Jeff Johnson" w:date="2017-07-12T20:44:00Z">
        <w:r w:rsidR="000A1F1C">
          <w:t xml:space="preserve"> </w:t>
        </w:r>
      </w:ins>
      <w:ins w:id="2314" w:author="Jeff Johnson" w:date="2017-07-12T20:45:00Z">
        <w:r w:rsidR="000A1F1C">
          <w:t xml:space="preserve">be configured to </w:t>
        </w:r>
        <w:proofErr w:type="spellStart"/>
        <w:r w:rsidR="000A1F1C">
          <w:t>commuinicate</w:t>
        </w:r>
        <w:proofErr w:type="spellEnd"/>
        <w:r w:rsidR="000A1F1C">
          <w:t xml:space="preserve"> with the </w:t>
        </w:r>
        <w:proofErr w:type="spellStart"/>
        <w:r w:rsidR="000A1F1C">
          <w:t>Elasticsearch</w:t>
        </w:r>
        <w:proofErr w:type="spellEnd"/>
        <w:r w:rsidR="000A1F1C">
          <w:t xml:space="preserve"> data nodes.  Refer to the documentation in </w:t>
        </w:r>
        <w:r w:rsidR="000A1F1C">
          <w:fldChar w:fldCharType="begin"/>
        </w:r>
        <w:r w:rsidR="000A1F1C">
          <w:instrText xml:space="preserve"> HYPERLINK "https://www.elastic.co/guide/en/logstash/5.0/deploying-and-scaling.html" </w:instrText>
        </w:r>
        <w:r w:rsidR="000A1F1C">
          <w:fldChar w:fldCharType="separate"/>
        </w:r>
        <w:r w:rsidR="000A1F1C" w:rsidRPr="000A1F1C">
          <w:rPr>
            <w:rStyle w:val="Hyperlink"/>
          </w:rPr>
          <w:t>this link</w:t>
        </w:r>
        <w:r w:rsidR="000A1F1C">
          <w:fldChar w:fldCharType="end"/>
        </w:r>
      </w:ins>
      <w:ins w:id="2315" w:author="Jeff Johnson" w:date="2017-07-12T20:46:00Z">
        <w:r w:rsidR="000A1F1C">
          <w:rPr>
            <w:rStyle w:val="FootnoteReference"/>
          </w:rPr>
          <w:footnoteReference w:id="18"/>
        </w:r>
      </w:ins>
      <w:ins w:id="2317" w:author="Jeff Johnson" w:date="2017-07-12T20:45:00Z">
        <w:r w:rsidR="000A1F1C">
          <w:t xml:space="preserve"> for more details.</w:t>
        </w:r>
      </w:ins>
    </w:p>
    <w:p w14:paraId="31535507" w14:textId="50E27A06" w:rsidR="009533DA" w:rsidDel="0049726F" w:rsidRDefault="009533DA">
      <w:pPr>
        <w:pStyle w:val="NormalWeb"/>
        <w:shd w:val="clear" w:color="auto" w:fill="FFFFFF"/>
        <w:spacing w:before="150" w:beforeAutospacing="0" w:after="0" w:afterAutospacing="0"/>
        <w:rPr>
          <w:ins w:id="2318" w:author="Michael Trupkin" w:date="2017-07-12T15:47:00Z"/>
          <w:del w:id="2319" w:author="Jeff Johnson" w:date="2017-07-12T20:06:00Z"/>
          <w:rFonts w:ascii="Arial" w:hAnsi="Arial" w:cs="Arial"/>
          <w:color w:val="444444"/>
          <w:sz w:val="21"/>
          <w:szCs w:val="21"/>
        </w:rPr>
      </w:pPr>
      <w:ins w:id="2320" w:author="Michael Trupkin" w:date="2017-07-12T15:45:00Z">
        <w:del w:id="2321" w:author="Jeff Johnson" w:date="2017-07-12T20:48:00Z">
          <w:r w:rsidDel="000A1F1C">
            <w:rPr>
              <w:rFonts w:ascii="Arial" w:hAnsi="Arial" w:cs="Arial"/>
              <w:color w:val="444444"/>
              <w:sz w:val="21"/>
              <w:szCs w:val="21"/>
            </w:rPr>
            <w:delText>Scaling Note from </w:delText>
          </w:r>
          <w:r w:rsidDel="000A1F1C">
            <w:rPr>
              <w:rFonts w:ascii="Arial" w:hAnsi="Arial" w:cs="Arial"/>
              <w:color w:val="444444"/>
              <w:sz w:val="21"/>
              <w:szCs w:val="21"/>
            </w:rPr>
            <w:fldChar w:fldCharType="begin"/>
          </w:r>
          <w:r w:rsidDel="000A1F1C">
            <w:rPr>
              <w:rFonts w:ascii="Arial" w:hAnsi="Arial" w:cs="Arial"/>
              <w:color w:val="444444"/>
              <w:sz w:val="21"/>
              <w:szCs w:val="21"/>
            </w:rPr>
            <w:delInstrText xml:space="preserve"> HYPERLINK "https://www.elastic.co/guide/en/logstash/5.0/deploying-and-scaling.html" </w:delInstrText>
          </w:r>
          <w:r w:rsidDel="000A1F1C">
            <w:rPr>
              <w:rFonts w:ascii="Arial" w:hAnsi="Arial" w:cs="Arial"/>
              <w:color w:val="444444"/>
              <w:sz w:val="21"/>
              <w:szCs w:val="21"/>
            </w:rPr>
            <w:fldChar w:fldCharType="separate"/>
          </w:r>
          <w:r w:rsidDel="000A1F1C">
            <w:rPr>
              <w:rStyle w:val="Hyperlink"/>
              <w:rFonts w:ascii="Arial" w:hAnsi="Arial" w:cs="Arial"/>
              <w:color w:val="3B73AF"/>
              <w:sz w:val="21"/>
              <w:szCs w:val="21"/>
            </w:rPr>
            <w:delText>https://www.elastic.co/guide/en/logstash/5.0/deploying-and-scaling.html</w:delText>
          </w:r>
          <w:r w:rsidDel="000A1F1C">
            <w:rPr>
              <w:rFonts w:ascii="Arial" w:hAnsi="Arial" w:cs="Arial"/>
              <w:color w:val="444444"/>
              <w:sz w:val="21"/>
              <w:szCs w:val="21"/>
            </w:rPr>
            <w:fldChar w:fldCharType="end"/>
          </w:r>
          <w:r w:rsidDel="000A1F1C">
            <w:rPr>
              <w:rFonts w:ascii="Arial" w:hAnsi="Arial" w:cs="Arial"/>
              <w:color w:val="444444"/>
              <w:sz w:val="21"/>
              <w:szCs w:val="21"/>
            </w:rPr>
            <w:delText>: Make sure that your Logstash configuration does not connect directly to Elasticsearch dedicated </w:delText>
          </w:r>
          <w:r w:rsidDel="000A1F1C">
            <w:rPr>
              <w:rFonts w:ascii="Arial" w:hAnsi="Arial" w:cs="Arial"/>
              <w:color w:val="333333"/>
              <w:sz w:val="21"/>
              <w:szCs w:val="21"/>
            </w:rPr>
            <w:fldChar w:fldCharType="begin"/>
          </w:r>
          <w:r w:rsidDel="000A1F1C">
            <w:rPr>
              <w:rFonts w:ascii="Arial" w:hAnsi="Arial" w:cs="Arial"/>
              <w:color w:val="333333"/>
              <w:sz w:val="21"/>
              <w:szCs w:val="21"/>
            </w:rPr>
            <w:delInstrText xml:space="preserve"> HYPERLINK "https://www.elastic.co/guide/en/elasticsearch/reference/5.0/modules-node.html" </w:delInstrText>
          </w:r>
          <w:r w:rsidDel="000A1F1C">
            <w:rPr>
              <w:rFonts w:ascii="Arial" w:hAnsi="Arial" w:cs="Arial"/>
              <w:color w:val="333333"/>
              <w:sz w:val="21"/>
              <w:szCs w:val="21"/>
            </w:rPr>
            <w:fldChar w:fldCharType="separate"/>
          </w:r>
          <w:r w:rsidDel="000A1F1C">
            <w:rPr>
              <w:rStyle w:val="Hyperlink"/>
              <w:rFonts w:ascii="Arial" w:hAnsi="Arial" w:cs="Arial"/>
              <w:color w:val="3B73AF"/>
              <w:sz w:val="21"/>
              <w:szCs w:val="21"/>
            </w:rPr>
            <w:delText>master nodes</w:delText>
          </w:r>
          <w:r w:rsidDel="000A1F1C">
            <w:rPr>
              <w:rFonts w:ascii="Arial" w:hAnsi="Arial" w:cs="Arial"/>
              <w:color w:val="333333"/>
              <w:sz w:val="21"/>
              <w:szCs w:val="21"/>
            </w:rPr>
            <w:fldChar w:fldCharType="end"/>
          </w:r>
          <w:r w:rsidDel="000A1F1C">
            <w:rPr>
              <w:rFonts w:ascii="Arial" w:hAnsi="Arial" w:cs="Arial"/>
              <w:color w:val="444444"/>
              <w:sz w:val="21"/>
              <w:szCs w:val="21"/>
            </w:rPr>
            <w:delText xml:space="preserve">, which perform dedicated cluster management. Connect Logstash to client or data nodes to protect the stability of </w:delText>
          </w:r>
        </w:del>
        <w:del w:id="2322" w:author="Jeff Johnson" w:date="2017-07-12T20:18:00Z">
          <w:r w:rsidDel="00517F0B">
            <w:rPr>
              <w:rFonts w:ascii="Arial" w:hAnsi="Arial" w:cs="Arial"/>
              <w:color w:val="444444"/>
              <w:sz w:val="21"/>
              <w:szCs w:val="21"/>
            </w:rPr>
            <w:delText>your</w:delText>
          </w:r>
        </w:del>
        <w:del w:id="2323" w:author="Jeff Johnson" w:date="2017-07-12T20:48:00Z">
          <w:r w:rsidDel="000A1F1C">
            <w:rPr>
              <w:rFonts w:ascii="Arial" w:hAnsi="Arial" w:cs="Arial"/>
              <w:color w:val="444444"/>
              <w:sz w:val="21"/>
              <w:szCs w:val="21"/>
            </w:rPr>
            <w:delText xml:space="preserve"> Elasticsearch cluster.</w:delText>
          </w:r>
        </w:del>
      </w:ins>
    </w:p>
    <w:p w14:paraId="7A2CEC8F" w14:textId="77777777" w:rsidR="00E84562" w:rsidRDefault="00E84562">
      <w:pPr>
        <w:rPr>
          <w:ins w:id="2324" w:author="Michael Trupkin" w:date="2017-07-12T15:47:00Z"/>
        </w:rPr>
        <w:pPrChange w:id="2325" w:author="Jeff Johnson" w:date="2017-07-12T20:48:00Z">
          <w:pPr>
            <w:pStyle w:val="NormalWeb"/>
            <w:shd w:val="clear" w:color="auto" w:fill="FFFFFF"/>
            <w:spacing w:before="150" w:beforeAutospacing="0" w:after="0" w:afterAutospacing="0"/>
          </w:pPr>
        </w:pPrChange>
      </w:pPr>
    </w:p>
    <w:p w14:paraId="228E1CE2" w14:textId="3E3B1ED7" w:rsidR="00E84562" w:rsidRDefault="00E84562">
      <w:pPr>
        <w:pStyle w:val="Heading3"/>
        <w:rPr>
          <w:ins w:id="2326" w:author="Michael Trupkin" w:date="2017-07-12T15:47:00Z"/>
          <w:rFonts w:eastAsia="Times New Roman"/>
        </w:rPr>
        <w:pPrChange w:id="2327" w:author="Jeff Johnson" w:date="2017-07-12T20:06:00Z">
          <w:pPr>
            <w:pStyle w:val="Heading3"/>
            <w:shd w:val="clear" w:color="auto" w:fill="FFFFFF"/>
            <w:spacing w:before="150" w:after="0"/>
          </w:pPr>
        </w:pPrChange>
      </w:pPr>
      <w:bookmarkStart w:id="2328" w:name="_Toc488653872"/>
      <w:ins w:id="2329" w:author="Michael Trupkin" w:date="2017-07-12T15:47:00Z">
        <w:r>
          <w:rPr>
            <w:rFonts w:eastAsia="Times New Roman"/>
          </w:rPr>
          <w:t>Long term Elastic Search data maintenance</w:t>
        </w:r>
        <w:bookmarkEnd w:id="2328"/>
      </w:ins>
    </w:p>
    <w:p w14:paraId="2CB1CBB5" w14:textId="5EF62D2B" w:rsidR="00E84562" w:rsidDel="005C2A7E" w:rsidRDefault="005C2A7E">
      <w:pPr>
        <w:pStyle w:val="NormalWeb"/>
        <w:shd w:val="clear" w:color="auto" w:fill="FFFFFF"/>
        <w:spacing w:before="150" w:beforeAutospacing="0" w:after="0" w:afterAutospacing="0"/>
        <w:ind w:firstLine="720"/>
        <w:rPr>
          <w:ins w:id="2330" w:author="Michael Trupkin" w:date="2017-07-12T15:47:00Z"/>
          <w:del w:id="2331" w:author="Jeff Johnson" w:date="2017-07-12T20:14:00Z"/>
          <w:rFonts w:ascii="Arial" w:hAnsi="Arial" w:cs="Arial"/>
          <w:color w:val="333333"/>
          <w:sz w:val="21"/>
          <w:szCs w:val="21"/>
        </w:rPr>
        <w:pPrChange w:id="2332" w:author="Michael Trupkin" w:date="2017-07-12T16:14:00Z">
          <w:pPr>
            <w:pStyle w:val="NormalWeb"/>
            <w:shd w:val="clear" w:color="auto" w:fill="FFFFFF"/>
            <w:spacing w:before="150" w:beforeAutospacing="0" w:after="0" w:afterAutospacing="0"/>
          </w:pPr>
        </w:pPrChange>
      </w:pPr>
      <w:ins w:id="2333" w:author="Jeff Johnson" w:date="2017-07-12T20:11:00Z">
        <w:r>
          <w:rPr>
            <w:rFonts w:ascii="Arial" w:hAnsi="Arial" w:cs="Arial"/>
            <w:color w:val="333333"/>
            <w:sz w:val="21"/>
            <w:szCs w:val="21"/>
          </w:rPr>
          <w:t xml:space="preserve">To prevent the </w:t>
        </w:r>
        <w:proofErr w:type="spellStart"/>
        <w:r>
          <w:rPr>
            <w:rFonts w:ascii="Arial" w:hAnsi="Arial" w:cs="Arial"/>
            <w:color w:val="333333"/>
            <w:sz w:val="21"/>
            <w:szCs w:val="21"/>
          </w:rPr>
          <w:t>Elasticsearch</w:t>
        </w:r>
        <w:proofErr w:type="spellEnd"/>
        <w:r>
          <w:rPr>
            <w:rFonts w:ascii="Arial" w:hAnsi="Arial" w:cs="Arial"/>
            <w:color w:val="333333"/>
            <w:sz w:val="21"/>
            <w:szCs w:val="21"/>
          </w:rPr>
          <w:t xml:space="preserve"> cluster from reaching capacity, old data must be removed.</w:t>
        </w:r>
      </w:ins>
      <w:ins w:id="2334" w:author="Jeff Johnson" w:date="2017-07-12T20:12:00Z">
        <w:r>
          <w:rPr>
            <w:rFonts w:ascii="Arial" w:hAnsi="Arial" w:cs="Arial"/>
            <w:color w:val="333333"/>
            <w:sz w:val="21"/>
            <w:szCs w:val="21"/>
          </w:rPr>
          <w:t xml:space="preserve"> </w:t>
        </w:r>
      </w:ins>
      <w:ins w:id="2335" w:author="Michael Trupkin" w:date="2017-07-12T15:47:00Z">
        <w:del w:id="2336" w:author="Jeff Johnson" w:date="2017-07-12T20:12:00Z">
          <w:r w:rsidR="00E84562" w:rsidDel="005C2A7E">
            <w:rPr>
              <w:rFonts w:ascii="Arial" w:hAnsi="Arial" w:cs="Arial"/>
              <w:color w:val="333333"/>
              <w:sz w:val="21"/>
              <w:szCs w:val="21"/>
            </w:rPr>
            <w:delText>It's important to periodically remove old information from elastic search so the cluster doesn't grow too large.</w:delText>
          </w:r>
        </w:del>
      </w:ins>
      <w:ins w:id="2337" w:author="Michael Trupkin" w:date="2017-07-12T16:14:00Z">
        <w:del w:id="2338" w:author="Jeff Johnson" w:date="2017-07-12T20:12:00Z">
          <w:r w:rsidR="005569DC" w:rsidDel="005C2A7E">
            <w:rPr>
              <w:rFonts w:ascii="Arial" w:hAnsi="Arial" w:cs="Arial"/>
              <w:color w:val="333333"/>
              <w:sz w:val="21"/>
              <w:szCs w:val="21"/>
            </w:rPr>
            <w:delText xml:space="preserve"> </w:delText>
          </w:r>
        </w:del>
        <w:r w:rsidR="005569DC">
          <w:rPr>
            <w:rFonts w:ascii="Arial" w:hAnsi="Arial" w:cs="Arial"/>
            <w:color w:val="333333"/>
            <w:sz w:val="21"/>
            <w:szCs w:val="21"/>
          </w:rPr>
          <w:t xml:space="preserve"> </w:t>
        </w:r>
      </w:ins>
      <w:ins w:id="2339" w:author="Michael Trupkin" w:date="2017-07-12T15:47:00Z">
        <w:r w:rsidR="00E84562">
          <w:rPr>
            <w:rFonts w:ascii="Arial" w:hAnsi="Arial" w:cs="Arial"/>
            <w:color w:val="333333"/>
            <w:sz w:val="21"/>
            <w:szCs w:val="21"/>
          </w:rPr>
          <w:t xml:space="preserve">One tool that makes this easy is called 'curator', </w:t>
        </w:r>
        <w:del w:id="2340" w:author="Jeff Johnson" w:date="2017-07-12T20:13:00Z">
          <w:r w:rsidR="00E84562" w:rsidDel="005C2A7E">
            <w:rPr>
              <w:rFonts w:ascii="Arial" w:hAnsi="Arial" w:cs="Arial"/>
              <w:color w:val="333333"/>
              <w:sz w:val="21"/>
              <w:szCs w:val="21"/>
            </w:rPr>
            <w:delText>and it</w:delText>
          </w:r>
        </w:del>
      </w:ins>
      <w:ins w:id="2341" w:author="Jeff Johnson" w:date="2017-07-12T20:13:00Z">
        <w:r>
          <w:rPr>
            <w:rFonts w:ascii="Arial" w:hAnsi="Arial" w:cs="Arial"/>
            <w:color w:val="333333"/>
            <w:sz w:val="21"/>
            <w:szCs w:val="21"/>
          </w:rPr>
          <w:t xml:space="preserve">a </w:t>
        </w:r>
      </w:ins>
      <w:ins w:id="2342" w:author="Jeff Johnson" w:date="2017-07-12T20:33:00Z">
        <w:r w:rsidR="005A79F6">
          <w:rPr>
            <w:rFonts w:ascii="Arial" w:hAnsi="Arial" w:cs="Arial"/>
            <w:color w:val="333333"/>
            <w:sz w:val="21"/>
            <w:szCs w:val="21"/>
          </w:rPr>
          <w:t xml:space="preserve">Python </w:t>
        </w:r>
      </w:ins>
      <w:ins w:id="2343" w:author="Jeff Johnson" w:date="2017-07-12T20:13:00Z">
        <w:r>
          <w:rPr>
            <w:rFonts w:ascii="Arial" w:hAnsi="Arial" w:cs="Arial"/>
            <w:color w:val="333333"/>
            <w:sz w:val="21"/>
            <w:szCs w:val="21"/>
          </w:rPr>
          <w:t>tool</w:t>
        </w:r>
      </w:ins>
      <w:ins w:id="2344" w:author="Michael Trupkin" w:date="2017-07-12T15:47:00Z">
        <w:r w:rsidR="00E84562">
          <w:rPr>
            <w:rFonts w:ascii="Arial" w:hAnsi="Arial" w:cs="Arial"/>
            <w:color w:val="333333"/>
            <w:sz w:val="21"/>
            <w:szCs w:val="21"/>
          </w:rPr>
          <w:t xml:space="preserve"> supported by </w:t>
        </w:r>
        <w:proofErr w:type="spellStart"/>
        <w:r w:rsidR="00E84562">
          <w:rPr>
            <w:rFonts w:ascii="Arial" w:hAnsi="Arial" w:cs="Arial"/>
            <w:color w:val="333333"/>
            <w:sz w:val="21"/>
            <w:szCs w:val="21"/>
          </w:rPr>
          <w:t>Elastic</w:t>
        </w:r>
      </w:ins>
      <w:ins w:id="2345" w:author="Jeff Johnson" w:date="2017-07-12T20:13:00Z">
        <w:r>
          <w:rPr>
            <w:rFonts w:ascii="Arial" w:hAnsi="Arial" w:cs="Arial"/>
            <w:color w:val="333333"/>
            <w:sz w:val="21"/>
            <w:szCs w:val="21"/>
          </w:rPr>
          <w:t>search</w:t>
        </w:r>
      </w:ins>
      <w:proofErr w:type="spellEnd"/>
      <w:ins w:id="2346" w:author="Michael Trupkin" w:date="2017-07-12T15:47:00Z">
        <w:r w:rsidR="00E84562">
          <w:rPr>
            <w:rFonts w:ascii="Arial" w:hAnsi="Arial" w:cs="Arial"/>
            <w:color w:val="333333"/>
            <w:sz w:val="21"/>
            <w:szCs w:val="21"/>
          </w:rPr>
          <w:t xml:space="preserve">. </w:t>
        </w:r>
      </w:ins>
      <w:ins w:id="2347" w:author="Jeff Johnson" w:date="2017-07-12T20:13:00Z">
        <w:r>
          <w:rPr>
            <w:rFonts w:ascii="Arial" w:hAnsi="Arial" w:cs="Arial"/>
            <w:color w:val="333333"/>
            <w:sz w:val="21"/>
            <w:szCs w:val="21"/>
          </w:rPr>
          <w:t xml:space="preserve">Shown </w:t>
        </w:r>
      </w:ins>
      <w:ins w:id="2348" w:author="Michael Trupkin" w:date="2017-07-12T15:47:00Z">
        <w:del w:id="2349" w:author="Jeff Johnson" w:date="2017-07-12T20:13:00Z">
          <w:r w:rsidR="00E84562" w:rsidDel="005C2A7E">
            <w:rPr>
              <w:rFonts w:ascii="Arial" w:hAnsi="Arial" w:cs="Arial"/>
              <w:color w:val="333333"/>
              <w:sz w:val="21"/>
              <w:szCs w:val="21"/>
            </w:rPr>
            <w:delText>We have</w:delText>
          </w:r>
        </w:del>
      </w:ins>
      <w:ins w:id="2350" w:author="Jeff Johnson" w:date="2017-07-12T20:13:00Z">
        <w:r>
          <w:rPr>
            <w:rFonts w:ascii="Arial" w:hAnsi="Arial" w:cs="Arial"/>
            <w:color w:val="333333"/>
            <w:sz w:val="21"/>
            <w:szCs w:val="21"/>
          </w:rPr>
          <w:t>below are</w:t>
        </w:r>
      </w:ins>
      <w:ins w:id="2351" w:author="Michael Trupkin" w:date="2017-07-12T15:47:00Z">
        <w:r w:rsidR="00E84562">
          <w:rPr>
            <w:rFonts w:ascii="Arial" w:hAnsi="Arial" w:cs="Arial"/>
            <w:color w:val="333333"/>
            <w:sz w:val="21"/>
            <w:szCs w:val="21"/>
          </w:rPr>
          <w:t xml:space="preserve"> </w:t>
        </w:r>
        <w:del w:id="2352" w:author="Jeff Johnson" w:date="2017-07-12T20:13:00Z">
          <w:r w:rsidR="00E84562" w:rsidDel="005C2A7E">
            <w:rPr>
              <w:rFonts w:ascii="Arial" w:hAnsi="Arial" w:cs="Arial"/>
              <w:color w:val="333333"/>
              <w:sz w:val="21"/>
              <w:szCs w:val="21"/>
            </w:rPr>
            <w:delText xml:space="preserve">provided some </w:delText>
          </w:r>
        </w:del>
        <w:r w:rsidR="00E84562">
          <w:rPr>
            <w:rFonts w:ascii="Arial" w:hAnsi="Arial" w:cs="Arial"/>
            <w:color w:val="333333"/>
            <w:sz w:val="21"/>
            <w:szCs w:val="21"/>
          </w:rPr>
          <w:t xml:space="preserve">simple curator actions that can help </w:t>
        </w:r>
        <w:del w:id="2353" w:author="Jeff Johnson" w:date="2017-07-12T20:13:00Z">
          <w:r w:rsidR="00E84562" w:rsidDel="005C2A7E">
            <w:rPr>
              <w:rFonts w:ascii="Arial" w:hAnsi="Arial" w:cs="Arial"/>
              <w:color w:val="333333"/>
              <w:sz w:val="21"/>
              <w:szCs w:val="21"/>
            </w:rPr>
            <w:delText>with this process</w:delText>
          </w:r>
        </w:del>
      </w:ins>
      <w:ins w:id="2354" w:author="Jeff Johnson" w:date="2017-07-12T20:13:00Z">
        <w:r>
          <w:rPr>
            <w:rFonts w:ascii="Arial" w:hAnsi="Arial" w:cs="Arial"/>
            <w:color w:val="333333"/>
            <w:sz w:val="21"/>
            <w:szCs w:val="21"/>
          </w:rPr>
          <w:t>wi</w:t>
        </w:r>
      </w:ins>
      <w:ins w:id="2355" w:author="Jeff Johnson" w:date="2017-07-13T12:52:00Z">
        <w:r w:rsidR="0055559B">
          <w:rPr>
            <w:rFonts w:ascii="Arial" w:hAnsi="Arial" w:cs="Arial"/>
            <w:color w:val="333333"/>
            <w:sz w:val="21"/>
            <w:szCs w:val="21"/>
          </w:rPr>
          <w:t>t</w:t>
        </w:r>
      </w:ins>
      <w:ins w:id="2356" w:author="Jeff Johnson" w:date="2017-07-12T20:13:00Z">
        <w:r>
          <w:rPr>
            <w:rFonts w:ascii="Arial" w:hAnsi="Arial" w:cs="Arial"/>
            <w:color w:val="333333"/>
            <w:sz w:val="21"/>
            <w:szCs w:val="21"/>
          </w:rPr>
          <w:t xml:space="preserve">h </w:t>
        </w:r>
        <w:proofErr w:type="spellStart"/>
        <w:r>
          <w:rPr>
            <w:rFonts w:ascii="Arial" w:hAnsi="Arial" w:cs="Arial"/>
            <w:color w:val="333333"/>
            <w:sz w:val="21"/>
            <w:szCs w:val="21"/>
          </w:rPr>
          <w:t>Elasticsearch</w:t>
        </w:r>
        <w:proofErr w:type="spellEnd"/>
        <w:r>
          <w:rPr>
            <w:rFonts w:ascii="Arial" w:hAnsi="Arial" w:cs="Arial"/>
            <w:color w:val="333333"/>
            <w:sz w:val="21"/>
            <w:szCs w:val="21"/>
          </w:rPr>
          <w:t xml:space="preserve"> cluster maintenance</w:t>
        </w:r>
      </w:ins>
      <w:ins w:id="2357" w:author="Michael Trupkin" w:date="2017-07-12T15:47:00Z">
        <w:r w:rsidR="00E84562">
          <w:rPr>
            <w:rFonts w:ascii="Arial" w:hAnsi="Arial" w:cs="Arial"/>
            <w:color w:val="333333"/>
            <w:sz w:val="21"/>
            <w:szCs w:val="21"/>
          </w:rPr>
          <w:t>.</w:t>
        </w:r>
      </w:ins>
      <w:ins w:id="2358" w:author="Jeff Johnson" w:date="2017-07-12T20:14:00Z">
        <w:r>
          <w:rPr>
            <w:rFonts w:ascii="Arial" w:hAnsi="Arial" w:cs="Arial"/>
            <w:color w:val="333333"/>
            <w:sz w:val="21"/>
            <w:szCs w:val="21"/>
          </w:rPr>
          <w:t xml:space="preserve">  </w:t>
        </w:r>
      </w:ins>
    </w:p>
    <w:p w14:paraId="1BCBB940" w14:textId="77777777" w:rsidR="005A79F6" w:rsidRDefault="00E84562" w:rsidP="005A79F6">
      <w:pPr>
        <w:pStyle w:val="NormalWeb"/>
        <w:shd w:val="clear" w:color="auto" w:fill="FFFFFF"/>
        <w:spacing w:before="150" w:beforeAutospacing="0" w:after="0" w:afterAutospacing="0"/>
        <w:rPr>
          <w:ins w:id="2359" w:author="Jeff Johnson" w:date="2017-07-12T20:34:00Z"/>
          <w:rFonts w:ascii="Arial" w:hAnsi="Arial" w:cs="Arial"/>
          <w:color w:val="333333"/>
          <w:sz w:val="21"/>
          <w:szCs w:val="21"/>
        </w:rPr>
      </w:pPr>
      <w:ins w:id="2360" w:author="Michael Trupkin" w:date="2017-07-12T15:47:00Z">
        <w:del w:id="2361" w:author="Jeff Johnson" w:date="2017-07-12T20:14:00Z">
          <w:r w:rsidDel="005C2A7E">
            <w:rPr>
              <w:rFonts w:ascii="Arial" w:hAnsi="Arial" w:cs="Arial"/>
              <w:color w:val="333333"/>
              <w:sz w:val="21"/>
              <w:szCs w:val="21"/>
            </w:rPr>
            <w:delText>Curator is documented</w:delText>
          </w:r>
          <w:r w:rsidR="005569DC" w:rsidDel="005C2A7E">
            <w:rPr>
              <w:rFonts w:ascii="Arial" w:hAnsi="Arial" w:cs="Arial"/>
              <w:color w:val="333333"/>
              <w:sz w:val="21"/>
              <w:szCs w:val="21"/>
            </w:rPr>
            <w:delText xml:space="preserve"> </w:delText>
          </w:r>
        </w:del>
      </w:ins>
      <w:ins w:id="2362" w:author="Michael Trupkin" w:date="2017-07-12T16:14:00Z">
        <w:del w:id="2363" w:author="Jeff Johnson" w:date="2017-07-12T20:14:00Z">
          <w:r w:rsidR="005569DC" w:rsidDel="005C2A7E">
            <w:rPr>
              <w:rFonts w:ascii="Arial" w:hAnsi="Arial" w:cs="Arial"/>
              <w:color w:val="333333"/>
              <w:sz w:val="21"/>
              <w:szCs w:val="21"/>
            </w:rPr>
            <w:delText>a</w:delText>
          </w:r>
        </w:del>
      </w:ins>
      <w:ins w:id="2364" w:author="Michael Trupkin" w:date="2017-07-12T15:47:00Z">
        <w:del w:id="2365" w:author="Jeff Johnson" w:date="2017-07-12T20:14:00Z">
          <w:r w:rsidDel="005C2A7E">
            <w:rPr>
              <w:rFonts w:ascii="Arial" w:hAnsi="Arial" w:cs="Arial"/>
              <w:color w:val="333333"/>
              <w:sz w:val="21"/>
              <w:szCs w:val="21"/>
            </w:rPr>
            <w:delText>t</w:delText>
          </w:r>
        </w:del>
      </w:ins>
      <w:ins w:id="2366" w:author="Jeff Johnson" w:date="2017-07-12T20:14:00Z">
        <w:r w:rsidR="005C2A7E">
          <w:rPr>
            <w:rFonts w:ascii="Arial" w:hAnsi="Arial" w:cs="Arial"/>
            <w:color w:val="333333"/>
            <w:sz w:val="21"/>
            <w:szCs w:val="21"/>
          </w:rPr>
          <w:t xml:space="preserve">Documentation for the curator application can be found </w:t>
        </w:r>
        <w:r w:rsidR="005C2A7E">
          <w:rPr>
            <w:rFonts w:ascii="Arial" w:hAnsi="Arial" w:cs="Arial"/>
            <w:color w:val="333333"/>
            <w:sz w:val="21"/>
            <w:szCs w:val="21"/>
          </w:rPr>
          <w:fldChar w:fldCharType="begin"/>
        </w:r>
        <w:r w:rsidR="005C2A7E">
          <w:rPr>
            <w:rFonts w:ascii="Arial" w:hAnsi="Arial" w:cs="Arial"/>
            <w:color w:val="333333"/>
            <w:sz w:val="21"/>
            <w:szCs w:val="21"/>
          </w:rPr>
          <w:instrText xml:space="preserve"> HYPERLINK "https://www.elastic.co/guide/en/elasticsearch/client/curator/current/index.html" </w:instrText>
        </w:r>
        <w:r w:rsidR="005C2A7E">
          <w:rPr>
            <w:rFonts w:ascii="Arial" w:hAnsi="Arial" w:cs="Arial"/>
            <w:color w:val="333333"/>
            <w:sz w:val="21"/>
            <w:szCs w:val="21"/>
          </w:rPr>
          <w:fldChar w:fldCharType="separate"/>
        </w:r>
        <w:r w:rsidR="005C2A7E" w:rsidRPr="005C2A7E">
          <w:rPr>
            <w:rStyle w:val="Hyperlink"/>
            <w:rFonts w:ascii="Arial" w:hAnsi="Arial" w:cs="Arial"/>
            <w:sz w:val="21"/>
            <w:szCs w:val="21"/>
          </w:rPr>
          <w:t>here</w:t>
        </w:r>
        <w:r w:rsidR="005C2A7E">
          <w:rPr>
            <w:rFonts w:ascii="Arial" w:hAnsi="Arial" w:cs="Arial"/>
            <w:color w:val="333333"/>
            <w:sz w:val="21"/>
            <w:szCs w:val="21"/>
          </w:rPr>
          <w:fldChar w:fldCharType="end"/>
        </w:r>
        <w:r w:rsidR="005C2A7E">
          <w:rPr>
            <w:rStyle w:val="FootnoteReference"/>
            <w:rFonts w:ascii="Arial" w:hAnsi="Arial" w:cs="Arial"/>
            <w:color w:val="333333"/>
            <w:sz w:val="21"/>
            <w:szCs w:val="21"/>
          </w:rPr>
          <w:footnoteReference w:id="19"/>
        </w:r>
        <w:r w:rsidR="00101049">
          <w:rPr>
            <w:rFonts w:ascii="Arial" w:hAnsi="Arial" w:cs="Arial"/>
            <w:color w:val="333333"/>
            <w:sz w:val="21"/>
            <w:szCs w:val="21"/>
          </w:rPr>
          <w:t xml:space="preserve">, and documentation for configuring curator to suit environment needs can be found </w:t>
        </w:r>
      </w:ins>
      <w:ins w:id="2368" w:author="Jeff Johnson" w:date="2017-07-12T20:32:00Z">
        <w:r w:rsidR="008A57AE">
          <w:rPr>
            <w:rFonts w:ascii="Arial" w:hAnsi="Arial" w:cs="Arial"/>
            <w:color w:val="333333"/>
            <w:sz w:val="21"/>
            <w:szCs w:val="21"/>
          </w:rPr>
          <w:fldChar w:fldCharType="begin"/>
        </w:r>
        <w:r w:rsidR="008A57AE">
          <w:rPr>
            <w:rFonts w:ascii="Arial" w:hAnsi="Arial" w:cs="Arial"/>
            <w:color w:val="333333"/>
            <w:sz w:val="21"/>
            <w:szCs w:val="21"/>
          </w:rPr>
          <w:instrText xml:space="preserve"> HYPERLINK "https://www.elastic.co/guide/en/elasticsearch/client/curator/current/configfile.html" </w:instrText>
        </w:r>
        <w:r w:rsidR="008A57AE">
          <w:rPr>
            <w:rFonts w:ascii="Arial" w:hAnsi="Arial" w:cs="Arial"/>
            <w:color w:val="333333"/>
            <w:sz w:val="21"/>
            <w:szCs w:val="21"/>
          </w:rPr>
          <w:fldChar w:fldCharType="separate"/>
        </w:r>
        <w:r w:rsidR="00101049" w:rsidRPr="008A57AE">
          <w:rPr>
            <w:rStyle w:val="Hyperlink"/>
            <w:rFonts w:ascii="Arial" w:hAnsi="Arial" w:cs="Arial"/>
            <w:sz w:val="21"/>
            <w:szCs w:val="21"/>
          </w:rPr>
          <w:t>here</w:t>
        </w:r>
        <w:r w:rsidR="008A57AE">
          <w:rPr>
            <w:rFonts w:ascii="Arial" w:hAnsi="Arial" w:cs="Arial"/>
            <w:color w:val="333333"/>
            <w:sz w:val="21"/>
            <w:szCs w:val="21"/>
          </w:rPr>
          <w:fldChar w:fldCharType="end"/>
        </w:r>
      </w:ins>
      <w:ins w:id="2369" w:author="Jeff Johnson" w:date="2017-07-12T20:33:00Z">
        <w:r w:rsidR="008A57AE">
          <w:rPr>
            <w:rStyle w:val="FootnoteReference"/>
            <w:rFonts w:ascii="Arial" w:hAnsi="Arial" w:cs="Arial"/>
            <w:color w:val="333333"/>
            <w:sz w:val="21"/>
            <w:szCs w:val="21"/>
          </w:rPr>
          <w:footnoteReference w:id="20"/>
        </w:r>
      </w:ins>
      <w:ins w:id="2371" w:author="Jeff Johnson" w:date="2017-07-12T20:14:00Z">
        <w:r w:rsidR="00101049">
          <w:rPr>
            <w:rFonts w:ascii="Arial" w:hAnsi="Arial" w:cs="Arial"/>
            <w:color w:val="333333"/>
            <w:sz w:val="21"/>
            <w:szCs w:val="21"/>
          </w:rPr>
          <w:t>.</w:t>
        </w:r>
      </w:ins>
    </w:p>
    <w:p w14:paraId="3BE0A09E" w14:textId="718E7A07" w:rsidR="00E84562" w:rsidRPr="005A79F6" w:rsidDel="005A79F6" w:rsidRDefault="005569DC">
      <w:pPr>
        <w:pStyle w:val="Heading3"/>
        <w:ind w:left="0" w:firstLine="720"/>
        <w:rPr>
          <w:ins w:id="2372" w:author="Michael Trupkin" w:date="2017-07-12T15:47:00Z"/>
          <w:del w:id="2373" w:author="Jeff Johnson" w:date="2017-07-12T20:34:00Z"/>
          <w:rFonts w:ascii="Arial" w:hAnsi="Arial" w:cs="Arial"/>
          <w:color w:val="333333"/>
          <w:sz w:val="21"/>
          <w:szCs w:val="21"/>
          <w:rPrChange w:id="2374" w:author="Jeff Johnson" w:date="2017-07-12T20:34:00Z">
            <w:rPr>
              <w:ins w:id="2375" w:author="Michael Trupkin" w:date="2017-07-12T15:47:00Z"/>
              <w:del w:id="2376" w:author="Jeff Johnson" w:date="2017-07-12T20:34:00Z"/>
            </w:rPr>
          </w:rPrChange>
        </w:rPr>
        <w:pPrChange w:id="2377" w:author="Jeff Johnson" w:date="2017-07-12T20:34:00Z">
          <w:pPr>
            <w:pStyle w:val="NormalWeb"/>
            <w:shd w:val="clear" w:color="auto" w:fill="FFFFFF"/>
            <w:spacing w:before="150" w:beforeAutospacing="0" w:after="0" w:afterAutospacing="0"/>
          </w:pPr>
        </w:pPrChange>
      </w:pPr>
      <w:ins w:id="2378" w:author="Michael Trupkin" w:date="2017-07-12T15:47:00Z">
        <w:del w:id="2379" w:author="Jeff Johnson" w:date="2017-07-12T20:15:00Z">
          <w:r w:rsidDel="005C2A7E">
            <w:delText xml:space="preserve"> </w:delText>
          </w:r>
          <w:r w:rsidR="00E84562" w:rsidDel="005C2A7E">
            <w:fldChar w:fldCharType="begin"/>
          </w:r>
          <w:r w:rsidR="00E84562" w:rsidDel="005C2A7E">
            <w:delInstrText xml:space="preserve"> HYPERLINK "https://www.elastic.co/guide/en/elasticsearch/client/curator/current/index.html" </w:delInstrText>
          </w:r>
          <w:r w:rsidR="00E84562" w:rsidDel="005C2A7E">
            <w:fldChar w:fldCharType="separate"/>
          </w:r>
          <w:r w:rsidR="00E84562" w:rsidDel="005C2A7E">
            <w:rPr>
              <w:rStyle w:val="Hyperlink"/>
              <w:rFonts w:ascii="Arial" w:hAnsi="Arial" w:cs="Arial"/>
              <w:color w:val="3B73AF"/>
              <w:sz w:val="21"/>
              <w:szCs w:val="21"/>
            </w:rPr>
            <w:delText>https://www.elastic.co/guide/en/elasticsearch/client/curator/current/index.html</w:delText>
          </w:r>
          <w:r w:rsidR="00E84562" w:rsidDel="005C2A7E">
            <w:fldChar w:fldCharType="end"/>
          </w:r>
          <w:r w:rsidR="00E84562" w:rsidDel="005C2A7E">
            <w:delText>, and can be installed as follows:</w:delText>
          </w:r>
        </w:del>
      </w:ins>
    </w:p>
    <w:p w14:paraId="337E9A47" w14:textId="5B26B4A2" w:rsidR="00E84562" w:rsidDel="005A79F6" w:rsidRDefault="00E84562">
      <w:pPr>
        <w:pStyle w:val="HTMLPreformatted"/>
        <w:shd w:val="clear" w:color="auto" w:fill="FFFFFF"/>
        <w:spacing w:before="150"/>
        <w:rPr>
          <w:ins w:id="2380" w:author="Michael Trupkin" w:date="2017-07-12T15:47:00Z"/>
          <w:del w:id="2381" w:author="Jeff Johnson" w:date="2017-07-12T20:34:00Z"/>
          <w:color w:val="333333"/>
          <w:sz w:val="21"/>
          <w:szCs w:val="21"/>
        </w:rPr>
      </w:pPr>
      <w:ins w:id="2382" w:author="Michael Trupkin" w:date="2017-07-12T15:47:00Z">
        <w:del w:id="2383" w:author="Jeff Johnson" w:date="2017-07-12T20:34:00Z">
          <w:r w:rsidDel="005A79F6">
            <w:rPr>
              <w:color w:val="333333"/>
              <w:sz w:val="21"/>
              <w:szCs w:val="21"/>
            </w:rPr>
            <w:delText>$ sudo apt install python3-pip</w:delText>
          </w:r>
        </w:del>
      </w:ins>
    </w:p>
    <w:p w14:paraId="1AF15735" w14:textId="76ECA4C2" w:rsidR="00E84562" w:rsidDel="005A79F6" w:rsidRDefault="00E84562">
      <w:pPr>
        <w:pStyle w:val="HTMLPreformatted"/>
        <w:shd w:val="clear" w:color="auto" w:fill="FFFFFF"/>
        <w:spacing w:before="150"/>
        <w:rPr>
          <w:ins w:id="2384" w:author="Michael Trupkin" w:date="2017-07-12T15:47:00Z"/>
          <w:del w:id="2385" w:author="Jeff Johnson" w:date="2017-07-12T20:34:00Z"/>
          <w:color w:val="333333"/>
          <w:sz w:val="21"/>
          <w:szCs w:val="21"/>
        </w:rPr>
      </w:pPr>
      <w:ins w:id="2386" w:author="Michael Trupkin" w:date="2017-07-12T15:47:00Z">
        <w:del w:id="2387" w:author="Jeff Johnson" w:date="2017-07-12T20:34:00Z">
          <w:r w:rsidDel="005A79F6">
            <w:rPr>
              <w:color w:val="333333"/>
              <w:sz w:val="21"/>
              <w:szCs w:val="21"/>
            </w:rPr>
            <w:delText>$ sudo pip install elasticsearch-curator</w:delText>
          </w:r>
        </w:del>
      </w:ins>
    </w:p>
    <w:p w14:paraId="37AB55AF" w14:textId="546D2C94" w:rsidR="00E84562" w:rsidDel="005A79F6" w:rsidRDefault="00E84562">
      <w:pPr>
        <w:pStyle w:val="NormalWeb"/>
        <w:shd w:val="clear" w:color="auto" w:fill="FFFFFF"/>
        <w:spacing w:before="150" w:beforeAutospacing="0" w:after="0" w:afterAutospacing="0"/>
        <w:rPr>
          <w:ins w:id="2388" w:author="Michael Trupkin" w:date="2017-07-12T15:47:00Z"/>
          <w:del w:id="2389" w:author="Jeff Johnson" w:date="2017-07-12T20:34:00Z"/>
          <w:rFonts w:ascii="Arial" w:hAnsi="Arial" w:cs="Arial"/>
          <w:color w:val="333333"/>
          <w:sz w:val="21"/>
          <w:szCs w:val="21"/>
        </w:rPr>
      </w:pPr>
      <w:ins w:id="2390" w:author="Michael Trupkin" w:date="2017-07-12T15:47:00Z">
        <w:del w:id="2391" w:author="Jeff Johnson" w:date="2017-07-12T20:34:00Z">
          <w:r w:rsidRPr="005C2A7E" w:rsidDel="005A79F6">
            <w:rPr>
              <w:rFonts w:ascii="Arial" w:hAnsi="Arial" w:cs="Arial"/>
              <w:color w:val="333333"/>
              <w:sz w:val="21"/>
              <w:szCs w:val="21"/>
            </w:rPr>
            <w:delText>Configure curator by customizing the curator configuration file as described here: </w:delText>
          </w:r>
          <w:r w:rsidDel="005A79F6">
            <w:rPr>
              <w:rFonts w:ascii="Arial" w:hAnsi="Arial" w:cs="Arial"/>
              <w:color w:val="333333"/>
              <w:sz w:val="21"/>
              <w:szCs w:val="21"/>
            </w:rPr>
            <w:fldChar w:fldCharType="begin"/>
          </w:r>
          <w:r w:rsidDel="005A79F6">
            <w:rPr>
              <w:rFonts w:ascii="Arial" w:hAnsi="Arial" w:cs="Arial"/>
              <w:color w:val="333333"/>
              <w:sz w:val="21"/>
              <w:szCs w:val="21"/>
            </w:rPr>
            <w:delInstrText xml:space="preserve"> HYPERLINK "https://www.elastic.co/guide/en/elasticsearch/client/curator/current/configfile.html" </w:delInstrText>
          </w:r>
          <w:r w:rsidDel="005A79F6">
            <w:rPr>
              <w:rFonts w:ascii="Arial" w:hAnsi="Arial" w:cs="Arial"/>
              <w:color w:val="333333"/>
              <w:sz w:val="21"/>
              <w:szCs w:val="21"/>
            </w:rPr>
            <w:fldChar w:fldCharType="separate"/>
          </w:r>
          <w:r w:rsidDel="005A79F6">
            <w:rPr>
              <w:rStyle w:val="Hyperlink"/>
              <w:rFonts w:ascii="Arial" w:hAnsi="Arial" w:cs="Arial"/>
              <w:color w:val="3B73AF"/>
              <w:sz w:val="21"/>
              <w:szCs w:val="21"/>
            </w:rPr>
            <w:delText>https://www.elastic.co/guide/en/elasticsearch/client/curator/current/configfile.html</w:delText>
          </w:r>
          <w:r w:rsidDel="005A79F6">
            <w:rPr>
              <w:rFonts w:ascii="Arial" w:hAnsi="Arial" w:cs="Arial"/>
              <w:color w:val="333333"/>
              <w:sz w:val="21"/>
              <w:szCs w:val="21"/>
            </w:rPr>
            <w:fldChar w:fldCharType="end"/>
          </w:r>
        </w:del>
      </w:ins>
    </w:p>
    <w:p w14:paraId="4302F4B7" w14:textId="6330542D" w:rsidR="00E84562" w:rsidDel="005A79F6" w:rsidRDefault="00E84562">
      <w:pPr>
        <w:pStyle w:val="NormalWeb"/>
        <w:shd w:val="clear" w:color="auto" w:fill="FFFFFF"/>
        <w:spacing w:before="150" w:beforeAutospacing="0" w:after="0" w:afterAutospacing="0"/>
        <w:rPr>
          <w:ins w:id="2392" w:author="Michael Trupkin" w:date="2017-07-12T15:47:00Z"/>
          <w:del w:id="2393" w:author="Jeff Johnson" w:date="2017-07-12T20:34:00Z"/>
          <w:rFonts w:ascii="Arial" w:hAnsi="Arial" w:cs="Arial"/>
          <w:color w:val="333333"/>
          <w:sz w:val="21"/>
          <w:szCs w:val="21"/>
        </w:rPr>
      </w:pPr>
      <w:ins w:id="2394" w:author="Michael Trupkin" w:date="2017-07-12T15:47:00Z">
        <w:del w:id="2395" w:author="Jeff Johnson" w:date="2017-07-12T20:34:00Z">
          <w:r w:rsidDel="005A79F6">
            <w:rPr>
              <w:rFonts w:ascii="Arial" w:hAnsi="Arial" w:cs="Arial"/>
              <w:color w:val="333333"/>
              <w:sz w:val="21"/>
              <w:szCs w:val="21"/>
            </w:rPr>
            <w:delText>Next, place the attached </w:delText>
          </w:r>
          <w:r w:rsidDel="005A79F6">
            <w:rPr>
              <w:rFonts w:ascii="Arial" w:hAnsi="Arial" w:cs="Arial"/>
              <w:color w:val="333333"/>
              <w:sz w:val="21"/>
              <w:szCs w:val="21"/>
            </w:rPr>
            <w:fldChar w:fldCharType="begin"/>
          </w:r>
          <w:r w:rsidDel="005A79F6">
            <w:rPr>
              <w:rFonts w:ascii="Arial" w:hAnsi="Arial" w:cs="Arial"/>
              <w:color w:val="333333"/>
              <w:sz w:val="21"/>
              <w:szCs w:val="21"/>
            </w:rPr>
            <w:delInstrText xml:space="preserve"> HYPERLINK "https://confluence.fairwaytech.com/download/attachments/61964328/cleanup_action.yml?version=1&amp;modificationDate=1493277598000&amp;api=v2" </w:delInstrText>
          </w:r>
          <w:r w:rsidDel="005A79F6">
            <w:rPr>
              <w:rFonts w:ascii="Arial" w:hAnsi="Arial" w:cs="Arial"/>
              <w:color w:val="333333"/>
              <w:sz w:val="21"/>
              <w:szCs w:val="21"/>
            </w:rPr>
            <w:fldChar w:fldCharType="separate"/>
          </w:r>
          <w:r w:rsidDel="005A79F6">
            <w:rPr>
              <w:rStyle w:val="Hyperlink"/>
              <w:rFonts w:ascii="Arial" w:hAnsi="Arial" w:cs="Arial"/>
              <w:color w:val="3B73AF"/>
              <w:sz w:val="21"/>
              <w:szCs w:val="21"/>
            </w:rPr>
            <w:delText>cleanup_action.yml</w:delText>
          </w:r>
          <w:r w:rsidDel="005A79F6">
            <w:rPr>
              <w:rFonts w:ascii="Arial" w:hAnsi="Arial" w:cs="Arial"/>
              <w:color w:val="333333"/>
              <w:sz w:val="21"/>
              <w:szCs w:val="21"/>
            </w:rPr>
            <w:fldChar w:fldCharType="end"/>
          </w:r>
          <w:r w:rsidDel="005A79F6">
            <w:rPr>
              <w:rFonts w:ascii="Arial" w:hAnsi="Arial" w:cs="Arial"/>
              <w:color w:val="333333"/>
              <w:sz w:val="21"/>
              <w:szCs w:val="21"/>
            </w:rPr>
            <w:delText> in a convenient directory and execute the action as follows:</w:delText>
          </w:r>
        </w:del>
      </w:ins>
    </w:p>
    <w:p w14:paraId="6372D7A9" w14:textId="501A3463" w:rsidR="00E84562" w:rsidDel="005A79F6" w:rsidRDefault="00E84562">
      <w:pPr>
        <w:pStyle w:val="HTMLPreformatted"/>
        <w:shd w:val="clear" w:color="auto" w:fill="FFFFFF"/>
        <w:spacing w:before="150"/>
        <w:rPr>
          <w:ins w:id="2396" w:author="Michael Trupkin" w:date="2017-07-12T15:47:00Z"/>
          <w:del w:id="2397" w:author="Jeff Johnson" w:date="2017-07-12T20:34:00Z"/>
          <w:color w:val="333333"/>
          <w:sz w:val="21"/>
          <w:szCs w:val="21"/>
        </w:rPr>
      </w:pPr>
      <w:ins w:id="2398" w:author="Michael Trupkin" w:date="2017-07-12T15:47:00Z">
        <w:del w:id="2399" w:author="Jeff Johnson" w:date="2017-07-12T20:34:00Z">
          <w:r w:rsidDel="005A79F6">
            <w:rPr>
              <w:color w:val="333333"/>
              <w:sz w:val="21"/>
              <w:szCs w:val="21"/>
            </w:rPr>
            <w:delText>$ curator cleanup_action.yml</w:delText>
          </w:r>
        </w:del>
      </w:ins>
    </w:p>
    <w:p w14:paraId="47C85DAA" w14:textId="45099A74" w:rsidR="00E84562" w:rsidRDefault="00E84562" w:rsidP="005A79F6">
      <w:pPr>
        <w:pStyle w:val="NormalWeb"/>
        <w:shd w:val="clear" w:color="auto" w:fill="FFFFFF"/>
        <w:spacing w:before="150" w:beforeAutospacing="0" w:after="0" w:afterAutospacing="0"/>
        <w:rPr>
          <w:ins w:id="2400" w:author="Michael Trupkin" w:date="2017-07-12T15:47:00Z"/>
          <w:rFonts w:ascii="Arial" w:hAnsi="Arial" w:cs="Arial"/>
          <w:color w:val="333333"/>
          <w:sz w:val="21"/>
          <w:szCs w:val="21"/>
        </w:rPr>
      </w:pPr>
      <w:ins w:id="2401" w:author="Michael Trupkin" w:date="2017-07-12T15:47:00Z">
        <w:del w:id="2402" w:author="Jeff Johnson" w:date="2017-07-12T20:34:00Z">
          <w:r w:rsidDel="005A79F6">
            <w:rPr>
              <w:rFonts w:ascii="Arial" w:hAnsi="Arial" w:cs="Arial"/>
              <w:color w:val="333333"/>
              <w:sz w:val="21"/>
              <w:szCs w:val="21"/>
            </w:rPr>
            <w:delText>This command will</w:delText>
          </w:r>
        </w:del>
      </w:ins>
      <w:ins w:id="2403" w:author="Jeff Johnson" w:date="2017-07-12T20:34:00Z">
        <w:r w:rsidR="005A79F6">
          <w:rPr>
            <w:rFonts w:ascii="Arial" w:hAnsi="Arial" w:cs="Arial"/>
            <w:color w:val="333333"/>
            <w:sz w:val="21"/>
            <w:szCs w:val="21"/>
          </w:rPr>
          <w:t>For example, curator can be configured to</w:t>
        </w:r>
      </w:ins>
      <w:ins w:id="2404" w:author="Michael Trupkin" w:date="2017-07-12T15:47:00Z">
        <w:r>
          <w:rPr>
            <w:rFonts w:ascii="Arial" w:hAnsi="Arial" w:cs="Arial"/>
            <w:color w:val="333333"/>
            <w:sz w:val="21"/>
            <w:szCs w:val="21"/>
          </w:rPr>
          <w:t xml:space="preserve"> delete all indices over 90 days old, and close all indices over 45 days old. These values ca</w:t>
        </w:r>
      </w:ins>
      <w:ins w:id="2405" w:author="Jeff Johnson" w:date="2017-07-12T20:17:00Z">
        <w:r w:rsidR="005C2A7E">
          <w:rPr>
            <w:rFonts w:ascii="Arial" w:hAnsi="Arial" w:cs="Arial"/>
            <w:color w:val="333333"/>
            <w:sz w:val="21"/>
            <w:szCs w:val="21"/>
          </w:rPr>
          <w:t xml:space="preserve">n </w:t>
        </w:r>
      </w:ins>
      <w:ins w:id="2406" w:author="Michael Trupkin" w:date="2017-07-12T15:47:00Z">
        <w:del w:id="2407" w:author="Jeff Johnson" w:date="2017-07-12T20:17:00Z">
          <w:r w:rsidDel="005C2A7E">
            <w:rPr>
              <w:rFonts w:ascii="Arial" w:hAnsi="Arial" w:cs="Arial"/>
              <w:color w:val="333333"/>
              <w:sz w:val="21"/>
              <w:szCs w:val="21"/>
            </w:rPr>
            <w:delText xml:space="preserve">n, of course, </w:delText>
          </w:r>
        </w:del>
        <w:r>
          <w:rPr>
            <w:rFonts w:ascii="Arial" w:hAnsi="Arial" w:cs="Arial"/>
            <w:color w:val="333333"/>
            <w:sz w:val="21"/>
            <w:szCs w:val="21"/>
          </w:rPr>
          <w:t xml:space="preserve">be </w:t>
        </w:r>
        <w:del w:id="2408" w:author="Jeff Johnson" w:date="2017-07-12T20:17:00Z">
          <w:r w:rsidDel="005C2A7E">
            <w:rPr>
              <w:rFonts w:ascii="Arial" w:hAnsi="Arial" w:cs="Arial"/>
              <w:color w:val="333333"/>
              <w:sz w:val="21"/>
              <w:szCs w:val="21"/>
            </w:rPr>
            <w:delText>tweaked</w:delText>
          </w:r>
        </w:del>
      </w:ins>
      <w:ins w:id="2409" w:author="Jeff Johnson" w:date="2017-07-12T20:17:00Z">
        <w:r w:rsidR="005C2A7E">
          <w:rPr>
            <w:rFonts w:ascii="Arial" w:hAnsi="Arial" w:cs="Arial"/>
            <w:color w:val="333333"/>
            <w:sz w:val="21"/>
            <w:szCs w:val="21"/>
          </w:rPr>
          <w:t>configured</w:t>
        </w:r>
      </w:ins>
      <w:ins w:id="2410" w:author="Michael Trupkin" w:date="2017-07-12T15:47:00Z">
        <w:r>
          <w:rPr>
            <w:rFonts w:ascii="Arial" w:hAnsi="Arial" w:cs="Arial"/>
            <w:color w:val="333333"/>
            <w:sz w:val="21"/>
            <w:szCs w:val="21"/>
          </w:rPr>
          <w:t xml:space="preserve"> in the action file. Closed indices have virtually no runtime cost to </w:t>
        </w:r>
        <w:del w:id="2411" w:author="Jeff Johnson" w:date="2017-07-12T20:17:00Z">
          <w:r w:rsidDel="005C2A7E">
            <w:rPr>
              <w:rFonts w:ascii="Arial" w:hAnsi="Arial" w:cs="Arial"/>
              <w:color w:val="333333"/>
              <w:sz w:val="21"/>
              <w:szCs w:val="21"/>
            </w:rPr>
            <w:delText>e</w:delText>
          </w:r>
        </w:del>
      </w:ins>
      <w:proofErr w:type="spellStart"/>
      <w:ins w:id="2412" w:author="Jeff Johnson" w:date="2017-07-12T20:17:00Z">
        <w:r w:rsidR="005C2A7E">
          <w:rPr>
            <w:rFonts w:ascii="Arial" w:hAnsi="Arial" w:cs="Arial"/>
            <w:color w:val="333333"/>
            <w:sz w:val="21"/>
            <w:szCs w:val="21"/>
          </w:rPr>
          <w:t>E</w:t>
        </w:r>
      </w:ins>
      <w:ins w:id="2413" w:author="Michael Trupkin" w:date="2017-07-12T15:47:00Z">
        <w:r>
          <w:rPr>
            <w:rFonts w:ascii="Arial" w:hAnsi="Arial" w:cs="Arial"/>
            <w:color w:val="333333"/>
            <w:sz w:val="21"/>
            <w:szCs w:val="21"/>
          </w:rPr>
          <w:t>lastic</w:t>
        </w:r>
        <w:del w:id="2414" w:author="Jeff Johnson" w:date="2017-07-12T20:17:00Z">
          <w:r w:rsidDel="005C2A7E">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but can easily be opened again </w:t>
        </w:r>
        <w:del w:id="2415" w:author="Jeff Johnson" w:date="2017-07-12T20:17:00Z">
          <w:r w:rsidDel="005C2A7E">
            <w:rPr>
              <w:rFonts w:ascii="Arial" w:hAnsi="Arial" w:cs="Arial"/>
              <w:color w:val="333333"/>
              <w:sz w:val="21"/>
              <w:szCs w:val="21"/>
            </w:rPr>
            <w:delText>should the need arise</w:delText>
          </w:r>
        </w:del>
      </w:ins>
      <w:ins w:id="2416" w:author="Jeff Johnson" w:date="2017-07-12T20:17:00Z">
        <w:r w:rsidR="005C2A7E">
          <w:rPr>
            <w:rFonts w:ascii="Arial" w:hAnsi="Arial" w:cs="Arial"/>
            <w:color w:val="333333"/>
            <w:sz w:val="21"/>
            <w:szCs w:val="21"/>
          </w:rPr>
          <w:t>if required</w:t>
        </w:r>
      </w:ins>
      <w:ins w:id="2417" w:author="Michael Trupkin" w:date="2017-07-12T15:47:00Z">
        <w:r>
          <w:rPr>
            <w:rFonts w:ascii="Arial" w:hAnsi="Arial" w:cs="Arial"/>
            <w:color w:val="333333"/>
            <w:sz w:val="21"/>
            <w:szCs w:val="21"/>
          </w:rPr>
          <w:t>. Deleted indices</w:t>
        </w:r>
      </w:ins>
      <w:ins w:id="2418" w:author="Jeff Johnson" w:date="2017-07-12T20:17:00Z">
        <w:r w:rsidR="005C2A7E">
          <w:rPr>
            <w:rFonts w:ascii="Arial" w:hAnsi="Arial" w:cs="Arial"/>
            <w:color w:val="333333"/>
            <w:sz w:val="21"/>
            <w:szCs w:val="21"/>
          </w:rPr>
          <w:t xml:space="preserve"> </w:t>
        </w:r>
      </w:ins>
      <w:ins w:id="2419" w:author="Michael Trupkin" w:date="2017-07-12T15:47:00Z">
        <w:del w:id="2420" w:author="Jeff Johnson" w:date="2017-07-12T20:17:00Z">
          <w:r w:rsidDel="005C2A7E">
            <w:rPr>
              <w:rFonts w:ascii="Arial" w:hAnsi="Arial" w:cs="Arial"/>
              <w:color w:val="333333"/>
              <w:sz w:val="21"/>
              <w:szCs w:val="21"/>
            </w:rPr>
            <w:delText xml:space="preserve">, however, </w:delText>
          </w:r>
        </w:del>
        <w:r>
          <w:rPr>
            <w:rFonts w:ascii="Arial" w:hAnsi="Arial" w:cs="Arial"/>
            <w:color w:val="333333"/>
            <w:sz w:val="21"/>
            <w:szCs w:val="21"/>
          </w:rPr>
          <w:t>are completely removed and not recoverable.</w:t>
        </w:r>
      </w:ins>
    </w:p>
    <w:p w14:paraId="6CBE127B" w14:textId="2FC4A3D6" w:rsidR="00E84562" w:rsidRDefault="00E84562" w:rsidP="005A79F6">
      <w:pPr>
        <w:pStyle w:val="NormalWeb"/>
        <w:shd w:val="clear" w:color="auto" w:fill="FFFFFF"/>
        <w:spacing w:before="150" w:beforeAutospacing="0" w:after="0" w:afterAutospacing="0"/>
        <w:rPr>
          <w:ins w:id="2421" w:author="Michael Trupkin" w:date="2017-07-12T15:47:00Z"/>
          <w:rFonts w:ascii="Arial" w:hAnsi="Arial" w:cs="Arial"/>
          <w:color w:val="333333"/>
          <w:sz w:val="21"/>
          <w:szCs w:val="21"/>
        </w:rPr>
      </w:pPr>
      <w:ins w:id="2422" w:author="Michael Trupkin" w:date="2017-07-12T15:47:00Z">
        <w:del w:id="2423" w:author="Jeff Johnson" w:date="2017-07-12T20:34:00Z">
          <w:r w:rsidDel="005A79F6">
            <w:rPr>
              <w:rFonts w:ascii="Arial" w:hAnsi="Arial" w:cs="Arial"/>
              <w:color w:val="333333"/>
              <w:sz w:val="21"/>
              <w:szCs w:val="21"/>
            </w:rPr>
            <w:delText>It is recommended that this command is configured</w:delText>
          </w:r>
        </w:del>
      </w:ins>
      <w:ins w:id="2424" w:author="Jeff Johnson" w:date="2017-07-12T20:34:00Z">
        <w:r w:rsidR="005A79F6">
          <w:rPr>
            <w:rFonts w:ascii="Arial" w:hAnsi="Arial" w:cs="Arial"/>
            <w:color w:val="333333"/>
            <w:sz w:val="21"/>
            <w:szCs w:val="21"/>
          </w:rPr>
          <w:t>After curator is configured, it should be set up</w:t>
        </w:r>
      </w:ins>
      <w:ins w:id="2425" w:author="Michael Trupkin" w:date="2017-07-12T15:47:00Z">
        <w:r>
          <w:rPr>
            <w:rFonts w:ascii="Arial" w:hAnsi="Arial" w:cs="Arial"/>
            <w:color w:val="333333"/>
            <w:sz w:val="21"/>
            <w:szCs w:val="21"/>
          </w:rPr>
          <w:t xml:space="preserve"> to run </w:t>
        </w:r>
      </w:ins>
      <w:ins w:id="2426" w:author="Jeff Johnson" w:date="2017-07-12T20:35:00Z">
        <w:r w:rsidR="005A79F6">
          <w:rPr>
            <w:rFonts w:ascii="Arial" w:hAnsi="Arial" w:cs="Arial"/>
            <w:color w:val="333333"/>
            <w:sz w:val="21"/>
            <w:szCs w:val="21"/>
          </w:rPr>
          <w:t xml:space="preserve">at a regular interval (e.g. </w:t>
        </w:r>
      </w:ins>
      <w:ins w:id="2427" w:author="Michael Trupkin" w:date="2017-07-12T15:47:00Z">
        <w:del w:id="2428" w:author="Jeff Johnson" w:date="2017-07-12T20:35:00Z">
          <w:r w:rsidDel="005A79F6">
            <w:rPr>
              <w:rFonts w:ascii="Arial" w:hAnsi="Arial" w:cs="Arial"/>
              <w:color w:val="333333"/>
              <w:sz w:val="21"/>
              <w:szCs w:val="21"/>
            </w:rPr>
            <w:delText xml:space="preserve">in </w:delText>
          </w:r>
        </w:del>
        <w:r>
          <w:rPr>
            <w:rFonts w:ascii="Arial" w:hAnsi="Arial" w:cs="Arial"/>
            <w:color w:val="333333"/>
            <w:sz w:val="21"/>
            <w:szCs w:val="21"/>
          </w:rPr>
          <w:t xml:space="preserve">a daily </w:t>
        </w:r>
        <w:proofErr w:type="spellStart"/>
        <w:r>
          <w:rPr>
            <w:rFonts w:ascii="Arial" w:hAnsi="Arial" w:cs="Arial"/>
            <w:color w:val="333333"/>
            <w:sz w:val="21"/>
            <w:szCs w:val="21"/>
          </w:rPr>
          <w:t>crontab</w:t>
        </w:r>
      </w:ins>
      <w:proofErr w:type="spellEnd"/>
      <w:ins w:id="2429" w:author="Jeff Johnson" w:date="2017-07-12T20:35:00Z">
        <w:r w:rsidR="005A79F6">
          <w:rPr>
            <w:rFonts w:ascii="Arial" w:hAnsi="Arial" w:cs="Arial"/>
            <w:color w:val="333333"/>
            <w:sz w:val="21"/>
            <w:szCs w:val="21"/>
          </w:rPr>
          <w:t>)</w:t>
        </w:r>
      </w:ins>
      <w:ins w:id="2430" w:author="Michael Trupkin" w:date="2017-07-12T15:47:00Z">
        <w:r>
          <w:rPr>
            <w:rFonts w:ascii="Arial" w:hAnsi="Arial" w:cs="Arial"/>
            <w:color w:val="333333"/>
            <w:sz w:val="21"/>
            <w:szCs w:val="21"/>
          </w:rPr>
          <w:t xml:space="preserve"> from an </w:t>
        </w:r>
        <w:del w:id="2431" w:author="Jeff Johnson" w:date="2017-07-12T20:35:00Z">
          <w:r w:rsidDel="005A79F6">
            <w:rPr>
              <w:rFonts w:ascii="Arial" w:hAnsi="Arial" w:cs="Arial"/>
              <w:color w:val="333333"/>
              <w:sz w:val="21"/>
              <w:szCs w:val="21"/>
            </w:rPr>
            <w:delText>e</w:delText>
          </w:r>
        </w:del>
      </w:ins>
      <w:proofErr w:type="spellStart"/>
      <w:ins w:id="2432" w:author="Jeff Johnson" w:date="2017-07-12T20:35:00Z">
        <w:r w:rsidR="005A79F6">
          <w:rPr>
            <w:rFonts w:ascii="Arial" w:hAnsi="Arial" w:cs="Arial"/>
            <w:color w:val="333333"/>
            <w:sz w:val="21"/>
            <w:szCs w:val="21"/>
          </w:rPr>
          <w:t>E</w:t>
        </w:r>
      </w:ins>
      <w:ins w:id="2433" w:author="Michael Trupkin" w:date="2017-07-12T15:47:00Z">
        <w:r>
          <w:rPr>
            <w:rFonts w:ascii="Arial" w:hAnsi="Arial" w:cs="Arial"/>
            <w:color w:val="333333"/>
            <w:sz w:val="21"/>
            <w:szCs w:val="21"/>
          </w:rPr>
          <w:t>lastic</w:t>
        </w:r>
        <w:del w:id="2434" w:author="Jeff Johnson" w:date="2017-07-12T20:35:00Z">
          <w:r w:rsidDel="005A79F6">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master, </w:t>
        </w:r>
        <w:del w:id="2435" w:author="Jeff Johnson" w:date="2017-07-12T20:35:00Z">
          <w:r w:rsidDel="005A79F6">
            <w:rPr>
              <w:rFonts w:ascii="Arial" w:hAnsi="Arial" w:cs="Arial"/>
              <w:color w:val="333333"/>
              <w:sz w:val="21"/>
              <w:szCs w:val="21"/>
            </w:rPr>
            <w:delText>k</w:delText>
          </w:r>
        </w:del>
      </w:ins>
      <w:proofErr w:type="spellStart"/>
      <w:ins w:id="2436" w:author="Jeff Johnson" w:date="2017-07-12T20:35:00Z">
        <w:r w:rsidR="005A79F6">
          <w:rPr>
            <w:rFonts w:ascii="Arial" w:hAnsi="Arial" w:cs="Arial"/>
            <w:color w:val="333333"/>
            <w:sz w:val="21"/>
            <w:szCs w:val="21"/>
          </w:rPr>
          <w:t>K</w:t>
        </w:r>
      </w:ins>
      <w:ins w:id="2437" w:author="Michael Trupkin" w:date="2017-07-12T15:47:00Z">
        <w:r>
          <w:rPr>
            <w:rFonts w:ascii="Arial" w:hAnsi="Arial" w:cs="Arial"/>
            <w:color w:val="333333"/>
            <w:sz w:val="21"/>
            <w:szCs w:val="21"/>
          </w:rPr>
          <w:t>ibana</w:t>
        </w:r>
        <w:proofErr w:type="spellEnd"/>
        <w:r>
          <w:rPr>
            <w:rFonts w:ascii="Arial" w:hAnsi="Arial" w:cs="Arial"/>
            <w:color w:val="333333"/>
            <w:sz w:val="21"/>
            <w:szCs w:val="21"/>
          </w:rPr>
          <w:t xml:space="preserve"> server, or other host with </w:t>
        </w:r>
        <w:del w:id="2438" w:author="Jeff Johnson" w:date="2017-07-12T20:35:00Z">
          <w:r w:rsidDel="005A79F6">
            <w:rPr>
              <w:rFonts w:ascii="Arial" w:hAnsi="Arial" w:cs="Arial"/>
              <w:color w:val="333333"/>
              <w:sz w:val="21"/>
              <w:szCs w:val="21"/>
            </w:rPr>
            <w:delText xml:space="preserve">convenient </w:delText>
          </w:r>
        </w:del>
        <w:r>
          <w:rPr>
            <w:rFonts w:ascii="Arial" w:hAnsi="Arial" w:cs="Arial"/>
            <w:color w:val="333333"/>
            <w:sz w:val="21"/>
            <w:szCs w:val="21"/>
          </w:rPr>
          <w:t xml:space="preserve">access to your </w:t>
        </w:r>
        <w:del w:id="2439" w:author="Jeff Johnson" w:date="2017-07-12T20:35:00Z">
          <w:r w:rsidDel="005A79F6">
            <w:rPr>
              <w:rFonts w:ascii="Arial" w:hAnsi="Arial" w:cs="Arial"/>
              <w:color w:val="333333"/>
              <w:sz w:val="21"/>
              <w:szCs w:val="21"/>
            </w:rPr>
            <w:delText>e</w:delText>
          </w:r>
        </w:del>
      </w:ins>
      <w:proofErr w:type="spellStart"/>
      <w:ins w:id="2440" w:author="Jeff Johnson" w:date="2017-07-12T20:35:00Z">
        <w:r w:rsidR="005A79F6">
          <w:rPr>
            <w:rFonts w:ascii="Arial" w:hAnsi="Arial" w:cs="Arial"/>
            <w:color w:val="333333"/>
            <w:sz w:val="21"/>
            <w:szCs w:val="21"/>
          </w:rPr>
          <w:t>E</w:t>
        </w:r>
      </w:ins>
      <w:ins w:id="2441" w:author="Michael Trupkin" w:date="2017-07-12T15:47:00Z">
        <w:r>
          <w:rPr>
            <w:rFonts w:ascii="Arial" w:hAnsi="Arial" w:cs="Arial"/>
            <w:color w:val="333333"/>
            <w:sz w:val="21"/>
            <w:szCs w:val="21"/>
          </w:rPr>
          <w:t>lastic</w:t>
        </w:r>
        <w:del w:id="2442" w:author="Jeff Johnson" w:date="2017-07-12T20:35:00Z">
          <w:r w:rsidDel="005A79F6">
            <w:rPr>
              <w:rFonts w:ascii="Arial" w:hAnsi="Arial" w:cs="Arial"/>
              <w:color w:val="333333"/>
              <w:sz w:val="21"/>
              <w:szCs w:val="21"/>
            </w:rPr>
            <w:delText xml:space="preserve"> </w:delText>
          </w:r>
        </w:del>
        <w:r>
          <w:rPr>
            <w:rFonts w:ascii="Arial" w:hAnsi="Arial" w:cs="Arial"/>
            <w:color w:val="333333"/>
            <w:sz w:val="21"/>
            <w:szCs w:val="21"/>
          </w:rPr>
          <w:t>search</w:t>
        </w:r>
        <w:proofErr w:type="spellEnd"/>
        <w:r>
          <w:rPr>
            <w:rFonts w:ascii="Arial" w:hAnsi="Arial" w:cs="Arial"/>
            <w:color w:val="333333"/>
            <w:sz w:val="21"/>
            <w:szCs w:val="21"/>
          </w:rPr>
          <w:t xml:space="preserve"> cluster.</w:t>
        </w:r>
      </w:ins>
    </w:p>
    <w:p w14:paraId="52D7DCB6" w14:textId="5E48AA5D" w:rsidR="00E84562" w:rsidDel="0049726F" w:rsidRDefault="00E84562">
      <w:pPr>
        <w:pStyle w:val="NormalWeb"/>
        <w:shd w:val="clear" w:color="auto" w:fill="FFFFFF"/>
        <w:spacing w:before="150" w:beforeAutospacing="0" w:after="0" w:afterAutospacing="0"/>
        <w:rPr>
          <w:ins w:id="2443" w:author="Michael Trupkin" w:date="2017-07-12T15:47:00Z"/>
          <w:del w:id="2444" w:author="Jeff Johnson" w:date="2017-07-12T20:07:00Z"/>
          <w:rFonts w:ascii="Arial" w:hAnsi="Arial" w:cs="Arial"/>
          <w:color w:val="333333"/>
          <w:sz w:val="21"/>
          <w:szCs w:val="21"/>
        </w:rPr>
      </w:pPr>
      <w:ins w:id="2445" w:author="Michael Trupkin" w:date="2017-07-12T15:47:00Z">
        <w:del w:id="2446" w:author="Jeff Johnson" w:date="2017-07-12T20:35:00Z">
          <w:r w:rsidDel="005A79F6">
            <w:rPr>
              <w:rFonts w:ascii="Arial" w:hAnsi="Arial" w:cs="Arial"/>
              <w:color w:val="333333"/>
              <w:sz w:val="21"/>
              <w:szCs w:val="21"/>
            </w:rPr>
            <w:delText>Another way to expire data in elastic search</w:delText>
          </w:r>
        </w:del>
      </w:ins>
      <w:ins w:id="2447" w:author="Jeff Johnson" w:date="2017-07-12T20:35:00Z">
        <w:r w:rsidR="005A79F6">
          <w:rPr>
            <w:rFonts w:ascii="Arial" w:hAnsi="Arial" w:cs="Arial"/>
            <w:color w:val="333333"/>
            <w:sz w:val="21"/>
            <w:szCs w:val="21"/>
          </w:rPr>
          <w:t xml:space="preserve">Alternately, </w:t>
        </w:r>
        <w:proofErr w:type="spellStart"/>
        <w:r w:rsidR="005A79F6">
          <w:rPr>
            <w:rFonts w:ascii="Arial" w:hAnsi="Arial" w:cs="Arial"/>
            <w:color w:val="333333"/>
            <w:sz w:val="21"/>
            <w:szCs w:val="21"/>
          </w:rPr>
          <w:t>Elasticsearch</w:t>
        </w:r>
        <w:proofErr w:type="spellEnd"/>
        <w:r w:rsidR="005A79F6">
          <w:rPr>
            <w:rFonts w:ascii="Arial" w:hAnsi="Arial" w:cs="Arial"/>
            <w:color w:val="333333"/>
            <w:sz w:val="21"/>
            <w:szCs w:val="21"/>
          </w:rPr>
          <w:t xml:space="preserve"> can expire stale data</w:t>
        </w:r>
      </w:ins>
      <w:ins w:id="2448" w:author="Michael Trupkin" w:date="2017-07-12T15:47:00Z">
        <w:r>
          <w:rPr>
            <w:rFonts w:ascii="Arial" w:hAnsi="Arial" w:cs="Arial"/>
            <w:color w:val="333333"/>
            <w:sz w:val="21"/>
            <w:szCs w:val="21"/>
          </w:rPr>
          <w:t xml:space="preserve"> </w:t>
        </w:r>
        <w:del w:id="2449" w:author="Jeff Johnson" w:date="2017-07-12T20:36:00Z">
          <w:r w:rsidDel="005A79F6">
            <w:rPr>
              <w:rFonts w:ascii="Arial" w:hAnsi="Arial" w:cs="Arial"/>
              <w:color w:val="333333"/>
              <w:sz w:val="21"/>
              <w:szCs w:val="21"/>
            </w:rPr>
            <w:delText>is to set</w:delText>
          </w:r>
        </w:del>
      </w:ins>
      <w:ins w:id="2450" w:author="Jeff Johnson" w:date="2017-07-12T20:36:00Z">
        <w:r w:rsidR="005A79F6">
          <w:rPr>
            <w:rFonts w:ascii="Arial" w:hAnsi="Arial" w:cs="Arial"/>
            <w:color w:val="333333"/>
            <w:sz w:val="21"/>
            <w:szCs w:val="21"/>
          </w:rPr>
          <w:t>via</w:t>
        </w:r>
      </w:ins>
      <w:ins w:id="2451" w:author="Michael Trupkin" w:date="2017-07-12T15:47:00Z">
        <w:r>
          <w:rPr>
            <w:rFonts w:ascii="Arial" w:hAnsi="Arial" w:cs="Arial"/>
            <w:color w:val="333333"/>
            <w:sz w:val="21"/>
            <w:szCs w:val="21"/>
          </w:rPr>
          <w:t xml:space="preserve"> a </w:t>
        </w:r>
      </w:ins>
      <w:ins w:id="2452" w:author="Jeff Johnson" w:date="2017-07-12T20:36:00Z">
        <w:r w:rsidR="005A79F6">
          <w:rPr>
            <w:rFonts w:ascii="Arial" w:hAnsi="Arial" w:cs="Arial"/>
            <w:color w:val="333333"/>
            <w:sz w:val="21"/>
            <w:szCs w:val="21"/>
          </w:rPr>
          <w:t xml:space="preserve">time-to-live (TTL) value </w:t>
        </w:r>
      </w:ins>
      <w:ins w:id="2453" w:author="Michael Trupkin" w:date="2017-07-12T15:47:00Z">
        <w:del w:id="2454" w:author="Jeff Johnson" w:date="2017-07-12T20:36:00Z">
          <w:r w:rsidDel="005A79F6">
            <w:rPr>
              <w:rFonts w:ascii="Arial" w:hAnsi="Arial" w:cs="Arial"/>
              <w:color w:val="333333"/>
              <w:sz w:val="21"/>
              <w:szCs w:val="21"/>
            </w:rPr>
            <w:delText xml:space="preserve">TTL </w:delText>
          </w:r>
        </w:del>
        <w:r>
          <w:rPr>
            <w:rFonts w:ascii="Arial" w:hAnsi="Arial" w:cs="Arial"/>
            <w:color w:val="333333"/>
            <w:sz w:val="21"/>
            <w:szCs w:val="21"/>
          </w:rPr>
          <w:t>for each index.</w:t>
        </w:r>
      </w:ins>
      <w:ins w:id="2455" w:author="Jeff Johnson" w:date="2017-07-12T20:36:00Z">
        <w:r w:rsidR="005A79F6">
          <w:rPr>
            <w:rFonts w:ascii="Arial" w:hAnsi="Arial" w:cs="Arial"/>
            <w:color w:val="333333"/>
            <w:sz w:val="21"/>
            <w:szCs w:val="21"/>
          </w:rPr>
          <w:t xml:space="preserve">  </w:t>
        </w:r>
        <w:proofErr w:type="spellStart"/>
        <w:r w:rsidR="005A79F6">
          <w:rPr>
            <w:rFonts w:ascii="Arial" w:hAnsi="Arial" w:cs="Arial"/>
            <w:color w:val="333333"/>
            <w:sz w:val="21"/>
            <w:szCs w:val="21"/>
          </w:rPr>
          <w:t>Elasticsearch</w:t>
        </w:r>
        <w:proofErr w:type="spellEnd"/>
        <w:r w:rsidR="005A79F6">
          <w:rPr>
            <w:rFonts w:ascii="Arial" w:hAnsi="Arial" w:cs="Arial"/>
            <w:color w:val="333333"/>
            <w:sz w:val="21"/>
            <w:szCs w:val="21"/>
          </w:rPr>
          <w:t xml:space="preserve"> TTL setup/configuration</w:t>
        </w:r>
      </w:ins>
      <w:ins w:id="2456" w:author="Michael Trupkin" w:date="2017-07-12T15:47:00Z">
        <w:del w:id="2457" w:author="Jeff Johnson" w:date="2017-07-12T20:36:00Z">
          <w:r w:rsidDel="005A79F6">
            <w:rPr>
              <w:rFonts w:ascii="Arial" w:hAnsi="Arial" w:cs="Arial"/>
              <w:color w:val="333333"/>
              <w:sz w:val="21"/>
              <w:szCs w:val="21"/>
            </w:rPr>
            <w:delText xml:space="preserve"> This</w:delText>
          </w:r>
        </w:del>
        <w:r>
          <w:rPr>
            <w:rFonts w:ascii="Arial" w:hAnsi="Arial" w:cs="Arial"/>
            <w:color w:val="333333"/>
            <w:sz w:val="21"/>
            <w:szCs w:val="21"/>
          </w:rPr>
          <w:t xml:space="preserve"> is outside the scope of this document, but easily accomplished and is automatic once set. The curator method described here is preferred</w:t>
        </w:r>
        <w:del w:id="2458" w:author="Jeff Johnson" w:date="2017-07-12T20:37:00Z">
          <w:r w:rsidDel="005A79F6">
            <w:rPr>
              <w:rFonts w:ascii="Arial" w:hAnsi="Arial" w:cs="Arial"/>
              <w:color w:val="333333"/>
              <w:sz w:val="21"/>
              <w:szCs w:val="21"/>
            </w:rPr>
            <w:delText>, as</w:delText>
          </w:r>
        </w:del>
      </w:ins>
      <w:ins w:id="2459" w:author="Jeff Johnson" w:date="2017-07-12T20:37:00Z">
        <w:r w:rsidR="005A79F6">
          <w:rPr>
            <w:rFonts w:ascii="Arial" w:hAnsi="Arial" w:cs="Arial"/>
            <w:color w:val="333333"/>
            <w:sz w:val="21"/>
            <w:szCs w:val="21"/>
          </w:rPr>
          <w:t>;</w:t>
        </w:r>
      </w:ins>
      <w:ins w:id="2460" w:author="Michael Trupkin" w:date="2017-07-12T15:47:00Z">
        <w:r>
          <w:rPr>
            <w:rFonts w:ascii="Arial" w:hAnsi="Arial" w:cs="Arial"/>
            <w:color w:val="333333"/>
            <w:sz w:val="21"/>
            <w:szCs w:val="21"/>
          </w:rPr>
          <w:t xml:space="preserve"> it takes effect regardless of the individual metadata settings inside each elastic search index</w:t>
        </w:r>
      </w:ins>
      <w:ins w:id="2461" w:author="Jeff Johnson" w:date="2017-07-12T20:37:00Z">
        <w:r w:rsidR="005A79F6">
          <w:rPr>
            <w:rFonts w:ascii="Arial" w:hAnsi="Arial" w:cs="Arial"/>
            <w:color w:val="333333"/>
            <w:sz w:val="21"/>
            <w:szCs w:val="21"/>
          </w:rPr>
          <w:t>,</w:t>
        </w:r>
      </w:ins>
      <w:ins w:id="2462" w:author="Michael Trupkin" w:date="2017-07-12T15:47:00Z">
        <w:del w:id="2463" w:author="Jeff Johnson" w:date="2017-07-12T20:37:00Z">
          <w:r w:rsidDel="005A79F6">
            <w:rPr>
              <w:rFonts w:ascii="Arial" w:hAnsi="Arial" w:cs="Arial"/>
              <w:color w:val="333333"/>
              <w:sz w:val="21"/>
              <w:szCs w:val="21"/>
            </w:rPr>
            <w:delText>,</w:delText>
          </w:r>
        </w:del>
        <w:r>
          <w:rPr>
            <w:rFonts w:ascii="Arial" w:hAnsi="Arial" w:cs="Arial"/>
            <w:color w:val="333333"/>
            <w:sz w:val="21"/>
            <w:szCs w:val="21"/>
          </w:rPr>
          <w:t xml:space="preserve"> </w:t>
        </w:r>
        <w:del w:id="2464" w:author="Jeff Johnson" w:date="2017-07-12T20:37:00Z">
          <w:r w:rsidDel="005A79F6">
            <w:rPr>
              <w:rFonts w:ascii="Arial" w:hAnsi="Arial" w:cs="Arial"/>
              <w:color w:val="333333"/>
              <w:sz w:val="21"/>
              <w:szCs w:val="21"/>
            </w:rPr>
            <w:delText>and can therefore be viewed</w:delText>
          </w:r>
        </w:del>
      </w:ins>
      <w:ins w:id="2465" w:author="Jeff Johnson" w:date="2017-07-12T20:37:00Z">
        <w:r w:rsidR="005A79F6">
          <w:rPr>
            <w:rFonts w:ascii="Arial" w:hAnsi="Arial" w:cs="Arial"/>
            <w:color w:val="333333"/>
            <w:sz w:val="21"/>
            <w:szCs w:val="21"/>
          </w:rPr>
          <w:t>thus is considered</w:t>
        </w:r>
      </w:ins>
      <w:ins w:id="2466" w:author="Michael Trupkin" w:date="2017-07-12T15:47:00Z">
        <w:r>
          <w:rPr>
            <w:rFonts w:ascii="Arial" w:hAnsi="Arial" w:cs="Arial"/>
            <w:color w:val="333333"/>
            <w:sz w:val="21"/>
            <w:szCs w:val="21"/>
          </w:rPr>
          <w:t xml:space="preserve"> </w:t>
        </w:r>
        <w:del w:id="2467" w:author="Jeff Johnson" w:date="2017-07-12T20:37:00Z">
          <w:r w:rsidDel="005A79F6">
            <w:rPr>
              <w:rFonts w:ascii="Arial" w:hAnsi="Arial" w:cs="Arial"/>
              <w:color w:val="333333"/>
              <w:sz w:val="21"/>
              <w:szCs w:val="21"/>
            </w:rPr>
            <w:delText>as</w:delText>
          </w:r>
        </w:del>
      </w:ins>
      <w:ins w:id="2468" w:author="Jeff Johnson" w:date="2017-07-12T20:37:00Z">
        <w:r w:rsidR="005A79F6">
          <w:rPr>
            <w:rFonts w:ascii="Arial" w:hAnsi="Arial" w:cs="Arial"/>
            <w:color w:val="333333"/>
            <w:sz w:val="21"/>
            <w:szCs w:val="21"/>
          </w:rPr>
          <w:t>to be</w:t>
        </w:r>
      </w:ins>
      <w:ins w:id="2469" w:author="Michael Trupkin" w:date="2017-07-12T15:47:00Z">
        <w:r>
          <w:rPr>
            <w:rFonts w:ascii="Arial" w:hAnsi="Arial" w:cs="Arial"/>
            <w:color w:val="333333"/>
            <w:sz w:val="21"/>
            <w:szCs w:val="21"/>
          </w:rPr>
          <w:t xml:space="preserve"> more reliable in bulk. The values in the</w:t>
        </w:r>
      </w:ins>
      <w:ins w:id="2470" w:author="Jeff Johnson" w:date="2017-07-12T20:38:00Z">
        <w:r w:rsidR="005A79F6">
          <w:rPr>
            <w:rFonts w:ascii="Arial" w:hAnsi="Arial" w:cs="Arial"/>
            <w:color w:val="333333"/>
            <w:sz w:val="21"/>
            <w:szCs w:val="21"/>
          </w:rPr>
          <w:t xml:space="preserve"> curator</w:t>
        </w:r>
      </w:ins>
      <w:ins w:id="2471" w:author="Michael Trupkin" w:date="2017-07-12T15:47:00Z">
        <w:r>
          <w:rPr>
            <w:rFonts w:ascii="Arial" w:hAnsi="Arial" w:cs="Arial"/>
            <w:color w:val="333333"/>
            <w:sz w:val="21"/>
            <w:szCs w:val="21"/>
          </w:rPr>
          <w:t xml:space="preserve"> cleanup action file can also be changed at will and made effective immediately by executing the curator. </w:t>
        </w:r>
        <w:del w:id="2472" w:author="Jeff Johnson" w:date="2017-07-12T20:38:00Z">
          <w:r w:rsidDel="005A79F6">
            <w:rPr>
              <w:rFonts w:ascii="Arial" w:hAnsi="Arial" w:cs="Arial"/>
              <w:color w:val="333333"/>
              <w:sz w:val="21"/>
              <w:szCs w:val="21"/>
            </w:rPr>
            <w:delText>Once could set up t</w:delText>
          </w:r>
        </w:del>
      </w:ins>
      <w:ins w:id="2473" w:author="Jeff Johnson" w:date="2017-07-12T20:38:00Z">
        <w:r w:rsidR="005A79F6">
          <w:rPr>
            <w:rFonts w:ascii="Arial" w:hAnsi="Arial" w:cs="Arial"/>
            <w:color w:val="333333"/>
            <w:sz w:val="21"/>
            <w:szCs w:val="21"/>
          </w:rPr>
          <w:t>T</w:t>
        </w:r>
      </w:ins>
      <w:ins w:id="2474" w:author="Michael Trupkin" w:date="2017-07-12T15:47:00Z">
        <w:r>
          <w:rPr>
            <w:rFonts w:ascii="Arial" w:hAnsi="Arial" w:cs="Arial"/>
            <w:color w:val="333333"/>
            <w:sz w:val="21"/>
            <w:szCs w:val="21"/>
          </w:rPr>
          <w:t xml:space="preserve">he TTL </w:t>
        </w:r>
      </w:ins>
      <w:ins w:id="2475" w:author="Jeff Johnson" w:date="2017-07-12T20:38:00Z">
        <w:r w:rsidR="005A79F6">
          <w:rPr>
            <w:rFonts w:ascii="Arial" w:hAnsi="Arial" w:cs="Arial"/>
            <w:color w:val="333333"/>
            <w:sz w:val="21"/>
            <w:szCs w:val="21"/>
          </w:rPr>
          <w:t xml:space="preserve">can be configured </w:t>
        </w:r>
      </w:ins>
      <w:ins w:id="2476" w:author="Michael Trupkin" w:date="2017-07-12T15:47:00Z">
        <w:r>
          <w:rPr>
            <w:rFonts w:ascii="Arial" w:hAnsi="Arial" w:cs="Arial"/>
            <w:color w:val="333333"/>
            <w:sz w:val="21"/>
            <w:szCs w:val="21"/>
          </w:rPr>
          <w:t xml:space="preserve">to a long period as a failsafe against very old data </w:t>
        </w:r>
        <w:del w:id="2477" w:author="Jeff Johnson" w:date="2017-07-12T20:39:00Z">
          <w:r w:rsidDel="005A79F6">
            <w:rPr>
              <w:rFonts w:ascii="Arial" w:hAnsi="Arial" w:cs="Arial"/>
              <w:color w:val="333333"/>
              <w:sz w:val="21"/>
              <w:szCs w:val="21"/>
            </w:rPr>
            <w:delText>clogging up</w:delText>
          </w:r>
        </w:del>
      </w:ins>
      <w:ins w:id="2478" w:author="Jeff Johnson" w:date="2017-07-12T20:39:00Z">
        <w:r w:rsidR="005A79F6">
          <w:rPr>
            <w:rFonts w:ascii="Arial" w:hAnsi="Arial" w:cs="Arial"/>
            <w:color w:val="333333"/>
            <w:sz w:val="21"/>
            <w:szCs w:val="21"/>
          </w:rPr>
          <w:t>remaining in</w:t>
        </w:r>
      </w:ins>
      <w:ins w:id="2479" w:author="Michael Trupkin" w:date="2017-07-12T15:47:00Z">
        <w:r>
          <w:rPr>
            <w:rFonts w:ascii="Arial" w:hAnsi="Arial" w:cs="Arial"/>
            <w:color w:val="333333"/>
            <w:sz w:val="21"/>
            <w:szCs w:val="21"/>
          </w:rPr>
          <w:t xml:space="preserve"> the data store in case the curator </w:t>
        </w:r>
        <w:proofErr w:type="spellStart"/>
        <w:r>
          <w:rPr>
            <w:rFonts w:ascii="Arial" w:hAnsi="Arial" w:cs="Arial"/>
            <w:color w:val="333333"/>
            <w:sz w:val="21"/>
            <w:szCs w:val="21"/>
          </w:rPr>
          <w:t>crontab</w:t>
        </w:r>
        <w:proofErr w:type="spellEnd"/>
        <w:r>
          <w:rPr>
            <w:rFonts w:ascii="Arial" w:hAnsi="Arial" w:cs="Arial"/>
            <w:color w:val="333333"/>
            <w:sz w:val="21"/>
            <w:szCs w:val="21"/>
          </w:rPr>
          <w:t xml:space="preserve"> fails to run</w:t>
        </w:r>
      </w:ins>
      <w:ins w:id="2480" w:author="Jeff Johnson" w:date="2017-07-12T20:39:00Z">
        <w:r w:rsidR="005A79F6">
          <w:rPr>
            <w:rFonts w:ascii="Arial" w:hAnsi="Arial" w:cs="Arial"/>
            <w:color w:val="333333"/>
            <w:sz w:val="21"/>
            <w:szCs w:val="21"/>
          </w:rPr>
          <w:t>.</w:t>
        </w:r>
      </w:ins>
      <w:ins w:id="2481" w:author="Michael Trupkin" w:date="2017-07-12T15:47:00Z">
        <w:del w:id="2482" w:author="Jeff Johnson" w:date="2017-07-12T20:39:00Z">
          <w:r w:rsidDel="005A79F6">
            <w:rPr>
              <w:rFonts w:ascii="Arial" w:hAnsi="Arial" w:cs="Arial"/>
              <w:color w:val="333333"/>
              <w:sz w:val="21"/>
              <w:szCs w:val="21"/>
            </w:rPr>
            <w:delText>. Once data older than expected is noticed in elastic search, once could then investigate any potential curator issue.</w:delText>
          </w:r>
        </w:del>
      </w:ins>
    </w:p>
    <w:p w14:paraId="287C310C" w14:textId="77777777" w:rsidR="00E84562" w:rsidRDefault="00E84562" w:rsidP="005A79F6">
      <w:pPr>
        <w:pStyle w:val="NormalWeb"/>
        <w:shd w:val="clear" w:color="auto" w:fill="FFFFFF"/>
        <w:spacing w:before="150" w:beforeAutospacing="0" w:after="0" w:afterAutospacing="0"/>
        <w:rPr>
          <w:ins w:id="2483" w:author="Michael Trupkin" w:date="2017-07-12T15:46:00Z"/>
          <w:rFonts w:ascii="Arial" w:hAnsi="Arial" w:cs="Arial"/>
          <w:color w:val="444444"/>
          <w:sz w:val="21"/>
          <w:szCs w:val="21"/>
        </w:rPr>
      </w:pPr>
    </w:p>
    <w:p w14:paraId="2BDA35A7" w14:textId="77602BF4" w:rsidR="00181CE2" w:rsidRDefault="005A79F6">
      <w:pPr>
        <w:pStyle w:val="Heading3"/>
        <w:rPr>
          <w:ins w:id="2484" w:author="Michael Trupkin" w:date="2017-07-12T15:46:00Z"/>
          <w:rFonts w:eastAsia="Times New Roman"/>
        </w:rPr>
        <w:pPrChange w:id="2485" w:author="Jeff Johnson" w:date="2017-07-12T20:07:00Z">
          <w:pPr>
            <w:pStyle w:val="Heading4"/>
            <w:shd w:val="clear" w:color="auto" w:fill="FFFFFF"/>
            <w:spacing w:before="300" w:line="300" w:lineRule="atLeast"/>
          </w:pPr>
        </w:pPrChange>
      </w:pPr>
      <w:bookmarkStart w:id="2486" w:name="_Toc488653873"/>
      <w:ins w:id="2487" w:author="Jeff Johnson" w:date="2017-07-12T20:43:00Z">
        <w:r>
          <w:rPr>
            <w:rFonts w:eastAsia="Times New Roman"/>
          </w:rPr>
          <w:t>Log File Storage/Archival</w:t>
        </w:r>
      </w:ins>
      <w:ins w:id="2488" w:author="Jeff Johnson" w:date="2017-07-12T20:07:00Z">
        <w:r w:rsidR="0049726F">
          <w:rPr>
            <w:rFonts w:eastAsia="Times New Roman"/>
          </w:rPr>
          <w:t xml:space="preserve"> in </w:t>
        </w:r>
      </w:ins>
      <w:ins w:id="2489" w:author="Michael Trupkin" w:date="2017-07-12T15:46:00Z">
        <w:r w:rsidR="00181CE2">
          <w:rPr>
            <w:rFonts w:eastAsia="Times New Roman"/>
          </w:rPr>
          <w:t>S3</w:t>
        </w:r>
        <w:bookmarkEnd w:id="2486"/>
      </w:ins>
    </w:p>
    <w:p w14:paraId="6D490375" w14:textId="3B4F6BA3" w:rsidR="00181CE2" w:rsidDel="005A79F6" w:rsidRDefault="0049726F" w:rsidP="005A79F6">
      <w:pPr>
        <w:pStyle w:val="NormalWeb"/>
        <w:shd w:val="clear" w:color="auto" w:fill="FFFFFF"/>
        <w:spacing w:before="150" w:beforeAutospacing="0" w:after="0" w:afterAutospacing="0"/>
        <w:rPr>
          <w:ins w:id="2490" w:author="Michael Trupkin" w:date="2017-07-12T15:46:00Z"/>
          <w:del w:id="2491" w:author="Jeff Johnson" w:date="2017-07-12T20:40:00Z"/>
          <w:rFonts w:ascii="Arial" w:eastAsiaTheme="minorHAnsi" w:hAnsi="Arial" w:cs="Arial"/>
          <w:color w:val="333333"/>
          <w:sz w:val="21"/>
          <w:szCs w:val="21"/>
        </w:rPr>
      </w:pPr>
      <w:proofErr w:type="spellStart"/>
      <w:ins w:id="2492" w:author="Jeff Johnson" w:date="2017-07-12T20:10:00Z">
        <w:r>
          <w:rPr>
            <w:rFonts w:ascii="Arial" w:hAnsi="Arial" w:cs="Arial"/>
            <w:color w:val="333333"/>
            <w:sz w:val="21"/>
            <w:szCs w:val="21"/>
          </w:rPr>
          <w:t>LogStash</w:t>
        </w:r>
        <w:proofErr w:type="spellEnd"/>
        <w:r>
          <w:rPr>
            <w:rFonts w:ascii="Arial" w:hAnsi="Arial" w:cs="Arial"/>
            <w:color w:val="333333"/>
            <w:sz w:val="21"/>
            <w:szCs w:val="21"/>
          </w:rPr>
          <w:t xml:space="preserve"> </w:t>
        </w:r>
      </w:ins>
      <w:ins w:id="2493" w:author="Michael Trupkin" w:date="2017-07-12T15:46:00Z">
        <w:del w:id="2494" w:author="Jeff Johnson" w:date="2017-07-12T20:07:00Z">
          <w:r w:rsidR="00181CE2" w:rsidDel="0049726F">
            <w:rPr>
              <w:rFonts w:ascii="Arial" w:hAnsi="Arial" w:cs="Arial"/>
              <w:color w:val="333333"/>
              <w:sz w:val="21"/>
              <w:szCs w:val="21"/>
            </w:rPr>
            <w:delText>All logs</w:delText>
          </w:r>
        </w:del>
      </w:ins>
      <w:ins w:id="2495" w:author="Jeff Johnson" w:date="2017-07-12T20:07:00Z">
        <w:r>
          <w:rPr>
            <w:rFonts w:ascii="Arial" w:hAnsi="Arial" w:cs="Arial"/>
            <w:color w:val="333333"/>
            <w:sz w:val="21"/>
            <w:szCs w:val="21"/>
          </w:rPr>
          <w:t>Log entries</w:t>
        </w:r>
      </w:ins>
      <w:ins w:id="2496" w:author="Michael Trupkin" w:date="2017-07-12T15:46:00Z">
        <w:r w:rsidR="00181CE2">
          <w:rPr>
            <w:rFonts w:ascii="Arial" w:hAnsi="Arial" w:cs="Arial"/>
            <w:color w:val="333333"/>
            <w:sz w:val="21"/>
            <w:szCs w:val="21"/>
          </w:rPr>
          <w:t xml:space="preserve"> </w:t>
        </w:r>
        <w:del w:id="2497" w:author="Jeff Johnson" w:date="2017-07-12T20:10:00Z">
          <w:r w:rsidR="00181CE2" w:rsidDel="0049726F">
            <w:rPr>
              <w:rFonts w:ascii="Arial" w:hAnsi="Arial" w:cs="Arial"/>
              <w:color w:val="333333"/>
              <w:sz w:val="21"/>
              <w:szCs w:val="21"/>
            </w:rPr>
            <w:delText xml:space="preserve">that reach </w:delText>
          </w:r>
        </w:del>
        <w:del w:id="2498" w:author="Jeff Johnson" w:date="2017-07-12T20:07:00Z">
          <w:r w:rsidR="00181CE2" w:rsidDel="0049726F">
            <w:rPr>
              <w:rFonts w:ascii="Arial" w:hAnsi="Arial" w:cs="Arial"/>
              <w:color w:val="333333"/>
              <w:sz w:val="21"/>
              <w:szCs w:val="21"/>
            </w:rPr>
            <w:delText>l</w:delText>
          </w:r>
        </w:del>
        <w:del w:id="2499" w:author="Jeff Johnson" w:date="2017-07-12T20:10:00Z">
          <w:r w:rsidR="00181CE2" w:rsidDel="0049726F">
            <w:rPr>
              <w:rFonts w:ascii="Arial" w:hAnsi="Arial" w:cs="Arial"/>
              <w:color w:val="333333"/>
              <w:sz w:val="21"/>
              <w:szCs w:val="21"/>
            </w:rPr>
            <w:delText>og</w:delText>
          </w:r>
        </w:del>
        <w:del w:id="2500" w:author="Jeff Johnson" w:date="2017-07-12T20:08:00Z">
          <w:r w:rsidR="00181CE2" w:rsidDel="0049726F">
            <w:rPr>
              <w:rFonts w:ascii="Arial" w:hAnsi="Arial" w:cs="Arial"/>
              <w:color w:val="333333"/>
              <w:sz w:val="21"/>
              <w:szCs w:val="21"/>
            </w:rPr>
            <w:delText>s</w:delText>
          </w:r>
        </w:del>
        <w:del w:id="2501" w:author="Jeff Johnson" w:date="2017-07-12T20:10:00Z">
          <w:r w:rsidR="00181CE2" w:rsidDel="0049726F">
            <w:rPr>
              <w:rFonts w:ascii="Arial" w:hAnsi="Arial" w:cs="Arial"/>
              <w:color w:val="333333"/>
              <w:sz w:val="21"/>
              <w:szCs w:val="21"/>
            </w:rPr>
            <w:delText xml:space="preserve">tash </w:delText>
          </w:r>
        </w:del>
        <w:r w:rsidR="00181CE2">
          <w:rPr>
            <w:rFonts w:ascii="Arial" w:hAnsi="Arial" w:cs="Arial"/>
            <w:color w:val="333333"/>
            <w:sz w:val="21"/>
            <w:szCs w:val="21"/>
          </w:rPr>
          <w:t xml:space="preserve">are </w:t>
        </w:r>
        <w:del w:id="2502" w:author="Jeff Johnson" w:date="2017-07-12T20:08:00Z">
          <w:r w:rsidR="00181CE2" w:rsidDel="0049726F">
            <w:rPr>
              <w:rFonts w:ascii="Arial" w:hAnsi="Arial" w:cs="Arial"/>
              <w:color w:val="333333"/>
              <w:sz w:val="21"/>
              <w:szCs w:val="21"/>
            </w:rPr>
            <w:delText>shunted over to</w:delText>
          </w:r>
        </w:del>
      </w:ins>
      <w:ins w:id="2503" w:author="Jeff Johnson" w:date="2017-07-12T20:08:00Z">
        <w:r>
          <w:rPr>
            <w:rFonts w:ascii="Arial" w:hAnsi="Arial" w:cs="Arial"/>
            <w:color w:val="333333"/>
            <w:sz w:val="21"/>
            <w:szCs w:val="21"/>
          </w:rPr>
          <w:t>stored in</w:t>
        </w:r>
      </w:ins>
      <w:ins w:id="2504" w:author="Michael Trupkin" w:date="2017-07-12T15:46:00Z">
        <w:r w:rsidR="00181CE2">
          <w:rPr>
            <w:rFonts w:ascii="Arial" w:hAnsi="Arial" w:cs="Arial"/>
            <w:color w:val="333333"/>
            <w:sz w:val="21"/>
            <w:szCs w:val="21"/>
          </w:rPr>
          <w:t xml:space="preserve"> an S3 bucket for permanent archival, including all instrumented event data </w:t>
        </w:r>
        <w:del w:id="2505" w:author="Jeff Johnson" w:date="2017-07-12T20:08:00Z">
          <w:r w:rsidR="00181CE2" w:rsidDel="0049726F">
            <w:rPr>
              <w:rFonts w:ascii="Arial" w:hAnsi="Arial" w:cs="Arial"/>
              <w:color w:val="333333"/>
              <w:sz w:val="21"/>
              <w:szCs w:val="21"/>
            </w:rPr>
            <w:delText xml:space="preserve">mentioned above </w:delText>
          </w:r>
        </w:del>
        <w:r w:rsidR="00181CE2">
          <w:rPr>
            <w:rFonts w:ascii="Arial" w:hAnsi="Arial" w:cs="Arial"/>
            <w:color w:val="333333"/>
            <w:sz w:val="21"/>
            <w:szCs w:val="21"/>
          </w:rPr>
          <w:t xml:space="preserve">(see the </w:t>
        </w:r>
        <w:proofErr w:type="spellStart"/>
        <w:r w:rsidR="00181CE2">
          <w:rPr>
            <w:rFonts w:ascii="Arial" w:hAnsi="Arial" w:cs="Arial"/>
            <w:color w:val="333333"/>
            <w:sz w:val="21"/>
            <w:szCs w:val="21"/>
          </w:rPr>
          <w:t>logstash</w:t>
        </w:r>
        <w:proofErr w:type="spellEnd"/>
        <w:r w:rsidR="00181CE2">
          <w:rPr>
            <w:rFonts w:ascii="Arial" w:hAnsi="Arial" w:cs="Arial"/>
            <w:color w:val="333333"/>
            <w:sz w:val="21"/>
            <w:szCs w:val="21"/>
          </w:rPr>
          <w:t xml:space="preserve"> configuration section above). Although S3 can hold an unlimited </w:t>
        </w:r>
        <w:del w:id="2506" w:author="Jeff Johnson" w:date="2017-07-13T12:53:00Z">
          <w:r w:rsidR="00181CE2" w:rsidDel="00F92462">
            <w:rPr>
              <w:rFonts w:ascii="Arial" w:hAnsi="Arial" w:cs="Arial"/>
              <w:color w:val="333333"/>
              <w:sz w:val="21"/>
              <w:szCs w:val="21"/>
            </w:rPr>
            <w:delText>amount</w:delText>
          </w:r>
        </w:del>
      </w:ins>
      <w:ins w:id="2507" w:author="Jeff Johnson" w:date="2017-07-13T12:53:00Z">
        <w:r w:rsidR="00F92462">
          <w:rPr>
            <w:rFonts w:ascii="Arial" w:hAnsi="Arial" w:cs="Arial"/>
            <w:color w:val="333333"/>
            <w:sz w:val="21"/>
            <w:szCs w:val="21"/>
          </w:rPr>
          <w:t>number</w:t>
        </w:r>
      </w:ins>
      <w:ins w:id="2508" w:author="Michael Trupkin" w:date="2017-07-12T15:46:00Z">
        <w:r w:rsidR="00181CE2">
          <w:rPr>
            <w:rFonts w:ascii="Arial" w:hAnsi="Arial" w:cs="Arial"/>
            <w:color w:val="333333"/>
            <w:sz w:val="21"/>
            <w:szCs w:val="21"/>
          </w:rPr>
          <w:t xml:space="preserve"> of files, it may be desirable to change their storage class to STANDARD_IA as they age, or to move them to Glacier or another service. Changing the storage class and moving files to Glacier are described </w:t>
        </w:r>
      </w:ins>
      <w:ins w:id="2509" w:author="Jeff Johnson" w:date="2017-07-12T20:10:00Z">
        <w:r>
          <w:rPr>
            <w:rFonts w:ascii="Arial" w:hAnsi="Arial" w:cs="Arial"/>
            <w:color w:val="333333"/>
            <w:sz w:val="21"/>
            <w:szCs w:val="21"/>
          </w:rPr>
          <w:fldChar w:fldCharType="begin"/>
        </w:r>
        <w:r>
          <w:rPr>
            <w:rFonts w:ascii="Arial" w:hAnsi="Arial" w:cs="Arial"/>
            <w:color w:val="333333"/>
            <w:sz w:val="21"/>
            <w:szCs w:val="21"/>
          </w:rPr>
          <w:instrText xml:space="preserve"> HYPERLINK "http://docs.aws.amazon.com/AmazonS3/latest/dev/storage-class-intro.html" </w:instrText>
        </w:r>
        <w:r>
          <w:rPr>
            <w:rFonts w:ascii="Arial" w:hAnsi="Arial" w:cs="Arial"/>
            <w:color w:val="333333"/>
            <w:sz w:val="21"/>
            <w:szCs w:val="21"/>
          </w:rPr>
          <w:fldChar w:fldCharType="separate"/>
        </w:r>
        <w:r w:rsidR="00181CE2" w:rsidRPr="0049726F">
          <w:rPr>
            <w:rStyle w:val="Hyperlink"/>
            <w:rFonts w:ascii="Arial" w:hAnsi="Arial" w:cs="Arial"/>
            <w:sz w:val="21"/>
            <w:szCs w:val="21"/>
          </w:rPr>
          <w:t>here</w:t>
        </w:r>
        <w:r>
          <w:rPr>
            <w:rFonts w:ascii="Arial" w:hAnsi="Arial" w:cs="Arial"/>
            <w:color w:val="333333"/>
            <w:sz w:val="21"/>
            <w:szCs w:val="21"/>
          </w:rPr>
          <w:fldChar w:fldCharType="end"/>
        </w:r>
        <w:r>
          <w:rPr>
            <w:rStyle w:val="FootnoteReference"/>
            <w:rFonts w:ascii="Arial" w:hAnsi="Arial" w:cs="Arial"/>
            <w:color w:val="333333"/>
            <w:sz w:val="21"/>
            <w:szCs w:val="21"/>
          </w:rPr>
          <w:footnoteReference w:id="21"/>
        </w:r>
      </w:ins>
      <w:ins w:id="2511" w:author="Jeff Johnson" w:date="2017-07-13T12:54:00Z">
        <w:r w:rsidR="00F92462">
          <w:rPr>
            <w:rFonts w:ascii="Arial" w:hAnsi="Arial" w:cs="Arial"/>
            <w:color w:val="333333"/>
            <w:sz w:val="21"/>
            <w:szCs w:val="21"/>
          </w:rPr>
          <w:t xml:space="preserve">.  Such an operation is </w:t>
        </w:r>
      </w:ins>
      <w:ins w:id="2512" w:author="Michael Trupkin" w:date="2017-07-12T15:46:00Z">
        <w:del w:id="2513" w:author="Jeff Johnson" w:date="2017-07-13T12:54:00Z">
          <w:r w:rsidR="00181CE2" w:rsidDel="00F92462">
            <w:rPr>
              <w:rFonts w:ascii="Arial" w:hAnsi="Arial" w:cs="Arial"/>
              <w:color w:val="333333"/>
              <w:sz w:val="21"/>
              <w:szCs w:val="21"/>
            </w:rPr>
            <w:delText xml:space="preserve">, and are </w:delText>
          </w:r>
        </w:del>
        <w:r w:rsidR="00181CE2">
          <w:rPr>
            <w:rFonts w:ascii="Arial" w:hAnsi="Arial" w:cs="Arial"/>
            <w:color w:val="333333"/>
            <w:sz w:val="21"/>
            <w:szCs w:val="21"/>
          </w:rPr>
          <w:t>outside the scope of this document</w:t>
        </w:r>
      </w:ins>
      <w:ins w:id="2514" w:author="Jeff Johnson" w:date="2017-07-12T20:09:00Z">
        <w:r>
          <w:rPr>
            <w:rFonts w:ascii="Arial" w:hAnsi="Arial" w:cs="Arial"/>
            <w:color w:val="333333"/>
            <w:sz w:val="21"/>
            <w:szCs w:val="21"/>
          </w:rPr>
          <w:t>.</w:t>
        </w:r>
      </w:ins>
      <w:ins w:id="2515" w:author="Michael Trupkin" w:date="2017-07-12T15:46:00Z">
        <w:del w:id="2516" w:author="Jeff Johnson" w:date="2017-07-12T20:09:00Z">
          <w:r w:rsidR="00181CE2" w:rsidDel="0049726F">
            <w:rPr>
              <w:rFonts w:ascii="Arial" w:hAnsi="Arial" w:cs="Arial"/>
              <w:color w:val="333333"/>
              <w:sz w:val="21"/>
              <w:szCs w:val="21"/>
            </w:rPr>
            <w:delText>: </w:delText>
          </w:r>
          <w:r w:rsidR="00181CE2" w:rsidDel="0049726F">
            <w:rPr>
              <w:rFonts w:ascii="Arial" w:hAnsi="Arial" w:cs="Arial"/>
              <w:color w:val="333333"/>
              <w:sz w:val="21"/>
              <w:szCs w:val="21"/>
            </w:rPr>
            <w:fldChar w:fldCharType="begin"/>
          </w:r>
          <w:r w:rsidR="00181CE2" w:rsidDel="0049726F">
            <w:rPr>
              <w:rFonts w:ascii="Arial" w:hAnsi="Arial" w:cs="Arial"/>
              <w:color w:val="333333"/>
              <w:sz w:val="21"/>
              <w:szCs w:val="21"/>
            </w:rPr>
            <w:delInstrText xml:space="preserve"> HYPERLINK "http://docs.aws.amazon.com/AmazonS3/latest/dev/storage-class-intro.html" </w:delInstrText>
          </w:r>
          <w:r w:rsidR="00181CE2" w:rsidDel="0049726F">
            <w:rPr>
              <w:rFonts w:ascii="Arial" w:hAnsi="Arial" w:cs="Arial"/>
              <w:color w:val="333333"/>
              <w:sz w:val="21"/>
              <w:szCs w:val="21"/>
            </w:rPr>
            <w:fldChar w:fldCharType="separate"/>
          </w:r>
          <w:r w:rsidR="00181CE2" w:rsidDel="0049726F">
            <w:rPr>
              <w:rStyle w:val="Hyperlink"/>
              <w:rFonts w:ascii="Arial" w:hAnsi="Arial" w:cs="Arial"/>
              <w:color w:val="3B73AF"/>
              <w:sz w:val="21"/>
              <w:szCs w:val="21"/>
            </w:rPr>
            <w:delText>http://docs.aws.amazon.com/AmazonS3/latest/dev/storage-class-intro.html</w:delText>
          </w:r>
          <w:r w:rsidR="00181CE2" w:rsidDel="0049726F">
            <w:rPr>
              <w:rFonts w:ascii="Arial" w:hAnsi="Arial" w:cs="Arial"/>
              <w:color w:val="333333"/>
              <w:sz w:val="21"/>
              <w:szCs w:val="21"/>
            </w:rPr>
            <w:fldChar w:fldCharType="end"/>
          </w:r>
        </w:del>
      </w:ins>
    </w:p>
    <w:p w14:paraId="25169DC3" w14:textId="77777777" w:rsidR="00181CE2" w:rsidDel="005A79F6" w:rsidRDefault="00181CE2">
      <w:pPr>
        <w:pStyle w:val="NormalWeb"/>
        <w:shd w:val="clear" w:color="auto" w:fill="FFFFFF"/>
        <w:spacing w:before="150" w:beforeAutospacing="0" w:after="0" w:afterAutospacing="0"/>
        <w:ind w:firstLine="720"/>
        <w:rPr>
          <w:ins w:id="2517" w:author="Michael Trupkin" w:date="2017-07-12T15:46:00Z"/>
          <w:del w:id="2518" w:author="Jeff Johnson" w:date="2017-07-12T20:40:00Z"/>
          <w:rFonts w:eastAsia="Times New Roman"/>
        </w:rPr>
        <w:pPrChange w:id="2519" w:author="Jeff Johnson" w:date="2017-07-12T20:09:00Z">
          <w:pPr/>
        </w:pPrChange>
      </w:pPr>
    </w:p>
    <w:p w14:paraId="78DA33F8" w14:textId="77777777" w:rsidR="00181CE2" w:rsidDel="005A79F6" w:rsidRDefault="00181CE2" w:rsidP="009533DA">
      <w:pPr>
        <w:pStyle w:val="NormalWeb"/>
        <w:shd w:val="clear" w:color="auto" w:fill="FFFFFF"/>
        <w:spacing w:before="150" w:beforeAutospacing="0" w:after="0" w:afterAutospacing="0"/>
        <w:rPr>
          <w:ins w:id="2520" w:author="Michael Trupkin" w:date="2017-07-12T15:45:00Z"/>
          <w:del w:id="2521" w:author="Jeff Johnson" w:date="2017-07-12T20:40:00Z"/>
          <w:rFonts w:ascii="Arial" w:hAnsi="Arial" w:cs="Arial"/>
          <w:color w:val="333333"/>
          <w:sz w:val="21"/>
          <w:szCs w:val="21"/>
        </w:rPr>
      </w:pPr>
    </w:p>
    <w:p w14:paraId="7AC74898" w14:textId="77777777" w:rsidR="003223ED" w:rsidRPr="003223ED" w:rsidDel="005A79F6" w:rsidRDefault="003223ED">
      <w:pPr>
        <w:rPr>
          <w:ins w:id="2522" w:author="Michael Trupkin" w:date="2017-07-12T15:32:00Z"/>
          <w:del w:id="2523" w:author="Jeff Johnson" w:date="2017-07-12T20:40:00Z"/>
        </w:rPr>
        <w:pPrChange w:id="2524" w:author="Michael Trupkin" w:date="2017-07-12T15:32:00Z">
          <w:pPr>
            <w:pStyle w:val="Heading2"/>
          </w:pPr>
        </w:pPrChange>
      </w:pPr>
    </w:p>
    <w:p w14:paraId="66241955" w14:textId="77777777" w:rsidR="00677A3A" w:rsidRDefault="00677A3A">
      <w:pPr>
        <w:pStyle w:val="NormalWeb"/>
        <w:shd w:val="clear" w:color="auto" w:fill="FFFFFF"/>
        <w:spacing w:before="150" w:beforeAutospacing="0" w:after="0" w:afterAutospacing="0"/>
        <w:rPr>
          <w:ins w:id="2525" w:author="Michael Trupkin" w:date="2017-07-12T15:31:00Z"/>
        </w:rPr>
        <w:pPrChange w:id="2526" w:author="Jeff Johnson" w:date="2017-07-12T20:40:00Z">
          <w:pPr>
            <w:pStyle w:val="Heading2"/>
          </w:pPr>
        </w:pPrChange>
      </w:pPr>
    </w:p>
    <w:p w14:paraId="73201D6A" w14:textId="77777777" w:rsidR="000A1F1C" w:rsidRDefault="000A1F1C">
      <w:pPr>
        <w:spacing w:before="0" w:after="200" w:line="276" w:lineRule="auto"/>
        <w:rPr>
          <w:ins w:id="2527" w:author="Jeff Johnson" w:date="2017-07-12T20:48:00Z"/>
          <w:rFonts w:eastAsiaTheme="majorEastAsia" w:cstheme="majorBidi"/>
          <w:b/>
          <w:szCs w:val="26"/>
        </w:rPr>
      </w:pPr>
      <w:ins w:id="2528" w:author="Jeff Johnson" w:date="2017-07-12T20:48:00Z">
        <w:r>
          <w:br w:type="page"/>
        </w:r>
      </w:ins>
    </w:p>
    <w:p w14:paraId="75334B15" w14:textId="6FED0685" w:rsidR="00B1460F" w:rsidRDefault="00B1460F" w:rsidP="00C56047">
      <w:pPr>
        <w:pStyle w:val="Heading2"/>
      </w:pPr>
      <w:bookmarkStart w:id="2529" w:name="_Toc488653874"/>
      <w:r w:rsidRPr="00B1460F">
        <w:lastRenderedPageBreak/>
        <w:t>Test Integration and Scoring Deployment Unit</w:t>
      </w:r>
      <w:bookmarkEnd w:id="2529"/>
    </w:p>
    <w:p w14:paraId="4BD44D14" w14:textId="77777777" w:rsidR="007A5119" w:rsidRDefault="007A5119" w:rsidP="00567046">
      <w:r>
        <w:t>The Test Integration and Scoring deployment unit supports the Test Delivery deployment unit with test integration and scoring services. This unit receives the student assessment once the interactive real-time highly transactional part of the student assessment is complete. This unit receives results from hand scoring and other scoring engines and integrates these scores with the other assessment items scored in real time during the student assessment. Once a student assessment is completely integrated, the assessment is scored (including scale scores) according to the configured scoring rules.</w:t>
      </w:r>
    </w:p>
    <w:p w14:paraId="2A9DDA33" w14:textId="77777777" w:rsidR="008A6769" w:rsidRDefault="008A6769" w:rsidP="00567046">
      <w:r>
        <w:t>The following is a summary of the Test Integration and Scoring deployment unit selections.</w:t>
      </w:r>
    </w:p>
    <w:tbl>
      <w:tblPr>
        <w:tblStyle w:val="TableGrid"/>
        <w:tblW w:w="9811" w:type="dxa"/>
        <w:tblLook w:val="04A0" w:firstRow="1" w:lastRow="0" w:firstColumn="1" w:lastColumn="0" w:noHBand="0" w:noVBand="1"/>
      </w:tblPr>
      <w:tblGrid>
        <w:gridCol w:w="2683"/>
        <w:gridCol w:w="7128"/>
      </w:tblGrid>
      <w:tr w:rsidR="00CE2D45" w14:paraId="4BDA4407" w14:textId="77777777" w:rsidTr="008943EA">
        <w:trPr>
          <w:cantSplit/>
          <w:tblHeader/>
        </w:trPr>
        <w:tc>
          <w:tcPr>
            <w:tcW w:w="2683" w:type="dxa"/>
            <w:shd w:val="clear" w:color="auto" w:fill="43B02A"/>
            <w:vAlign w:val="center"/>
          </w:tcPr>
          <w:p w14:paraId="04C89984" w14:textId="77777777" w:rsidR="00CE2D45" w:rsidRPr="008943EA" w:rsidRDefault="005D0C87" w:rsidP="008943EA">
            <w:pPr>
              <w:pStyle w:val="TableHeading1"/>
              <w:spacing w:before="120"/>
              <w:jc w:val="left"/>
              <w:rPr>
                <w:szCs w:val="20"/>
              </w:rPr>
            </w:pPr>
            <w:r w:rsidRPr="008943EA">
              <w:rPr>
                <w:szCs w:val="20"/>
              </w:rPr>
              <w:t>Deployment Selection</w:t>
            </w:r>
          </w:p>
        </w:tc>
        <w:tc>
          <w:tcPr>
            <w:tcW w:w="7128" w:type="dxa"/>
            <w:shd w:val="clear" w:color="auto" w:fill="43B02A"/>
            <w:vAlign w:val="center"/>
          </w:tcPr>
          <w:p w14:paraId="1EB61F44" w14:textId="77777777" w:rsidR="00CE2D45" w:rsidRPr="008943EA" w:rsidRDefault="005D0C87" w:rsidP="008943EA">
            <w:pPr>
              <w:pStyle w:val="TableHeading1"/>
              <w:spacing w:before="120"/>
              <w:jc w:val="left"/>
              <w:rPr>
                <w:szCs w:val="20"/>
              </w:rPr>
            </w:pPr>
            <w:r w:rsidRPr="008943EA">
              <w:rPr>
                <w:szCs w:val="20"/>
              </w:rPr>
              <w:t>Description</w:t>
            </w:r>
          </w:p>
        </w:tc>
      </w:tr>
      <w:tr w:rsidR="00CE2D45" w14:paraId="28BA8D91" w14:textId="77777777" w:rsidTr="005D0C87">
        <w:trPr>
          <w:cantSplit/>
        </w:trPr>
        <w:tc>
          <w:tcPr>
            <w:tcW w:w="2683" w:type="dxa"/>
            <w:vAlign w:val="center"/>
          </w:tcPr>
          <w:p w14:paraId="0F708F98" w14:textId="77777777" w:rsidR="00CE2D45" w:rsidRPr="008943EA" w:rsidRDefault="005D0C87" w:rsidP="008943EA">
            <w:pPr>
              <w:spacing w:before="60" w:after="60"/>
              <w:rPr>
                <w:sz w:val="20"/>
                <w:szCs w:val="20"/>
              </w:rPr>
            </w:pPr>
            <w:r w:rsidRPr="008943EA">
              <w:rPr>
                <w:sz w:val="20"/>
                <w:szCs w:val="20"/>
              </w:rPr>
              <w:t>Elastic Load Balancer</w:t>
            </w:r>
          </w:p>
        </w:tc>
        <w:tc>
          <w:tcPr>
            <w:tcW w:w="7128" w:type="dxa"/>
            <w:vAlign w:val="center"/>
          </w:tcPr>
          <w:p w14:paraId="6C4185E5" w14:textId="77777777" w:rsidR="00CE2D45" w:rsidRPr="008943EA" w:rsidRDefault="00A10C96" w:rsidP="008943EA">
            <w:pPr>
              <w:spacing w:before="60" w:after="60"/>
              <w:rPr>
                <w:sz w:val="20"/>
                <w:szCs w:val="20"/>
              </w:rPr>
            </w:pPr>
            <w:r w:rsidRPr="008943EA">
              <w:rPr>
                <w:sz w:val="20"/>
                <w:szCs w:val="20"/>
              </w:rPr>
              <w:t>An Elastic Load Balancer is required for this deployment unit.</w:t>
            </w:r>
          </w:p>
        </w:tc>
      </w:tr>
      <w:tr w:rsidR="00CE2D45" w14:paraId="5F57A118" w14:textId="77777777" w:rsidTr="005D0C87">
        <w:trPr>
          <w:cantSplit/>
        </w:trPr>
        <w:tc>
          <w:tcPr>
            <w:tcW w:w="2683" w:type="dxa"/>
            <w:vAlign w:val="center"/>
          </w:tcPr>
          <w:p w14:paraId="17D5B265" w14:textId="77777777" w:rsidR="00CE2D45" w:rsidRPr="008943EA" w:rsidRDefault="005D0C87" w:rsidP="008943EA">
            <w:pPr>
              <w:spacing w:before="60" w:after="60"/>
              <w:rPr>
                <w:sz w:val="20"/>
                <w:szCs w:val="20"/>
              </w:rPr>
            </w:pPr>
            <w:r w:rsidRPr="008943EA">
              <w:rPr>
                <w:sz w:val="20"/>
                <w:szCs w:val="20"/>
              </w:rPr>
              <w:t>Web Server Instance Type</w:t>
            </w:r>
          </w:p>
        </w:tc>
        <w:tc>
          <w:tcPr>
            <w:tcW w:w="7128" w:type="dxa"/>
            <w:vAlign w:val="center"/>
          </w:tcPr>
          <w:p w14:paraId="7C298170" w14:textId="77777777" w:rsidR="00CE2D45" w:rsidRPr="008943EA" w:rsidRDefault="00A10C96" w:rsidP="008943EA">
            <w:pPr>
              <w:spacing w:before="60" w:after="60"/>
              <w:rPr>
                <w:sz w:val="20"/>
                <w:szCs w:val="20"/>
              </w:rPr>
            </w:pPr>
            <w:r w:rsidRPr="008943EA">
              <w:rPr>
                <w:sz w:val="20"/>
                <w:szCs w:val="20"/>
              </w:rPr>
              <w:t>An EC2 general purpose m</w:t>
            </w:r>
            <w:proofErr w:type="gramStart"/>
            <w:r w:rsidRPr="008943EA">
              <w:rPr>
                <w:sz w:val="20"/>
                <w:szCs w:val="20"/>
              </w:rPr>
              <w:t>1.xlarge</w:t>
            </w:r>
            <w:proofErr w:type="gramEnd"/>
            <w:r w:rsidR="008E23F6" w:rsidRPr="008943EA">
              <w:rPr>
                <w:sz w:val="20"/>
                <w:szCs w:val="20"/>
              </w:rPr>
              <w:t xml:space="preserve"> instance is selected (64 bit, 4 virtual CPUs, 15GB o</w:t>
            </w:r>
            <w:r w:rsidR="00603D77" w:rsidRPr="008943EA">
              <w:rPr>
                <w:sz w:val="20"/>
                <w:szCs w:val="20"/>
              </w:rPr>
              <w:t>f</w:t>
            </w:r>
            <w:r w:rsidR="008E23F6" w:rsidRPr="008943EA">
              <w:rPr>
                <w:sz w:val="20"/>
                <w:szCs w:val="20"/>
              </w:rPr>
              <w:t xml:space="preserve"> memory</w:t>
            </w:r>
            <w:r w:rsidR="00860361" w:rsidRPr="008943EA">
              <w:rPr>
                <w:sz w:val="20"/>
                <w:szCs w:val="20"/>
              </w:rPr>
              <w:t>,</w:t>
            </w:r>
            <w:r w:rsidR="008E23F6" w:rsidRPr="008943EA">
              <w:rPr>
                <w:sz w:val="20"/>
                <w:szCs w:val="20"/>
              </w:rPr>
              <w:t xml:space="preserve"> 4x420GB of ephemeral storage, available EBS storage, </w:t>
            </w:r>
            <w:r w:rsidR="009F0B46" w:rsidRPr="008943EA">
              <w:rPr>
                <w:sz w:val="20"/>
                <w:szCs w:val="20"/>
              </w:rPr>
              <w:t>and high</w:t>
            </w:r>
            <w:r w:rsidR="008E23F6" w:rsidRPr="008943EA">
              <w:rPr>
                <w:sz w:val="20"/>
                <w:szCs w:val="20"/>
              </w:rPr>
              <w:t xml:space="preserve"> network performance).</w:t>
            </w:r>
          </w:p>
        </w:tc>
      </w:tr>
      <w:tr w:rsidR="00CE2D45" w14:paraId="329BF5F8" w14:textId="77777777" w:rsidTr="005D0C87">
        <w:trPr>
          <w:cantSplit/>
        </w:trPr>
        <w:tc>
          <w:tcPr>
            <w:tcW w:w="2683" w:type="dxa"/>
            <w:vAlign w:val="center"/>
          </w:tcPr>
          <w:p w14:paraId="3FCBF5DA" w14:textId="77777777" w:rsidR="00CE2D45" w:rsidRPr="008943EA" w:rsidRDefault="005D0C87" w:rsidP="008943EA">
            <w:pPr>
              <w:spacing w:before="60" w:after="60"/>
              <w:rPr>
                <w:sz w:val="20"/>
                <w:szCs w:val="20"/>
              </w:rPr>
            </w:pPr>
            <w:r w:rsidRPr="008943EA">
              <w:rPr>
                <w:sz w:val="20"/>
                <w:szCs w:val="20"/>
              </w:rPr>
              <w:t>Number of Baseline Web Servers</w:t>
            </w:r>
          </w:p>
        </w:tc>
        <w:tc>
          <w:tcPr>
            <w:tcW w:w="7128" w:type="dxa"/>
            <w:vAlign w:val="center"/>
          </w:tcPr>
          <w:p w14:paraId="0EA387C3" w14:textId="77777777" w:rsidR="00CE2D45" w:rsidRPr="008943EA" w:rsidRDefault="001A796A" w:rsidP="008943EA">
            <w:pPr>
              <w:spacing w:before="60" w:after="60"/>
              <w:rPr>
                <w:sz w:val="20"/>
                <w:szCs w:val="20"/>
              </w:rPr>
            </w:pPr>
            <w:r w:rsidRPr="008943EA">
              <w:rPr>
                <w:sz w:val="20"/>
                <w:szCs w:val="20"/>
              </w:rPr>
              <w:t>Same scaling model as Test Delivery: t</w:t>
            </w:r>
            <w:r w:rsidR="00207286" w:rsidRPr="008943EA">
              <w:rPr>
                <w:sz w:val="20"/>
                <w:szCs w:val="20"/>
              </w:rPr>
              <w:t>wo baseline web servers are selected for high availability and performance.</w:t>
            </w:r>
          </w:p>
        </w:tc>
      </w:tr>
      <w:tr w:rsidR="00CE2D45" w14:paraId="14D5B489" w14:textId="77777777" w:rsidTr="005D0C87">
        <w:trPr>
          <w:cantSplit/>
        </w:trPr>
        <w:tc>
          <w:tcPr>
            <w:tcW w:w="2683" w:type="dxa"/>
            <w:vAlign w:val="center"/>
          </w:tcPr>
          <w:p w14:paraId="2437F26D" w14:textId="77777777" w:rsidR="00CE2D45" w:rsidRPr="008943EA" w:rsidRDefault="005D0C87" w:rsidP="008943EA">
            <w:pPr>
              <w:spacing w:before="60" w:after="60"/>
              <w:rPr>
                <w:sz w:val="20"/>
                <w:szCs w:val="20"/>
              </w:rPr>
            </w:pPr>
            <w:r w:rsidRPr="008943EA">
              <w:rPr>
                <w:sz w:val="20"/>
                <w:szCs w:val="20"/>
              </w:rPr>
              <w:t>Number of On-Demand Web Servers</w:t>
            </w:r>
          </w:p>
        </w:tc>
        <w:tc>
          <w:tcPr>
            <w:tcW w:w="7128" w:type="dxa"/>
            <w:vAlign w:val="center"/>
          </w:tcPr>
          <w:p w14:paraId="115C1671" w14:textId="77777777" w:rsidR="00CE2D45" w:rsidRPr="008943EA" w:rsidRDefault="001A796A" w:rsidP="008943EA">
            <w:pPr>
              <w:spacing w:before="60" w:after="60"/>
              <w:rPr>
                <w:sz w:val="20"/>
                <w:szCs w:val="20"/>
              </w:rPr>
            </w:pPr>
            <w:r w:rsidRPr="008943EA">
              <w:rPr>
                <w:sz w:val="20"/>
                <w:szCs w:val="20"/>
              </w:rPr>
              <w:t>Same scaling model as Test Delivery: one on-demand web server is selected for increased load.</w:t>
            </w:r>
          </w:p>
        </w:tc>
      </w:tr>
      <w:tr w:rsidR="00CE2D45" w14:paraId="7C734D6E" w14:textId="77777777" w:rsidTr="005D0C87">
        <w:trPr>
          <w:cantSplit/>
        </w:trPr>
        <w:tc>
          <w:tcPr>
            <w:tcW w:w="2683" w:type="dxa"/>
            <w:vAlign w:val="center"/>
          </w:tcPr>
          <w:p w14:paraId="657BAA2F" w14:textId="77777777" w:rsidR="00CE2D45" w:rsidRPr="008943EA" w:rsidRDefault="005D0C87" w:rsidP="008943EA">
            <w:pPr>
              <w:spacing w:before="60" w:after="60"/>
              <w:rPr>
                <w:sz w:val="20"/>
                <w:szCs w:val="20"/>
              </w:rPr>
            </w:pPr>
            <w:r w:rsidRPr="008943EA">
              <w:rPr>
                <w:sz w:val="20"/>
                <w:szCs w:val="20"/>
              </w:rPr>
              <w:t>Amount of Data Served</w:t>
            </w:r>
          </w:p>
        </w:tc>
        <w:tc>
          <w:tcPr>
            <w:tcW w:w="7128" w:type="dxa"/>
            <w:vAlign w:val="center"/>
          </w:tcPr>
          <w:p w14:paraId="543CB2AD" w14:textId="77777777" w:rsidR="00CC33E8" w:rsidRPr="008943EA" w:rsidRDefault="004D26F4" w:rsidP="008943EA">
            <w:pPr>
              <w:spacing w:before="60" w:after="60"/>
              <w:rPr>
                <w:sz w:val="20"/>
                <w:szCs w:val="20"/>
              </w:rPr>
            </w:pPr>
            <w:r w:rsidRPr="008943EA">
              <w:rPr>
                <w:sz w:val="20"/>
                <w:szCs w:val="20"/>
              </w:rPr>
              <w:t xml:space="preserve">Based on </w:t>
            </w:r>
            <w:r w:rsidR="00CC33E8" w:rsidRPr="008943EA">
              <w:rPr>
                <w:sz w:val="20"/>
                <w:szCs w:val="20"/>
              </w:rPr>
              <w:t xml:space="preserve">the </w:t>
            </w:r>
            <w:r w:rsidRPr="008943EA">
              <w:rPr>
                <w:sz w:val="20"/>
                <w:szCs w:val="20"/>
              </w:rPr>
              <w:t xml:space="preserve">number of </w:t>
            </w:r>
            <w:r w:rsidR="00CC33E8" w:rsidRPr="008943EA">
              <w:rPr>
                <w:sz w:val="20"/>
                <w:szCs w:val="20"/>
              </w:rPr>
              <w:t xml:space="preserve">concurrent students, the number of </w:t>
            </w:r>
            <w:r w:rsidRPr="008943EA">
              <w:rPr>
                <w:sz w:val="20"/>
                <w:szCs w:val="20"/>
              </w:rPr>
              <w:t xml:space="preserve">assessments </w:t>
            </w:r>
            <w:r w:rsidR="00CC33E8" w:rsidRPr="008943EA">
              <w:rPr>
                <w:sz w:val="20"/>
                <w:szCs w:val="20"/>
              </w:rPr>
              <w:t xml:space="preserve">completed </w:t>
            </w:r>
            <w:r w:rsidRPr="008943EA">
              <w:rPr>
                <w:sz w:val="20"/>
                <w:szCs w:val="20"/>
              </w:rPr>
              <w:t>per hour</w:t>
            </w:r>
            <w:r w:rsidR="00CC33E8" w:rsidRPr="008943EA">
              <w:rPr>
                <w:sz w:val="20"/>
                <w:szCs w:val="20"/>
              </w:rPr>
              <w:t xml:space="preserve">, the </w:t>
            </w:r>
            <w:r w:rsidRPr="008943EA">
              <w:rPr>
                <w:sz w:val="20"/>
                <w:szCs w:val="20"/>
              </w:rPr>
              <w:t>size of each assessment unit</w:t>
            </w:r>
            <w:r w:rsidR="00CC33E8" w:rsidRPr="008943EA">
              <w:rPr>
                <w:sz w:val="20"/>
                <w:szCs w:val="20"/>
              </w:rPr>
              <w:t xml:space="preserve"> and an overhead factor</w:t>
            </w:r>
            <w:r w:rsidRPr="008943EA">
              <w:rPr>
                <w:sz w:val="20"/>
                <w:szCs w:val="20"/>
              </w:rPr>
              <w:t xml:space="preserve">. For example, </w:t>
            </w:r>
            <w:r w:rsidR="00CC33E8" w:rsidRPr="008943EA">
              <w:rPr>
                <w:sz w:val="20"/>
                <w:szCs w:val="20"/>
              </w:rPr>
              <w:t xml:space="preserve">for 10,000 concurrent students, one </w:t>
            </w:r>
            <w:r w:rsidRPr="008943EA">
              <w:rPr>
                <w:sz w:val="20"/>
                <w:szCs w:val="20"/>
              </w:rPr>
              <w:t xml:space="preserve">student </w:t>
            </w:r>
            <w:r w:rsidR="00CC33E8" w:rsidRPr="008943EA">
              <w:rPr>
                <w:sz w:val="20"/>
                <w:szCs w:val="20"/>
              </w:rPr>
              <w:t xml:space="preserve">assessment per hour, an </w:t>
            </w:r>
            <w:r w:rsidRPr="008943EA">
              <w:rPr>
                <w:sz w:val="20"/>
                <w:szCs w:val="20"/>
              </w:rPr>
              <w:t xml:space="preserve">assessment </w:t>
            </w:r>
            <w:r w:rsidR="00CC33E8" w:rsidRPr="008943EA">
              <w:rPr>
                <w:sz w:val="20"/>
                <w:szCs w:val="20"/>
              </w:rPr>
              <w:t xml:space="preserve">size of </w:t>
            </w:r>
            <w:r w:rsidR="00D12DDA" w:rsidRPr="008943EA">
              <w:rPr>
                <w:sz w:val="20"/>
                <w:szCs w:val="20"/>
              </w:rPr>
              <w:t>2</w:t>
            </w:r>
            <w:r w:rsidRPr="008943EA">
              <w:rPr>
                <w:sz w:val="20"/>
                <w:szCs w:val="20"/>
              </w:rPr>
              <w:t xml:space="preserve">0KB and </w:t>
            </w:r>
            <w:r w:rsidR="00CC33E8" w:rsidRPr="008943EA">
              <w:rPr>
                <w:sz w:val="20"/>
                <w:szCs w:val="20"/>
              </w:rPr>
              <w:t xml:space="preserve">an overhead factor of </w:t>
            </w:r>
            <w:r w:rsidRPr="008943EA">
              <w:rPr>
                <w:sz w:val="20"/>
                <w:szCs w:val="20"/>
              </w:rPr>
              <w:t>25%</w:t>
            </w:r>
            <w:r w:rsidR="00CC33E8" w:rsidRPr="008943EA">
              <w:rPr>
                <w:sz w:val="20"/>
                <w:szCs w:val="20"/>
              </w:rPr>
              <w:t>, we have</w:t>
            </w:r>
          </w:p>
          <w:p w14:paraId="379F7C60" w14:textId="77777777" w:rsidR="00CE2D45" w:rsidRPr="008943EA" w:rsidRDefault="00CC33E8" w:rsidP="008943EA">
            <w:pPr>
              <w:spacing w:before="60" w:after="60"/>
              <w:rPr>
                <w:sz w:val="20"/>
                <w:szCs w:val="20"/>
              </w:rPr>
            </w:pPr>
            <w:r w:rsidRPr="008943EA">
              <w:rPr>
                <w:sz w:val="20"/>
                <w:szCs w:val="20"/>
              </w:rPr>
              <w:t xml:space="preserve">= 10,000 students X 50KB per student X 125% = </w:t>
            </w:r>
            <w:r w:rsidR="00D352CE" w:rsidRPr="008943EA">
              <w:rPr>
                <w:sz w:val="20"/>
                <w:szCs w:val="20"/>
              </w:rPr>
              <w:t>0.60GB/hour, or about 1 GB per hour</w:t>
            </w:r>
            <w:r w:rsidR="00A943FC" w:rsidRPr="008943EA">
              <w:rPr>
                <w:sz w:val="20"/>
                <w:szCs w:val="20"/>
              </w:rPr>
              <w:t>.</w:t>
            </w:r>
          </w:p>
        </w:tc>
      </w:tr>
      <w:tr w:rsidR="00CE2D45" w14:paraId="27DC3BE5" w14:textId="77777777" w:rsidTr="005D0C87">
        <w:trPr>
          <w:cantSplit/>
        </w:trPr>
        <w:tc>
          <w:tcPr>
            <w:tcW w:w="2683" w:type="dxa"/>
            <w:vAlign w:val="center"/>
          </w:tcPr>
          <w:p w14:paraId="6E6E7E01" w14:textId="77777777" w:rsidR="00CE2D45" w:rsidRPr="008943EA" w:rsidRDefault="005D0C87" w:rsidP="008943EA">
            <w:pPr>
              <w:spacing w:before="60" w:after="60"/>
              <w:rPr>
                <w:sz w:val="20"/>
                <w:szCs w:val="20"/>
              </w:rPr>
            </w:pPr>
            <w:r w:rsidRPr="008943EA">
              <w:rPr>
                <w:sz w:val="20"/>
                <w:szCs w:val="20"/>
              </w:rPr>
              <w:t>DB Server Instance Type</w:t>
            </w:r>
          </w:p>
        </w:tc>
        <w:tc>
          <w:tcPr>
            <w:tcW w:w="7128" w:type="dxa"/>
            <w:vAlign w:val="center"/>
          </w:tcPr>
          <w:p w14:paraId="1FE4CEBF" w14:textId="77777777" w:rsidR="00CE2D45" w:rsidRPr="008943EA" w:rsidRDefault="00CB2942" w:rsidP="008943EA">
            <w:pPr>
              <w:spacing w:before="60" w:after="60"/>
              <w:rPr>
                <w:sz w:val="20"/>
                <w:szCs w:val="20"/>
              </w:rPr>
            </w:pPr>
            <w:r w:rsidRPr="008943EA">
              <w:rPr>
                <w:sz w:val="20"/>
                <w:szCs w:val="20"/>
              </w:rPr>
              <w:t>A Multi-AZ Extra Large RDS database instance is selected. This server is not as large as the DB server selected for Test Delivery but reflects the lower activity expected for this server as compared to Test Delivery.</w:t>
            </w:r>
            <w:r w:rsidR="00BC412E" w:rsidRPr="008943EA">
              <w:rPr>
                <w:sz w:val="20"/>
                <w:szCs w:val="20"/>
              </w:rPr>
              <w:t xml:space="preserve"> It is optimized for Provisioned IOPS.</w:t>
            </w:r>
          </w:p>
        </w:tc>
      </w:tr>
      <w:tr w:rsidR="00CE2D45" w14:paraId="66F11CEE" w14:textId="77777777" w:rsidTr="005D0C87">
        <w:trPr>
          <w:cantSplit/>
        </w:trPr>
        <w:tc>
          <w:tcPr>
            <w:tcW w:w="2683" w:type="dxa"/>
            <w:vAlign w:val="center"/>
          </w:tcPr>
          <w:p w14:paraId="46F2971C" w14:textId="77777777" w:rsidR="00CE2D45" w:rsidRPr="008943EA" w:rsidRDefault="005D0C87" w:rsidP="008943EA">
            <w:pPr>
              <w:spacing w:before="60" w:after="60"/>
              <w:rPr>
                <w:sz w:val="20"/>
                <w:szCs w:val="20"/>
              </w:rPr>
            </w:pPr>
            <w:r w:rsidRPr="008943EA">
              <w:rPr>
                <w:sz w:val="20"/>
                <w:szCs w:val="20"/>
              </w:rPr>
              <w:t>DB Server Storage</w:t>
            </w:r>
          </w:p>
        </w:tc>
        <w:tc>
          <w:tcPr>
            <w:tcW w:w="7128" w:type="dxa"/>
            <w:vAlign w:val="center"/>
          </w:tcPr>
          <w:p w14:paraId="639BDB9F" w14:textId="77777777" w:rsidR="00033696" w:rsidRPr="008943EA" w:rsidRDefault="00033696" w:rsidP="008943EA">
            <w:pPr>
              <w:spacing w:before="60" w:after="60"/>
              <w:rPr>
                <w:sz w:val="20"/>
                <w:szCs w:val="20"/>
              </w:rPr>
            </w:pPr>
            <w:r w:rsidRPr="008943EA">
              <w:rPr>
                <w:sz w:val="20"/>
                <w:szCs w:val="20"/>
              </w:rPr>
              <w:t>This storage size is selected based on the total number of students, the size of each test opportunity, the number of test opportunities, and an overhead figure. For example,</w:t>
            </w:r>
          </w:p>
          <w:p w14:paraId="6D45436B" w14:textId="77777777" w:rsidR="00033696" w:rsidRPr="008943EA" w:rsidRDefault="00033696" w:rsidP="008943EA">
            <w:pPr>
              <w:spacing w:before="60" w:after="60"/>
              <w:rPr>
                <w:sz w:val="20"/>
                <w:szCs w:val="20"/>
              </w:rPr>
            </w:pPr>
            <w:r w:rsidRPr="008943EA">
              <w:rPr>
                <w:sz w:val="20"/>
                <w:szCs w:val="20"/>
              </w:rPr>
              <w:t>= 500,000 students X 50KB per test opportunity X 3 opportunities per student X 125% overhead</w:t>
            </w:r>
          </w:p>
          <w:p w14:paraId="153845DA" w14:textId="77777777" w:rsidR="00033696" w:rsidRPr="008943EA" w:rsidRDefault="00033696" w:rsidP="008943EA">
            <w:pPr>
              <w:spacing w:before="60" w:after="60"/>
              <w:rPr>
                <w:sz w:val="20"/>
                <w:szCs w:val="20"/>
              </w:rPr>
            </w:pPr>
            <w:r w:rsidRPr="008943EA">
              <w:rPr>
                <w:sz w:val="20"/>
                <w:szCs w:val="20"/>
              </w:rPr>
              <w:t>= 89.4GB</w:t>
            </w:r>
          </w:p>
          <w:p w14:paraId="2ADC77EA" w14:textId="77777777" w:rsidR="00033696" w:rsidRPr="008943EA" w:rsidRDefault="00033696" w:rsidP="008943EA">
            <w:pPr>
              <w:spacing w:before="60" w:after="60"/>
              <w:rPr>
                <w:sz w:val="20"/>
                <w:szCs w:val="20"/>
              </w:rPr>
            </w:pPr>
            <w:r w:rsidRPr="008943EA">
              <w:rPr>
                <w:sz w:val="20"/>
                <w:szCs w:val="20"/>
              </w:rPr>
              <w:t xml:space="preserve">Select a 200GB persistent store. Please note that this size will vary with the expected size of the deployment. A deployment with more students will require additional storage. </w:t>
            </w:r>
          </w:p>
        </w:tc>
      </w:tr>
      <w:tr w:rsidR="005D0C87" w14:paraId="13D638B6" w14:textId="77777777" w:rsidTr="005D0C87">
        <w:trPr>
          <w:cantSplit/>
        </w:trPr>
        <w:tc>
          <w:tcPr>
            <w:tcW w:w="2683" w:type="dxa"/>
            <w:vAlign w:val="center"/>
          </w:tcPr>
          <w:p w14:paraId="4AEFB6E5" w14:textId="77777777" w:rsidR="005D0C87" w:rsidRPr="008943EA" w:rsidRDefault="005D0C87" w:rsidP="008943EA">
            <w:pPr>
              <w:spacing w:before="60" w:after="60"/>
              <w:rPr>
                <w:sz w:val="20"/>
                <w:szCs w:val="20"/>
              </w:rPr>
            </w:pPr>
            <w:r w:rsidRPr="008943EA">
              <w:rPr>
                <w:sz w:val="20"/>
                <w:szCs w:val="20"/>
              </w:rPr>
              <w:t>DB Server Provisioned IOPS</w:t>
            </w:r>
          </w:p>
        </w:tc>
        <w:tc>
          <w:tcPr>
            <w:tcW w:w="7128" w:type="dxa"/>
            <w:vAlign w:val="center"/>
          </w:tcPr>
          <w:p w14:paraId="69484043" w14:textId="77777777" w:rsidR="005D0C87" w:rsidRPr="008943EA" w:rsidRDefault="000D3E7C" w:rsidP="008943EA">
            <w:pPr>
              <w:spacing w:before="60" w:after="60"/>
              <w:rPr>
                <w:sz w:val="20"/>
                <w:szCs w:val="20"/>
              </w:rPr>
            </w:pPr>
            <w:r w:rsidRPr="008943EA">
              <w:rPr>
                <w:sz w:val="20"/>
                <w:szCs w:val="20"/>
              </w:rPr>
              <w:t>A 3/1 ratio of provisioned IOPS is selected. 200GB X 3 = 600 Provisioned IOPS</w:t>
            </w:r>
          </w:p>
        </w:tc>
      </w:tr>
    </w:tbl>
    <w:p w14:paraId="1C4A66F3" w14:textId="56720D4F" w:rsidR="00645589" w:rsidRDefault="00645589" w:rsidP="006B25B2">
      <w:pPr>
        <w:pStyle w:val="Caption"/>
      </w:pPr>
      <w:bookmarkStart w:id="2530" w:name="_Toc487492076"/>
      <w:r>
        <w:t xml:space="preserve">Table </w:t>
      </w:r>
      <w:ins w:id="2531" w:author="Jeff Johnson" w:date="2017-07-12T21:16:00Z">
        <w:r w:rsidR="00B33BF6">
          <w:fldChar w:fldCharType="begin"/>
        </w:r>
        <w:r w:rsidR="00B33BF6">
          <w:instrText xml:space="preserve"> SEQ Table \* ARABIC </w:instrText>
        </w:r>
      </w:ins>
      <w:r w:rsidR="00B33BF6">
        <w:fldChar w:fldCharType="separate"/>
      </w:r>
      <w:ins w:id="2532" w:author="Jeff Johnson" w:date="2017-07-12T21:16:00Z">
        <w:r w:rsidR="00B33BF6">
          <w:rPr>
            <w:noProof/>
          </w:rPr>
          <w:t>7</w:t>
        </w:r>
        <w:r w:rsidR="00B33BF6">
          <w:fldChar w:fldCharType="end"/>
        </w:r>
      </w:ins>
      <w:del w:id="2533"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7</w:delText>
        </w:r>
        <w:r w:rsidR="00A36C43" w:rsidDel="00B33BF6">
          <w:rPr>
            <w:noProof/>
          </w:rPr>
          <w:fldChar w:fldCharType="end"/>
        </w:r>
      </w:del>
      <w:r>
        <w:t xml:space="preserve">. </w:t>
      </w:r>
      <w:r w:rsidRPr="00645589">
        <w:t>Test Integration and Scoring Deployment Unit</w:t>
      </w:r>
      <w:r>
        <w:t xml:space="preserve"> Summary</w:t>
      </w:r>
      <w:bookmarkEnd w:id="2530"/>
    </w:p>
    <w:p w14:paraId="6D5C4108" w14:textId="77777777" w:rsidR="00B1460F" w:rsidRDefault="00B1460F" w:rsidP="00C56047">
      <w:pPr>
        <w:pStyle w:val="Heading2"/>
      </w:pPr>
      <w:bookmarkStart w:id="2534" w:name="_Toc488653875"/>
      <w:r>
        <w:t>Test Registration and Administration Deployment Unit</w:t>
      </w:r>
      <w:bookmarkEnd w:id="2534"/>
    </w:p>
    <w:p w14:paraId="0737B80F" w14:textId="77777777" w:rsidR="009E1A09" w:rsidRDefault="009E1A09" w:rsidP="00567046">
      <w:r>
        <w:t xml:space="preserve">The </w:t>
      </w:r>
      <w:r w:rsidRPr="009E1A09">
        <w:t>5.3</w:t>
      </w:r>
      <w:r w:rsidRPr="009E1A09">
        <w:tab/>
        <w:t xml:space="preserve">Test Registration and Administration </w:t>
      </w:r>
      <w:r>
        <w:t>d</w:t>
      </w:r>
      <w:r w:rsidRPr="009E1A09">
        <w:t xml:space="preserve">eployment </w:t>
      </w:r>
      <w:r>
        <w:t>u</w:t>
      </w:r>
      <w:r w:rsidRPr="009E1A09">
        <w:t>nit</w:t>
      </w:r>
      <w:r>
        <w:t xml:space="preserve"> provides services for upload of entity, user and student files and a user interface for ad hoc modification of user roles and student demographics and PNP information.</w:t>
      </w:r>
      <w:r w:rsidR="00346D17">
        <w:t xml:space="preserve"> </w:t>
      </w:r>
      <w:r w:rsidR="00FC0279">
        <w:t>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FD59CE" w:rsidRPr="005D0C87" w14:paraId="25CA6EFE" w14:textId="77777777" w:rsidTr="00E94E11">
        <w:trPr>
          <w:cantSplit/>
          <w:tblHeader/>
        </w:trPr>
        <w:tc>
          <w:tcPr>
            <w:tcW w:w="2683" w:type="dxa"/>
            <w:shd w:val="clear" w:color="auto" w:fill="43B02A"/>
            <w:vAlign w:val="center"/>
          </w:tcPr>
          <w:p w14:paraId="7F9CDD81" w14:textId="77777777" w:rsidR="00FD59CE" w:rsidRPr="00E94E11" w:rsidRDefault="00FD59CE" w:rsidP="00E94E11">
            <w:pPr>
              <w:pStyle w:val="TableHeading1"/>
              <w:spacing w:before="120"/>
              <w:jc w:val="left"/>
              <w:rPr>
                <w:szCs w:val="20"/>
              </w:rPr>
            </w:pPr>
            <w:r w:rsidRPr="00E94E11">
              <w:rPr>
                <w:szCs w:val="20"/>
              </w:rPr>
              <w:lastRenderedPageBreak/>
              <w:t>Deployment Selection</w:t>
            </w:r>
          </w:p>
        </w:tc>
        <w:tc>
          <w:tcPr>
            <w:tcW w:w="7128" w:type="dxa"/>
            <w:shd w:val="clear" w:color="auto" w:fill="43B02A"/>
            <w:vAlign w:val="center"/>
          </w:tcPr>
          <w:p w14:paraId="3FEA97B2" w14:textId="77777777" w:rsidR="00FD59CE" w:rsidRPr="00E94E11" w:rsidRDefault="00FD59CE" w:rsidP="00E94E11">
            <w:pPr>
              <w:pStyle w:val="TableHeading1"/>
              <w:spacing w:before="120"/>
              <w:jc w:val="left"/>
              <w:rPr>
                <w:szCs w:val="20"/>
              </w:rPr>
            </w:pPr>
            <w:r w:rsidRPr="00E94E11">
              <w:rPr>
                <w:szCs w:val="20"/>
              </w:rPr>
              <w:t>Description</w:t>
            </w:r>
          </w:p>
        </w:tc>
      </w:tr>
      <w:tr w:rsidR="00FD59CE" w:rsidRPr="005D0C87" w14:paraId="6A494F9E" w14:textId="77777777" w:rsidTr="006709C6">
        <w:trPr>
          <w:cantSplit/>
        </w:trPr>
        <w:tc>
          <w:tcPr>
            <w:tcW w:w="2683" w:type="dxa"/>
            <w:vAlign w:val="center"/>
          </w:tcPr>
          <w:p w14:paraId="6210CC41" w14:textId="77777777" w:rsidR="00FD59CE" w:rsidRPr="00E94E11" w:rsidRDefault="00FD59CE" w:rsidP="00E94E11">
            <w:pPr>
              <w:spacing w:before="60" w:after="60"/>
              <w:rPr>
                <w:sz w:val="20"/>
                <w:szCs w:val="20"/>
              </w:rPr>
            </w:pPr>
            <w:r w:rsidRPr="00E94E11">
              <w:rPr>
                <w:sz w:val="20"/>
                <w:szCs w:val="20"/>
              </w:rPr>
              <w:t>Elastic Load Balancer</w:t>
            </w:r>
          </w:p>
        </w:tc>
        <w:tc>
          <w:tcPr>
            <w:tcW w:w="7128" w:type="dxa"/>
            <w:vAlign w:val="center"/>
          </w:tcPr>
          <w:p w14:paraId="3978CC7B" w14:textId="77777777" w:rsidR="00FD59CE" w:rsidRPr="00E94E11" w:rsidRDefault="00FD59CE" w:rsidP="00E94E11">
            <w:pPr>
              <w:spacing w:before="60" w:after="60"/>
              <w:rPr>
                <w:sz w:val="20"/>
                <w:szCs w:val="20"/>
              </w:rPr>
            </w:pPr>
            <w:r w:rsidRPr="00E94E11">
              <w:rPr>
                <w:sz w:val="20"/>
                <w:szCs w:val="20"/>
              </w:rPr>
              <w:t>An Elastic Load Balancer is required for this deployment unit.</w:t>
            </w:r>
          </w:p>
        </w:tc>
      </w:tr>
      <w:tr w:rsidR="00FD59CE" w:rsidRPr="005D0C87" w14:paraId="4A6B79A5" w14:textId="77777777" w:rsidTr="006709C6">
        <w:trPr>
          <w:cantSplit/>
        </w:trPr>
        <w:tc>
          <w:tcPr>
            <w:tcW w:w="2683" w:type="dxa"/>
            <w:vAlign w:val="center"/>
          </w:tcPr>
          <w:p w14:paraId="19803E70" w14:textId="77777777" w:rsidR="00FD59CE" w:rsidRPr="00E94E11" w:rsidRDefault="00FD59CE" w:rsidP="00E94E11">
            <w:pPr>
              <w:spacing w:before="60" w:after="60"/>
              <w:rPr>
                <w:sz w:val="20"/>
                <w:szCs w:val="20"/>
              </w:rPr>
            </w:pPr>
            <w:r w:rsidRPr="00E94E11">
              <w:rPr>
                <w:sz w:val="20"/>
                <w:szCs w:val="20"/>
              </w:rPr>
              <w:t>Web Server Instance Type</w:t>
            </w:r>
          </w:p>
        </w:tc>
        <w:tc>
          <w:tcPr>
            <w:tcW w:w="7128" w:type="dxa"/>
            <w:vAlign w:val="center"/>
          </w:tcPr>
          <w:p w14:paraId="67E80096" w14:textId="77777777" w:rsidR="00FD59CE" w:rsidRPr="00E94E11" w:rsidRDefault="00FD59CE"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FD59CE" w:rsidRPr="005D0C87" w14:paraId="0CAB4E3E" w14:textId="77777777" w:rsidTr="006709C6">
        <w:trPr>
          <w:cantSplit/>
        </w:trPr>
        <w:tc>
          <w:tcPr>
            <w:tcW w:w="2683" w:type="dxa"/>
            <w:vAlign w:val="center"/>
          </w:tcPr>
          <w:p w14:paraId="18269226" w14:textId="77777777" w:rsidR="00FD59CE" w:rsidRPr="00E94E11" w:rsidRDefault="00FD59CE" w:rsidP="00E94E11">
            <w:pPr>
              <w:spacing w:before="60" w:after="60"/>
              <w:rPr>
                <w:sz w:val="20"/>
                <w:szCs w:val="20"/>
              </w:rPr>
            </w:pPr>
            <w:r w:rsidRPr="00E94E11">
              <w:rPr>
                <w:sz w:val="20"/>
                <w:szCs w:val="20"/>
              </w:rPr>
              <w:t>Number of Baseline Web Servers</w:t>
            </w:r>
          </w:p>
        </w:tc>
        <w:tc>
          <w:tcPr>
            <w:tcW w:w="7128" w:type="dxa"/>
            <w:vAlign w:val="center"/>
          </w:tcPr>
          <w:p w14:paraId="1AC1822A" w14:textId="77777777" w:rsidR="00FD59CE" w:rsidRPr="00E94E11" w:rsidRDefault="00C3679E" w:rsidP="00E94E11">
            <w:pPr>
              <w:spacing w:before="60" w:after="60"/>
              <w:rPr>
                <w:sz w:val="20"/>
                <w:szCs w:val="20"/>
              </w:rPr>
            </w:pPr>
            <w:r w:rsidRPr="00E94E11">
              <w:rPr>
                <w:sz w:val="20"/>
                <w:szCs w:val="20"/>
              </w:rPr>
              <w:t>Two baseline web servers are selected for high availability and performance.</w:t>
            </w:r>
          </w:p>
        </w:tc>
      </w:tr>
      <w:tr w:rsidR="00FD59CE" w:rsidRPr="005D0C87" w14:paraId="1F5A2178" w14:textId="77777777" w:rsidTr="006709C6">
        <w:trPr>
          <w:cantSplit/>
        </w:trPr>
        <w:tc>
          <w:tcPr>
            <w:tcW w:w="2683" w:type="dxa"/>
            <w:vAlign w:val="center"/>
          </w:tcPr>
          <w:p w14:paraId="22E550DB" w14:textId="77777777" w:rsidR="00FD59CE" w:rsidRPr="00E94E11" w:rsidRDefault="00FD59CE" w:rsidP="00E94E11">
            <w:pPr>
              <w:spacing w:before="60" w:after="60"/>
              <w:rPr>
                <w:sz w:val="20"/>
                <w:szCs w:val="20"/>
              </w:rPr>
            </w:pPr>
            <w:r w:rsidRPr="00E94E11">
              <w:rPr>
                <w:sz w:val="20"/>
                <w:szCs w:val="20"/>
              </w:rPr>
              <w:t>Number of On-Demand Web Servers</w:t>
            </w:r>
          </w:p>
        </w:tc>
        <w:tc>
          <w:tcPr>
            <w:tcW w:w="7128" w:type="dxa"/>
            <w:vAlign w:val="center"/>
          </w:tcPr>
          <w:p w14:paraId="525B9B1A" w14:textId="77777777" w:rsidR="00FD59CE" w:rsidRPr="00E94E11" w:rsidRDefault="005121D7" w:rsidP="00E94E11">
            <w:pPr>
              <w:spacing w:before="60" w:after="60"/>
              <w:rPr>
                <w:sz w:val="20"/>
                <w:szCs w:val="20"/>
              </w:rPr>
            </w:pPr>
            <w:r w:rsidRPr="00E94E11">
              <w:rPr>
                <w:sz w:val="20"/>
                <w:szCs w:val="20"/>
              </w:rPr>
              <w:t>One on-demand web server is selected for periods of increased load</w:t>
            </w:r>
            <w:r w:rsidR="00174529" w:rsidRPr="00E94E11">
              <w:rPr>
                <w:sz w:val="20"/>
                <w:szCs w:val="20"/>
              </w:rPr>
              <w:t xml:space="preserve"> during student registration and testing time.</w:t>
            </w:r>
          </w:p>
        </w:tc>
      </w:tr>
      <w:tr w:rsidR="00FD59CE" w:rsidRPr="005D0C87" w14:paraId="5B10B5C2" w14:textId="77777777" w:rsidTr="006709C6">
        <w:trPr>
          <w:cantSplit/>
        </w:trPr>
        <w:tc>
          <w:tcPr>
            <w:tcW w:w="2683" w:type="dxa"/>
            <w:vAlign w:val="center"/>
          </w:tcPr>
          <w:p w14:paraId="5FC2B715" w14:textId="77777777" w:rsidR="00FD59CE" w:rsidRPr="00E94E11" w:rsidRDefault="00FD59CE" w:rsidP="00E94E11">
            <w:pPr>
              <w:spacing w:before="60" w:after="60"/>
              <w:rPr>
                <w:sz w:val="20"/>
                <w:szCs w:val="20"/>
              </w:rPr>
            </w:pPr>
            <w:r w:rsidRPr="00E94E11">
              <w:rPr>
                <w:sz w:val="20"/>
                <w:szCs w:val="20"/>
              </w:rPr>
              <w:t>Amount of Data Served</w:t>
            </w:r>
          </w:p>
        </w:tc>
        <w:tc>
          <w:tcPr>
            <w:tcW w:w="7128" w:type="dxa"/>
            <w:vAlign w:val="center"/>
          </w:tcPr>
          <w:p w14:paraId="4BF68D33" w14:textId="77777777" w:rsidR="00FD59CE" w:rsidRPr="00E94E11" w:rsidRDefault="003E0E60" w:rsidP="00E94E11">
            <w:pPr>
              <w:spacing w:before="60" w:after="60"/>
              <w:rPr>
                <w:sz w:val="20"/>
                <w:szCs w:val="20"/>
              </w:rPr>
            </w:pPr>
            <w:r w:rsidRPr="00E94E11">
              <w:rPr>
                <w:sz w:val="20"/>
                <w:szCs w:val="20"/>
              </w:rPr>
              <w:t>Test Registration and Administration functions consume a significant amount of data form various sources, but send</w:t>
            </w:r>
            <w:r w:rsidR="00E61EBA" w:rsidRPr="00E94E11">
              <w:rPr>
                <w:sz w:val="20"/>
                <w:szCs w:val="20"/>
              </w:rPr>
              <w:t>s</w:t>
            </w:r>
            <w:r w:rsidRPr="00E94E11">
              <w:rPr>
                <w:sz w:val="20"/>
                <w:szCs w:val="20"/>
              </w:rPr>
              <w:t xml:space="preserve"> a similar amount of data to SSO, Test Delivery and Data Warehouse.</w:t>
            </w:r>
            <w:r w:rsidR="009E60D2" w:rsidRPr="00E94E11">
              <w:rPr>
                <w:sz w:val="20"/>
                <w:szCs w:val="20"/>
              </w:rPr>
              <w:t xml:space="preserve"> For example,</w:t>
            </w:r>
          </w:p>
          <w:p w14:paraId="4C93BEEF" w14:textId="77777777" w:rsidR="009E60D2" w:rsidRPr="00E94E11" w:rsidRDefault="00E61EBA" w:rsidP="00E94E11">
            <w:pPr>
              <w:spacing w:before="60" w:after="60"/>
              <w:rPr>
                <w:sz w:val="20"/>
                <w:szCs w:val="20"/>
              </w:rPr>
            </w:pPr>
            <w:r w:rsidRPr="00E94E11">
              <w:rPr>
                <w:sz w:val="20"/>
                <w:szCs w:val="20"/>
              </w:rPr>
              <w:t>= 500,000 students X 50KB per student (leveled over 6 hours per day and 60 days per year) * 125% overhead for users and entities * 125% overhead</w:t>
            </w:r>
          </w:p>
        </w:tc>
      </w:tr>
      <w:tr w:rsidR="00FD59CE" w:rsidRPr="005D0C87" w14:paraId="1BE8CCB6" w14:textId="77777777" w:rsidTr="006709C6">
        <w:trPr>
          <w:cantSplit/>
        </w:trPr>
        <w:tc>
          <w:tcPr>
            <w:tcW w:w="2683" w:type="dxa"/>
            <w:vAlign w:val="center"/>
          </w:tcPr>
          <w:p w14:paraId="2B19B2A3" w14:textId="77777777" w:rsidR="00FD59CE" w:rsidRPr="00E94E11" w:rsidRDefault="00FD59CE" w:rsidP="00E94E11">
            <w:pPr>
              <w:spacing w:before="60" w:after="60"/>
              <w:rPr>
                <w:sz w:val="20"/>
                <w:szCs w:val="20"/>
              </w:rPr>
            </w:pPr>
            <w:r w:rsidRPr="00E94E11">
              <w:rPr>
                <w:sz w:val="20"/>
                <w:szCs w:val="20"/>
              </w:rPr>
              <w:t>DB Server Instance Type</w:t>
            </w:r>
          </w:p>
        </w:tc>
        <w:tc>
          <w:tcPr>
            <w:tcW w:w="7128" w:type="dxa"/>
            <w:vAlign w:val="center"/>
          </w:tcPr>
          <w:p w14:paraId="13E6E4EB" w14:textId="77777777" w:rsidR="00B427B0" w:rsidRPr="00E94E11" w:rsidRDefault="00A5754C" w:rsidP="00E94E11">
            <w:pPr>
              <w:spacing w:before="60" w:after="60"/>
              <w:rPr>
                <w:sz w:val="20"/>
                <w:szCs w:val="20"/>
              </w:rPr>
            </w:pPr>
            <w:r w:rsidRPr="00E94E11">
              <w:rPr>
                <w:sz w:val="20"/>
                <w:szCs w:val="20"/>
              </w:rPr>
              <w:t>A Multi-AZ Extra Large RDS database instance is selected</w:t>
            </w:r>
            <w:r w:rsidR="003D14B8" w:rsidRPr="00E94E11">
              <w:rPr>
                <w:sz w:val="20"/>
                <w:szCs w:val="20"/>
              </w:rPr>
              <w:t xml:space="preserve"> (IOPS optimized)</w:t>
            </w:r>
            <w:r w:rsidRPr="00E94E11">
              <w:rPr>
                <w:sz w:val="20"/>
                <w:szCs w:val="20"/>
              </w:rPr>
              <w:t xml:space="preserve">. </w:t>
            </w:r>
          </w:p>
        </w:tc>
      </w:tr>
      <w:tr w:rsidR="00FD59CE" w:rsidRPr="005D0C87" w14:paraId="42605997" w14:textId="77777777" w:rsidTr="006709C6">
        <w:trPr>
          <w:cantSplit/>
        </w:trPr>
        <w:tc>
          <w:tcPr>
            <w:tcW w:w="2683" w:type="dxa"/>
            <w:vAlign w:val="center"/>
          </w:tcPr>
          <w:p w14:paraId="4D022494" w14:textId="77777777" w:rsidR="00FD59CE" w:rsidRPr="00E94E11" w:rsidRDefault="00FD59CE" w:rsidP="00E94E11">
            <w:pPr>
              <w:spacing w:before="60" w:after="60"/>
              <w:rPr>
                <w:sz w:val="20"/>
                <w:szCs w:val="20"/>
              </w:rPr>
            </w:pPr>
            <w:r w:rsidRPr="00E94E11">
              <w:rPr>
                <w:sz w:val="20"/>
                <w:szCs w:val="20"/>
              </w:rPr>
              <w:t>DB Server Storage</w:t>
            </w:r>
          </w:p>
        </w:tc>
        <w:tc>
          <w:tcPr>
            <w:tcW w:w="7128" w:type="dxa"/>
            <w:vAlign w:val="center"/>
          </w:tcPr>
          <w:p w14:paraId="66422006" w14:textId="77777777" w:rsidR="00A5754C" w:rsidRPr="00E94E11" w:rsidRDefault="00A5754C" w:rsidP="00E94E11">
            <w:pPr>
              <w:spacing w:before="60" w:after="60"/>
              <w:rPr>
                <w:sz w:val="20"/>
                <w:szCs w:val="20"/>
              </w:rPr>
            </w:pPr>
            <w:r w:rsidRPr="00E94E11">
              <w:rPr>
                <w:sz w:val="20"/>
                <w:szCs w:val="20"/>
              </w:rPr>
              <w:t>The database server storage size is proportional to the total number of students, the size of an average student record, an overhead factor to account for users and entities as a proportion of students, and the database overhead of storing a student record. For example:</w:t>
            </w:r>
          </w:p>
          <w:p w14:paraId="11D3735A" w14:textId="77777777" w:rsidR="00A5754C" w:rsidRPr="00E94E11" w:rsidRDefault="00A5754C" w:rsidP="00E94E11">
            <w:pPr>
              <w:spacing w:before="60" w:after="60"/>
              <w:rPr>
                <w:sz w:val="20"/>
                <w:szCs w:val="20"/>
              </w:rPr>
            </w:pPr>
            <w:r w:rsidRPr="00E94E11">
              <w:rPr>
                <w:sz w:val="20"/>
                <w:szCs w:val="20"/>
              </w:rPr>
              <w:t>= 500,000 students X 50KB per student record X 125% user/entity factor X 125% database overhead factor</w:t>
            </w:r>
          </w:p>
          <w:p w14:paraId="77FD101E" w14:textId="77777777" w:rsidR="00FD59CE" w:rsidRPr="00E94E11" w:rsidRDefault="00A5754C" w:rsidP="00E94E11">
            <w:pPr>
              <w:spacing w:before="60" w:after="60"/>
              <w:rPr>
                <w:sz w:val="20"/>
                <w:szCs w:val="20"/>
              </w:rPr>
            </w:pPr>
            <w:r w:rsidRPr="00E94E11">
              <w:rPr>
                <w:sz w:val="20"/>
                <w:szCs w:val="20"/>
              </w:rPr>
              <w:t xml:space="preserve">= 37.25 GB, assume </w:t>
            </w:r>
            <w:r w:rsidR="006B5813" w:rsidRPr="00E94E11">
              <w:rPr>
                <w:sz w:val="20"/>
                <w:szCs w:val="20"/>
              </w:rPr>
              <w:t xml:space="preserve">a safe size of </w:t>
            </w:r>
            <w:r w:rsidRPr="00E94E11">
              <w:rPr>
                <w:sz w:val="20"/>
                <w:szCs w:val="20"/>
              </w:rPr>
              <w:t xml:space="preserve">database storage of </w:t>
            </w:r>
            <w:r w:rsidR="006B5813" w:rsidRPr="00E94E11">
              <w:rPr>
                <w:sz w:val="20"/>
                <w:szCs w:val="20"/>
              </w:rPr>
              <w:t>2</w:t>
            </w:r>
            <w:r w:rsidRPr="00E94E11">
              <w:rPr>
                <w:sz w:val="20"/>
                <w:szCs w:val="20"/>
              </w:rPr>
              <w:t>00GB</w:t>
            </w:r>
          </w:p>
        </w:tc>
      </w:tr>
      <w:tr w:rsidR="00FD59CE" w:rsidRPr="005D0C87" w14:paraId="064B5D64" w14:textId="77777777" w:rsidTr="006709C6">
        <w:trPr>
          <w:cantSplit/>
        </w:trPr>
        <w:tc>
          <w:tcPr>
            <w:tcW w:w="2683" w:type="dxa"/>
            <w:vAlign w:val="center"/>
          </w:tcPr>
          <w:p w14:paraId="0559D817" w14:textId="77777777" w:rsidR="00FD59CE" w:rsidRPr="00E94E11" w:rsidRDefault="00FD59CE" w:rsidP="00E94E11">
            <w:pPr>
              <w:spacing w:before="60" w:after="60"/>
              <w:rPr>
                <w:sz w:val="20"/>
                <w:szCs w:val="20"/>
              </w:rPr>
            </w:pPr>
            <w:r w:rsidRPr="00E94E11">
              <w:rPr>
                <w:sz w:val="20"/>
                <w:szCs w:val="20"/>
              </w:rPr>
              <w:t>DB Server Provisioned IOPS</w:t>
            </w:r>
          </w:p>
        </w:tc>
        <w:tc>
          <w:tcPr>
            <w:tcW w:w="7128" w:type="dxa"/>
            <w:vAlign w:val="center"/>
          </w:tcPr>
          <w:p w14:paraId="62C3A2D9" w14:textId="77777777" w:rsidR="00FD59CE" w:rsidRPr="00E94E11" w:rsidRDefault="006B5813" w:rsidP="00E94E11">
            <w:pPr>
              <w:spacing w:before="60" w:after="60"/>
              <w:rPr>
                <w:sz w:val="20"/>
                <w:szCs w:val="20"/>
              </w:rPr>
            </w:pPr>
            <w:r w:rsidRPr="00E94E11">
              <w:rPr>
                <w:sz w:val="20"/>
                <w:szCs w:val="20"/>
              </w:rPr>
              <w:t>600 Provisioned IOPS are required for a factor of 3 to 1 Provisioned IOPS to storage size.</w:t>
            </w:r>
          </w:p>
        </w:tc>
      </w:tr>
    </w:tbl>
    <w:p w14:paraId="144A70CA" w14:textId="7A35DE96" w:rsidR="001D10FA" w:rsidRDefault="001D10FA" w:rsidP="006B25B2">
      <w:pPr>
        <w:pStyle w:val="Caption"/>
      </w:pPr>
      <w:bookmarkStart w:id="2535" w:name="_Toc487492077"/>
      <w:r>
        <w:t xml:space="preserve">Table </w:t>
      </w:r>
      <w:ins w:id="2536" w:author="Jeff Johnson" w:date="2017-07-12T21:16:00Z">
        <w:r w:rsidR="00B33BF6">
          <w:fldChar w:fldCharType="begin"/>
        </w:r>
        <w:r w:rsidR="00B33BF6">
          <w:instrText xml:space="preserve"> SEQ Table \* ARABIC </w:instrText>
        </w:r>
      </w:ins>
      <w:r w:rsidR="00B33BF6">
        <w:fldChar w:fldCharType="separate"/>
      </w:r>
      <w:ins w:id="2537" w:author="Jeff Johnson" w:date="2017-07-12T21:16:00Z">
        <w:r w:rsidR="00B33BF6">
          <w:rPr>
            <w:noProof/>
          </w:rPr>
          <w:t>8</w:t>
        </w:r>
        <w:r w:rsidR="00B33BF6">
          <w:fldChar w:fldCharType="end"/>
        </w:r>
      </w:ins>
      <w:del w:id="2538"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8</w:delText>
        </w:r>
        <w:r w:rsidR="00A36C43" w:rsidDel="00B33BF6">
          <w:rPr>
            <w:noProof/>
          </w:rPr>
          <w:fldChar w:fldCharType="end"/>
        </w:r>
      </w:del>
      <w:r>
        <w:t xml:space="preserve">. </w:t>
      </w:r>
      <w:r w:rsidRPr="001D10FA">
        <w:t>Test Registration and Administration Deployment Unit</w:t>
      </w:r>
      <w:r>
        <w:t xml:space="preserve"> Summary</w:t>
      </w:r>
      <w:bookmarkEnd w:id="2535"/>
    </w:p>
    <w:p w14:paraId="06D5B659" w14:textId="77777777" w:rsidR="00B1460F" w:rsidRDefault="00B1460F" w:rsidP="00C56047">
      <w:pPr>
        <w:pStyle w:val="Heading2"/>
      </w:pPr>
      <w:bookmarkStart w:id="2539" w:name="_Toc488653876"/>
      <w:r>
        <w:t>Assessment Creation and Management Deployment Unit</w:t>
      </w:r>
      <w:bookmarkEnd w:id="2539"/>
    </w:p>
    <w:p w14:paraId="4FC13A50" w14:textId="77777777" w:rsidR="00B307BF" w:rsidRDefault="00B307BF" w:rsidP="00567046">
      <w:r>
        <w:t>This deployment unit is only required for entities that wish to have their own item authoring, test authoring and test packaging capabilities.</w:t>
      </w:r>
      <w:r w:rsidR="003A2214">
        <w:t xml:space="preserve"> The following selections are made for this deployment unit.</w:t>
      </w:r>
    </w:p>
    <w:tbl>
      <w:tblPr>
        <w:tblStyle w:val="TableGrid"/>
        <w:tblW w:w="9811" w:type="dxa"/>
        <w:tblLook w:val="04A0" w:firstRow="1" w:lastRow="0" w:firstColumn="1" w:lastColumn="0" w:noHBand="0" w:noVBand="1"/>
      </w:tblPr>
      <w:tblGrid>
        <w:gridCol w:w="2683"/>
        <w:gridCol w:w="7128"/>
      </w:tblGrid>
      <w:tr w:rsidR="003A2214" w:rsidRPr="005D0C87" w14:paraId="7E4B1CB9" w14:textId="77777777" w:rsidTr="00E94E11">
        <w:trPr>
          <w:cantSplit/>
          <w:tblHeader/>
        </w:trPr>
        <w:tc>
          <w:tcPr>
            <w:tcW w:w="2683" w:type="dxa"/>
            <w:shd w:val="clear" w:color="auto" w:fill="43B02A"/>
            <w:vAlign w:val="center"/>
          </w:tcPr>
          <w:p w14:paraId="42E701ED" w14:textId="77777777" w:rsidR="003A2214" w:rsidRPr="00E94E11" w:rsidRDefault="003A2214"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3341CC65" w14:textId="77777777" w:rsidR="003A2214" w:rsidRPr="00E94E11" w:rsidRDefault="003A2214" w:rsidP="00E94E11">
            <w:pPr>
              <w:pStyle w:val="TableHeading1"/>
              <w:spacing w:before="120"/>
              <w:jc w:val="left"/>
              <w:rPr>
                <w:szCs w:val="20"/>
              </w:rPr>
            </w:pPr>
            <w:r w:rsidRPr="00E94E11">
              <w:rPr>
                <w:szCs w:val="20"/>
              </w:rPr>
              <w:t>Description</w:t>
            </w:r>
          </w:p>
        </w:tc>
      </w:tr>
      <w:tr w:rsidR="003A2214" w:rsidRPr="005D0C87" w14:paraId="499E415A" w14:textId="77777777" w:rsidTr="006709C6">
        <w:trPr>
          <w:cantSplit/>
        </w:trPr>
        <w:tc>
          <w:tcPr>
            <w:tcW w:w="2683" w:type="dxa"/>
            <w:vAlign w:val="center"/>
          </w:tcPr>
          <w:p w14:paraId="2299E3D7" w14:textId="77777777" w:rsidR="003A2214" w:rsidRPr="00E94E11" w:rsidRDefault="003A2214" w:rsidP="00E94E11">
            <w:pPr>
              <w:spacing w:before="60" w:after="60"/>
              <w:rPr>
                <w:sz w:val="20"/>
                <w:szCs w:val="20"/>
              </w:rPr>
            </w:pPr>
            <w:r w:rsidRPr="00E94E11">
              <w:rPr>
                <w:sz w:val="20"/>
                <w:szCs w:val="20"/>
              </w:rPr>
              <w:t>Elastic Load Balancer</w:t>
            </w:r>
          </w:p>
        </w:tc>
        <w:tc>
          <w:tcPr>
            <w:tcW w:w="7128" w:type="dxa"/>
            <w:vAlign w:val="center"/>
          </w:tcPr>
          <w:p w14:paraId="04C661B0" w14:textId="77777777" w:rsidR="003A2214" w:rsidRPr="00E94E11" w:rsidRDefault="003A2214" w:rsidP="00E94E11">
            <w:pPr>
              <w:spacing w:before="60" w:after="60"/>
              <w:rPr>
                <w:sz w:val="20"/>
                <w:szCs w:val="20"/>
              </w:rPr>
            </w:pPr>
            <w:r w:rsidRPr="00E94E11">
              <w:rPr>
                <w:sz w:val="20"/>
                <w:szCs w:val="20"/>
              </w:rPr>
              <w:t>An Elastic Load Balancer is required for this deployment unit.</w:t>
            </w:r>
          </w:p>
        </w:tc>
      </w:tr>
      <w:tr w:rsidR="003A2214" w:rsidRPr="005D0C87" w14:paraId="1D8AA4EB" w14:textId="77777777" w:rsidTr="006709C6">
        <w:trPr>
          <w:cantSplit/>
        </w:trPr>
        <w:tc>
          <w:tcPr>
            <w:tcW w:w="2683" w:type="dxa"/>
            <w:vAlign w:val="center"/>
          </w:tcPr>
          <w:p w14:paraId="573DFE2C" w14:textId="77777777" w:rsidR="003A2214" w:rsidRPr="00E94E11" w:rsidRDefault="003A2214" w:rsidP="00E94E11">
            <w:pPr>
              <w:spacing w:before="60" w:after="60"/>
              <w:rPr>
                <w:sz w:val="20"/>
                <w:szCs w:val="20"/>
              </w:rPr>
            </w:pPr>
            <w:r w:rsidRPr="00E94E11">
              <w:rPr>
                <w:sz w:val="20"/>
                <w:szCs w:val="20"/>
              </w:rPr>
              <w:t>Web Server Instance Type</w:t>
            </w:r>
          </w:p>
        </w:tc>
        <w:tc>
          <w:tcPr>
            <w:tcW w:w="7128" w:type="dxa"/>
            <w:vAlign w:val="center"/>
          </w:tcPr>
          <w:p w14:paraId="004CCE15" w14:textId="77777777" w:rsidR="003A2214" w:rsidRPr="00E94E11" w:rsidRDefault="003A2214"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w:t>
            </w:r>
            <w:r w:rsidR="00603D77" w:rsidRPr="00E94E11">
              <w:rPr>
                <w:sz w:val="20"/>
                <w:szCs w:val="20"/>
              </w:rPr>
              <w:t>f</w:t>
            </w:r>
            <w:r w:rsidRPr="00E94E11">
              <w:rPr>
                <w:sz w:val="20"/>
                <w:szCs w:val="20"/>
              </w:rPr>
              <w:t xml:space="preserve"> memory</w:t>
            </w:r>
            <w:r w:rsidR="00603D77" w:rsidRPr="00E94E11">
              <w:rPr>
                <w:sz w:val="20"/>
                <w:szCs w:val="20"/>
              </w:rPr>
              <w:t>,</w:t>
            </w:r>
            <w:r w:rsidRPr="00E94E11">
              <w:rPr>
                <w:sz w:val="20"/>
                <w:szCs w:val="20"/>
              </w:rPr>
              <w:t xml:space="preserve"> 4x420GB of ephemeral storage, available EBS storage, and high network performance).</w:t>
            </w:r>
          </w:p>
        </w:tc>
      </w:tr>
      <w:tr w:rsidR="003A2214" w:rsidRPr="005D0C87" w14:paraId="1B8E0ACC" w14:textId="77777777" w:rsidTr="006709C6">
        <w:trPr>
          <w:cantSplit/>
        </w:trPr>
        <w:tc>
          <w:tcPr>
            <w:tcW w:w="2683" w:type="dxa"/>
            <w:vAlign w:val="center"/>
          </w:tcPr>
          <w:p w14:paraId="6AE58211" w14:textId="77777777" w:rsidR="003A2214" w:rsidRPr="00E94E11" w:rsidRDefault="003A2214" w:rsidP="00E94E11">
            <w:pPr>
              <w:spacing w:before="60" w:after="60"/>
              <w:rPr>
                <w:sz w:val="20"/>
                <w:szCs w:val="20"/>
              </w:rPr>
            </w:pPr>
            <w:r w:rsidRPr="00E94E11">
              <w:rPr>
                <w:sz w:val="20"/>
                <w:szCs w:val="20"/>
              </w:rPr>
              <w:t>Number of Baseline Web Servers</w:t>
            </w:r>
          </w:p>
        </w:tc>
        <w:tc>
          <w:tcPr>
            <w:tcW w:w="7128" w:type="dxa"/>
            <w:vAlign w:val="center"/>
          </w:tcPr>
          <w:p w14:paraId="01BBC555" w14:textId="77777777" w:rsidR="003A2214" w:rsidRPr="00E94E11" w:rsidRDefault="003A2214" w:rsidP="00E94E11">
            <w:pPr>
              <w:spacing w:before="60" w:after="60"/>
              <w:rPr>
                <w:sz w:val="20"/>
                <w:szCs w:val="20"/>
              </w:rPr>
            </w:pPr>
            <w:r w:rsidRPr="00E94E11">
              <w:rPr>
                <w:sz w:val="20"/>
                <w:szCs w:val="20"/>
              </w:rPr>
              <w:t>Two baseline web servers are selected for high availability and performance.</w:t>
            </w:r>
          </w:p>
        </w:tc>
      </w:tr>
      <w:tr w:rsidR="003A2214" w:rsidRPr="005D0C87" w14:paraId="56054C39" w14:textId="77777777" w:rsidTr="006709C6">
        <w:trPr>
          <w:cantSplit/>
        </w:trPr>
        <w:tc>
          <w:tcPr>
            <w:tcW w:w="2683" w:type="dxa"/>
            <w:vAlign w:val="center"/>
          </w:tcPr>
          <w:p w14:paraId="33410170" w14:textId="77777777" w:rsidR="003A2214" w:rsidRPr="00E94E11" w:rsidRDefault="003A2214" w:rsidP="00E94E11">
            <w:pPr>
              <w:spacing w:before="60" w:after="60"/>
              <w:rPr>
                <w:sz w:val="20"/>
                <w:szCs w:val="20"/>
              </w:rPr>
            </w:pPr>
            <w:r w:rsidRPr="00E94E11">
              <w:rPr>
                <w:sz w:val="20"/>
                <w:szCs w:val="20"/>
              </w:rPr>
              <w:t>Number of On-Demand Web Servers</w:t>
            </w:r>
          </w:p>
        </w:tc>
        <w:tc>
          <w:tcPr>
            <w:tcW w:w="7128" w:type="dxa"/>
            <w:vAlign w:val="center"/>
          </w:tcPr>
          <w:p w14:paraId="5FE1018C" w14:textId="77777777" w:rsidR="003A2214" w:rsidRPr="00E94E11" w:rsidRDefault="003A2214"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3A2214" w:rsidRPr="005D0C87" w14:paraId="7D2AF3DF" w14:textId="77777777" w:rsidTr="006709C6">
        <w:trPr>
          <w:cantSplit/>
        </w:trPr>
        <w:tc>
          <w:tcPr>
            <w:tcW w:w="2683" w:type="dxa"/>
            <w:vAlign w:val="center"/>
          </w:tcPr>
          <w:p w14:paraId="244A03EB" w14:textId="77777777" w:rsidR="003A2214" w:rsidRPr="00E94E11" w:rsidRDefault="003A2214" w:rsidP="00E94E11">
            <w:pPr>
              <w:spacing w:before="60" w:after="60"/>
              <w:rPr>
                <w:sz w:val="20"/>
                <w:szCs w:val="20"/>
              </w:rPr>
            </w:pPr>
            <w:r w:rsidRPr="00E94E11">
              <w:rPr>
                <w:sz w:val="20"/>
                <w:szCs w:val="20"/>
              </w:rPr>
              <w:t>Amount of Data Served</w:t>
            </w:r>
          </w:p>
        </w:tc>
        <w:tc>
          <w:tcPr>
            <w:tcW w:w="7128" w:type="dxa"/>
            <w:vAlign w:val="center"/>
          </w:tcPr>
          <w:p w14:paraId="468526B6" w14:textId="77777777" w:rsidR="003A2214" w:rsidRPr="00E94E11" w:rsidRDefault="003A2214" w:rsidP="00E94E11">
            <w:pPr>
              <w:spacing w:before="60" w:after="60"/>
              <w:rPr>
                <w:sz w:val="20"/>
                <w:szCs w:val="20"/>
              </w:rPr>
            </w:pPr>
            <w:r w:rsidRPr="00E94E11">
              <w:rPr>
                <w:sz w:val="20"/>
                <w:szCs w:val="20"/>
              </w:rPr>
              <w:t xml:space="preserve">Predicting the amount of data served by this deployment unit is TBD </w:t>
            </w:r>
            <w:proofErr w:type="gramStart"/>
            <w:r w:rsidRPr="00E94E11">
              <w:rPr>
                <w:sz w:val="20"/>
                <w:szCs w:val="20"/>
              </w:rPr>
              <w:t>at this time</w:t>
            </w:r>
            <w:proofErr w:type="gramEnd"/>
            <w:r w:rsidRPr="00E94E11">
              <w:rPr>
                <w:sz w:val="20"/>
                <w:szCs w:val="20"/>
              </w:rPr>
              <w:t>. Assume 5 GB/hour for the time being.</w:t>
            </w:r>
          </w:p>
        </w:tc>
      </w:tr>
      <w:tr w:rsidR="003A2214" w:rsidRPr="005D0C87" w14:paraId="7369E959" w14:textId="77777777" w:rsidTr="006709C6">
        <w:trPr>
          <w:cantSplit/>
        </w:trPr>
        <w:tc>
          <w:tcPr>
            <w:tcW w:w="2683" w:type="dxa"/>
            <w:vAlign w:val="center"/>
          </w:tcPr>
          <w:p w14:paraId="73DAB775" w14:textId="77777777" w:rsidR="003A2214" w:rsidRPr="00E94E11" w:rsidRDefault="003A2214" w:rsidP="00E94E11">
            <w:pPr>
              <w:spacing w:before="60" w:after="60"/>
              <w:rPr>
                <w:sz w:val="20"/>
                <w:szCs w:val="20"/>
              </w:rPr>
            </w:pPr>
            <w:r w:rsidRPr="00E94E11">
              <w:rPr>
                <w:sz w:val="20"/>
                <w:szCs w:val="20"/>
              </w:rPr>
              <w:lastRenderedPageBreak/>
              <w:t>DB Server Instance Type</w:t>
            </w:r>
          </w:p>
        </w:tc>
        <w:tc>
          <w:tcPr>
            <w:tcW w:w="7128" w:type="dxa"/>
            <w:vAlign w:val="center"/>
          </w:tcPr>
          <w:p w14:paraId="28BCF0AD" w14:textId="77777777" w:rsidR="003A2214" w:rsidRPr="00E94E11" w:rsidRDefault="00901B42" w:rsidP="00E94E11">
            <w:pPr>
              <w:spacing w:before="60" w:after="60"/>
              <w:rPr>
                <w:sz w:val="20"/>
                <w:szCs w:val="20"/>
              </w:rPr>
            </w:pPr>
            <w:r w:rsidRPr="00E94E11">
              <w:rPr>
                <w:sz w:val="20"/>
                <w:szCs w:val="20"/>
              </w:rPr>
              <w:t xml:space="preserve">A Multi-AZ </w:t>
            </w:r>
            <w:r w:rsidR="000B1CFD" w:rsidRPr="00E94E11">
              <w:rPr>
                <w:sz w:val="20"/>
                <w:szCs w:val="20"/>
              </w:rPr>
              <w:t xml:space="preserve">Extra </w:t>
            </w:r>
            <w:r w:rsidR="001C66BF" w:rsidRPr="00E94E11">
              <w:rPr>
                <w:sz w:val="20"/>
                <w:szCs w:val="20"/>
              </w:rPr>
              <w:t xml:space="preserve">Large </w:t>
            </w:r>
            <w:r w:rsidRPr="00E94E11">
              <w:rPr>
                <w:sz w:val="20"/>
                <w:szCs w:val="20"/>
              </w:rPr>
              <w:t>RDS database instance is selected</w:t>
            </w:r>
            <w:r w:rsidR="000B1CFD" w:rsidRPr="00E94E11">
              <w:rPr>
                <w:sz w:val="20"/>
                <w:szCs w:val="20"/>
              </w:rPr>
              <w:t xml:space="preserve"> (IOPS optimized)</w:t>
            </w:r>
            <w:r w:rsidRPr="00E94E11">
              <w:rPr>
                <w:sz w:val="20"/>
                <w:szCs w:val="20"/>
              </w:rPr>
              <w:t>.</w:t>
            </w:r>
          </w:p>
        </w:tc>
      </w:tr>
      <w:tr w:rsidR="003A2214" w:rsidRPr="005D0C87" w14:paraId="1BAD4FD7" w14:textId="77777777" w:rsidTr="006709C6">
        <w:trPr>
          <w:cantSplit/>
        </w:trPr>
        <w:tc>
          <w:tcPr>
            <w:tcW w:w="2683" w:type="dxa"/>
            <w:vAlign w:val="center"/>
          </w:tcPr>
          <w:p w14:paraId="4129E6A1" w14:textId="77777777" w:rsidR="003A2214" w:rsidRPr="00E94E11" w:rsidRDefault="003A2214" w:rsidP="00E94E11">
            <w:pPr>
              <w:spacing w:before="60" w:after="60"/>
              <w:rPr>
                <w:sz w:val="20"/>
                <w:szCs w:val="20"/>
              </w:rPr>
            </w:pPr>
            <w:r w:rsidRPr="00E94E11">
              <w:rPr>
                <w:sz w:val="20"/>
                <w:szCs w:val="20"/>
              </w:rPr>
              <w:t>DB Server Storage</w:t>
            </w:r>
          </w:p>
        </w:tc>
        <w:tc>
          <w:tcPr>
            <w:tcW w:w="7128" w:type="dxa"/>
            <w:vAlign w:val="center"/>
          </w:tcPr>
          <w:p w14:paraId="7F818C85" w14:textId="77777777" w:rsidR="00104907" w:rsidRPr="00E94E11" w:rsidRDefault="005D6A66" w:rsidP="00E94E11">
            <w:pPr>
              <w:spacing w:before="60" w:after="60"/>
              <w:rPr>
                <w:sz w:val="20"/>
                <w:szCs w:val="20"/>
              </w:rPr>
            </w:pPr>
            <w:r w:rsidRPr="00E94E11">
              <w:rPr>
                <w:sz w:val="20"/>
                <w:szCs w:val="20"/>
              </w:rPr>
              <w:t>DB server storage for this deployment unit varies</w:t>
            </w:r>
            <w:r w:rsidR="00104907" w:rsidRPr="00E94E11">
              <w:rPr>
                <w:sz w:val="20"/>
                <w:szCs w:val="20"/>
              </w:rPr>
              <w:t xml:space="preserve"> based on the number of items and the average size of each item. Various multipliers apply such as:</w:t>
            </w:r>
          </w:p>
          <w:p w14:paraId="27F8C8F2" w14:textId="77777777" w:rsidR="003A2214" w:rsidRPr="00E94E11" w:rsidRDefault="00104907" w:rsidP="00E94E11">
            <w:pPr>
              <w:pStyle w:val="ListParagraph"/>
              <w:numPr>
                <w:ilvl w:val="0"/>
                <w:numId w:val="41"/>
              </w:numPr>
              <w:spacing w:before="60" w:after="60"/>
              <w:rPr>
                <w:sz w:val="20"/>
                <w:szCs w:val="20"/>
              </w:rPr>
            </w:pPr>
            <w:r w:rsidRPr="00E94E11">
              <w:rPr>
                <w:sz w:val="20"/>
                <w:szCs w:val="20"/>
              </w:rPr>
              <w:t xml:space="preserve">A multiplier to account for various versions of an item </w:t>
            </w:r>
          </w:p>
          <w:p w14:paraId="0E41C4DB"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Number of test packages items are used in (items are replicated into each test package)</w:t>
            </w:r>
          </w:p>
          <w:p w14:paraId="0C29D057" w14:textId="77777777" w:rsidR="00104907" w:rsidRPr="00E94E11" w:rsidRDefault="00104907" w:rsidP="00E94E11">
            <w:pPr>
              <w:pStyle w:val="ListParagraph"/>
              <w:numPr>
                <w:ilvl w:val="0"/>
                <w:numId w:val="41"/>
              </w:numPr>
              <w:spacing w:before="60" w:after="60"/>
              <w:rPr>
                <w:sz w:val="20"/>
                <w:szCs w:val="20"/>
              </w:rPr>
            </w:pPr>
            <w:r w:rsidRPr="00E94E11">
              <w:rPr>
                <w:sz w:val="20"/>
                <w:szCs w:val="20"/>
              </w:rPr>
              <w:t>Database overhead</w:t>
            </w:r>
          </w:p>
          <w:p w14:paraId="3B2A57B9" w14:textId="77777777" w:rsidR="00104907" w:rsidRPr="00E94E11" w:rsidRDefault="00104907" w:rsidP="00E94E11">
            <w:pPr>
              <w:spacing w:before="60" w:after="60"/>
              <w:rPr>
                <w:sz w:val="20"/>
                <w:szCs w:val="20"/>
              </w:rPr>
            </w:pPr>
            <w:r w:rsidRPr="00E94E11">
              <w:rPr>
                <w:sz w:val="20"/>
                <w:szCs w:val="20"/>
              </w:rPr>
              <w:t>For example,</w:t>
            </w:r>
          </w:p>
          <w:p w14:paraId="62741DEF" w14:textId="77777777" w:rsidR="00104907" w:rsidRPr="00E94E11" w:rsidRDefault="00104907" w:rsidP="00E94E11">
            <w:pPr>
              <w:spacing w:before="60" w:after="60"/>
              <w:rPr>
                <w:sz w:val="20"/>
                <w:szCs w:val="20"/>
              </w:rPr>
            </w:pPr>
            <w:r w:rsidRPr="00E94E11">
              <w:rPr>
                <w:sz w:val="20"/>
                <w:szCs w:val="20"/>
              </w:rPr>
              <w:t xml:space="preserve">= 200,000 items X 50 KB per item X 5 item versions X 10 copies in Test Packages * 125% DB OH / 1024^2 KB per GB </w:t>
            </w:r>
            <w:r w:rsidRPr="00E94E11">
              <w:rPr>
                <w:sz w:val="20"/>
                <w:szCs w:val="20"/>
              </w:rPr>
              <w:sym w:font="Symbol" w:char="F0BB"/>
            </w:r>
            <w:r w:rsidRPr="00E94E11">
              <w:rPr>
                <w:sz w:val="20"/>
                <w:szCs w:val="20"/>
              </w:rPr>
              <w:t xml:space="preserve"> 597 KB. Assume 1,000 GB.</w:t>
            </w:r>
          </w:p>
        </w:tc>
      </w:tr>
      <w:tr w:rsidR="003A2214" w:rsidRPr="005D0C87" w14:paraId="161FDA2A" w14:textId="77777777" w:rsidTr="006709C6">
        <w:trPr>
          <w:cantSplit/>
        </w:trPr>
        <w:tc>
          <w:tcPr>
            <w:tcW w:w="2683" w:type="dxa"/>
            <w:vAlign w:val="center"/>
          </w:tcPr>
          <w:p w14:paraId="62DCA1CD" w14:textId="77777777" w:rsidR="003A2214" w:rsidRPr="00E94E11" w:rsidRDefault="003A2214" w:rsidP="00E94E11">
            <w:pPr>
              <w:spacing w:before="60" w:after="60"/>
              <w:rPr>
                <w:sz w:val="20"/>
                <w:szCs w:val="20"/>
              </w:rPr>
            </w:pPr>
            <w:r w:rsidRPr="00E94E11">
              <w:rPr>
                <w:sz w:val="20"/>
                <w:szCs w:val="20"/>
              </w:rPr>
              <w:t>DB Server Provisioned IOPS</w:t>
            </w:r>
          </w:p>
        </w:tc>
        <w:tc>
          <w:tcPr>
            <w:tcW w:w="7128" w:type="dxa"/>
            <w:vAlign w:val="center"/>
          </w:tcPr>
          <w:p w14:paraId="4538263D" w14:textId="77777777" w:rsidR="003A2214" w:rsidRPr="00E94E11" w:rsidRDefault="00136393" w:rsidP="00E94E11">
            <w:pPr>
              <w:spacing w:before="60" w:after="60"/>
              <w:rPr>
                <w:sz w:val="20"/>
                <w:szCs w:val="20"/>
              </w:rPr>
            </w:pPr>
            <w:r w:rsidRPr="00E94E11">
              <w:rPr>
                <w:sz w:val="20"/>
                <w:szCs w:val="20"/>
              </w:rPr>
              <w:t>3,000 IOPS for a ratio of 3 to 1 Provisioned IOPS to storage size.</w:t>
            </w:r>
          </w:p>
        </w:tc>
      </w:tr>
    </w:tbl>
    <w:p w14:paraId="5F01353A" w14:textId="2B23C8BD" w:rsidR="0015420A" w:rsidRDefault="0015420A" w:rsidP="006B25B2">
      <w:pPr>
        <w:pStyle w:val="Caption"/>
      </w:pPr>
      <w:bookmarkStart w:id="2540" w:name="_Toc487492078"/>
      <w:r>
        <w:t xml:space="preserve">Table </w:t>
      </w:r>
      <w:ins w:id="2541" w:author="Jeff Johnson" w:date="2017-07-12T21:16:00Z">
        <w:r w:rsidR="00B33BF6">
          <w:fldChar w:fldCharType="begin"/>
        </w:r>
        <w:r w:rsidR="00B33BF6">
          <w:instrText xml:space="preserve"> SEQ Table \* ARABIC </w:instrText>
        </w:r>
      </w:ins>
      <w:r w:rsidR="00B33BF6">
        <w:fldChar w:fldCharType="separate"/>
      </w:r>
      <w:ins w:id="2542" w:author="Jeff Johnson" w:date="2017-07-12T21:16:00Z">
        <w:r w:rsidR="00B33BF6">
          <w:rPr>
            <w:noProof/>
          </w:rPr>
          <w:t>9</w:t>
        </w:r>
        <w:r w:rsidR="00B33BF6">
          <w:fldChar w:fldCharType="end"/>
        </w:r>
      </w:ins>
      <w:del w:id="2543"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9</w:delText>
        </w:r>
        <w:r w:rsidR="00A36C43" w:rsidDel="00B33BF6">
          <w:rPr>
            <w:noProof/>
          </w:rPr>
          <w:fldChar w:fldCharType="end"/>
        </w:r>
      </w:del>
      <w:r>
        <w:t xml:space="preserve">. </w:t>
      </w:r>
      <w:r w:rsidRPr="0015420A">
        <w:t>Assessment Creation and Management Deployment Unit</w:t>
      </w:r>
      <w:r>
        <w:t xml:space="preserve"> Summary</w:t>
      </w:r>
      <w:bookmarkEnd w:id="2540"/>
    </w:p>
    <w:p w14:paraId="6718B121" w14:textId="77777777" w:rsidR="000A1F1C" w:rsidRDefault="000A1F1C">
      <w:pPr>
        <w:spacing w:before="0" w:after="200" w:line="276" w:lineRule="auto"/>
        <w:rPr>
          <w:ins w:id="2544" w:author="Jeff Johnson" w:date="2017-07-12T20:48:00Z"/>
          <w:rFonts w:eastAsiaTheme="majorEastAsia" w:cstheme="majorBidi"/>
          <w:b/>
          <w:szCs w:val="26"/>
        </w:rPr>
      </w:pPr>
      <w:ins w:id="2545" w:author="Jeff Johnson" w:date="2017-07-12T20:48:00Z">
        <w:r>
          <w:br w:type="page"/>
        </w:r>
      </w:ins>
    </w:p>
    <w:p w14:paraId="4C63E635" w14:textId="467DE721" w:rsidR="00B1460F" w:rsidRDefault="00B1460F" w:rsidP="00C56047">
      <w:pPr>
        <w:pStyle w:val="Heading2"/>
      </w:pPr>
      <w:bookmarkStart w:id="2546" w:name="_Toc488653877"/>
      <w:r>
        <w:lastRenderedPageBreak/>
        <w:t>SSO Deployment Unit</w:t>
      </w:r>
      <w:bookmarkEnd w:id="2546"/>
    </w:p>
    <w:p w14:paraId="2F836DED" w14:textId="77777777" w:rsidR="000538D1" w:rsidRDefault="000538D1" w:rsidP="00567046">
      <w:r>
        <w:t xml:space="preserve">The SSO deployment unit is different than other deployment units in that it utilizes an open source identity management system, </w:t>
      </w:r>
      <w:proofErr w:type="spellStart"/>
      <w:r>
        <w:t>OpenAM</w:t>
      </w:r>
      <w:proofErr w:type="spellEnd"/>
      <w:r>
        <w:t xml:space="preserve">. </w:t>
      </w:r>
      <w:r w:rsidR="003C725B">
        <w:t xml:space="preserve">Each instance of </w:t>
      </w:r>
      <w:proofErr w:type="spellStart"/>
      <w:r>
        <w:t>OpenAM</w:t>
      </w:r>
      <w:proofErr w:type="spellEnd"/>
      <w:r>
        <w:t xml:space="preserve"> includes the </w:t>
      </w:r>
      <w:proofErr w:type="spellStart"/>
      <w:r>
        <w:t>OpenDJ</w:t>
      </w:r>
      <w:proofErr w:type="spellEnd"/>
      <w:r>
        <w:t xml:space="preserve"> LDAP directory server.</w:t>
      </w:r>
      <w:r w:rsidR="003C725B">
        <w:t xml:space="preserve"> Therefore, no separate DB server instance is required. However, each web server instance requires persistent storage. This is different from web servers in other deployment groups.</w:t>
      </w:r>
    </w:p>
    <w:p w14:paraId="51D37EDF" w14:textId="2D9C4C43" w:rsidR="00C40B29" w:rsidRDefault="00C40B29" w:rsidP="00567046">
      <w:r>
        <w:t xml:space="preserve">The following diagram illustrates an SSO deployment unit in a high-availability configuration using three </w:t>
      </w:r>
      <w:proofErr w:type="spellStart"/>
      <w:r>
        <w:t>OpenAM</w:t>
      </w:r>
      <w:proofErr w:type="spellEnd"/>
      <w:r>
        <w:t xml:space="preserve"> and three </w:t>
      </w:r>
      <w:proofErr w:type="spellStart"/>
      <w:r>
        <w:t>OpenDJ</w:t>
      </w:r>
      <w:proofErr w:type="spellEnd"/>
      <w:r>
        <w:t xml:space="preserve"> servers. AIR recommends two servers each for most installations, and three servers each for a very high demand installation. The Field Test configuration uses three servers each for maximum performance.</w:t>
      </w:r>
    </w:p>
    <w:p w14:paraId="7CFDBF2E" w14:textId="3CB0E722" w:rsidR="00C40B29" w:rsidRDefault="00532253" w:rsidP="00532253">
      <w:pPr>
        <w:jc w:val="center"/>
      </w:pPr>
      <w:r w:rsidRPr="00532253">
        <w:rPr>
          <w:noProof/>
        </w:rPr>
        <w:drawing>
          <wp:inline distT="0" distB="0" distL="0" distR="0" wp14:anchorId="19F85966" wp14:editId="678A605D">
            <wp:extent cx="3577590" cy="4549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7590" cy="4549140"/>
                    </a:xfrm>
                    <a:prstGeom prst="rect">
                      <a:avLst/>
                    </a:prstGeom>
                    <a:noFill/>
                    <a:ln>
                      <a:noFill/>
                    </a:ln>
                  </pic:spPr>
                </pic:pic>
              </a:graphicData>
            </a:graphic>
          </wp:inline>
        </w:drawing>
      </w:r>
    </w:p>
    <w:p w14:paraId="429FC679" w14:textId="23435990" w:rsidR="00532253" w:rsidRPr="000538D1" w:rsidRDefault="00532253" w:rsidP="00532253">
      <w:pPr>
        <w:pStyle w:val="Caption"/>
      </w:pPr>
      <w:bookmarkStart w:id="2547" w:name="_Toc487492069"/>
      <w:r>
        <w:t xml:space="preserve">Figure </w:t>
      </w:r>
      <w:del w:id="2548" w:author="Jeff Johnson" w:date="2017-07-10T22:47:00Z">
        <w:r w:rsidR="00EE3309" w:rsidDel="00BD7E53">
          <w:fldChar w:fldCharType="begin"/>
        </w:r>
        <w:r w:rsidR="00EE3309" w:rsidDel="00BD7E53">
          <w:delInstrText xml:space="preserve"> SEQ Figure \* ARABIC </w:delInstrText>
        </w:r>
        <w:r w:rsidR="00EE3309" w:rsidDel="00BD7E53">
          <w:fldChar w:fldCharType="separate"/>
        </w:r>
        <w:r w:rsidR="00FF2E3D" w:rsidDel="00BD7E53">
          <w:rPr>
            <w:noProof/>
          </w:rPr>
          <w:delText>3</w:delText>
        </w:r>
        <w:r w:rsidR="00EE3309" w:rsidDel="00BD7E53">
          <w:rPr>
            <w:noProof/>
          </w:rPr>
          <w:fldChar w:fldCharType="end"/>
        </w:r>
      </w:del>
      <w:ins w:id="2549" w:author="Jeff Johnson" w:date="2017-07-10T22:47:00Z">
        <w:r w:rsidR="00BD7E53">
          <w:t>4</w:t>
        </w:r>
      </w:ins>
      <w:r>
        <w:t>. SSO Configuration</w:t>
      </w:r>
      <w:bookmarkEnd w:id="2547"/>
    </w:p>
    <w:tbl>
      <w:tblPr>
        <w:tblStyle w:val="TableGrid"/>
        <w:tblW w:w="9811" w:type="dxa"/>
        <w:tblLook w:val="04A0" w:firstRow="1" w:lastRow="0" w:firstColumn="1" w:lastColumn="0" w:noHBand="0" w:noVBand="1"/>
      </w:tblPr>
      <w:tblGrid>
        <w:gridCol w:w="2683"/>
        <w:gridCol w:w="7128"/>
      </w:tblGrid>
      <w:tr w:rsidR="000538D1" w:rsidRPr="005D0C87" w14:paraId="04FFD171" w14:textId="77777777" w:rsidTr="00E94E11">
        <w:trPr>
          <w:cantSplit/>
          <w:tblHeader/>
        </w:trPr>
        <w:tc>
          <w:tcPr>
            <w:tcW w:w="2683" w:type="dxa"/>
            <w:shd w:val="clear" w:color="auto" w:fill="43B02A"/>
            <w:vAlign w:val="center"/>
          </w:tcPr>
          <w:p w14:paraId="601CDB70" w14:textId="77777777" w:rsidR="000538D1" w:rsidRPr="00E94E11" w:rsidRDefault="000538D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4E1B3652" w14:textId="77777777" w:rsidR="000538D1" w:rsidRPr="00E94E11" w:rsidRDefault="000538D1" w:rsidP="00E94E11">
            <w:pPr>
              <w:pStyle w:val="TableHeading1"/>
              <w:spacing w:before="120"/>
              <w:jc w:val="left"/>
              <w:rPr>
                <w:szCs w:val="20"/>
              </w:rPr>
            </w:pPr>
            <w:r w:rsidRPr="00E94E11">
              <w:rPr>
                <w:szCs w:val="20"/>
              </w:rPr>
              <w:t>Description</w:t>
            </w:r>
          </w:p>
        </w:tc>
      </w:tr>
      <w:tr w:rsidR="000538D1" w:rsidRPr="005D0C87" w14:paraId="1A0AE688" w14:textId="77777777" w:rsidTr="006709C6">
        <w:trPr>
          <w:cantSplit/>
        </w:trPr>
        <w:tc>
          <w:tcPr>
            <w:tcW w:w="2683" w:type="dxa"/>
            <w:vAlign w:val="center"/>
          </w:tcPr>
          <w:p w14:paraId="651293DF" w14:textId="77777777" w:rsidR="000538D1" w:rsidRPr="00E94E11" w:rsidRDefault="000538D1" w:rsidP="00E94E11">
            <w:pPr>
              <w:spacing w:before="60" w:after="60"/>
              <w:rPr>
                <w:sz w:val="20"/>
                <w:szCs w:val="20"/>
              </w:rPr>
            </w:pPr>
            <w:r w:rsidRPr="00E94E11">
              <w:rPr>
                <w:sz w:val="20"/>
                <w:szCs w:val="20"/>
              </w:rPr>
              <w:t>Elastic Load Balancer</w:t>
            </w:r>
          </w:p>
        </w:tc>
        <w:tc>
          <w:tcPr>
            <w:tcW w:w="7128" w:type="dxa"/>
            <w:vAlign w:val="center"/>
          </w:tcPr>
          <w:p w14:paraId="14BFB838" w14:textId="67DF21FC" w:rsidR="000538D1" w:rsidRPr="00E94E11" w:rsidRDefault="006109CA" w:rsidP="006109CA">
            <w:pPr>
              <w:spacing w:before="60" w:after="60"/>
              <w:rPr>
                <w:sz w:val="20"/>
                <w:szCs w:val="20"/>
              </w:rPr>
            </w:pPr>
            <w:r>
              <w:rPr>
                <w:sz w:val="20"/>
                <w:szCs w:val="20"/>
              </w:rPr>
              <w:t xml:space="preserve">Two </w:t>
            </w:r>
            <w:r w:rsidR="000538D1" w:rsidRPr="00E94E11">
              <w:rPr>
                <w:sz w:val="20"/>
                <w:szCs w:val="20"/>
              </w:rPr>
              <w:t>Elastic Load Balancer</w:t>
            </w:r>
            <w:r>
              <w:rPr>
                <w:sz w:val="20"/>
                <w:szCs w:val="20"/>
              </w:rPr>
              <w:t>s</w:t>
            </w:r>
            <w:r w:rsidR="000538D1" w:rsidRPr="00E94E11">
              <w:rPr>
                <w:sz w:val="20"/>
                <w:szCs w:val="20"/>
              </w:rPr>
              <w:t xml:space="preserve"> </w:t>
            </w:r>
            <w:r>
              <w:rPr>
                <w:sz w:val="20"/>
                <w:szCs w:val="20"/>
              </w:rPr>
              <w:t xml:space="preserve">are </w:t>
            </w:r>
            <w:r w:rsidR="000538D1" w:rsidRPr="00E94E11">
              <w:rPr>
                <w:sz w:val="20"/>
                <w:szCs w:val="20"/>
              </w:rPr>
              <w:t>required for this deployment unit.</w:t>
            </w:r>
            <w:r>
              <w:rPr>
                <w:sz w:val="20"/>
                <w:szCs w:val="20"/>
              </w:rPr>
              <w:t xml:space="preserve"> SSL terminates at the load balancer exposed to the internet, and the second load balancer balances traffic for the </w:t>
            </w:r>
            <w:proofErr w:type="spellStart"/>
            <w:r>
              <w:rPr>
                <w:sz w:val="20"/>
                <w:szCs w:val="20"/>
              </w:rPr>
              <w:t>OpenDJ</w:t>
            </w:r>
            <w:proofErr w:type="spellEnd"/>
            <w:r>
              <w:rPr>
                <w:sz w:val="20"/>
                <w:szCs w:val="20"/>
              </w:rPr>
              <w:t xml:space="preserve"> LDAP servers.</w:t>
            </w:r>
          </w:p>
        </w:tc>
      </w:tr>
      <w:tr w:rsidR="000538D1" w:rsidRPr="005D0C87" w14:paraId="4CDF218F" w14:textId="77777777" w:rsidTr="006709C6">
        <w:trPr>
          <w:cantSplit/>
        </w:trPr>
        <w:tc>
          <w:tcPr>
            <w:tcW w:w="2683" w:type="dxa"/>
            <w:vAlign w:val="center"/>
          </w:tcPr>
          <w:p w14:paraId="2F3AAD00" w14:textId="77777777" w:rsidR="000538D1" w:rsidRPr="00E94E11" w:rsidRDefault="000538D1" w:rsidP="00E94E11">
            <w:pPr>
              <w:spacing w:before="60" w:after="60"/>
              <w:rPr>
                <w:sz w:val="20"/>
                <w:szCs w:val="20"/>
              </w:rPr>
            </w:pPr>
            <w:r w:rsidRPr="00E94E11">
              <w:rPr>
                <w:sz w:val="20"/>
                <w:szCs w:val="20"/>
              </w:rPr>
              <w:lastRenderedPageBreak/>
              <w:t>Web Server Instance Type</w:t>
            </w:r>
          </w:p>
        </w:tc>
        <w:tc>
          <w:tcPr>
            <w:tcW w:w="7128" w:type="dxa"/>
            <w:vAlign w:val="center"/>
          </w:tcPr>
          <w:p w14:paraId="790B9850" w14:textId="77777777" w:rsidR="000538D1" w:rsidRPr="00E94E11" w:rsidRDefault="000538D1" w:rsidP="00E94E11">
            <w:pPr>
              <w:spacing w:before="60" w:after="60"/>
              <w:rPr>
                <w:sz w:val="20"/>
                <w:szCs w:val="20"/>
              </w:rPr>
            </w:pPr>
            <w:r w:rsidRPr="00E94E11">
              <w:rPr>
                <w:sz w:val="20"/>
                <w:szCs w:val="20"/>
              </w:rPr>
              <w:t xml:space="preserve">An EC2 general purpose </w:t>
            </w:r>
            <w:r w:rsidR="002201D5" w:rsidRPr="00E94E11">
              <w:rPr>
                <w:sz w:val="20"/>
                <w:szCs w:val="20"/>
              </w:rPr>
              <w:t xml:space="preserve">2nd generation </w:t>
            </w:r>
            <w:r w:rsidR="0039509B" w:rsidRPr="00E94E11">
              <w:rPr>
                <w:sz w:val="20"/>
                <w:szCs w:val="20"/>
              </w:rPr>
              <w:t xml:space="preserve">double </w:t>
            </w:r>
            <w:proofErr w:type="spellStart"/>
            <w:r w:rsidR="002201D5" w:rsidRPr="00E94E11">
              <w:rPr>
                <w:sz w:val="20"/>
                <w:szCs w:val="20"/>
              </w:rPr>
              <w:t>extra large</w:t>
            </w:r>
            <w:proofErr w:type="spellEnd"/>
            <w:r w:rsidR="002201D5" w:rsidRPr="00E94E11">
              <w:rPr>
                <w:sz w:val="20"/>
                <w:szCs w:val="20"/>
              </w:rPr>
              <w:t xml:space="preserve"> </w:t>
            </w:r>
            <w:r w:rsidRPr="00E94E11">
              <w:rPr>
                <w:sz w:val="20"/>
                <w:szCs w:val="20"/>
              </w:rPr>
              <w:t>instance is selected (64 bit,</w:t>
            </w:r>
            <w:r w:rsidR="0039509B" w:rsidRPr="00E94E11">
              <w:rPr>
                <w:sz w:val="20"/>
                <w:szCs w:val="20"/>
              </w:rPr>
              <w:t xml:space="preserve"> 8</w:t>
            </w:r>
            <w:r w:rsidRPr="00E94E11">
              <w:rPr>
                <w:sz w:val="20"/>
                <w:szCs w:val="20"/>
              </w:rPr>
              <w:t xml:space="preserve"> virtual CPUs, </w:t>
            </w:r>
            <w:r w:rsidR="0039509B" w:rsidRPr="00E94E11">
              <w:rPr>
                <w:sz w:val="20"/>
                <w:szCs w:val="20"/>
              </w:rPr>
              <w:t>30</w:t>
            </w:r>
            <w:r w:rsidRPr="00E94E11">
              <w:rPr>
                <w:sz w:val="20"/>
                <w:szCs w:val="20"/>
              </w:rPr>
              <w:t>GB o</w:t>
            </w:r>
            <w:r w:rsidR="002201D5" w:rsidRPr="00E94E11">
              <w:rPr>
                <w:sz w:val="20"/>
                <w:szCs w:val="20"/>
              </w:rPr>
              <w:t>f</w:t>
            </w:r>
            <w:r w:rsidRPr="00E94E11">
              <w:rPr>
                <w:sz w:val="20"/>
                <w:szCs w:val="20"/>
              </w:rPr>
              <w:t xml:space="preserve"> memory</w:t>
            </w:r>
            <w:r w:rsidR="002201D5" w:rsidRPr="00E94E11">
              <w:rPr>
                <w:sz w:val="20"/>
                <w:szCs w:val="20"/>
              </w:rPr>
              <w:t>,</w:t>
            </w:r>
            <w:r w:rsidRPr="00E94E11">
              <w:rPr>
                <w:sz w:val="20"/>
                <w:szCs w:val="20"/>
              </w:rPr>
              <w:t xml:space="preserve"> </w:t>
            </w:r>
            <w:r w:rsidR="002201D5" w:rsidRPr="00E94E11">
              <w:rPr>
                <w:sz w:val="20"/>
                <w:szCs w:val="20"/>
              </w:rPr>
              <w:t>EBS storage only</w:t>
            </w:r>
            <w:r w:rsidRPr="00E94E11">
              <w:rPr>
                <w:sz w:val="20"/>
                <w:szCs w:val="20"/>
              </w:rPr>
              <w:t>, and high network performance).</w:t>
            </w:r>
          </w:p>
        </w:tc>
      </w:tr>
      <w:tr w:rsidR="000538D1" w:rsidRPr="005D0C87" w14:paraId="6BCC0099" w14:textId="77777777" w:rsidTr="006709C6">
        <w:trPr>
          <w:cantSplit/>
        </w:trPr>
        <w:tc>
          <w:tcPr>
            <w:tcW w:w="2683" w:type="dxa"/>
            <w:vAlign w:val="center"/>
          </w:tcPr>
          <w:p w14:paraId="27174564" w14:textId="77777777" w:rsidR="000538D1" w:rsidRPr="00E94E11" w:rsidRDefault="000538D1" w:rsidP="00E94E11">
            <w:pPr>
              <w:spacing w:before="60" w:after="60"/>
              <w:rPr>
                <w:sz w:val="20"/>
                <w:szCs w:val="20"/>
              </w:rPr>
            </w:pPr>
            <w:r w:rsidRPr="00E94E11">
              <w:rPr>
                <w:sz w:val="20"/>
                <w:szCs w:val="20"/>
              </w:rPr>
              <w:t>Number of Baseline Web Servers</w:t>
            </w:r>
          </w:p>
        </w:tc>
        <w:tc>
          <w:tcPr>
            <w:tcW w:w="7128" w:type="dxa"/>
            <w:vAlign w:val="center"/>
          </w:tcPr>
          <w:p w14:paraId="42CDCA05" w14:textId="77777777" w:rsidR="000538D1" w:rsidRPr="00E94E11" w:rsidRDefault="000538D1" w:rsidP="00E94E11">
            <w:pPr>
              <w:spacing w:before="60" w:after="60"/>
              <w:rPr>
                <w:sz w:val="20"/>
                <w:szCs w:val="20"/>
              </w:rPr>
            </w:pPr>
            <w:r w:rsidRPr="00E94E11">
              <w:rPr>
                <w:sz w:val="20"/>
                <w:szCs w:val="20"/>
              </w:rPr>
              <w:t>Two baseline web servers are selected for high availability and performance.</w:t>
            </w:r>
          </w:p>
        </w:tc>
      </w:tr>
      <w:tr w:rsidR="000538D1" w:rsidRPr="005D0C87" w14:paraId="72E91343" w14:textId="77777777" w:rsidTr="006709C6">
        <w:trPr>
          <w:cantSplit/>
        </w:trPr>
        <w:tc>
          <w:tcPr>
            <w:tcW w:w="2683" w:type="dxa"/>
            <w:vAlign w:val="center"/>
          </w:tcPr>
          <w:p w14:paraId="0C3FE52C" w14:textId="77777777" w:rsidR="000538D1" w:rsidRPr="00E94E11" w:rsidRDefault="000538D1" w:rsidP="00E94E11">
            <w:pPr>
              <w:spacing w:before="60" w:after="60"/>
              <w:rPr>
                <w:sz w:val="20"/>
                <w:szCs w:val="20"/>
              </w:rPr>
            </w:pPr>
            <w:r w:rsidRPr="00E94E11">
              <w:rPr>
                <w:sz w:val="20"/>
                <w:szCs w:val="20"/>
              </w:rPr>
              <w:t>Number of On-Demand Web Servers</w:t>
            </w:r>
          </w:p>
        </w:tc>
        <w:tc>
          <w:tcPr>
            <w:tcW w:w="7128" w:type="dxa"/>
            <w:vAlign w:val="center"/>
          </w:tcPr>
          <w:p w14:paraId="0A477891" w14:textId="77777777" w:rsidR="000538D1" w:rsidRPr="00E94E11" w:rsidRDefault="000538D1" w:rsidP="00E94E11">
            <w:pPr>
              <w:spacing w:before="60" w:after="60"/>
              <w:rPr>
                <w:sz w:val="20"/>
                <w:szCs w:val="20"/>
              </w:rPr>
            </w:pPr>
            <w:r w:rsidRPr="00E94E11">
              <w:rPr>
                <w:sz w:val="20"/>
                <w:szCs w:val="20"/>
              </w:rPr>
              <w:t>One on-demand web server is selected for periods of increased load during student registration and testing time.</w:t>
            </w:r>
          </w:p>
        </w:tc>
      </w:tr>
      <w:tr w:rsidR="000538D1" w:rsidRPr="005D0C87" w14:paraId="2CF3D4A8" w14:textId="77777777" w:rsidTr="006709C6">
        <w:trPr>
          <w:cantSplit/>
        </w:trPr>
        <w:tc>
          <w:tcPr>
            <w:tcW w:w="2683" w:type="dxa"/>
            <w:vAlign w:val="center"/>
          </w:tcPr>
          <w:p w14:paraId="7294E134" w14:textId="77777777" w:rsidR="000538D1" w:rsidRPr="00E94E11" w:rsidRDefault="000538D1" w:rsidP="00E94E11">
            <w:pPr>
              <w:spacing w:before="60" w:after="60"/>
              <w:rPr>
                <w:sz w:val="20"/>
                <w:szCs w:val="20"/>
              </w:rPr>
            </w:pPr>
            <w:r w:rsidRPr="00E94E11">
              <w:rPr>
                <w:sz w:val="20"/>
                <w:szCs w:val="20"/>
              </w:rPr>
              <w:t>Amount of Data Served</w:t>
            </w:r>
          </w:p>
        </w:tc>
        <w:tc>
          <w:tcPr>
            <w:tcW w:w="7128" w:type="dxa"/>
            <w:vAlign w:val="center"/>
          </w:tcPr>
          <w:p w14:paraId="54908F6F" w14:textId="77777777" w:rsidR="000538D1" w:rsidRPr="00E94E11" w:rsidRDefault="00441FF7" w:rsidP="00E94E11">
            <w:pPr>
              <w:spacing w:before="60" w:after="60"/>
              <w:rPr>
                <w:sz w:val="20"/>
                <w:szCs w:val="20"/>
              </w:rPr>
            </w:pPr>
            <w:r w:rsidRPr="00E94E11">
              <w:rPr>
                <w:sz w:val="20"/>
                <w:szCs w:val="20"/>
              </w:rPr>
              <w:t>This varies according to the peak number of authentications per hour, the size in KB of each authentication, and an overhead factor.</w:t>
            </w:r>
          </w:p>
          <w:p w14:paraId="48DB85CB" w14:textId="77777777" w:rsidR="00441FF7" w:rsidRPr="00E94E11" w:rsidRDefault="00441FF7" w:rsidP="00E94E11">
            <w:pPr>
              <w:spacing w:before="60" w:after="60"/>
              <w:rPr>
                <w:sz w:val="20"/>
                <w:szCs w:val="20"/>
              </w:rPr>
            </w:pPr>
            <w:r w:rsidRPr="00E94E11">
              <w:rPr>
                <w:sz w:val="20"/>
                <w:szCs w:val="20"/>
              </w:rPr>
              <w:t xml:space="preserve"> For example,</w:t>
            </w:r>
          </w:p>
          <w:p w14:paraId="28A888E0" w14:textId="77777777" w:rsidR="00441FF7" w:rsidRPr="00E94E11" w:rsidRDefault="00441FF7" w:rsidP="00E94E11">
            <w:pPr>
              <w:spacing w:before="60" w:after="60"/>
              <w:rPr>
                <w:sz w:val="20"/>
                <w:szCs w:val="20"/>
              </w:rPr>
            </w:pPr>
            <w:r w:rsidRPr="00E94E11">
              <w:rPr>
                <w:sz w:val="20"/>
                <w:szCs w:val="20"/>
              </w:rPr>
              <w:t>= 10,000 authentications per hour X 50 KB per authentication X 150% overhead / 1024^2 GB per MB</w:t>
            </w:r>
          </w:p>
          <w:p w14:paraId="6497C1D4" w14:textId="77777777" w:rsidR="00441FF7" w:rsidRPr="00E94E11" w:rsidRDefault="00441FF7" w:rsidP="00E94E11">
            <w:pPr>
              <w:spacing w:before="60" w:after="60"/>
              <w:rPr>
                <w:sz w:val="20"/>
                <w:szCs w:val="20"/>
              </w:rPr>
            </w:pPr>
            <w:r w:rsidRPr="00E94E11">
              <w:rPr>
                <w:sz w:val="20"/>
                <w:szCs w:val="20"/>
              </w:rPr>
              <w:sym w:font="Symbol" w:char="F0BB"/>
            </w:r>
            <w:r w:rsidRPr="00E94E11">
              <w:rPr>
                <w:sz w:val="20"/>
                <w:szCs w:val="20"/>
              </w:rPr>
              <w:t xml:space="preserve"> 1 GB/s</w:t>
            </w:r>
          </w:p>
        </w:tc>
      </w:tr>
      <w:tr w:rsidR="000538D1" w:rsidRPr="005D0C87" w14:paraId="7EDFB1FD" w14:textId="77777777" w:rsidTr="006709C6">
        <w:trPr>
          <w:cantSplit/>
        </w:trPr>
        <w:tc>
          <w:tcPr>
            <w:tcW w:w="2683" w:type="dxa"/>
            <w:vAlign w:val="center"/>
          </w:tcPr>
          <w:p w14:paraId="2132076D" w14:textId="77777777" w:rsidR="000538D1" w:rsidRPr="00E94E11" w:rsidRDefault="000538D1" w:rsidP="00E94E11">
            <w:pPr>
              <w:spacing w:before="60" w:after="60"/>
              <w:rPr>
                <w:sz w:val="20"/>
                <w:szCs w:val="20"/>
              </w:rPr>
            </w:pPr>
            <w:r w:rsidRPr="00E94E11">
              <w:rPr>
                <w:sz w:val="20"/>
                <w:szCs w:val="20"/>
              </w:rPr>
              <w:t>DB Server Instance Type</w:t>
            </w:r>
          </w:p>
        </w:tc>
        <w:tc>
          <w:tcPr>
            <w:tcW w:w="7128" w:type="dxa"/>
            <w:vAlign w:val="center"/>
          </w:tcPr>
          <w:p w14:paraId="1753A4A3" w14:textId="77777777" w:rsidR="000538D1" w:rsidRPr="00E94E11" w:rsidRDefault="00351FB1" w:rsidP="00E94E11">
            <w:pPr>
              <w:spacing w:before="60" w:after="60"/>
              <w:rPr>
                <w:sz w:val="20"/>
                <w:szCs w:val="20"/>
              </w:rPr>
            </w:pPr>
            <w:r w:rsidRPr="00E94E11">
              <w:rPr>
                <w:sz w:val="20"/>
                <w:szCs w:val="20"/>
              </w:rPr>
              <w:t>No DB server is required</w:t>
            </w:r>
          </w:p>
        </w:tc>
      </w:tr>
      <w:tr w:rsidR="000538D1" w:rsidRPr="00104907" w14:paraId="2B3894B3" w14:textId="77777777" w:rsidTr="006709C6">
        <w:trPr>
          <w:cantSplit/>
        </w:trPr>
        <w:tc>
          <w:tcPr>
            <w:tcW w:w="2683" w:type="dxa"/>
            <w:vAlign w:val="center"/>
          </w:tcPr>
          <w:p w14:paraId="66BC40A0" w14:textId="77777777" w:rsidR="000538D1" w:rsidRPr="00E94E11" w:rsidRDefault="000538D1" w:rsidP="00E94E11">
            <w:pPr>
              <w:spacing w:before="60" w:after="60"/>
              <w:rPr>
                <w:sz w:val="20"/>
                <w:szCs w:val="20"/>
              </w:rPr>
            </w:pPr>
            <w:r w:rsidRPr="00E94E11">
              <w:rPr>
                <w:sz w:val="20"/>
                <w:szCs w:val="20"/>
              </w:rPr>
              <w:t>DB Server Storage</w:t>
            </w:r>
          </w:p>
        </w:tc>
        <w:tc>
          <w:tcPr>
            <w:tcW w:w="7128" w:type="dxa"/>
            <w:vAlign w:val="center"/>
          </w:tcPr>
          <w:p w14:paraId="5F0834EE" w14:textId="77777777" w:rsidR="000538D1" w:rsidRPr="00E94E11" w:rsidRDefault="00907511" w:rsidP="00E94E11">
            <w:pPr>
              <w:spacing w:before="60" w:after="60"/>
              <w:rPr>
                <w:sz w:val="20"/>
                <w:szCs w:val="20"/>
              </w:rPr>
            </w:pPr>
            <w:r w:rsidRPr="00E94E11">
              <w:rPr>
                <w:sz w:val="20"/>
                <w:szCs w:val="20"/>
              </w:rPr>
              <w:t>Although no DB server storage is required, storage for the LDAP data store is required in each web server instance. For example,</w:t>
            </w:r>
          </w:p>
          <w:p w14:paraId="58E3837F" w14:textId="77777777" w:rsidR="00907511" w:rsidRPr="00E94E11" w:rsidRDefault="00907511" w:rsidP="00E94E11">
            <w:pPr>
              <w:spacing w:before="60" w:after="60"/>
              <w:rPr>
                <w:sz w:val="20"/>
                <w:szCs w:val="20"/>
              </w:rPr>
            </w:pPr>
            <w:r w:rsidRPr="00E94E11">
              <w:rPr>
                <w:sz w:val="20"/>
                <w:szCs w:val="20"/>
              </w:rPr>
              <w:t xml:space="preserve">= 50,000 users X 50 KB per user X 150% DB overhead </w:t>
            </w:r>
            <w:r w:rsidRPr="00E94E11">
              <w:rPr>
                <w:sz w:val="20"/>
                <w:szCs w:val="20"/>
              </w:rPr>
              <w:sym w:font="Symbol" w:char="F0BB"/>
            </w:r>
            <w:r w:rsidRPr="00E94E11">
              <w:rPr>
                <w:sz w:val="20"/>
                <w:szCs w:val="20"/>
              </w:rPr>
              <w:t xml:space="preserve"> 4GB. Assume 50GB.</w:t>
            </w:r>
          </w:p>
        </w:tc>
      </w:tr>
      <w:tr w:rsidR="000538D1" w:rsidRPr="005D0C87" w14:paraId="7F24D381" w14:textId="77777777" w:rsidTr="006709C6">
        <w:trPr>
          <w:cantSplit/>
        </w:trPr>
        <w:tc>
          <w:tcPr>
            <w:tcW w:w="2683" w:type="dxa"/>
            <w:vAlign w:val="center"/>
          </w:tcPr>
          <w:p w14:paraId="34AD70A5" w14:textId="77777777" w:rsidR="000538D1" w:rsidRPr="00E94E11" w:rsidRDefault="000538D1" w:rsidP="00E94E11">
            <w:pPr>
              <w:spacing w:before="60" w:after="60"/>
              <w:rPr>
                <w:sz w:val="20"/>
                <w:szCs w:val="20"/>
              </w:rPr>
            </w:pPr>
            <w:r w:rsidRPr="00E94E11">
              <w:rPr>
                <w:sz w:val="20"/>
                <w:szCs w:val="20"/>
              </w:rPr>
              <w:t>DB Server Provisioned IOPS</w:t>
            </w:r>
          </w:p>
        </w:tc>
        <w:tc>
          <w:tcPr>
            <w:tcW w:w="7128" w:type="dxa"/>
            <w:vAlign w:val="center"/>
          </w:tcPr>
          <w:p w14:paraId="7CC726B4" w14:textId="77777777" w:rsidR="000538D1" w:rsidRPr="00E94E11" w:rsidRDefault="00907511" w:rsidP="00E94E11">
            <w:pPr>
              <w:spacing w:before="60" w:after="60"/>
              <w:rPr>
                <w:sz w:val="20"/>
                <w:szCs w:val="20"/>
              </w:rPr>
            </w:pPr>
            <w:r w:rsidRPr="00E94E11">
              <w:rPr>
                <w:sz w:val="20"/>
                <w:szCs w:val="20"/>
              </w:rPr>
              <w:t>500 IOPS for a ratio of 10 to 1 Provisioned IOPS to storage size for peak LDAP performance. Also in include 200GB of Amazon S3 storage for snapshots for backup purposes (this is always included in the RDS database instance storage but is extra in standard EBS storage).</w:t>
            </w:r>
          </w:p>
        </w:tc>
      </w:tr>
    </w:tbl>
    <w:p w14:paraId="42D2EF7A" w14:textId="0A560E68" w:rsidR="00245808" w:rsidRDefault="00245808" w:rsidP="006B25B2">
      <w:pPr>
        <w:pStyle w:val="Caption"/>
      </w:pPr>
      <w:r>
        <w:t xml:space="preserve">Table </w:t>
      </w:r>
      <w:ins w:id="2550" w:author="Jeff Johnson" w:date="2017-07-12T21:16:00Z">
        <w:r w:rsidR="00B33BF6">
          <w:fldChar w:fldCharType="begin"/>
        </w:r>
        <w:r w:rsidR="00B33BF6">
          <w:instrText xml:space="preserve"> SEQ Table \* ARABIC </w:instrText>
        </w:r>
      </w:ins>
      <w:r w:rsidR="00B33BF6">
        <w:fldChar w:fldCharType="separate"/>
      </w:r>
      <w:ins w:id="2551" w:author="Jeff Johnson" w:date="2017-07-12T21:16:00Z">
        <w:r w:rsidR="00B33BF6">
          <w:rPr>
            <w:noProof/>
          </w:rPr>
          <w:t>10</w:t>
        </w:r>
        <w:r w:rsidR="00B33BF6">
          <w:fldChar w:fldCharType="end"/>
        </w:r>
      </w:ins>
      <w:del w:id="2552"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10</w:delText>
        </w:r>
        <w:r w:rsidR="00A36C43" w:rsidDel="00B33BF6">
          <w:rPr>
            <w:noProof/>
          </w:rPr>
          <w:fldChar w:fldCharType="end"/>
        </w:r>
      </w:del>
      <w:r>
        <w:t xml:space="preserve">. </w:t>
      </w:r>
      <w:r w:rsidRPr="00245808">
        <w:t>SSO and Permissions Deployment Unit</w:t>
      </w:r>
      <w:r>
        <w:t xml:space="preserve"> Summary</w:t>
      </w:r>
    </w:p>
    <w:p w14:paraId="3139FFA7" w14:textId="77777777" w:rsidR="00B1460F" w:rsidRDefault="00B1460F" w:rsidP="00C56047">
      <w:pPr>
        <w:pStyle w:val="Heading2"/>
      </w:pPr>
      <w:bookmarkStart w:id="2553" w:name="_Toc488653878"/>
      <w:r>
        <w:t>Monitoring and Alerting Deployment Unit</w:t>
      </w:r>
      <w:bookmarkEnd w:id="2553"/>
    </w:p>
    <w:p w14:paraId="19116577" w14:textId="77777777" w:rsidR="00F32193" w:rsidRDefault="00F32193" w:rsidP="00567046">
      <w:r>
        <w:t xml:space="preserve">Monitoring and Alerting is </w:t>
      </w:r>
      <w:proofErr w:type="gramStart"/>
      <w:r>
        <w:t>similar to</w:t>
      </w:r>
      <w:proofErr w:type="gramEnd"/>
      <w:r>
        <w:t xml:space="preserve"> SSO and Permissions in that it uses and off the shelf open source monitoring solution called </w:t>
      </w:r>
      <w:proofErr w:type="spellStart"/>
      <w:r>
        <w:t>Hyperic</w:t>
      </w:r>
      <w:proofErr w:type="spellEnd"/>
      <w:r>
        <w:t xml:space="preserve"> for its function. It also has a custom component for storing logs and alerts. Therefore, no RDS database instance is required. Also, since </w:t>
      </w:r>
      <w:proofErr w:type="spellStart"/>
      <w:r>
        <w:t>Hyperic</w:t>
      </w:r>
      <w:proofErr w:type="spellEnd"/>
      <w:r>
        <w:t xml:space="preserve"> doesn’t require multi-instance scaling (one instance is adequate for the number of servers in question), only one web server with persistent storage is required.</w:t>
      </w:r>
    </w:p>
    <w:tbl>
      <w:tblPr>
        <w:tblStyle w:val="TableGrid"/>
        <w:tblW w:w="9811" w:type="dxa"/>
        <w:tblLook w:val="04A0" w:firstRow="1" w:lastRow="0" w:firstColumn="1" w:lastColumn="0" w:noHBand="0" w:noVBand="1"/>
      </w:tblPr>
      <w:tblGrid>
        <w:gridCol w:w="2683"/>
        <w:gridCol w:w="7128"/>
      </w:tblGrid>
      <w:tr w:rsidR="00804BB6" w:rsidRPr="005D0C87" w14:paraId="53DEBBD4" w14:textId="77777777" w:rsidTr="00E94E11">
        <w:trPr>
          <w:cantSplit/>
          <w:tblHeader/>
        </w:trPr>
        <w:tc>
          <w:tcPr>
            <w:tcW w:w="2683" w:type="dxa"/>
            <w:shd w:val="clear" w:color="auto" w:fill="43B02A"/>
            <w:vAlign w:val="center"/>
          </w:tcPr>
          <w:p w14:paraId="4B6E37C2" w14:textId="77777777" w:rsidR="00804BB6" w:rsidRPr="00E94E11" w:rsidRDefault="00804BB6"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5E5DE9C9" w14:textId="77777777" w:rsidR="00804BB6" w:rsidRPr="00E94E11" w:rsidRDefault="00804BB6" w:rsidP="00E94E11">
            <w:pPr>
              <w:pStyle w:val="TableHeading1"/>
              <w:spacing w:before="120"/>
              <w:jc w:val="left"/>
              <w:rPr>
                <w:szCs w:val="20"/>
              </w:rPr>
            </w:pPr>
            <w:r w:rsidRPr="00E94E11">
              <w:rPr>
                <w:szCs w:val="20"/>
              </w:rPr>
              <w:t>Description</w:t>
            </w:r>
          </w:p>
        </w:tc>
      </w:tr>
      <w:tr w:rsidR="00804BB6" w:rsidRPr="005D0C87" w14:paraId="786B8200" w14:textId="77777777" w:rsidTr="006709C6">
        <w:trPr>
          <w:cantSplit/>
        </w:trPr>
        <w:tc>
          <w:tcPr>
            <w:tcW w:w="2683" w:type="dxa"/>
            <w:vAlign w:val="center"/>
          </w:tcPr>
          <w:p w14:paraId="22D89EDE" w14:textId="77777777" w:rsidR="00804BB6" w:rsidRPr="00E94E11" w:rsidRDefault="00804BB6" w:rsidP="00E94E11">
            <w:pPr>
              <w:spacing w:before="60" w:after="60"/>
              <w:rPr>
                <w:sz w:val="20"/>
                <w:szCs w:val="20"/>
              </w:rPr>
            </w:pPr>
            <w:r w:rsidRPr="00E94E11">
              <w:rPr>
                <w:sz w:val="20"/>
                <w:szCs w:val="20"/>
              </w:rPr>
              <w:t>Elastic Load Balancer</w:t>
            </w:r>
          </w:p>
        </w:tc>
        <w:tc>
          <w:tcPr>
            <w:tcW w:w="7128" w:type="dxa"/>
            <w:vAlign w:val="center"/>
          </w:tcPr>
          <w:p w14:paraId="6B535EDF" w14:textId="77777777" w:rsidR="00804BB6" w:rsidRPr="00E94E11" w:rsidRDefault="00804BB6" w:rsidP="00E94E11">
            <w:pPr>
              <w:spacing w:before="60" w:after="60"/>
              <w:rPr>
                <w:sz w:val="20"/>
                <w:szCs w:val="20"/>
              </w:rPr>
            </w:pPr>
            <w:r w:rsidRPr="00E94E11">
              <w:rPr>
                <w:sz w:val="20"/>
                <w:szCs w:val="20"/>
              </w:rPr>
              <w:t>No load balancer required.</w:t>
            </w:r>
          </w:p>
        </w:tc>
      </w:tr>
      <w:tr w:rsidR="00804BB6" w:rsidRPr="005D0C87" w14:paraId="608E5062" w14:textId="77777777" w:rsidTr="006709C6">
        <w:trPr>
          <w:cantSplit/>
        </w:trPr>
        <w:tc>
          <w:tcPr>
            <w:tcW w:w="2683" w:type="dxa"/>
            <w:vAlign w:val="center"/>
          </w:tcPr>
          <w:p w14:paraId="4F6736E8" w14:textId="77777777" w:rsidR="00804BB6" w:rsidRPr="00E94E11" w:rsidRDefault="00804BB6" w:rsidP="00E94E11">
            <w:pPr>
              <w:spacing w:before="60" w:after="60"/>
              <w:rPr>
                <w:sz w:val="20"/>
                <w:szCs w:val="20"/>
              </w:rPr>
            </w:pPr>
            <w:r w:rsidRPr="00E94E11">
              <w:rPr>
                <w:sz w:val="20"/>
                <w:szCs w:val="20"/>
              </w:rPr>
              <w:t>Web Server Instance Type</w:t>
            </w:r>
          </w:p>
        </w:tc>
        <w:tc>
          <w:tcPr>
            <w:tcW w:w="7128" w:type="dxa"/>
            <w:vAlign w:val="center"/>
          </w:tcPr>
          <w:p w14:paraId="45B23454" w14:textId="77777777" w:rsidR="00804BB6" w:rsidRPr="00E94E11" w:rsidRDefault="00804BB6"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of memory, 4x420GB of ephemeral storage, available EBS storage, and high network performance).</w:t>
            </w:r>
          </w:p>
        </w:tc>
      </w:tr>
      <w:tr w:rsidR="00804BB6" w:rsidRPr="005D0C87" w14:paraId="07105EA2" w14:textId="77777777" w:rsidTr="006709C6">
        <w:trPr>
          <w:cantSplit/>
        </w:trPr>
        <w:tc>
          <w:tcPr>
            <w:tcW w:w="2683" w:type="dxa"/>
            <w:vAlign w:val="center"/>
          </w:tcPr>
          <w:p w14:paraId="4EAE9F96" w14:textId="77777777" w:rsidR="00804BB6" w:rsidRPr="00E94E11" w:rsidRDefault="00804BB6" w:rsidP="00E94E11">
            <w:pPr>
              <w:spacing w:before="60" w:after="60"/>
              <w:rPr>
                <w:sz w:val="20"/>
                <w:szCs w:val="20"/>
              </w:rPr>
            </w:pPr>
            <w:r w:rsidRPr="00E94E11">
              <w:rPr>
                <w:sz w:val="20"/>
                <w:szCs w:val="20"/>
              </w:rPr>
              <w:t>Number of Baseline Web Servers</w:t>
            </w:r>
          </w:p>
        </w:tc>
        <w:tc>
          <w:tcPr>
            <w:tcW w:w="7128" w:type="dxa"/>
            <w:vAlign w:val="center"/>
          </w:tcPr>
          <w:p w14:paraId="1C2D0B1F" w14:textId="77777777" w:rsidR="00804BB6" w:rsidRPr="00E94E11" w:rsidRDefault="009F3996" w:rsidP="00E94E11">
            <w:pPr>
              <w:spacing w:before="60" w:after="60"/>
              <w:rPr>
                <w:sz w:val="20"/>
                <w:szCs w:val="20"/>
              </w:rPr>
            </w:pPr>
            <w:r w:rsidRPr="00E94E11">
              <w:rPr>
                <w:sz w:val="20"/>
                <w:szCs w:val="20"/>
              </w:rPr>
              <w:t>One baseline web server is required.</w:t>
            </w:r>
          </w:p>
        </w:tc>
      </w:tr>
      <w:tr w:rsidR="00804BB6" w:rsidRPr="005D0C87" w14:paraId="1A3E6CF3" w14:textId="77777777" w:rsidTr="006709C6">
        <w:trPr>
          <w:cantSplit/>
        </w:trPr>
        <w:tc>
          <w:tcPr>
            <w:tcW w:w="2683" w:type="dxa"/>
            <w:vAlign w:val="center"/>
          </w:tcPr>
          <w:p w14:paraId="1A0B3370" w14:textId="77777777" w:rsidR="00804BB6" w:rsidRPr="00E94E11" w:rsidRDefault="00804BB6" w:rsidP="00E94E11">
            <w:pPr>
              <w:spacing w:before="60" w:after="60"/>
              <w:rPr>
                <w:sz w:val="20"/>
                <w:szCs w:val="20"/>
              </w:rPr>
            </w:pPr>
            <w:r w:rsidRPr="00E94E11">
              <w:rPr>
                <w:sz w:val="20"/>
                <w:szCs w:val="20"/>
              </w:rPr>
              <w:t>Number of On-Demand Web Servers</w:t>
            </w:r>
          </w:p>
        </w:tc>
        <w:tc>
          <w:tcPr>
            <w:tcW w:w="7128" w:type="dxa"/>
            <w:vAlign w:val="center"/>
          </w:tcPr>
          <w:p w14:paraId="3AC10736" w14:textId="77777777" w:rsidR="00804BB6" w:rsidRPr="00E94E11" w:rsidRDefault="009F3996" w:rsidP="00E94E11">
            <w:pPr>
              <w:spacing w:before="60" w:after="60"/>
              <w:rPr>
                <w:sz w:val="20"/>
                <w:szCs w:val="20"/>
              </w:rPr>
            </w:pPr>
            <w:r w:rsidRPr="00E94E11">
              <w:rPr>
                <w:sz w:val="20"/>
                <w:szCs w:val="20"/>
              </w:rPr>
              <w:t>No additional on-demand web servers are required.</w:t>
            </w:r>
          </w:p>
        </w:tc>
      </w:tr>
      <w:tr w:rsidR="00804BB6" w:rsidRPr="005D0C87" w14:paraId="105B37EA" w14:textId="77777777" w:rsidTr="006709C6">
        <w:trPr>
          <w:cantSplit/>
        </w:trPr>
        <w:tc>
          <w:tcPr>
            <w:tcW w:w="2683" w:type="dxa"/>
            <w:vAlign w:val="center"/>
          </w:tcPr>
          <w:p w14:paraId="67E660F2" w14:textId="77777777" w:rsidR="00804BB6" w:rsidRPr="00E94E11" w:rsidRDefault="00804BB6" w:rsidP="00E94E11">
            <w:pPr>
              <w:spacing w:before="60" w:after="60"/>
              <w:rPr>
                <w:sz w:val="20"/>
                <w:szCs w:val="20"/>
              </w:rPr>
            </w:pPr>
            <w:r w:rsidRPr="00E94E11">
              <w:rPr>
                <w:sz w:val="20"/>
                <w:szCs w:val="20"/>
              </w:rPr>
              <w:t>Amount of Data Served</w:t>
            </w:r>
          </w:p>
        </w:tc>
        <w:tc>
          <w:tcPr>
            <w:tcW w:w="7128" w:type="dxa"/>
            <w:vAlign w:val="center"/>
          </w:tcPr>
          <w:p w14:paraId="0C220660" w14:textId="77777777" w:rsidR="00804BB6" w:rsidRPr="00E94E11" w:rsidRDefault="00D54D6B" w:rsidP="00E94E11">
            <w:pPr>
              <w:spacing w:before="60" w:after="60"/>
              <w:rPr>
                <w:sz w:val="20"/>
                <w:szCs w:val="20"/>
              </w:rPr>
            </w:pPr>
            <w:r w:rsidRPr="00E94E11">
              <w:rPr>
                <w:sz w:val="20"/>
                <w:szCs w:val="20"/>
              </w:rPr>
              <w:t>This component is primarily a data sink rather than a data source. Assume 1GB/hour out for nominal usage.</w:t>
            </w:r>
          </w:p>
        </w:tc>
      </w:tr>
      <w:tr w:rsidR="00804BB6" w:rsidRPr="005D0C87" w14:paraId="600DDFB2" w14:textId="77777777" w:rsidTr="006709C6">
        <w:trPr>
          <w:cantSplit/>
        </w:trPr>
        <w:tc>
          <w:tcPr>
            <w:tcW w:w="2683" w:type="dxa"/>
            <w:vAlign w:val="center"/>
          </w:tcPr>
          <w:p w14:paraId="167CD7D7" w14:textId="77777777" w:rsidR="00804BB6" w:rsidRPr="00E94E11" w:rsidRDefault="00804BB6" w:rsidP="00E94E11">
            <w:pPr>
              <w:spacing w:before="60" w:after="60"/>
              <w:rPr>
                <w:sz w:val="20"/>
                <w:szCs w:val="20"/>
              </w:rPr>
            </w:pPr>
            <w:r w:rsidRPr="00E94E11">
              <w:rPr>
                <w:sz w:val="20"/>
                <w:szCs w:val="20"/>
              </w:rPr>
              <w:lastRenderedPageBreak/>
              <w:t>DB Server Instance Type</w:t>
            </w:r>
          </w:p>
        </w:tc>
        <w:tc>
          <w:tcPr>
            <w:tcW w:w="7128" w:type="dxa"/>
            <w:vAlign w:val="center"/>
          </w:tcPr>
          <w:p w14:paraId="4E70FFB0" w14:textId="77777777" w:rsidR="00804BB6" w:rsidRPr="00E94E11" w:rsidRDefault="00B062E5" w:rsidP="00E94E11">
            <w:pPr>
              <w:spacing w:before="60" w:after="60"/>
              <w:rPr>
                <w:sz w:val="20"/>
                <w:szCs w:val="20"/>
              </w:rPr>
            </w:pPr>
            <w:r w:rsidRPr="00E94E11">
              <w:rPr>
                <w:sz w:val="20"/>
                <w:szCs w:val="20"/>
              </w:rPr>
              <w:t xml:space="preserve">A standard EC2 instance with EBS block storage will be used instead of a dedicated RDS database server instance. This choice is made because </w:t>
            </w:r>
            <w:proofErr w:type="spellStart"/>
            <w:r w:rsidRPr="00E94E11">
              <w:rPr>
                <w:sz w:val="20"/>
                <w:szCs w:val="20"/>
              </w:rPr>
              <w:t>Hyperic</w:t>
            </w:r>
            <w:proofErr w:type="spellEnd"/>
            <w:r w:rsidRPr="00E94E11">
              <w:rPr>
                <w:sz w:val="20"/>
                <w:szCs w:val="20"/>
              </w:rPr>
              <w:t xml:space="preserve"> has an embedded database and does not rely on RDS virtual hardware dedicated to a MySQL database.</w:t>
            </w:r>
          </w:p>
        </w:tc>
      </w:tr>
      <w:tr w:rsidR="00804BB6" w:rsidRPr="00104907" w14:paraId="57933B65" w14:textId="77777777" w:rsidTr="006709C6">
        <w:trPr>
          <w:cantSplit/>
        </w:trPr>
        <w:tc>
          <w:tcPr>
            <w:tcW w:w="2683" w:type="dxa"/>
            <w:vAlign w:val="center"/>
          </w:tcPr>
          <w:p w14:paraId="0F4BAAED" w14:textId="77777777" w:rsidR="00804BB6" w:rsidRPr="00E94E11" w:rsidRDefault="00804BB6" w:rsidP="00E94E11">
            <w:pPr>
              <w:spacing w:before="60" w:after="60"/>
              <w:rPr>
                <w:sz w:val="20"/>
                <w:szCs w:val="20"/>
              </w:rPr>
            </w:pPr>
            <w:r w:rsidRPr="00E94E11">
              <w:rPr>
                <w:sz w:val="20"/>
                <w:szCs w:val="20"/>
              </w:rPr>
              <w:t>DB Server Storage</w:t>
            </w:r>
          </w:p>
        </w:tc>
        <w:tc>
          <w:tcPr>
            <w:tcW w:w="7128" w:type="dxa"/>
            <w:vAlign w:val="center"/>
          </w:tcPr>
          <w:p w14:paraId="64E8F1DB" w14:textId="77777777" w:rsidR="00804BB6" w:rsidRPr="00E94E11" w:rsidRDefault="00804BB6" w:rsidP="00E94E11">
            <w:pPr>
              <w:spacing w:before="60" w:after="60"/>
              <w:rPr>
                <w:sz w:val="20"/>
                <w:szCs w:val="20"/>
              </w:rPr>
            </w:pPr>
            <w:r w:rsidRPr="00E94E11">
              <w:rPr>
                <w:sz w:val="20"/>
                <w:szCs w:val="20"/>
              </w:rPr>
              <w:t xml:space="preserve">Although no DB server storage is required, storage for </w:t>
            </w:r>
            <w:proofErr w:type="spellStart"/>
            <w:r w:rsidR="00855389" w:rsidRPr="00E94E11">
              <w:rPr>
                <w:sz w:val="20"/>
                <w:szCs w:val="20"/>
              </w:rPr>
              <w:t>Hyperic</w:t>
            </w:r>
            <w:proofErr w:type="spellEnd"/>
            <w:r w:rsidR="00855389" w:rsidRPr="00E94E11">
              <w:rPr>
                <w:sz w:val="20"/>
                <w:szCs w:val="20"/>
              </w:rPr>
              <w:t xml:space="preserve"> and custom log and alert </w:t>
            </w:r>
            <w:r w:rsidRPr="00E94E11">
              <w:rPr>
                <w:sz w:val="20"/>
                <w:szCs w:val="20"/>
              </w:rPr>
              <w:t>data is required.</w:t>
            </w:r>
            <w:r w:rsidR="00855389" w:rsidRPr="00E94E11">
              <w:rPr>
                <w:sz w:val="20"/>
                <w:szCs w:val="20"/>
              </w:rPr>
              <w:t xml:space="preserve"> This is difficult to predict, assume 250GB of </w:t>
            </w:r>
            <w:r w:rsidR="00B062E5" w:rsidRPr="00E94E11">
              <w:rPr>
                <w:sz w:val="20"/>
                <w:szCs w:val="20"/>
              </w:rPr>
              <w:t xml:space="preserve">standard EBS </w:t>
            </w:r>
            <w:r w:rsidR="00855389" w:rsidRPr="00E94E11">
              <w:rPr>
                <w:sz w:val="20"/>
                <w:szCs w:val="20"/>
              </w:rPr>
              <w:t>storage</w:t>
            </w:r>
            <w:r w:rsidR="00B062E5" w:rsidRPr="00E94E11">
              <w:rPr>
                <w:sz w:val="20"/>
                <w:szCs w:val="20"/>
              </w:rPr>
              <w:t xml:space="preserve"> (as opposed to RDS DB server storage)</w:t>
            </w:r>
            <w:r w:rsidR="00855389" w:rsidRPr="00E94E11">
              <w:rPr>
                <w:sz w:val="20"/>
                <w:szCs w:val="20"/>
              </w:rPr>
              <w:t xml:space="preserve">. </w:t>
            </w:r>
          </w:p>
        </w:tc>
      </w:tr>
      <w:tr w:rsidR="00804BB6" w:rsidRPr="005D0C87" w14:paraId="581B8DB4" w14:textId="77777777" w:rsidTr="006709C6">
        <w:trPr>
          <w:cantSplit/>
        </w:trPr>
        <w:tc>
          <w:tcPr>
            <w:tcW w:w="2683" w:type="dxa"/>
            <w:vAlign w:val="center"/>
          </w:tcPr>
          <w:p w14:paraId="465A6D8E" w14:textId="77777777" w:rsidR="00804BB6" w:rsidRPr="00E94E11" w:rsidRDefault="00804BB6" w:rsidP="00E94E11">
            <w:pPr>
              <w:spacing w:before="60" w:after="60"/>
              <w:rPr>
                <w:sz w:val="20"/>
                <w:szCs w:val="20"/>
              </w:rPr>
            </w:pPr>
            <w:r w:rsidRPr="00E94E11">
              <w:rPr>
                <w:sz w:val="20"/>
                <w:szCs w:val="20"/>
              </w:rPr>
              <w:t>DB Server Provisioned IOPS</w:t>
            </w:r>
          </w:p>
        </w:tc>
        <w:tc>
          <w:tcPr>
            <w:tcW w:w="7128" w:type="dxa"/>
            <w:vAlign w:val="center"/>
          </w:tcPr>
          <w:p w14:paraId="1629AE97" w14:textId="77777777" w:rsidR="00804BB6" w:rsidRPr="00E94E11" w:rsidRDefault="00855389" w:rsidP="00E94E11">
            <w:pPr>
              <w:spacing w:before="60" w:after="60"/>
              <w:rPr>
                <w:sz w:val="20"/>
                <w:szCs w:val="20"/>
              </w:rPr>
            </w:pPr>
            <w:r w:rsidRPr="00E94E11">
              <w:rPr>
                <w:sz w:val="20"/>
                <w:szCs w:val="20"/>
              </w:rPr>
              <w:t>750</w:t>
            </w:r>
            <w:r w:rsidR="00804BB6" w:rsidRPr="00E94E11">
              <w:rPr>
                <w:sz w:val="20"/>
                <w:szCs w:val="20"/>
              </w:rPr>
              <w:t xml:space="preserve"> IOPS for a ratio of </w:t>
            </w:r>
            <w:r w:rsidRPr="00E94E11">
              <w:rPr>
                <w:sz w:val="20"/>
                <w:szCs w:val="20"/>
              </w:rPr>
              <w:t>3</w:t>
            </w:r>
            <w:r w:rsidR="00804BB6" w:rsidRPr="00E94E11">
              <w:rPr>
                <w:sz w:val="20"/>
                <w:szCs w:val="20"/>
              </w:rPr>
              <w:t xml:space="preserve"> to 1 Provisioned IOPS to storage size</w:t>
            </w:r>
            <w:r w:rsidRPr="00E94E11">
              <w:rPr>
                <w:sz w:val="20"/>
                <w:szCs w:val="20"/>
              </w:rPr>
              <w:t xml:space="preserve">. </w:t>
            </w:r>
            <w:r w:rsidR="00804BB6" w:rsidRPr="00E94E11">
              <w:rPr>
                <w:sz w:val="20"/>
                <w:szCs w:val="20"/>
              </w:rPr>
              <w:t xml:space="preserve">Also in include </w:t>
            </w:r>
            <w:r w:rsidRPr="00E94E11">
              <w:rPr>
                <w:sz w:val="20"/>
                <w:szCs w:val="20"/>
              </w:rPr>
              <w:t>350</w:t>
            </w:r>
            <w:r w:rsidR="00804BB6" w:rsidRPr="00E94E11">
              <w:rPr>
                <w:sz w:val="20"/>
                <w:szCs w:val="20"/>
              </w:rPr>
              <w:t>GB of Amazon S3 storage for snapshots for backup purposes (this is always included in the RDS database instance storage but is extra in standard EBS storage).</w:t>
            </w:r>
          </w:p>
        </w:tc>
      </w:tr>
    </w:tbl>
    <w:p w14:paraId="34180ABB" w14:textId="5D8A4321" w:rsidR="00C47305" w:rsidRDefault="00C47305" w:rsidP="006B25B2">
      <w:pPr>
        <w:pStyle w:val="Caption"/>
      </w:pPr>
      <w:bookmarkStart w:id="2554" w:name="_Toc487492079"/>
      <w:r>
        <w:t xml:space="preserve">Table </w:t>
      </w:r>
      <w:ins w:id="2555" w:author="Jeff Johnson" w:date="2017-07-12T21:16:00Z">
        <w:r w:rsidR="00B33BF6">
          <w:fldChar w:fldCharType="begin"/>
        </w:r>
        <w:r w:rsidR="00B33BF6">
          <w:instrText xml:space="preserve"> SEQ Table \* ARABIC </w:instrText>
        </w:r>
      </w:ins>
      <w:r w:rsidR="00B33BF6">
        <w:fldChar w:fldCharType="separate"/>
      </w:r>
      <w:ins w:id="2556" w:author="Jeff Johnson" w:date="2017-07-12T21:16:00Z">
        <w:r w:rsidR="00B33BF6">
          <w:rPr>
            <w:noProof/>
          </w:rPr>
          <w:t>11</w:t>
        </w:r>
        <w:r w:rsidR="00B33BF6">
          <w:fldChar w:fldCharType="end"/>
        </w:r>
      </w:ins>
      <w:del w:id="2557"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11</w:delText>
        </w:r>
        <w:r w:rsidR="00A36C43" w:rsidDel="00B33BF6">
          <w:rPr>
            <w:noProof/>
          </w:rPr>
          <w:fldChar w:fldCharType="end"/>
        </w:r>
      </w:del>
      <w:r>
        <w:t xml:space="preserve">. </w:t>
      </w:r>
      <w:r w:rsidRPr="00C47305">
        <w:t>Monitoring and Alerting Deployment Unit</w:t>
      </w:r>
      <w:bookmarkEnd w:id="2554"/>
    </w:p>
    <w:p w14:paraId="196087B2" w14:textId="77777777" w:rsidR="00B1460F" w:rsidRDefault="00B1460F" w:rsidP="00C56047">
      <w:pPr>
        <w:pStyle w:val="Heading2"/>
      </w:pPr>
      <w:bookmarkStart w:id="2558" w:name="_Toc488653879"/>
      <w:r>
        <w:t>Shared Services Deployment Unit</w:t>
      </w:r>
      <w:bookmarkEnd w:id="2558"/>
    </w:p>
    <w:p w14:paraId="27427063" w14:textId="1FCC8C52" w:rsidR="008242DD" w:rsidRDefault="008242DD" w:rsidP="00567046">
      <w:r>
        <w:t>This deployment unit is used to house the remaining shared services other than SSO</w:t>
      </w:r>
      <w:r w:rsidR="007D0F48">
        <w:t xml:space="preserve"> and</w:t>
      </w:r>
      <w:r>
        <w:t xml:space="preserve"> Monitoring and Alerting that do not require the same level of high availability, scalability and performance.</w:t>
      </w:r>
    </w:p>
    <w:tbl>
      <w:tblPr>
        <w:tblStyle w:val="TableGrid"/>
        <w:tblW w:w="9811" w:type="dxa"/>
        <w:tblLook w:val="04A0" w:firstRow="1" w:lastRow="0" w:firstColumn="1" w:lastColumn="0" w:noHBand="0" w:noVBand="1"/>
      </w:tblPr>
      <w:tblGrid>
        <w:gridCol w:w="2683"/>
        <w:gridCol w:w="7128"/>
      </w:tblGrid>
      <w:tr w:rsidR="003E0C41" w:rsidRPr="005D0C87" w14:paraId="63B7617F" w14:textId="77777777" w:rsidTr="00E94E11">
        <w:trPr>
          <w:cantSplit/>
          <w:tblHeader/>
        </w:trPr>
        <w:tc>
          <w:tcPr>
            <w:tcW w:w="2683" w:type="dxa"/>
            <w:shd w:val="clear" w:color="auto" w:fill="43B02A"/>
            <w:vAlign w:val="center"/>
          </w:tcPr>
          <w:p w14:paraId="3ADE4CB3" w14:textId="77777777" w:rsidR="003E0C41" w:rsidRPr="00E94E11" w:rsidRDefault="003E0C41" w:rsidP="00E94E11">
            <w:pPr>
              <w:pStyle w:val="TableHeading1"/>
              <w:spacing w:before="120"/>
              <w:jc w:val="left"/>
              <w:rPr>
                <w:szCs w:val="20"/>
              </w:rPr>
            </w:pPr>
            <w:r w:rsidRPr="00E94E11">
              <w:rPr>
                <w:szCs w:val="20"/>
              </w:rPr>
              <w:t>Deployment Selection</w:t>
            </w:r>
          </w:p>
        </w:tc>
        <w:tc>
          <w:tcPr>
            <w:tcW w:w="7128" w:type="dxa"/>
            <w:shd w:val="clear" w:color="auto" w:fill="43B02A"/>
            <w:vAlign w:val="center"/>
          </w:tcPr>
          <w:p w14:paraId="7D31347C" w14:textId="77777777" w:rsidR="003E0C41" w:rsidRPr="00E94E11" w:rsidRDefault="003E0C41" w:rsidP="00E94E11">
            <w:pPr>
              <w:pStyle w:val="TableHeading1"/>
              <w:spacing w:before="120"/>
              <w:jc w:val="left"/>
              <w:rPr>
                <w:szCs w:val="20"/>
              </w:rPr>
            </w:pPr>
            <w:r w:rsidRPr="00E94E11">
              <w:rPr>
                <w:szCs w:val="20"/>
              </w:rPr>
              <w:t>Description</w:t>
            </w:r>
          </w:p>
        </w:tc>
      </w:tr>
      <w:tr w:rsidR="003E0C41" w:rsidRPr="005D0C87" w14:paraId="564A1D5A" w14:textId="77777777" w:rsidTr="006709C6">
        <w:trPr>
          <w:cantSplit/>
        </w:trPr>
        <w:tc>
          <w:tcPr>
            <w:tcW w:w="2683" w:type="dxa"/>
            <w:vAlign w:val="center"/>
          </w:tcPr>
          <w:p w14:paraId="0D242712" w14:textId="77777777" w:rsidR="003E0C41" w:rsidRPr="00E94E11" w:rsidRDefault="003E0C41" w:rsidP="00E94E11">
            <w:pPr>
              <w:spacing w:before="60" w:after="60"/>
              <w:rPr>
                <w:sz w:val="20"/>
                <w:szCs w:val="20"/>
              </w:rPr>
            </w:pPr>
            <w:r w:rsidRPr="00E94E11">
              <w:rPr>
                <w:sz w:val="20"/>
                <w:szCs w:val="20"/>
              </w:rPr>
              <w:t>Elastic Load Balancer</w:t>
            </w:r>
          </w:p>
        </w:tc>
        <w:tc>
          <w:tcPr>
            <w:tcW w:w="7128" w:type="dxa"/>
            <w:vAlign w:val="center"/>
          </w:tcPr>
          <w:p w14:paraId="3EFBA086" w14:textId="77777777" w:rsidR="003E0C41" w:rsidRPr="00E94E11" w:rsidRDefault="003E0C41" w:rsidP="00E94E11">
            <w:pPr>
              <w:spacing w:before="60" w:after="60"/>
              <w:rPr>
                <w:sz w:val="20"/>
                <w:szCs w:val="20"/>
              </w:rPr>
            </w:pPr>
            <w:r w:rsidRPr="00E94E11">
              <w:rPr>
                <w:sz w:val="20"/>
                <w:szCs w:val="20"/>
              </w:rPr>
              <w:t>No load balancer required.</w:t>
            </w:r>
          </w:p>
        </w:tc>
      </w:tr>
      <w:tr w:rsidR="003E0C41" w:rsidRPr="005D0C87" w14:paraId="219C746C" w14:textId="77777777" w:rsidTr="006709C6">
        <w:trPr>
          <w:cantSplit/>
        </w:trPr>
        <w:tc>
          <w:tcPr>
            <w:tcW w:w="2683" w:type="dxa"/>
            <w:vAlign w:val="center"/>
          </w:tcPr>
          <w:p w14:paraId="7454FC61" w14:textId="77777777" w:rsidR="003E0C41" w:rsidRPr="00E94E11" w:rsidRDefault="003E0C41" w:rsidP="00E94E11">
            <w:pPr>
              <w:spacing w:before="60" w:after="60"/>
              <w:rPr>
                <w:sz w:val="20"/>
                <w:szCs w:val="20"/>
              </w:rPr>
            </w:pPr>
            <w:r w:rsidRPr="00E94E11">
              <w:rPr>
                <w:sz w:val="20"/>
                <w:szCs w:val="20"/>
              </w:rPr>
              <w:t>Web Server Instance Type</w:t>
            </w:r>
          </w:p>
        </w:tc>
        <w:tc>
          <w:tcPr>
            <w:tcW w:w="7128" w:type="dxa"/>
            <w:vAlign w:val="center"/>
          </w:tcPr>
          <w:p w14:paraId="7B630AA6" w14:textId="77777777" w:rsidR="003E0C41" w:rsidRPr="00E94E11" w:rsidRDefault="003E0C41" w:rsidP="00E94E11">
            <w:pPr>
              <w:spacing w:before="60" w:after="60"/>
              <w:rPr>
                <w:sz w:val="20"/>
                <w:szCs w:val="20"/>
              </w:rPr>
            </w:pPr>
            <w:r w:rsidRPr="00E94E11">
              <w:rPr>
                <w:sz w:val="20"/>
                <w:szCs w:val="20"/>
              </w:rPr>
              <w:t>An EC2 general purpose m</w:t>
            </w:r>
            <w:proofErr w:type="gramStart"/>
            <w:r w:rsidRPr="00E94E11">
              <w:rPr>
                <w:sz w:val="20"/>
                <w:szCs w:val="20"/>
              </w:rPr>
              <w:t>1.xlarge</w:t>
            </w:r>
            <w:proofErr w:type="gramEnd"/>
            <w:r w:rsidRPr="00E94E11">
              <w:rPr>
                <w:sz w:val="20"/>
                <w:szCs w:val="20"/>
              </w:rPr>
              <w:t xml:space="preserve"> instance is selected (64 bit, 4 virtual CPUs, 15GB of memory, 4x420GB of ephemeral storage, available EBS storage, and high network performance).</w:t>
            </w:r>
          </w:p>
        </w:tc>
      </w:tr>
      <w:tr w:rsidR="003E0C41" w:rsidRPr="005D0C87" w14:paraId="6F92DBE8" w14:textId="77777777" w:rsidTr="006709C6">
        <w:trPr>
          <w:cantSplit/>
        </w:trPr>
        <w:tc>
          <w:tcPr>
            <w:tcW w:w="2683" w:type="dxa"/>
            <w:vAlign w:val="center"/>
          </w:tcPr>
          <w:p w14:paraId="0A2B1F4A" w14:textId="77777777" w:rsidR="003E0C41" w:rsidRPr="00E94E11" w:rsidRDefault="003E0C41" w:rsidP="00E94E11">
            <w:pPr>
              <w:spacing w:before="60" w:after="60"/>
              <w:rPr>
                <w:sz w:val="20"/>
                <w:szCs w:val="20"/>
              </w:rPr>
            </w:pPr>
            <w:r w:rsidRPr="00E94E11">
              <w:rPr>
                <w:sz w:val="20"/>
                <w:szCs w:val="20"/>
              </w:rPr>
              <w:t>Number of Baseline Web Servers</w:t>
            </w:r>
          </w:p>
        </w:tc>
        <w:tc>
          <w:tcPr>
            <w:tcW w:w="7128" w:type="dxa"/>
            <w:vAlign w:val="center"/>
          </w:tcPr>
          <w:p w14:paraId="335C1B5F" w14:textId="77777777" w:rsidR="003E0C41" w:rsidRPr="00E94E11" w:rsidRDefault="00D12DDA" w:rsidP="00E94E11">
            <w:pPr>
              <w:spacing w:before="60" w:after="60"/>
              <w:rPr>
                <w:sz w:val="20"/>
                <w:szCs w:val="20"/>
              </w:rPr>
            </w:pPr>
            <w:r w:rsidRPr="00E94E11">
              <w:rPr>
                <w:sz w:val="20"/>
                <w:szCs w:val="20"/>
              </w:rPr>
              <w:t xml:space="preserve">Two </w:t>
            </w:r>
            <w:r w:rsidR="003E0C41" w:rsidRPr="00E94E11">
              <w:rPr>
                <w:sz w:val="20"/>
                <w:szCs w:val="20"/>
              </w:rPr>
              <w:t>baseline web server</w:t>
            </w:r>
            <w:r w:rsidRPr="00E94E11">
              <w:rPr>
                <w:sz w:val="20"/>
                <w:szCs w:val="20"/>
              </w:rPr>
              <w:t>s</w:t>
            </w:r>
            <w:r w:rsidR="003E0C41" w:rsidRPr="00E94E11">
              <w:rPr>
                <w:sz w:val="20"/>
                <w:szCs w:val="20"/>
              </w:rPr>
              <w:t xml:space="preserve"> </w:t>
            </w:r>
            <w:r w:rsidRPr="00E94E11">
              <w:rPr>
                <w:sz w:val="20"/>
                <w:szCs w:val="20"/>
              </w:rPr>
              <w:t xml:space="preserve">are </w:t>
            </w:r>
            <w:r w:rsidR="003E0C41" w:rsidRPr="00E94E11">
              <w:rPr>
                <w:sz w:val="20"/>
                <w:szCs w:val="20"/>
              </w:rPr>
              <w:t>required.</w:t>
            </w:r>
          </w:p>
        </w:tc>
      </w:tr>
      <w:tr w:rsidR="003E0C41" w:rsidRPr="005D0C87" w14:paraId="68D88CE2" w14:textId="77777777" w:rsidTr="006709C6">
        <w:trPr>
          <w:cantSplit/>
        </w:trPr>
        <w:tc>
          <w:tcPr>
            <w:tcW w:w="2683" w:type="dxa"/>
            <w:vAlign w:val="center"/>
          </w:tcPr>
          <w:p w14:paraId="700B4FA9" w14:textId="77777777" w:rsidR="003E0C41" w:rsidRPr="00E94E11" w:rsidRDefault="003E0C41" w:rsidP="00E94E11">
            <w:pPr>
              <w:spacing w:before="60" w:after="60"/>
              <w:rPr>
                <w:sz w:val="20"/>
                <w:szCs w:val="20"/>
              </w:rPr>
            </w:pPr>
            <w:r w:rsidRPr="00E94E11">
              <w:rPr>
                <w:sz w:val="20"/>
                <w:szCs w:val="20"/>
              </w:rPr>
              <w:t>Number of On-Demand Web Servers</w:t>
            </w:r>
          </w:p>
        </w:tc>
        <w:tc>
          <w:tcPr>
            <w:tcW w:w="7128" w:type="dxa"/>
            <w:vAlign w:val="center"/>
          </w:tcPr>
          <w:p w14:paraId="7CFBF450" w14:textId="77777777" w:rsidR="003E0C41" w:rsidRPr="00E94E11" w:rsidRDefault="003E0C41" w:rsidP="00E94E11">
            <w:pPr>
              <w:spacing w:before="60" w:after="60"/>
              <w:rPr>
                <w:sz w:val="20"/>
                <w:szCs w:val="20"/>
              </w:rPr>
            </w:pPr>
            <w:r w:rsidRPr="00E94E11">
              <w:rPr>
                <w:sz w:val="20"/>
                <w:szCs w:val="20"/>
              </w:rPr>
              <w:t>One on-demand web server is required.</w:t>
            </w:r>
          </w:p>
        </w:tc>
      </w:tr>
      <w:tr w:rsidR="003E0C41" w:rsidRPr="005D0C87" w14:paraId="28A2B4AB" w14:textId="77777777" w:rsidTr="006709C6">
        <w:trPr>
          <w:cantSplit/>
        </w:trPr>
        <w:tc>
          <w:tcPr>
            <w:tcW w:w="2683" w:type="dxa"/>
            <w:vAlign w:val="center"/>
          </w:tcPr>
          <w:p w14:paraId="56A1A2A0" w14:textId="77777777" w:rsidR="003E0C41" w:rsidRPr="00E94E11" w:rsidRDefault="003E0C41" w:rsidP="00E94E11">
            <w:pPr>
              <w:spacing w:before="60" w:after="60"/>
              <w:rPr>
                <w:sz w:val="20"/>
                <w:szCs w:val="20"/>
              </w:rPr>
            </w:pPr>
            <w:r w:rsidRPr="00E94E11">
              <w:rPr>
                <w:sz w:val="20"/>
                <w:szCs w:val="20"/>
              </w:rPr>
              <w:t>Amount of Data Served</w:t>
            </w:r>
          </w:p>
        </w:tc>
        <w:tc>
          <w:tcPr>
            <w:tcW w:w="7128" w:type="dxa"/>
            <w:vAlign w:val="center"/>
          </w:tcPr>
          <w:p w14:paraId="11E8BCE1" w14:textId="77777777" w:rsidR="003E0C41" w:rsidRPr="00E94E11" w:rsidRDefault="00F419C7" w:rsidP="00E94E11">
            <w:pPr>
              <w:spacing w:before="60" w:after="60"/>
              <w:rPr>
                <w:sz w:val="20"/>
                <w:szCs w:val="20"/>
              </w:rPr>
            </w:pPr>
            <w:r w:rsidRPr="00E94E11">
              <w:rPr>
                <w:sz w:val="20"/>
                <w:szCs w:val="20"/>
              </w:rPr>
              <w:t>Assume 1GB per hour, primarily for standards information stored in Core Standards.</w:t>
            </w:r>
          </w:p>
        </w:tc>
      </w:tr>
      <w:tr w:rsidR="00A65088" w:rsidRPr="005D0C87" w14:paraId="66B020C7" w14:textId="77777777" w:rsidTr="006709C6">
        <w:trPr>
          <w:cantSplit/>
        </w:trPr>
        <w:tc>
          <w:tcPr>
            <w:tcW w:w="2683" w:type="dxa"/>
            <w:vAlign w:val="center"/>
          </w:tcPr>
          <w:p w14:paraId="04F9CF0E" w14:textId="77777777" w:rsidR="00A65088" w:rsidRPr="00E94E11" w:rsidRDefault="00A65088" w:rsidP="00E94E11">
            <w:pPr>
              <w:spacing w:before="60" w:after="60"/>
              <w:rPr>
                <w:sz w:val="20"/>
                <w:szCs w:val="20"/>
              </w:rPr>
            </w:pPr>
            <w:r w:rsidRPr="00E94E11">
              <w:rPr>
                <w:sz w:val="20"/>
                <w:szCs w:val="20"/>
              </w:rPr>
              <w:t>DB Server Instance Type</w:t>
            </w:r>
          </w:p>
        </w:tc>
        <w:tc>
          <w:tcPr>
            <w:tcW w:w="7128" w:type="dxa"/>
            <w:vAlign w:val="center"/>
          </w:tcPr>
          <w:p w14:paraId="7E88F1C5" w14:textId="77777777" w:rsidR="00A65088" w:rsidRPr="00E94E11" w:rsidRDefault="00A65088" w:rsidP="00E94E11">
            <w:pPr>
              <w:spacing w:before="60" w:after="60"/>
              <w:rPr>
                <w:sz w:val="20"/>
                <w:szCs w:val="20"/>
              </w:rPr>
            </w:pPr>
            <w:r w:rsidRPr="00E94E11">
              <w:rPr>
                <w:sz w:val="20"/>
                <w:szCs w:val="20"/>
              </w:rPr>
              <w:t xml:space="preserve">A Multi-AZ </w:t>
            </w:r>
            <w:r w:rsidR="00AB4DA7" w:rsidRPr="00E94E11">
              <w:rPr>
                <w:sz w:val="20"/>
                <w:szCs w:val="20"/>
              </w:rPr>
              <w:t xml:space="preserve">Large </w:t>
            </w:r>
            <w:r w:rsidRPr="00E94E11">
              <w:rPr>
                <w:sz w:val="20"/>
                <w:szCs w:val="20"/>
              </w:rPr>
              <w:t>RDS database instance is selected</w:t>
            </w:r>
            <w:r w:rsidR="005E6239" w:rsidRPr="00E94E11">
              <w:rPr>
                <w:sz w:val="20"/>
                <w:szCs w:val="20"/>
              </w:rPr>
              <w:t xml:space="preserve"> (IOPS optimized)</w:t>
            </w:r>
            <w:r w:rsidRPr="00E94E11">
              <w:rPr>
                <w:sz w:val="20"/>
                <w:szCs w:val="20"/>
              </w:rPr>
              <w:t>.</w:t>
            </w:r>
          </w:p>
        </w:tc>
      </w:tr>
      <w:tr w:rsidR="00A65088" w:rsidRPr="00104907" w14:paraId="5FF1EB25" w14:textId="77777777" w:rsidTr="006709C6">
        <w:trPr>
          <w:cantSplit/>
        </w:trPr>
        <w:tc>
          <w:tcPr>
            <w:tcW w:w="2683" w:type="dxa"/>
            <w:vAlign w:val="center"/>
          </w:tcPr>
          <w:p w14:paraId="0DE66935" w14:textId="77777777" w:rsidR="00A65088" w:rsidRPr="00E94E11" w:rsidRDefault="00A65088" w:rsidP="00E94E11">
            <w:pPr>
              <w:spacing w:before="60" w:after="60"/>
              <w:rPr>
                <w:sz w:val="20"/>
                <w:szCs w:val="20"/>
              </w:rPr>
            </w:pPr>
            <w:r w:rsidRPr="00E94E11">
              <w:rPr>
                <w:sz w:val="20"/>
                <w:szCs w:val="20"/>
              </w:rPr>
              <w:t>DB Server Storage</w:t>
            </w:r>
          </w:p>
        </w:tc>
        <w:tc>
          <w:tcPr>
            <w:tcW w:w="7128" w:type="dxa"/>
            <w:vAlign w:val="center"/>
          </w:tcPr>
          <w:p w14:paraId="5B5ED3D8" w14:textId="77777777" w:rsidR="00A65088" w:rsidRPr="00E94E11" w:rsidRDefault="00A65088" w:rsidP="00E94E11">
            <w:pPr>
              <w:spacing w:before="60" w:after="60"/>
              <w:rPr>
                <w:sz w:val="20"/>
                <w:szCs w:val="20"/>
              </w:rPr>
            </w:pPr>
            <w:r w:rsidRPr="00E94E11">
              <w:rPr>
                <w:sz w:val="20"/>
                <w:szCs w:val="20"/>
              </w:rPr>
              <w:t>Assume minimum of 100GB of database storage.</w:t>
            </w:r>
          </w:p>
        </w:tc>
      </w:tr>
      <w:tr w:rsidR="00A65088" w:rsidRPr="005D0C87" w14:paraId="7792D02D" w14:textId="77777777" w:rsidTr="006709C6">
        <w:trPr>
          <w:cantSplit/>
        </w:trPr>
        <w:tc>
          <w:tcPr>
            <w:tcW w:w="2683" w:type="dxa"/>
            <w:vAlign w:val="center"/>
          </w:tcPr>
          <w:p w14:paraId="5ED6D6F0" w14:textId="77777777" w:rsidR="00A65088" w:rsidRPr="00E94E11" w:rsidRDefault="00A65088" w:rsidP="00E94E11">
            <w:pPr>
              <w:spacing w:before="60" w:after="60"/>
              <w:rPr>
                <w:sz w:val="20"/>
                <w:szCs w:val="20"/>
              </w:rPr>
            </w:pPr>
            <w:r w:rsidRPr="00E94E11">
              <w:rPr>
                <w:sz w:val="20"/>
                <w:szCs w:val="20"/>
              </w:rPr>
              <w:t>DB Server Provisioned IOPS</w:t>
            </w:r>
          </w:p>
        </w:tc>
        <w:tc>
          <w:tcPr>
            <w:tcW w:w="7128" w:type="dxa"/>
            <w:vAlign w:val="center"/>
          </w:tcPr>
          <w:p w14:paraId="73008FA0" w14:textId="77777777" w:rsidR="00A65088" w:rsidRPr="00E94E11" w:rsidRDefault="00C452DF" w:rsidP="00E94E11">
            <w:pPr>
              <w:spacing w:before="60" w:after="60"/>
              <w:rPr>
                <w:sz w:val="20"/>
                <w:szCs w:val="20"/>
              </w:rPr>
            </w:pPr>
            <w:r w:rsidRPr="00E94E11">
              <w:rPr>
                <w:sz w:val="20"/>
                <w:szCs w:val="20"/>
              </w:rPr>
              <w:t>300</w:t>
            </w:r>
            <w:r w:rsidR="00A65088" w:rsidRPr="00E94E11">
              <w:rPr>
                <w:sz w:val="20"/>
                <w:szCs w:val="20"/>
              </w:rPr>
              <w:t xml:space="preserve"> IOPS for a ratio of 3 to 1 Provisioned IOPS to storage size</w:t>
            </w:r>
            <w:r w:rsidRPr="00E94E11">
              <w:rPr>
                <w:sz w:val="20"/>
                <w:szCs w:val="20"/>
              </w:rPr>
              <w:t>.</w:t>
            </w:r>
          </w:p>
        </w:tc>
      </w:tr>
    </w:tbl>
    <w:p w14:paraId="564953A5" w14:textId="12D2E7E2" w:rsidR="00687750" w:rsidRDefault="00687750" w:rsidP="006B25B2">
      <w:pPr>
        <w:pStyle w:val="Caption"/>
      </w:pPr>
      <w:bookmarkStart w:id="2559" w:name="_Toc487492080"/>
      <w:r>
        <w:t xml:space="preserve">Table </w:t>
      </w:r>
      <w:ins w:id="2560" w:author="Jeff Johnson" w:date="2017-07-12T21:16:00Z">
        <w:r w:rsidR="00B33BF6">
          <w:fldChar w:fldCharType="begin"/>
        </w:r>
        <w:r w:rsidR="00B33BF6">
          <w:instrText xml:space="preserve"> SEQ Table \* ARABIC </w:instrText>
        </w:r>
      </w:ins>
      <w:r w:rsidR="00B33BF6">
        <w:fldChar w:fldCharType="separate"/>
      </w:r>
      <w:ins w:id="2561" w:author="Jeff Johnson" w:date="2017-07-12T21:16:00Z">
        <w:r w:rsidR="00B33BF6">
          <w:rPr>
            <w:noProof/>
          </w:rPr>
          <w:t>12</w:t>
        </w:r>
        <w:r w:rsidR="00B33BF6">
          <w:fldChar w:fldCharType="end"/>
        </w:r>
      </w:ins>
      <w:del w:id="2562" w:author="Jeff Johnson" w:date="2017-07-12T21:16:00Z">
        <w:r w:rsidR="00A36C43" w:rsidDel="00B33BF6">
          <w:fldChar w:fldCharType="begin"/>
        </w:r>
        <w:r w:rsidR="00A36C43" w:rsidDel="00B33BF6">
          <w:delInstrText xml:space="preserve"> SEQ Table \* ARABIC </w:delInstrText>
        </w:r>
        <w:r w:rsidR="00A36C43" w:rsidDel="00B33BF6">
          <w:fldChar w:fldCharType="separate"/>
        </w:r>
        <w:r w:rsidR="00B33BF6" w:rsidDel="00B33BF6">
          <w:rPr>
            <w:noProof/>
          </w:rPr>
          <w:delText>12</w:delText>
        </w:r>
        <w:r w:rsidR="00A36C43" w:rsidDel="00B33BF6">
          <w:rPr>
            <w:noProof/>
          </w:rPr>
          <w:fldChar w:fldCharType="end"/>
        </w:r>
      </w:del>
      <w:r>
        <w:t xml:space="preserve">. </w:t>
      </w:r>
      <w:r w:rsidRPr="00687750">
        <w:t>Shared Services Deployment Unit</w:t>
      </w:r>
      <w:r>
        <w:t xml:space="preserve"> Summary</w:t>
      </w:r>
      <w:bookmarkEnd w:id="2559"/>
    </w:p>
    <w:p w14:paraId="561AC02D" w14:textId="77777777" w:rsidR="00411F2F" w:rsidRDefault="000F495C" w:rsidP="00567046">
      <w:pPr>
        <w:pStyle w:val="Heading1"/>
      </w:pPr>
      <w:bookmarkStart w:id="2563" w:name="_Toc488653880"/>
      <w:r>
        <w:t>Alternative Deployment Scenario</w:t>
      </w:r>
      <w:bookmarkEnd w:id="2563"/>
    </w:p>
    <w:p w14:paraId="241B9DA7" w14:textId="108D839F" w:rsidR="00AA6B1F" w:rsidRDefault="00740BB1" w:rsidP="00567046">
      <w:r>
        <w:t xml:space="preserve">Smarter Balanced is aware that some vendors may choose to certify alternative delivery systems rather than deploy the open source code base. To support that approach, Smarter Balanced will be releasing a Certification Package composed of </w:t>
      </w:r>
      <w:proofErr w:type="gramStart"/>
      <w:r>
        <w:t>all of</w:t>
      </w:r>
      <w:proofErr w:type="gramEnd"/>
      <w:r>
        <w:t xml:space="preserve"> the requirements, specifications, sample items and test harnesses</w:t>
      </w:r>
      <w:r w:rsidR="00714D51">
        <w:t xml:space="preserve"> necessary to certify a system for delivery of Smarter Balanced assessments. As Smarter Balanced is presently contracting out development of the certification package, delivery dates are not yet fixed. However, we expect the first specifications to become available before the end of Calendar Year 2013.One convenient way to adapt an existing test delivery system is to </w:t>
      </w:r>
      <w:r w:rsidR="00714D51">
        <w:lastRenderedPageBreak/>
        <w:t>combine a vendor’s existing test delivery server with the Smarter Balanced front-end.</w:t>
      </w:r>
      <w:r w:rsidR="0020015C">
        <w:t xml:space="preserve"> The following diagram illustrates this approach.</w:t>
      </w:r>
    </w:p>
    <w:p w14:paraId="527BCA90" w14:textId="77777777" w:rsidR="0020015C" w:rsidRDefault="00797F0E" w:rsidP="00E94E11">
      <w:pPr>
        <w:keepNext/>
        <w:jc w:val="center"/>
      </w:pPr>
      <w:r w:rsidRPr="00797F0E">
        <w:rPr>
          <w:noProof/>
        </w:rPr>
        <w:drawing>
          <wp:inline distT="0" distB="0" distL="0" distR="0" wp14:anchorId="27CCE33F" wp14:editId="7A36B73C">
            <wp:extent cx="5306060" cy="5936615"/>
            <wp:effectExtent l="0" t="0" r="889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6060" cy="5936615"/>
                    </a:xfrm>
                    <a:prstGeom prst="rect">
                      <a:avLst/>
                    </a:prstGeom>
                    <a:noFill/>
                    <a:ln>
                      <a:noFill/>
                    </a:ln>
                  </pic:spPr>
                </pic:pic>
              </a:graphicData>
            </a:graphic>
          </wp:inline>
        </w:drawing>
      </w:r>
    </w:p>
    <w:p w14:paraId="7216C74F" w14:textId="39F2E35A" w:rsidR="007F7268" w:rsidRDefault="007F7268" w:rsidP="006B25B2">
      <w:pPr>
        <w:pStyle w:val="Caption"/>
      </w:pPr>
      <w:bookmarkStart w:id="2564" w:name="_Toc487492070"/>
      <w:r>
        <w:t xml:space="preserve">Figure </w:t>
      </w:r>
      <w:del w:id="2565" w:author="Jeff Johnson" w:date="2017-07-10T22:47:00Z">
        <w:r w:rsidR="00EE3309" w:rsidDel="00BD7E53">
          <w:fldChar w:fldCharType="begin"/>
        </w:r>
        <w:r w:rsidR="00EE3309" w:rsidDel="00BD7E53">
          <w:delInstrText xml:space="preserve"> SEQ Figure \* ARABIC </w:delInstrText>
        </w:r>
        <w:r w:rsidR="00EE3309" w:rsidDel="00BD7E53">
          <w:fldChar w:fldCharType="separate"/>
        </w:r>
        <w:r w:rsidR="00FF2E3D" w:rsidDel="00BD7E53">
          <w:rPr>
            <w:noProof/>
          </w:rPr>
          <w:delText>4</w:delText>
        </w:r>
        <w:r w:rsidR="00EE3309" w:rsidDel="00BD7E53">
          <w:rPr>
            <w:noProof/>
          </w:rPr>
          <w:fldChar w:fldCharType="end"/>
        </w:r>
      </w:del>
      <w:ins w:id="2566" w:author="Jeff Johnson" w:date="2017-07-10T22:47:00Z">
        <w:r w:rsidR="00BD7E53">
          <w:t>5</w:t>
        </w:r>
      </w:ins>
      <w:r>
        <w:t>. Alternative Approach Using Vendor-Specific Test Delivery Platform</w:t>
      </w:r>
      <w:bookmarkEnd w:id="2564"/>
    </w:p>
    <w:p w14:paraId="6EE90919" w14:textId="77777777" w:rsidR="003A6976" w:rsidRDefault="008528E0" w:rsidP="00567046">
      <w:r>
        <w:t xml:space="preserve">In this scenario, test delivery vendors develop a Smarter Balanced-specific set of server-side interfaces that satisfy the application programming interface (API) requirements of Smarter Balanced Student </w:t>
      </w:r>
      <w:r w:rsidR="003A6976">
        <w:t xml:space="preserve">Item Rendering </w:t>
      </w:r>
      <w:r>
        <w:t>Application and Secure Browser.</w:t>
      </w:r>
      <w:r w:rsidR="00042FF7">
        <w:t xml:space="preserve"> </w:t>
      </w:r>
    </w:p>
    <w:p w14:paraId="7D0EF765" w14:textId="77777777" w:rsidR="008528E0" w:rsidRDefault="00042FF7" w:rsidP="00567046">
      <w:r>
        <w:t xml:space="preserve">The </w:t>
      </w:r>
      <w:r w:rsidR="003A6976">
        <w:t xml:space="preserve">Smarter Balanced Student Item Rendering Application </w:t>
      </w:r>
      <w:r>
        <w:t xml:space="preserve">is a </w:t>
      </w:r>
      <w:proofErr w:type="spellStart"/>
      <w:r>
        <w:t>Javascript</w:t>
      </w:r>
      <w:proofErr w:type="spellEnd"/>
      <w:r>
        <w:t xml:space="preserve"> client-side application that </w:t>
      </w:r>
      <w:r w:rsidR="00C34E40">
        <w:t xml:space="preserve">enables navigation and accurate item rendering for Smarter Balanced assessments. The Secure Browser is a special version of browser that limits student interactions outside of the assessment </w:t>
      </w:r>
      <w:r w:rsidR="00C34E40">
        <w:lastRenderedPageBreak/>
        <w:t>and provides certain accessibility features. Together, these two applications comprise the part of the assessment platform that runs on the student computer and that interacts with the student.</w:t>
      </w:r>
    </w:p>
    <w:p w14:paraId="4235CC83" w14:textId="77777777" w:rsidR="00A20A0E" w:rsidRDefault="00A20A0E" w:rsidP="00567046">
      <w:r>
        <w:t xml:space="preserve">Not shown in this diagram is the Smarter Balanced Proctor Application, a client-side application </w:t>
      </w:r>
      <w:proofErr w:type="gramStart"/>
      <w:r>
        <w:t>similar to</w:t>
      </w:r>
      <w:proofErr w:type="gramEnd"/>
      <w:r>
        <w:t xml:space="preserve"> the Student application that is </w:t>
      </w:r>
      <w:r w:rsidR="009F475C">
        <w:t xml:space="preserve">used by </w:t>
      </w:r>
      <w:r>
        <w:t xml:space="preserve">test administrators to </w:t>
      </w:r>
      <w:r w:rsidR="009F475C">
        <w:t xml:space="preserve">create </w:t>
      </w:r>
      <w:r>
        <w:t>and manage test sessions that students can join.</w:t>
      </w:r>
      <w:r w:rsidR="001155D2">
        <w:t xml:space="preserve"> It also requires certain server side interfaces that are part of the vendor-specific interface.</w:t>
      </w:r>
    </w:p>
    <w:p w14:paraId="24F389F2" w14:textId="48EE6F41" w:rsidR="008303BD" w:rsidRDefault="008E2FEA" w:rsidP="00567046">
      <w:r>
        <w:t xml:space="preserve">This approach has </w:t>
      </w:r>
      <w:r w:rsidR="00004943">
        <w:t xml:space="preserve">the distinct </w:t>
      </w:r>
      <w:r>
        <w:t>advantage</w:t>
      </w:r>
      <w:r w:rsidR="00004943">
        <w:t xml:space="preserve"> that t</w:t>
      </w:r>
      <w:r w:rsidR="008303BD">
        <w:t xml:space="preserve">he test delivery platform remains the </w:t>
      </w:r>
      <w:r w:rsidR="00362B0C">
        <w:t>s</w:t>
      </w:r>
      <w:r w:rsidR="00FC7CED">
        <w:t xml:space="preserve">ame as the </w:t>
      </w:r>
      <w:r w:rsidR="008303BD">
        <w:t xml:space="preserve">vendor’s </w:t>
      </w:r>
      <w:r w:rsidR="00362B0C">
        <w:t xml:space="preserve">current </w:t>
      </w:r>
      <w:r w:rsidR="008303BD">
        <w:t xml:space="preserve">proprietary </w:t>
      </w:r>
      <w:r w:rsidR="00362B0C">
        <w:t xml:space="preserve">test delivery </w:t>
      </w:r>
      <w:r w:rsidR="008303BD">
        <w:t>platform.</w:t>
      </w:r>
      <w:r w:rsidR="00004943">
        <w:t xml:space="preserve"> </w:t>
      </w:r>
      <w:r w:rsidR="006D2C39">
        <w:t>T</w:t>
      </w:r>
      <w:r w:rsidR="00004943">
        <w:t>o take advantage of this alternative, a vendor will have to take the following steps:</w:t>
      </w:r>
    </w:p>
    <w:p w14:paraId="2DFFBFEA" w14:textId="77777777" w:rsidR="00004943" w:rsidRDefault="00F47A6B" w:rsidP="00567046">
      <w:pPr>
        <w:pStyle w:val="ListParagraph"/>
        <w:numPr>
          <w:ilvl w:val="0"/>
          <w:numId w:val="44"/>
        </w:numPr>
      </w:pPr>
      <w:r>
        <w:t>Implement vendor interfaces to the Smarter Balanced Student and Proctor applications and the Secure Browser.</w:t>
      </w:r>
      <w:r w:rsidR="00202634">
        <w:t xml:space="preserve"> This is necessary to present and render Smarter Balanced assessments that are indistinguishable to the test administrator and student.</w:t>
      </w:r>
      <w:r w:rsidR="003A7D57">
        <w:t xml:space="preserve"> The uniformity of navigation and rendering provides a uniform assessment experience</w:t>
      </w:r>
      <w:r w:rsidR="00527627">
        <w:t>, maintaining the integrity of the Smarter Balanced assessments.</w:t>
      </w:r>
    </w:p>
    <w:p w14:paraId="477233EC" w14:textId="77777777" w:rsidR="005358F6" w:rsidRDefault="005358F6" w:rsidP="00567046">
      <w:pPr>
        <w:pStyle w:val="ListParagraph"/>
        <w:numPr>
          <w:ilvl w:val="0"/>
          <w:numId w:val="44"/>
        </w:numPr>
      </w:pPr>
      <w:r>
        <w:t xml:space="preserve">Consume Smarter Balanced items: </w:t>
      </w:r>
      <w:r w:rsidR="00BB67A9">
        <w:t>A</w:t>
      </w:r>
      <w:r>
        <w:t xml:space="preserve">ssessment item content and item assets would be made available by Smarter Balanced. Vendors will need to perform the appropriate translation between the item content and assets and provide the Student Application with correctly formatted </w:t>
      </w:r>
      <w:r w:rsidR="000D3E3D">
        <w:t>XML</w:t>
      </w:r>
      <w:r>
        <w:t>. The Student Application will correctly render the items on the student’s computer and provide the necessary student-facing navigation and features that the vendor interface satisfies.</w:t>
      </w:r>
    </w:p>
    <w:p w14:paraId="033EBC41" w14:textId="77777777" w:rsidR="005358F6" w:rsidRDefault="00BB67A9" w:rsidP="00567046">
      <w:pPr>
        <w:pStyle w:val="ListParagraph"/>
        <w:numPr>
          <w:ilvl w:val="0"/>
          <w:numId w:val="44"/>
        </w:numPr>
      </w:pPr>
      <w:r>
        <w:t>Consume Smarter Balanced test specifications: Assessment packages will be provided that include</w:t>
      </w:r>
      <w:r w:rsidR="000D3E3D">
        <w:t xml:space="preserve">s </w:t>
      </w:r>
      <w:r>
        <w:t xml:space="preserve">blueprints, scoring rules, reporting parameters and adaptive algorithm configuration. These test packages provide sufficient information for the vendor’s proprietary assessment platform to </w:t>
      </w:r>
      <w:r w:rsidR="00863DF9">
        <w:t>deliver the Smarter Balanced assessments as designed.</w:t>
      </w:r>
    </w:p>
    <w:p w14:paraId="18C8C316" w14:textId="77777777" w:rsidR="008303BD" w:rsidRPr="00F47A6B" w:rsidRDefault="00FE4F70" w:rsidP="00567046">
      <w:r>
        <w:t>Smarter Balanced is working on a complete set of specifications including APIs, item specifications and test specifications that vendors can use to adapt their assessment delivery platforms in this scenario. Smarter Balanced will announce the completion of the specifications and provide documentation and implementation guidelines as appropriate.</w:t>
      </w:r>
    </w:p>
    <w:p w14:paraId="68F0E2AE" w14:textId="77777777" w:rsidR="00064A62" w:rsidRDefault="00064A62" w:rsidP="00567046">
      <w:pPr>
        <w:pStyle w:val="Heading1"/>
      </w:pPr>
      <w:bookmarkStart w:id="2567" w:name="_Toc488653881"/>
      <w:r>
        <w:t>Cost Calculation Spreadsheet</w:t>
      </w:r>
      <w:bookmarkEnd w:id="2567"/>
    </w:p>
    <w:p w14:paraId="7C352D2F" w14:textId="77777777" w:rsidR="00E92086" w:rsidRDefault="00E92086" w:rsidP="00567046">
      <w:r>
        <w:t>A spreadsheet is provided embedded in the table below that calculates expected monthly and yearly costs. The spreadsheet accepts inputs that capture assumptions the deployment and produce total costs based on the AWS prices at the time of this writing.</w:t>
      </w:r>
    </w:p>
    <w:p w14:paraId="3BA3FE3F" w14:textId="77777777" w:rsidR="00103BEB" w:rsidRDefault="00103BEB" w:rsidP="00567046"/>
    <w:tbl>
      <w:tblPr>
        <w:tblStyle w:val="TableGrid"/>
        <w:tblW w:w="0" w:type="auto"/>
        <w:jc w:val="center"/>
        <w:tblLook w:val="04A0" w:firstRow="1" w:lastRow="0" w:firstColumn="1" w:lastColumn="0" w:noHBand="0" w:noVBand="1"/>
      </w:tblPr>
      <w:tblGrid>
        <w:gridCol w:w="2496"/>
        <w:gridCol w:w="1736"/>
      </w:tblGrid>
      <w:tr w:rsidR="00E92086" w14:paraId="2B2DDDEF" w14:textId="77777777" w:rsidTr="005A66A6">
        <w:trPr>
          <w:jc w:val="center"/>
        </w:trPr>
        <w:tc>
          <w:tcPr>
            <w:tcW w:w="0" w:type="auto"/>
            <w:vAlign w:val="center"/>
          </w:tcPr>
          <w:p w14:paraId="1F136D92" w14:textId="77777777" w:rsidR="00E92086" w:rsidRDefault="00E92086" w:rsidP="00567046">
            <w:r>
              <w:t>Cost Model Spreadsheet</w:t>
            </w:r>
          </w:p>
        </w:tc>
        <w:tc>
          <w:tcPr>
            <w:tcW w:w="0" w:type="auto"/>
            <w:vAlign w:val="center"/>
          </w:tcPr>
          <w:p w14:paraId="475F3981" w14:textId="6A168C37" w:rsidR="00E92086" w:rsidRDefault="00103BEB" w:rsidP="00567046">
            <w:r>
              <w:object w:dxaOrig="1520" w:dyaOrig="960" w14:anchorId="0292250C">
                <v:shape id="_x0000_i1025" type="#_x0000_t75" style="width:76pt;height:48pt" o:ole="">
                  <v:imagedata r:id="rId21" o:title=""/>
                </v:shape>
                <o:OLEObject Type="Embed" ProgID="Excel.SheetMacroEnabled.12" ShapeID="_x0000_i1025" DrawAspect="Icon" ObjectID="_1562395696" r:id="rId22"/>
              </w:object>
            </w:r>
          </w:p>
        </w:tc>
      </w:tr>
    </w:tbl>
    <w:p w14:paraId="68081A22" w14:textId="77777777" w:rsidR="00482B84" w:rsidRDefault="00482B84" w:rsidP="00567046">
      <w:pPr>
        <w:rPr>
          <w:ins w:id="2568" w:author="Jeff Johnson" w:date="2017-07-12T21:11:00Z"/>
        </w:rPr>
      </w:pPr>
    </w:p>
    <w:p w14:paraId="2B470FA3" w14:textId="77777777" w:rsidR="00482B84" w:rsidRDefault="00482B84">
      <w:pPr>
        <w:spacing w:before="0" w:after="200" w:line="276" w:lineRule="auto"/>
        <w:rPr>
          <w:ins w:id="2569" w:author="Jeff Johnson" w:date="2017-07-12T21:11:00Z"/>
        </w:rPr>
      </w:pPr>
      <w:ins w:id="2570" w:author="Jeff Johnson" w:date="2017-07-12T21:11:00Z">
        <w:r>
          <w:br w:type="page"/>
        </w:r>
      </w:ins>
    </w:p>
    <w:p w14:paraId="19A7EC06" w14:textId="19DF6C36" w:rsidR="00E92086" w:rsidRPr="00E92086" w:rsidDel="00482B84" w:rsidRDefault="00201C33" w:rsidP="006B25B2">
      <w:pPr>
        <w:pStyle w:val="Caption"/>
        <w:rPr>
          <w:del w:id="2571" w:author="Jeff Johnson" w:date="2017-07-12T21:11:00Z"/>
        </w:rPr>
        <w:sectPr w:rsidR="00E92086" w:rsidRPr="00E92086" w:rsidDel="00482B84" w:rsidSect="003E2A29">
          <w:pgSz w:w="12240" w:h="15840"/>
          <w:pgMar w:top="1080" w:right="1440" w:bottom="990" w:left="1440" w:header="720" w:footer="720" w:gutter="0"/>
          <w:cols w:space="720"/>
          <w:docGrid w:linePitch="360"/>
        </w:sectPr>
      </w:pPr>
      <w:del w:id="2572" w:author="Jeff Johnson" w:date="2017-07-12T21:11:00Z">
        <w:r w:rsidDel="00482B84">
          <w:lastRenderedPageBreak/>
          <w:delText xml:space="preserve">Table </w:delText>
        </w:r>
        <w:r w:rsidR="00A36C43" w:rsidDel="00482B84">
          <w:fldChar w:fldCharType="begin"/>
        </w:r>
        <w:r w:rsidR="00A36C43" w:rsidDel="00482B84">
          <w:delInstrText xml:space="preserve"> SEQ Table \* ARABIC </w:delInstrText>
        </w:r>
        <w:r w:rsidR="00A36C43" w:rsidDel="00482B84">
          <w:fldChar w:fldCharType="separate"/>
        </w:r>
        <w:r w:rsidR="00FF2E3D" w:rsidDel="00482B84">
          <w:rPr>
            <w:noProof/>
          </w:rPr>
          <w:delText>13</w:delText>
        </w:r>
        <w:r w:rsidR="00A36C43" w:rsidDel="00482B84">
          <w:rPr>
            <w:noProof/>
          </w:rPr>
          <w:fldChar w:fldCharType="end"/>
        </w:r>
        <w:r w:rsidDel="00482B84">
          <w:delText xml:space="preserve">. Cost </w:delText>
        </w:r>
        <w:r w:rsidR="00B05C80" w:rsidDel="00482B84">
          <w:delText xml:space="preserve">Calculation </w:delText>
        </w:r>
        <w:r w:rsidDel="00482B84">
          <w:delText>Embedded Spreadsheet</w:delText>
        </w:r>
      </w:del>
    </w:p>
    <w:p w14:paraId="5A165F9F" w14:textId="77777777" w:rsidR="00E92086" w:rsidRDefault="00E92086" w:rsidP="00567046">
      <w:r>
        <w:t xml:space="preserve">The following is an example cost summary produced by this spreadsheet when </w:t>
      </w:r>
      <w:r w:rsidR="00BB6515">
        <w:t xml:space="preserve">key </w:t>
      </w:r>
      <w:r>
        <w:t>assumptions shown above are plugged in.</w:t>
      </w:r>
      <w:r w:rsidR="00BB6515">
        <w:t xml:space="preserve"> This is a worse-case example using California student population numbers and assuming a </w:t>
      </w:r>
      <w:r w:rsidR="00536EF2">
        <w:t>7.8</w:t>
      </w:r>
      <w:r w:rsidR="00BB6515">
        <w:t>% concurrent student load.</w:t>
      </w:r>
    </w:p>
    <w:p w14:paraId="7BAD8A38" w14:textId="0526F37B" w:rsidR="00B33BF6" w:rsidRDefault="00B33BF6">
      <w:pPr>
        <w:pStyle w:val="Caption"/>
        <w:keepNext/>
        <w:rPr>
          <w:ins w:id="2573" w:author="Jeff Johnson" w:date="2017-07-12T21:16:00Z"/>
        </w:rPr>
        <w:pPrChange w:id="2574" w:author="Jeff Johnson" w:date="2017-07-12T21:16:00Z">
          <w:pPr/>
        </w:pPrChange>
      </w:pPr>
    </w:p>
    <w:tbl>
      <w:tblPr>
        <w:tblW w:w="5000" w:type="pct"/>
        <w:tblLook w:val="04A0" w:firstRow="1" w:lastRow="0" w:firstColumn="1" w:lastColumn="0" w:noHBand="0" w:noVBand="1"/>
        <w:tblPrChange w:id="2575" w:author="Jeff Johnson" w:date="2017-07-12T21:15:00Z">
          <w:tblPr>
            <w:tblW w:w="5000" w:type="pct"/>
            <w:tblLook w:val="04A0" w:firstRow="1" w:lastRow="0" w:firstColumn="1" w:lastColumn="0" w:noHBand="0" w:noVBand="1"/>
          </w:tblPr>
        </w:tblPrChange>
      </w:tblPr>
      <w:tblGrid>
        <w:gridCol w:w="1550"/>
        <w:gridCol w:w="841"/>
        <w:gridCol w:w="1063"/>
        <w:gridCol w:w="983"/>
        <w:gridCol w:w="792"/>
        <w:gridCol w:w="959"/>
        <w:gridCol w:w="968"/>
        <w:gridCol w:w="1373"/>
        <w:gridCol w:w="831"/>
        <w:tblGridChange w:id="2576">
          <w:tblGrid>
            <w:gridCol w:w="1550"/>
            <w:gridCol w:w="841"/>
            <w:gridCol w:w="1063"/>
            <w:gridCol w:w="983"/>
            <w:gridCol w:w="792"/>
            <w:gridCol w:w="959"/>
            <w:gridCol w:w="968"/>
            <w:gridCol w:w="1373"/>
            <w:gridCol w:w="831"/>
          </w:tblGrid>
        </w:tblGridChange>
      </w:tblGrid>
      <w:tr w:rsidR="0014347D" w:rsidRPr="00CD51C7" w14:paraId="201421E5" w14:textId="77777777" w:rsidTr="00B33BF6">
        <w:trPr>
          <w:trHeight w:val="144"/>
          <w:trPrChange w:id="2577" w:author="Jeff Johnson" w:date="2017-07-12T21:15:00Z">
            <w:trPr>
              <w:trHeight w:val="144"/>
            </w:trPr>
          </w:trPrChange>
        </w:trPr>
        <w:tc>
          <w:tcPr>
            <w:tcW w:w="828" w:type="pct"/>
            <w:tcBorders>
              <w:top w:val="nil"/>
              <w:left w:val="nil"/>
              <w:bottom w:val="nil"/>
              <w:right w:val="nil"/>
            </w:tcBorders>
            <w:shd w:val="clear" w:color="000000" w:fill="D9D9D9"/>
            <w:noWrap/>
            <w:vAlign w:val="bottom"/>
            <w:hideMark/>
            <w:tcPrChange w:id="2578" w:author="Jeff Johnson" w:date="2017-07-12T21:15:00Z">
              <w:tcPr>
                <w:tcW w:w="1122" w:type="pct"/>
                <w:tcBorders>
                  <w:top w:val="nil"/>
                  <w:left w:val="nil"/>
                  <w:bottom w:val="nil"/>
                  <w:right w:val="nil"/>
                </w:tcBorders>
                <w:shd w:val="clear" w:color="000000" w:fill="D9D9D9"/>
                <w:noWrap/>
                <w:vAlign w:val="bottom"/>
                <w:hideMark/>
              </w:tcPr>
            </w:tcPrChange>
          </w:tcPr>
          <w:p w14:paraId="45A5FEAF"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MONTH</w:t>
            </w:r>
          </w:p>
        </w:tc>
        <w:tc>
          <w:tcPr>
            <w:tcW w:w="449" w:type="pct"/>
            <w:tcBorders>
              <w:top w:val="nil"/>
              <w:left w:val="nil"/>
              <w:bottom w:val="nil"/>
              <w:right w:val="nil"/>
            </w:tcBorders>
            <w:shd w:val="clear" w:color="000000" w:fill="D9D9D9"/>
            <w:noWrap/>
            <w:vAlign w:val="bottom"/>
            <w:hideMark/>
            <w:tcPrChange w:id="2579" w:author="Jeff Johnson" w:date="2017-07-12T21:15:00Z">
              <w:tcPr>
                <w:tcW w:w="620" w:type="pct"/>
                <w:tcBorders>
                  <w:top w:val="nil"/>
                  <w:left w:val="nil"/>
                  <w:bottom w:val="nil"/>
                  <w:right w:val="nil"/>
                </w:tcBorders>
                <w:shd w:val="clear" w:color="000000" w:fill="D9D9D9"/>
                <w:noWrap/>
                <w:vAlign w:val="bottom"/>
                <w:hideMark/>
              </w:tcPr>
            </w:tcPrChange>
          </w:tcPr>
          <w:p w14:paraId="0C28524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nil"/>
              <w:right w:val="nil"/>
            </w:tcBorders>
            <w:shd w:val="clear" w:color="000000" w:fill="D9D9D9"/>
            <w:noWrap/>
            <w:vAlign w:val="bottom"/>
            <w:hideMark/>
            <w:tcPrChange w:id="2580" w:author="Jeff Johnson" w:date="2017-07-12T21:15:00Z">
              <w:tcPr>
                <w:tcW w:w="451" w:type="pct"/>
                <w:tcBorders>
                  <w:top w:val="nil"/>
                  <w:left w:val="nil"/>
                  <w:bottom w:val="nil"/>
                  <w:right w:val="nil"/>
                </w:tcBorders>
                <w:shd w:val="clear" w:color="000000" w:fill="D9D9D9"/>
                <w:noWrap/>
                <w:vAlign w:val="bottom"/>
                <w:hideMark/>
              </w:tcPr>
            </w:tcPrChange>
          </w:tcPr>
          <w:p w14:paraId="01E9F57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nil"/>
              <w:right w:val="nil"/>
            </w:tcBorders>
            <w:shd w:val="clear" w:color="000000" w:fill="D9D9D9"/>
            <w:noWrap/>
            <w:vAlign w:val="bottom"/>
            <w:hideMark/>
            <w:tcPrChange w:id="2581" w:author="Jeff Johnson" w:date="2017-07-12T21:15:00Z">
              <w:tcPr>
                <w:tcW w:w="469" w:type="pct"/>
                <w:tcBorders>
                  <w:top w:val="nil"/>
                  <w:left w:val="nil"/>
                  <w:bottom w:val="nil"/>
                  <w:right w:val="nil"/>
                </w:tcBorders>
                <w:shd w:val="clear" w:color="000000" w:fill="D9D9D9"/>
                <w:noWrap/>
                <w:vAlign w:val="bottom"/>
                <w:hideMark/>
              </w:tcPr>
            </w:tcPrChange>
          </w:tcPr>
          <w:p w14:paraId="077AB77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nil"/>
              <w:right w:val="nil"/>
            </w:tcBorders>
            <w:shd w:val="clear" w:color="000000" w:fill="D9D9D9"/>
            <w:noWrap/>
            <w:vAlign w:val="bottom"/>
            <w:hideMark/>
            <w:tcPrChange w:id="2582" w:author="Jeff Johnson" w:date="2017-07-12T21:15:00Z">
              <w:tcPr>
                <w:tcW w:w="469" w:type="pct"/>
                <w:tcBorders>
                  <w:top w:val="nil"/>
                  <w:left w:val="nil"/>
                  <w:bottom w:val="nil"/>
                  <w:right w:val="nil"/>
                </w:tcBorders>
                <w:shd w:val="clear" w:color="000000" w:fill="D9D9D9"/>
                <w:noWrap/>
                <w:vAlign w:val="bottom"/>
                <w:hideMark/>
              </w:tcPr>
            </w:tcPrChange>
          </w:tcPr>
          <w:p w14:paraId="09DE076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nil"/>
              <w:right w:val="nil"/>
            </w:tcBorders>
            <w:shd w:val="clear" w:color="000000" w:fill="D9D9D9"/>
            <w:noWrap/>
            <w:vAlign w:val="bottom"/>
            <w:hideMark/>
            <w:tcPrChange w:id="2583" w:author="Jeff Johnson" w:date="2017-07-12T21:15:00Z">
              <w:tcPr>
                <w:tcW w:w="469" w:type="pct"/>
                <w:tcBorders>
                  <w:top w:val="nil"/>
                  <w:left w:val="nil"/>
                  <w:bottom w:val="nil"/>
                  <w:right w:val="nil"/>
                </w:tcBorders>
                <w:shd w:val="clear" w:color="000000" w:fill="D9D9D9"/>
                <w:noWrap/>
                <w:vAlign w:val="bottom"/>
                <w:hideMark/>
              </w:tcPr>
            </w:tcPrChange>
          </w:tcPr>
          <w:p w14:paraId="25CF1F2E"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nil"/>
              <w:right w:val="nil"/>
            </w:tcBorders>
            <w:shd w:val="clear" w:color="000000" w:fill="D9D9D9"/>
            <w:noWrap/>
            <w:vAlign w:val="bottom"/>
            <w:hideMark/>
            <w:tcPrChange w:id="2584" w:author="Jeff Johnson" w:date="2017-07-12T21:15:00Z">
              <w:tcPr>
                <w:tcW w:w="469" w:type="pct"/>
                <w:tcBorders>
                  <w:top w:val="nil"/>
                  <w:left w:val="nil"/>
                  <w:bottom w:val="nil"/>
                  <w:right w:val="nil"/>
                </w:tcBorders>
                <w:shd w:val="clear" w:color="000000" w:fill="D9D9D9"/>
                <w:noWrap/>
                <w:vAlign w:val="bottom"/>
                <w:hideMark/>
              </w:tcPr>
            </w:tcPrChange>
          </w:tcPr>
          <w:p w14:paraId="15EBDC5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nil"/>
              <w:right w:val="nil"/>
            </w:tcBorders>
            <w:shd w:val="clear" w:color="000000" w:fill="D9D9D9"/>
            <w:noWrap/>
            <w:vAlign w:val="bottom"/>
            <w:hideMark/>
            <w:tcPrChange w:id="2585" w:author="Jeff Johnson" w:date="2017-07-12T21:15:00Z">
              <w:tcPr>
                <w:tcW w:w="469" w:type="pct"/>
                <w:tcBorders>
                  <w:top w:val="nil"/>
                  <w:left w:val="nil"/>
                  <w:bottom w:val="nil"/>
                  <w:right w:val="nil"/>
                </w:tcBorders>
                <w:shd w:val="clear" w:color="000000" w:fill="D9D9D9"/>
                <w:noWrap/>
                <w:vAlign w:val="bottom"/>
                <w:hideMark/>
              </w:tcPr>
            </w:tcPrChange>
          </w:tcPr>
          <w:p w14:paraId="1470C42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nil"/>
              <w:bottom w:val="nil"/>
              <w:right w:val="nil"/>
            </w:tcBorders>
            <w:shd w:val="clear" w:color="000000" w:fill="D9D9D9"/>
            <w:noWrap/>
            <w:vAlign w:val="bottom"/>
            <w:hideMark/>
            <w:tcPrChange w:id="2586" w:author="Jeff Johnson" w:date="2017-07-12T21:15:00Z">
              <w:tcPr>
                <w:tcW w:w="462" w:type="pct"/>
                <w:tcBorders>
                  <w:top w:val="nil"/>
                  <w:left w:val="nil"/>
                  <w:bottom w:val="nil"/>
                  <w:right w:val="nil"/>
                </w:tcBorders>
                <w:shd w:val="clear" w:color="000000" w:fill="D9D9D9"/>
                <w:noWrap/>
                <w:vAlign w:val="bottom"/>
                <w:hideMark/>
              </w:tcPr>
            </w:tcPrChange>
          </w:tcPr>
          <w:p w14:paraId="45210D9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78E7BB5E" w14:textId="77777777" w:rsidTr="00B33BF6">
        <w:trPr>
          <w:trHeight w:val="144"/>
          <w:trPrChange w:id="2587" w:author="Jeff Johnson" w:date="2017-07-12T21:15:00Z">
            <w:trPr>
              <w:trHeight w:val="144"/>
            </w:trPr>
          </w:trPrChange>
        </w:trPr>
        <w:tc>
          <w:tcPr>
            <w:tcW w:w="828" w:type="pct"/>
            <w:tcBorders>
              <w:top w:val="nil"/>
              <w:left w:val="nil"/>
              <w:bottom w:val="single" w:sz="4" w:space="0" w:color="auto"/>
              <w:right w:val="nil"/>
            </w:tcBorders>
            <w:shd w:val="clear" w:color="auto" w:fill="auto"/>
            <w:noWrap/>
            <w:vAlign w:val="bottom"/>
            <w:hideMark/>
            <w:tcPrChange w:id="2588" w:author="Jeff Johnson" w:date="2017-07-12T21:15:00Z">
              <w:tcPr>
                <w:tcW w:w="1122" w:type="pct"/>
                <w:tcBorders>
                  <w:top w:val="nil"/>
                  <w:left w:val="nil"/>
                  <w:bottom w:val="single" w:sz="4" w:space="0" w:color="auto"/>
                  <w:right w:val="nil"/>
                </w:tcBorders>
                <w:shd w:val="clear" w:color="auto" w:fill="auto"/>
                <w:noWrap/>
                <w:vAlign w:val="bottom"/>
                <w:hideMark/>
              </w:tcPr>
            </w:tcPrChange>
          </w:tcPr>
          <w:p w14:paraId="3F650A36"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single" w:sz="4" w:space="0" w:color="auto"/>
              <w:right w:val="nil"/>
            </w:tcBorders>
            <w:shd w:val="clear" w:color="auto" w:fill="auto"/>
            <w:noWrap/>
            <w:vAlign w:val="bottom"/>
            <w:hideMark/>
            <w:tcPrChange w:id="258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245800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single" w:sz="4" w:space="0" w:color="auto"/>
              <w:right w:val="nil"/>
            </w:tcBorders>
            <w:shd w:val="clear" w:color="auto" w:fill="auto"/>
            <w:noWrap/>
            <w:vAlign w:val="bottom"/>
            <w:hideMark/>
            <w:tcPrChange w:id="259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5F4E42A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single" w:sz="4" w:space="0" w:color="auto"/>
              <w:right w:val="nil"/>
            </w:tcBorders>
            <w:shd w:val="clear" w:color="auto" w:fill="auto"/>
            <w:noWrap/>
            <w:vAlign w:val="bottom"/>
            <w:hideMark/>
            <w:tcPrChange w:id="259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860930E"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single" w:sz="4" w:space="0" w:color="auto"/>
              <w:right w:val="nil"/>
            </w:tcBorders>
            <w:shd w:val="clear" w:color="auto" w:fill="auto"/>
            <w:noWrap/>
            <w:vAlign w:val="bottom"/>
            <w:hideMark/>
            <w:tcPrChange w:id="259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BF6605F"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single" w:sz="4" w:space="0" w:color="auto"/>
              <w:right w:val="nil"/>
            </w:tcBorders>
            <w:shd w:val="clear" w:color="auto" w:fill="auto"/>
            <w:noWrap/>
            <w:vAlign w:val="bottom"/>
            <w:hideMark/>
            <w:tcPrChange w:id="259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5DBDFA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single" w:sz="4" w:space="0" w:color="auto"/>
              <w:right w:val="nil"/>
            </w:tcBorders>
            <w:shd w:val="clear" w:color="auto" w:fill="auto"/>
            <w:noWrap/>
            <w:vAlign w:val="bottom"/>
            <w:hideMark/>
            <w:tcPrChange w:id="259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F1FB38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single" w:sz="4" w:space="0" w:color="auto"/>
              <w:right w:val="nil"/>
            </w:tcBorders>
            <w:shd w:val="clear" w:color="auto" w:fill="auto"/>
            <w:noWrap/>
            <w:vAlign w:val="bottom"/>
            <w:hideMark/>
            <w:tcPrChange w:id="259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E3816A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single" w:sz="4" w:space="0" w:color="auto"/>
              <w:right w:val="nil"/>
            </w:tcBorders>
            <w:shd w:val="clear" w:color="auto" w:fill="auto"/>
            <w:noWrap/>
            <w:vAlign w:val="bottom"/>
            <w:hideMark/>
            <w:tcPrChange w:id="2596" w:author="Jeff Johnson" w:date="2017-07-12T21:15:00Z">
              <w:tcPr>
                <w:tcW w:w="462" w:type="pct"/>
                <w:tcBorders>
                  <w:top w:val="nil"/>
                  <w:left w:val="nil"/>
                  <w:bottom w:val="single" w:sz="4" w:space="0" w:color="auto"/>
                  <w:right w:val="nil"/>
                </w:tcBorders>
                <w:shd w:val="clear" w:color="auto" w:fill="auto"/>
                <w:noWrap/>
                <w:vAlign w:val="bottom"/>
                <w:hideMark/>
              </w:tcPr>
            </w:tcPrChange>
          </w:tcPr>
          <w:p w14:paraId="28CA6DEC"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CD51C7" w14:paraId="3C1F912C" w14:textId="77777777" w:rsidTr="00B33BF6">
        <w:trPr>
          <w:trHeight w:val="432"/>
          <w:trPrChange w:id="2597" w:author="Jeff Johnson" w:date="2017-07-12T21:15:00Z">
            <w:trPr>
              <w:trHeight w:val="432"/>
            </w:trPr>
          </w:trPrChange>
        </w:trPr>
        <w:tc>
          <w:tcPr>
            <w:tcW w:w="828" w:type="pct"/>
            <w:tcBorders>
              <w:top w:val="single" w:sz="4" w:space="0" w:color="auto"/>
              <w:left w:val="single" w:sz="4" w:space="0" w:color="auto"/>
              <w:bottom w:val="single" w:sz="4" w:space="0" w:color="auto"/>
              <w:right w:val="single" w:sz="4" w:space="0" w:color="auto"/>
            </w:tcBorders>
            <w:shd w:val="clear" w:color="auto" w:fill="43B02A"/>
            <w:noWrap/>
            <w:vAlign w:val="center"/>
            <w:hideMark/>
            <w:tcPrChange w:id="2598" w:author="Jeff Johnson" w:date="2017-07-12T21:15:00Z">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tcPrChange>
          </w:tcPr>
          <w:p w14:paraId="6D0BEDAC"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449" w:type="pct"/>
            <w:tcBorders>
              <w:top w:val="single" w:sz="4" w:space="0" w:color="auto"/>
              <w:left w:val="nil"/>
              <w:bottom w:val="single" w:sz="4" w:space="0" w:color="auto"/>
              <w:right w:val="single" w:sz="4" w:space="0" w:color="auto"/>
            </w:tcBorders>
            <w:shd w:val="clear" w:color="auto" w:fill="43B02A"/>
            <w:noWrap/>
            <w:vAlign w:val="center"/>
            <w:hideMark/>
            <w:tcPrChange w:id="2599" w:author="Jeff Johnson" w:date="2017-07-12T21:15:00Z">
              <w:tcPr>
                <w:tcW w:w="620"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7DA9C84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568" w:type="pct"/>
            <w:tcBorders>
              <w:top w:val="single" w:sz="4" w:space="0" w:color="auto"/>
              <w:left w:val="nil"/>
              <w:bottom w:val="single" w:sz="4" w:space="0" w:color="auto"/>
              <w:right w:val="single" w:sz="4" w:space="0" w:color="auto"/>
            </w:tcBorders>
            <w:shd w:val="clear" w:color="auto" w:fill="43B02A"/>
            <w:noWrap/>
            <w:vAlign w:val="center"/>
            <w:hideMark/>
            <w:tcPrChange w:id="2600" w:author="Jeff Johnson" w:date="2017-07-12T21:15:00Z">
              <w:tcPr>
                <w:tcW w:w="451"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75765D0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Int</w:t>
            </w:r>
            <w:proofErr w:type="spellEnd"/>
            <w:r w:rsidRPr="00CD51C7">
              <w:rPr>
                <w:rFonts w:ascii="Calibri" w:eastAsia="Times New Roman" w:hAnsi="Calibri" w:cs="Calibri"/>
                <w:b/>
                <w:bCs/>
                <w:color w:val="FFFFFF" w:themeColor="background1"/>
                <w:sz w:val="18"/>
                <w:szCs w:val="18"/>
              </w:rPr>
              <w:t xml:space="preserve"> &amp; Scoring</w:t>
            </w:r>
          </w:p>
        </w:tc>
        <w:tc>
          <w:tcPr>
            <w:tcW w:w="525" w:type="pct"/>
            <w:tcBorders>
              <w:top w:val="single" w:sz="4" w:space="0" w:color="auto"/>
              <w:left w:val="nil"/>
              <w:bottom w:val="single" w:sz="4" w:space="0" w:color="auto"/>
              <w:right w:val="single" w:sz="4" w:space="0" w:color="auto"/>
            </w:tcBorders>
            <w:shd w:val="clear" w:color="auto" w:fill="43B02A"/>
            <w:noWrap/>
            <w:vAlign w:val="center"/>
            <w:hideMark/>
            <w:tcPrChange w:id="2601"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8DBF01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Reg</w:t>
            </w:r>
            <w:proofErr w:type="spellEnd"/>
            <w:r w:rsidRPr="00CD51C7">
              <w:rPr>
                <w:rFonts w:ascii="Calibri" w:eastAsia="Times New Roman" w:hAnsi="Calibri" w:cs="Calibri"/>
                <w:b/>
                <w:bCs/>
                <w:color w:val="FFFFFF" w:themeColor="background1"/>
                <w:sz w:val="18"/>
                <w:szCs w:val="18"/>
              </w:rPr>
              <w:t xml:space="preserve"> &amp; </w:t>
            </w:r>
            <w:proofErr w:type="spellStart"/>
            <w:r w:rsidRPr="00CD51C7">
              <w:rPr>
                <w:rFonts w:ascii="Calibri" w:eastAsia="Times New Roman" w:hAnsi="Calibri" w:cs="Calibri"/>
                <w:b/>
                <w:bCs/>
                <w:color w:val="FFFFFF" w:themeColor="background1"/>
                <w:sz w:val="18"/>
                <w:szCs w:val="18"/>
              </w:rPr>
              <w:t>Adm</w:t>
            </w:r>
            <w:proofErr w:type="spellEnd"/>
          </w:p>
        </w:tc>
        <w:tc>
          <w:tcPr>
            <w:tcW w:w="423" w:type="pct"/>
            <w:tcBorders>
              <w:top w:val="single" w:sz="4" w:space="0" w:color="auto"/>
              <w:left w:val="nil"/>
              <w:bottom w:val="single" w:sz="4" w:space="0" w:color="auto"/>
              <w:right w:val="single" w:sz="4" w:space="0" w:color="auto"/>
            </w:tcBorders>
            <w:shd w:val="clear" w:color="auto" w:fill="43B02A"/>
            <w:noWrap/>
            <w:vAlign w:val="center"/>
            <w:hideMark/>
            <w:tcPrChange w:id="2602"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0897A49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w:t>
            </w:r>
          </w:p>
        </w:tc>
        <w:tc>
          <w:tcPr>
            <w:tcW w:w="512" w:type="pct"/>
            <w:tcBorders>
              <w:top w:val="single" w:sz="4" w:space="0" w:color="auto"/>
              <w:left w:val="nil"/>
              <w:bottom w:val="single" w:sz="4" w:space="0" w:color="auto"/>
              <w:right w:val="single" w:sz="4" w:space="0" w:color="auto"/>
            </w:tcBorders>
            <w:shd w:val="clear" w:color="auto" w:fill="43B02A"/>
            <w:noWrap/>
            <w:vAlign w:val="center"/>
            <w:hideMark/>
            <w:tcPrChange w:id="2603"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C92DC3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517" w:type="pct"/>
            <w:tcBorders>
              <w:top w:val="single" w:sz="4" w:space="0" w:color="auto"/>
              <w:left w:val="nil"/>
              <w:bottom w:val="single" w:sz="4" w:space="0" w:color="auto"/>
              <w:right w:val="single" w:sz="4" w:space="0" w:color="auto"/>
            </w:tcBorders>
            <w:shd w:val="clear" w:color="auto" w:fill="43B02A"/>
            <w:noWrap/>
            <w:vAlign w:val="center"/>
            <w:hideMark/>
            <w:tcPrChange w:id="2604"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6917519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733" w:type="pct"/>
            <w:tcBorders>
              <w:top w:val="single" w:sz="4" w:space="0" w:color="auto"/>
              <w:left w:val="nil"/>
              <w:bottom w:val="single" w:sz="4" w:space="0" w:color="auto"/>
              <w:right w:val="single" w:sz="4" w:space="0" w:color="auto"/>
            </w:tcBorders>
            <w:shd w:val="clear" w:color="auto" w:fill="43B02A"/>
            <w:noWrap/>
            <w:vAlign w:val="center"/>
            <w:hideMark/>
            <w:tcPrChange w:id="2605"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EA21AB9"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proofErr w:type="spellStart"/>
            <w:r w:rsidRPr="00CD51C7">
              <w:rPr>
                <w:rFonts w:ascii="Calibri" w:eastAsia="Times New Roman" w:hAnsi="Calibri" w:cs="Calibri"/>
                <w:b/>
                <w:bCs/>
                <w:color w:val="FFFFFF" w:themeColor="background1"/>
                <w:sz w:val="18"/>
                <w:szCs w:val="18"/>
              </w:rPr>
              <w:t>Assmt</w:t>
            </w:r>
            <w:proofErr w:type="spellEnd"/>
            <w:r w:rsidRPr="00CD51C7">
              <w:rPr>
                <w:rFonts w:ascii="Calibri" w:eastAsia="Times New Roman" w:hAnsi="Calibri" w:cs="Calibri"/>
                <w:b/>
                <w:bCs/>
                <w:color w:val="FFFFFF" w:themeColor="background1"/>
                <w:sz w:val="18"/>
                <w:szCs w:val="18"/>
              </w:rPr>
              <w:t xml:space="preserve"> Creation &amp; </w:t>
            </w:r>
            <w:proofErr w:type="spellStart"/>
            <w:r w:rsidRPr="00CD51C7">
              <w:rPr>
                <w:rFonts w:ascii="Calibri" w:eastAsia="Times New Roman" w:hAnsi="Calibri" w:cs="Calibri"/>
                <w:b/>
                <w:bCs/>
                <w:color w:val="FFFFFF" w:themeColor="background1"/>
                <w:sz w:val="18"/>
                <w:szCs w:val="18"/>
              </w:rPr>
              <w:t>Mgmt</w:t>
            </w:r>
            <w:proofErr w:type="spellEnd"/>
          </w:p>
        </w:tc>
        <w:tc>
          <w:tcPr>
            <w:tcW w:w="444" w:type="pct"/>
            <w:tcBorders>
              <w:top w:val="single" w:sz="4" w:space="0" w:color="auto"/>
              <w:left w:val="nil"/>
              <w:bottom w:val="single" w:sz="4" w:space="0" w:color="auto"/>
              <w:right w:val="single" w:sz="4" w:space="0" w:color="auto"/>
            </w:tcBorders>
            <w:shd w:val="clear" w:color="auto" w:fill="43B02A"/>
            <w:noWrap/>
            <w:vAlign w:val="center"/>
            <w:hideMark/>
            <w:tcPrChange w:id="2606" w:author="Jeff Johnson" w:date="2017-07-12T21:15:00Z">
              <w:tcPr>
                <w:tcW w:w="462"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6BE7F14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5FD9FDE5" w14:textId="77777777" w:rsidTr="00B33BF6">
        <w:trPr>
          <w:trHeight w:val="144"/>
          <w:trPrChange w:id="260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0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22112C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449" w:type="pct"/>
            <w:tcBorders>
              <w:top w:val="nil"/>
              <w:left w:val="nil"/>
              <w:bottom w:val="single" w:sz="4" w:space="0" w:color="auto"/>
              <w:right w:val="single" w:sz="4" w:space="0" w:color="auto"/>
            </w:tcBorders>
            <w:shd w:val="clear" w:color="auto" w:fill="auto"/>
            <w:noWrap/>
            <w:vAlign w:val="bottom"/>
            <w:hideMark/>
            <w:tcPrChange w:id="260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7D7FF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1,678.60</w:t>
            </w:r>
          </w:p>
        </w:tc>
        <w:tc>
          <w:tcPr>
            <w:tcW w:w="568" w:type="pct"/>
            <w:tcBorders>
              <w:top w:val="nil"/>
              <w:left w:val="nil"/>
              <w:bottom w:val="single" w:sz="4" w:space="0" w:color="auto"/>
              <w:right w:val="single" w:sz="4" w:space="0" w:color="auto"/>
            </w:tcBorders>
            <w:shd w:val="clear" w:color="auto" w:fill="auto"/>
            <w:noWrap/>
            <w:vAlign w:val="bottom"/>
            <w:hideMark/>
            <w:tcPrChange w:id="261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46A281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293.58</w:t>
            </w:r>
          </w:p>
        </w:tc>
        <w:tc>
          <w:tcPr>
            <w:tcW w:w="525" w:type="pct"/>
            <w:tcBorders>
              <w:top w:val="nil"/>
              <w:left w:val="nil"/>
              <w:bottom w:val="single" w:sz="4" w:space="0" w:color="auto"/>
              <w:right w:val="single" w:sz="4" w:space="0" w:color="auto"/>
            </w:tcBorders>
            <w:shd w:val="clear" w:color="auto" w:fill="auto"/>
            <w:noWrap/>
            <w:vAlign w:val="bottom"/>
            <w:hideMark/>
            <w:tcPrChange w:id="261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79071D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263.64</w:t>
            </w:r>
          </w:p>
        </w:tc>
        <w:tc>
          <w:tcPr>
            <w:tcW w:w="423" w:type="pct"/>
            <w:tcBorders>
              <w:top w:val="nil"/>
              <w:left w:val="nil"/>
              <w:bottom w:val="single" w:sz="4" w:space="0" w:color="auto"/>
              <w:right w:val="single" w:sz="4" w:space="0" w:color="auto"/>
            </w:tcBorders>
            <w:shd w:val="clear" w:color="auto" w:fill="auto"/>
            <w:noWrap/>
            <w:vAlign w:val="bottom"/>
            <w:hideMark/>
            <w:tcPrChange w:id="261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B6B1D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51.27</w:t>
            </w:r>
          </w:p>
        </w:tc>
        <w:tc>
          <w:tcPr>
            <w:tcW w:w="512" w:type="pct"/>
            <w:tcBorders>
              <w:top w:val="nil"/>
              <w:left w:val="nil"/>
              <w:bottom w:val="single" w:sz="4" w:space="0" w:color="auto"/>
              <w:right w:val="single" w:sz="4" w:space="0" w:color="auto"/>
            </w:tcBorders>
            <w:shd w:val="clear" w:color="auto" w:fill="auto"/>
            <w:noWrap/>
            <w:vAlign w:val="bottom"/>
            <w:hideMark/>
            <w:tcPrChange w:id="261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75CF7C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61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499F6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19.97</w:t>
            </w:r>
          </w:p>
        </w:tc>
        <w:tc>
          <w:tcPr>
            <w:tcW w:w="733" w:type="pct"/>
            <w:tcBorders>
              <w:top w:val="nil"/>
              <w:left w:val="nil"/>
              <w:bottom w:val="single" w:sz="4" w:space="0" w:color="auto"/>
              <w:right w:val="single" w:sz="4" w:space="0" w:color="auto"/>
            </w:tcBorders>
            <w:shd w:val="clear" w:color="auto" w:fill="auto"/>
            <w:noWrap/>
            <w:vAlign w:val="bottom"/>
            <w:hideMark/>
            <w:tcPrChange w:id="261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18A57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31.64</w:t>
            </w:r>
          </w:p>
        </w:tc>
        <w:tc>
          <w:tcPr>
            <w:tcW w:w="444" w:type="pct"/>
            <w:tcBorders>
              <w:top w:val="nil"/>
              <w:left w:val="nil"/>
              <w:bottom w:val="single" w:sz="4" w:space="0" w:color="auto"/>
              <w:right w:val="single" w:sz="4" w:space="0" w:color="auto"/>
            </w:tcBorders>
            <w:shd w:val="clear" w:color="auto" w:fill="auto"/>
            <w:noWrap/>
            <w:vAlign w:val="bottom"/>
            <w:hideMark/>
            <w:tcPrChange w:id="261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356B1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2,338.70</w:t>
            </w:r>
          </w:p>
        </w:tc>
      </w:tr>
      <w:tr w:rsidR="00CD51C7" w:rsidRPr="00CD51C7" w14:paraId="540D0AAC" w14:textId="77777777" w:rsidTr="00B33BF6">
        <w:trPr>
          <w:trHeight w:val="144"/>
          <w:trPrChange w:id="261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1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8EE35B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449" w:type="pct"/>
            <w:tcBorders>
              <w:top w:val="nil"/>
              <w:left w:val="nil"/>
              <w:bottom w:val="single" w:sz="4" w:space="0" w:color="auto"/>
              <w:right w:val="single" w:sz="4" w:space="0" w:color="auto"/>
            </w:tcBorders>
            <w:shd w:val="clear" w:color="auto" w:fill="auto"/>
            <w:noWrap/>
            <w:vAlign w:val="bottom"/>
            <w:hideMark/>
            <w:tcPrChange w:id="261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590CE6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1,219.20</w:t>
            </w:r>
          </w:p>
        </w:tc>
        <w:tc>
          <w:tcPr>
            <w:tcW w:w="568" w:type="pct"/>
            <w:tcBorders>
              <w:top w:val="nil"/>
              <w:left w:val="nil"/>
              <w:bottom w:val="single" w:sz="4" w:space="0" w:color="auto"/>
              <w:right w:val="single" w:sz="4" w:space="0" w:color="auto"/>
            </w:tcBorders>
            <w:shd w:val="clear" w:color="auto" w:fill="auto"/>
            <w:noWrap/>
            <w:vAlign w:val="bottom"/>
            <w:hideMark/>
            <w:tcPrChange w:id="262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F4A51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32.00</w:t>
            </w:r>
          </w:p>
        </w:tc>
        <w:tc>
          <w:tcPr>
            <w:tcW w:w="525" w:type="pct"/>
            <w:tcBorders>
              <w:top w:val="nil"/>
              <w:left w:val="nil"/>
              <w:bottom w:val="single" w:sz="4" w:space="0" w:color="auto"/>
              <w:right w:val="single" w:sz="4" w:space="0" w:color="auto"/>
            </w:tcBorders>
            <w:shd w:val="clear" w:color="auto" w:fill="auto"/>
            <w:noWrap/>
            <w:vAlign w:val="bottom"/>
            <w:hideMark/>
            <w:tcPrChange w:id="262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136DB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2,944.00</w:t>
            </w:r>
          </w:p>
        </w:tc>
        <w:tc>
          <w:tcPr>
            <w:tcW w:w="423" w:type="pct"/>
            <w:tcBorders>
              <w:top w:val="nil"/>
              <w:left w:val="nil"/>
              <w:bottom w:val="single" w:sz="4" w:space="0" w:color="auto"/>
              <w:right w:val="single" w:sz="4" w:space="0" w:color="auto"/>
            </w:tcBorders>
            <w:shd w:val="clear" w:color="auto" w:fill="auto"/>
            <w:noWrap/>
            <w:vAlign w:val="bottom"/>
            <w:hideMark/>
            <w:tcPrChange w:id="262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07F55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176.00</w:t>
            </w:r>
          </w:p>
        </w:tc>
        <w:tc>
          <w:tcPr>
            <w:tcW w:w="512" w:type="pct"/>
            <w:tcBorders>
              <w:top w:val="nil"/>
              <w:left w:val="nil"/>
              <w:bottom w:val="single" w:sz="4" w:space="0" w:color="auto"/>
              <w:right w:val="single" w:sz="4" w:space="0" w:color="auto"/>
            </w:tcBorders>
            <w:shd w:val="clear" w:color="auto" w:fill="auto"/>
            <w:noWrap/>
            <w:vAlign w:val="bottom"/>
            <w:hideMark/>
            <w:tcPrChange w:id="262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FF266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62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14792B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20.00</w:t>
            </w:r>
          </w:p>
        </w:tc>
        <w:tc>
          <w:tcPr>
            <w:tcW w:w="733" w:type="pct"/>
            <w:tcBorders>
              <w:top w:val="nil"/>
              <w:left w:val="nil"/>
              <w:bottom w:val="single" w:sz="4" w:space="0" w:color="auto"/>
              <w:right w:val="single" w:sz="4" w:space="0" w:color="auto"/>
            </w:tcBorders>
            <w:shd w:val="clear" w:color="auto" w:fill="auto"/>
            <w:noWrap/>
            <w:vAlign w:val="bottom"/>
            <w:hideMark/>
            <w:tcPrChange w:id="262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1D518D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160.00</w:t>
            </w:r>
          </w:p>
        </w:tc>
        <w:tc>
          <w:tcPr>
            <w:tcW w:w="444" w:type="pct"/>
            <w:tcBorders>
              <w:top w:val="nil"/>
              <w:left w:val="nil"/>
              <w:bottom w:val="single" w:sz="4" w:space="0" w:color="auto"/>
              <w:right w:val="single" w:sz="4" w:space="0" w:color="auto"/>
            </w:tcBorders>
            <w:shd w:val="clear" w:color="auto" w:fill="auto"/>
            <w:noWrap/>
            <w:vAlign w:val="bottom"/>
            <w:hideMark/>
            <w:tcPrChange w:id="262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3726516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4,551.20</w:t>
            </w:r>
          </w:p>
        </w:tc>
      </w:tr>
      <w:tr w:rsidR="00CD51C7" w:rsidRPr="00CD51C7" w14:paraId="5138CD15" w14:textId="77777777" w:rsidTr="00B33BF6">
        <w:trPr>
          <w:trHeight w:val="144"/>
          <w:trPrChange w:id="262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2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35F3BC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449" w:type="pct"/>
            <w:tcBorders>
              <w:top w:val="nil"/>
              <w:left w:val="nil"/>
              <w:bottom w:val="single" w:sz="4" w:space="0" w:color="auto"/>
              <w:right w:val="single" w:sz="4" w:space="0" w:color="auto"/>
            </w:tcBorders>
            <w:shd w:val="clear" w:color="auto" w:fill="auto"/>
            <w:noWrap/>
            <w:vAlign w:val="bottom"/>
            <w:hideMark/>
            <w:tcPrChange w:id="262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478627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568" w:type="pct"/>
            <w:tcBorders>
              <w:top w:val="nil"/>
              <w:left w:val="nil"/>
              <w:bottom w:val="single" w:sz="4" w:space="0" w:color="auto"/>
              <w:right w:val="single" w:sz="4" w:space="0" w:color="auto"/>
            </w:tcBorders>
            <w:shd w:val="clear" w:color="auto" w:fill="auto"/>
            <w:noWrap/>
            <w:vAlign w:val="bottom"/>
            <w:hideMark/>
            <w:tcPrChange w:id="263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095EA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5,738.88</w:t>
            </w:r>
          </w:p>
        </w:tc>
        <w:tc>
          <w:tcPr>
            <w:tcW w:w="525" w:type="pct"/>
            <w:tcBorders>
              <w:top w:val="nil"/>
              <w:left w:val="nil"/>
              <w:bottom w:val="single" w:sz="4" w:space="0" w:color="auto"/>
              <w:right w:val="single" w:sz="4" w:space="0" w:color="auto"/>
            </w:tcBorders>
            <w:shd w:val="clear" w:color="auto" w:fill="auto"/>
            <w:noWrap/>
            <w:vAlign w:val="bottom"/>
            <w:hideMark/>
            <w:tcPrChange w:id="263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541D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23" w:type="pct"/>
            <w:tcBorders>
              <w:top w:val="nil"/>
              <w:left w:val="nil"/>
              <w:bottom w:val="single" w:sz="4" w:space="0" w:color="auto"/>
              <w:right w:val="single" w:sz="4" w:space="0" w:color="auto"/>
            </w:tcBorders>
            <w:shd w:val="clear" w:color="auto" w:fill="auto"/>
            <w:noWrap/>
            <w:vAlign w:val="bottom"/>
            <w:hideMark/>
            <w:tcPrChange w:id="263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FFA85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819.84</w:t>
            </w:r>
          </w:p>
        </w:tc>
        <w:tc>
          <w:tcPr>
            <w:tcW w:w="512" w:type="pct"/>
            <w:tcBorders>
              <w:top w:val="nil"/>
              <w:left w:val="nil"/>
              <w:bottom w:val="single" w:sz="4" w:space="0" w:color="auto"/>
              <w:right w:val="single" w:sz="4" w:space="0" w:color="auto"/>
            </w:tcBorders>
            <w:shd w:val="clear" w:color="auto" w:fill="auto"/>
            <w:noWrap/>
            <w:vAlign w:val="bottom"/>
            <w:hideMark/>
            <w:tcPrChange w:id="263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DEA9E7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204.96</w:t>
            </w:r>
          </w:p>
        </w:tc>
        <w:tc>
          <w:tcPr>
            <w:tcW w:w="517" w:type="pct"/>
            <w:tcBorders>
              <w:top w:val="nil"/>
              <w:left w:val="nil"/>
              <w:bottom w:val="single" w:sz="4" w:space="0" w:color="auto"/>
              <w:right w:val="single" w:sz="4" w:space="0" w:color="auto"/>
            </w:tcBorders>
            <w:shd w:val="clear" w:color="auto" w:fill="auto"/>
            <w:noWrap/>
            <w:vAlign w:val="bottom"/>
            <w:hideMark/>
            <w:tcPrChange w:id="263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CCEE1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733" w:type="pct"/>
            <w:tcBorders>
              <w:top w:val="nil"/>
              <w:left w:val="nil"/>
              <w:bottom w:val="single" w:sz="4" w:space="0" w:color="auto"/>
              <w:right w:val="single" w:sz="4" w:space="0" w:color="auto"/>
            </w:tcBorders>
            <w:shd w:val="clear" w:color="auto" w:fill="auto"/>
            <w:noWrap/>
            <w:vAlign w:val="bottom"/>
            <w:hideMark/>
            <w:tcPrChange w:id="263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79E650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409.92</w:t>
            </w:r>
          </w:p>
        </w:tc>
        <w:tc>
          <w:tcPr>
            <w:tcW w:w="444" w:type="pct"/>
            <w:tcBorders>
              <w:top w:val="nil"/>
              <w:left w:val="nil"/>
              <w:bottom w:val="single" w:sz="4" w:space="0" w:color="auto"/>
              <w:right w:val="single" w:sz="4" w:space="0" w:color="auto"/>
            </w:tcBorders>
            <w:shd w:val="clear" w:color="auto" w:fill="auto"/>
            <w:noWrap/>
            <w:vAlign w:val="bottom"/>
            <w:hideMark/>
            <w:tcPrChange w:id="263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4297B6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13,732.32</w:t>
            </w:r>
          </w:p>
        </w:tc>
      </w:tr>
      <w:tr w:rsidR="00CD51C7" w:rsidRPr="00CD51C7" w14:paraId="2F275E56" w14:textId="77777777" w:rsidTr="00B33BF6">
        <w:trPr>
          <w:trHeight w:val="144"/>
          <w:trPrChange w:id="263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3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B20922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449" w:type="pct"/>
            <w:tcBorders>
              <w:top w:val="nil"/>
              <w:left w:val="nil"/>
              <w:bottom w:val="single" w:sz="4" w:space="0" w:color="auto"/>
              <w:right w:val="single" w:sz="4" w:space="0" w:color="auto"/>
            </w:tcBorders>
            <w:shd w:val="clear" w:color="auto" w:fill="auto"/>
            <w:noWrap/>
            <w:vAlign w:val="bottom"/>
            <w:hideMark/>
            <w:tcPrChange w:id="263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B9458E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943.46</w:t>
            </w:r>
          </w:p>
        </w:tc>
        <w:tc>
          <w:tcPr>
            <w:tcW w:w="568" w:type="pct"/>
            <w:tcBorders>
              <w:top w:val="nil"/>
              <w:left w:val="nil"/>
              <w:bottom w:val="single" w:sz="4" w:space="0" w:color="auto"/>
              <w:right w:val="single" w:sz="4" w:space="0" w:color="auto"/>
            </w:tcBorders>
            <w:shd w:val="clear" w:color="auto" w:fill="auto"/>
            <w:noWrap/>
            <w:vAlign w:val="bottom"/>
            <w:hideMark/>
            <w:tcPrChange w:id="264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5239B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1,048.32</w:t>
            </w:r>
          </w:p>
        </w:tc>
        <w:tc>
          <w:tcPr>
            <w:tcW w:w="525" w:type="pct"/>
            <w:tcBorders>
              <w:top w:val="nil"/>
              <w:left w:val="nil"/>
              <w:bottom w:val="single" w:sz="4" w:space="0" w:color="auto"/>
              <w:right w:val="single" w:sz="4" w:space="0" w:color="auto"/>
            </w:tcBorders>
            <w:shd w:val="clear" w:color="auto" w:fill="auto"/>
            <w:noWrap/>
            <w:vAlign w:val="bottom"/>
            <w:hideMark/>
            <w:tcPrChange w:id="264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214CB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23" w:type="pct"/>
            <w:tcBorders>
              <w:top w:val="nil"/>
              <w:left w:val="nil"/>
              <w:bottom w:val="single" w:sz="4" w:space="0" w:color="auto"/>
              <w:right w:val="single" w:sz="4" w:space="0" w:color="auto"/>
            </w:tcBorders>
            <w:shd w:val="clear" w:color="auto" w:fill="auto"/>
            <w:noWrap/>
            <w:vAlign w:val="bottom"/>
            <w:hideMark/>
            <w:tcPrChange w:id="264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2CF80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64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D77410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64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305C0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93.59</w:t>
            </w:r>
          </w:p>
        </w:tc>
        <w:tc>
          <w:tcPr>
            <w:tcW w:w="733" w:type="pct"/>
            <w:tcBorders>
              <w:top w:val="nil"/>
              <w:left w:val="nil"/>
              <w:bottom w:val="single" w:sz="4" w:space="0" w:color="auto"/>
              <w:right w:val="single" w:sz="4" w:space="0" w:color="auto"/>
            </w:tcBorders>
            <w:shd w:val="clear" w:color="auto" w:fill="auto"/>
            <w:noWrap/>
            <w:vAlign w:val="bottom"/>
            <w:hideMark/>
            <w:tcPrChange w:id="264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EC7C7E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74.88</w:t>
            </w:r>
          </w:p>
        </w:tc>
        <w:tc>
          <w:tcPr>
            <w:tcW w:w="444" w:type="pct"/>
            <w:tcBorders>
              <w:top w:val="nil"/>
              <w:left w:val="nil"/>
              <w:bottom w:val="single" w:sz="4" w:space="0" w:color="auto"/>
              <w:right w:val="single" w:sz="4" w:space="0" w:color="auto"/>
            </w:tcBorders>
            <w:shd w:val="clear" w:color="auto" w:fill="auto"/>
            <w:noWrap/>
            <w:vAlign w:val="bottom"/>
            <w:hideMark/>
            <w:tcPrChange w:id="264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14BAC8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2,235.13</w:t>
            </w:r>
          </w:p>
        </w:tc>
      </w:tr>
      <w:tr w:rsidR="00CD51C7" w:rsidRPr="00CD51C7" w14:paraId="4326945F" w14:textId="77777777" w:rsidTr="00B33BF6">
        <w:trPr>
          <w:trHeight w:val="144"/>
          <w:trPrChange w:id="264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4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45ADD2A"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64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CE3588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68" w:type="pct"/>
            <w:tcBorders>
              <w:top w:val="nil"/>
              <w:left w:val="nil"/>
              <w:bottom w:val="single" w:sz="4" w:space="0" w:color="auto"/>
              <w:right w:val="single" w:sz="4" w:space="0" w:color="auto"/>
            </w:tcBorders>
            <w:shd w:val="clear" w:color="auto" w:fill="auto"/>
            <w:noWrap/>
            <w:vAlign w:val="bottom"/>
            <w:hideMark/>
            <w:tcPrChange w:id="265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38C7AC0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25" w:type="pct"/>
            <w:tcBorders>
              <w:top w:val="nil"/>
              <w:left w:val="nil"/>
              <w:bottom w:val="single" w:sz="4" w:space="0" w:color="auto"/>
              <w:right w:val="single" w:sz="4" w:space="0" w:color="auto"/>
            </w:tcBorders>
            <w:shd w:val="clear" w:color="auto" w:fill="auto"/>
            <w:noWrap/>
            <w:vAlign w:val="bottom"/>
            <w:hideMark/>
            <w:tcPrChange w:id="265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F1E52F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23" w:type="pct"/>
            <w:tcBorders>
              <w:top w:val="nil"/>
              <w:left w:val="nil"/>
              <w:bottom w:val="single" w:sz="4" w:space="0" w:color="auto"/>
              <w:right w:val="single" w:sz="4" w:space="0" w:color="auto"/>
            </w:tcBorders>
            <w:shd w:val="clear" w:color="auto" w:fill="auto"/>
            <w:noWrap/>
            <w:vAlign w:val="bottom"/>
            <w:hideMark/>
            <w:tcPrChange w:id="265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962AFB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156.86</w:t>
            </w:r>
          </w:p>
        </w:tc>
        <w:tc>
          <w:tcPr>
            <w:tcW w:w="512" w:type="pct"/>
            <w:tcBorders>
              <w:top w:val="nil"/>
              <w:left w:val="nil"/>
              <w:bottom w:val="single" w:sz="4" w:space="0" w:color="auto"/>
              <w:right w:val="single" w:sz="4" w:space="0" w:color="auto"/>
            </w:tcBorders>
            <w:shd w:val="clear" w:color="auto" w:fill="auto"/>
            <w:noWrap/>
            <w:vAlign w:val="bottom"/>
            <w:hideMark/>
            <w:tcPrChange w:id="265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FAF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139.50</w:t>
            </w:r>
          </w:p>
        </w:tc>
        <w:tc>
          <w:tcPr>
            <w:tcW w:w="517" w:type="pct"/>
            <w:tcBorders>
              <w:top w:val="nil"/>
              <w:left w:val="nil"/>
              <w:bottom w:val="single" w:sz="4" w:space="0" w:color="auto"/>
              <w:right w:val="single" w:sz="4" w:space="0" w:color="auto"/>
            </w:tcBorders>
            <w:shd w:val="clear" w:color="auto" w:fill="auto"/>
            <w:noWrap/>
            <w:vAlign w:val="bottom"/>
            <w:hideMark/>
            <w:tcPrChange w:id="265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BB5F91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65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F21EC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44" w:type="pct"/>
            <w:tcBorders>
              <w:top w:val="nil"/>
              <w:left w:val="nil"/>
              <w:bottom w:val="single" w:sz="4" w:space="0" w:color="auto"/>
              <w:right w:val="single" w:sz="4" w:space="0" w:color="auto"/>
            </w:tcBorders>
            <w:shd w:val="clear" w:color="auto" w:fill="auto"/>
            <w:noWrap/>
            <w:vAlign w:val="bottom"/>
            <w:hideMark/>
            <w:tcPrChange w:id="265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36F6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296.36</w:t>
            </w:r>
          </w:p>
        </w:tc>
      </w:tr>
      <w:tr w:rsidR="00CD51C7" w:rsidRPr="00CD51C7" w14:paraId="76E35E8E" w14:textId="77777777" w:rsidTr="00B33BF6">
        <w:trPr>
          <w:trHeight w:val="144"/>
          <w:trPrChange w:id="265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5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A16E5F7"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449" w:type="pct"/>
            <w:tcBorders>
              <w:top w:val="nil"/>
              <w:left w:val="nil"/>
              <w:bottom w:val="single" w:sz="4" w:space="0" w:color="auto"/>
              <w:right w:val="single" w:sz="4" w:space="0" w:color="auto"/>
            </w:tcBorders>
            <w:shd w:val="clear" w:color="auto" w:fill="auto"/>
            <w:noWrap/>
            <w:vAlign w:val="bottom"/>
            <w:hideMark/>
            <w:tcPrChange w:id="265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B810C5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27,054.72</w:t>
            </w:r>
          </w:p>
        </w:tc>
        <w:tc>
          <w:tcPr>
            <w:tcW w:w="568" w:type="pct"/>
            <w:tcBorders>
              <w:top w:val="nil"/>
              <w:left w:val="nil"/>
              <w:bottom w:val="single" w:sz="4" w:space="0" w:color="auto"/>
              <w:right w:val="single" w:sz="4" w:space="0" w:color="auto"/>
            </w:tcBorders>
            <w:shd w:val="clear" w:color="auto" w:fill="auto"/>
            <w:noWrap/>
            <w:vAlign w:val="bottom"/>
            <w:hideMark/>
            <w:tcPrChange w:id="266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0C28C9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7,583.52</w:t>
            </w:r>
          </w:p>
        </w:tc>
        <w:tc>
          <w:tcPr>
            <w:tcW w:w="525" w:type="pct"/>
            <w:tcBorders>
              <w:top w:val="nil"/>
              <w:left w:val="nil"/>
              <w:bottom w:val="single" w:sz="4" w:space="0" w:color="auto"/>
              <w:right w:val="single" w:sz="4" w:space="0" w:color="auto"/>
            </w:tcBorders>
            <w:shd w:val="clear" w:color="auto" w:fill="auto"/>
            <w:noWrap/>
            <w:vAlign w:val="bottom"/>
            <w:hideMark/>
            <w:tcPrChange w:id="266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2985EC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541.68</w:t>
            </w:r>
          </w:p>
        </w:tc>
        <w:tc>
          <w:tcPr>
            <w:tcW w:w="423" w:type="pct"/>
            <w:tcBorders>
              <w:top w:val="nil"/>
              <w:left w:val="nil"/>
              <w:bottom w:val="single" w:sz="4" w:space="0" w:color="auto"/>
              <w:right w:val="single" w:sz="4" w:space="0" w:color="auto"/>
            </w:tcBorders>
            <w:shd w:val="clear" w:color="auto" w:fill="auto"/>
            <w:noWrap/>
            <w:vAlign w:val="bottom"/>
            <w:hideMark/>
            <w:tcPrChange w:id="266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A792E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66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5F4B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66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C9E9F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66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822082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241.56</w:t>
            </w:r>
          </w:p>
        </w:tc>
        <w:tc>
          <w:tcPr>
            <w:tcW w:w="444" w:type="pct"/>
            <w:tcBorders>
              <w:top w:val="nil"/>
              <w:left w:val="nil"/>
              <w:bottom w:val="single" w:sz="4" w:space="0" w:color="auto"/>
              <w:right w:val="single" w:sz="4" w:space="0" w:color="auto"/>
            </w:tcBorders>
            <w:shd w:val="clear" w:color="auto" w:fill="auto"/>
            <w:noWrap/>
            <w:vAlign w:val="bottom"/>
            <w:hideMark/>
            <w:tcPrChange w:id="266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CA026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35,421.48</w:t>
            </w:r>
          </w:p>
        </w:tc>
      </w:tr>
      <w:tr w:rsidR="00CD51C7" w:rsidRPr="00CD51C7" w14:paraId="7878C702" w14:textId="77777777" w:rsidTr="00B33BF6">
        <w:trPr>
          <w:trHeight w:val="144"/>
          <w:trPrChange w:id="266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6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BAF71F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66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64B4A8E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63,000.00</w:t>
            </w:r>
          </w:p>
        </w:tc>
        <w:tc>
          <w:tcPr>
            <w:tcW w:w="568" w:type="pct"/>
            <w:tcBorders>
              <w:top w:val="nil"/>
              <w:left w:val="nil"/>
              <w:bottom w:val="single" w:sz="4" w:space="0" w:color="auto"/>
              <w:right w:val="single" w:sz="4" w:space="0" w:color="auto"/>
            </w:tcBorders>
            <w:shd w:val="clear" w:color="auto" w:fill="auto"/>
            <w:noWrap/>
            <w:vAlign w:val="bottom"/>
            <w:hideMark/>
            <w:tcPrChange w:id="267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1BFEC3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3,076.50</w:t>
            </w:r>
          </w:p>
        </w:tc>
        <w:tc>
          <w:tcPr>
            <w:tcW w:w="525" w:type="pct"/>
            <w:tcBorders>
              <w:top w:val="nil"/>
              <w:left w:val="nil"/>
              <w:bottom w:val="single" w:sz="4" w:space="0" w:color="auto"/>
              <w:right w:val="single" w:sz="4" w:space="0" w:color="auto"/>
            </w:tcBorders>
            <w:shd w:val="clear" w:color="auto" w:fill="auto"/>
            <w:noWrap/>
            <w:vAlign w:val="bottom"/>
            <w:hideMark/>
            <w:tcPrChange w:id="267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AD625C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223.50</w:t>
            </w:r>
          </w:p>
        </w:tc>
        <w:tc>
          <w:tcPr>
            <w:tcW w:w="423" w:type="pct"/>
            <w:tcBorders>
              <w:top w:val="nil"/>
              <w:left w:val="nil"/>
              <w:bottom w:val="single" w:sz="4" w:space="0" w:color="auto"/>
              <w:right w:val="single" w:sz="4" w:space="0" w:color="auto"/>
            </w:tcBorders>
            <w:shd w:val="clear" w:color="auto" w:fill="auto"/>
            <w:noWrap/>
            <w:vAlign w:val="bottom"/>
            <w:hideMark/>
            <w:tcPrChange w:id="267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474A37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67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B0822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67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37DA4D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w:t>
            </w:r>
          </w:p>
        </w:tc>
        <w:tc>
          <w:tcPr>
            <w:tcW w:w="733" w:type="pct"/>
            <w:tcBorders>
              <w:top w:val="nil"/>
              <w:left w:val="nil"/>
              <w:bottom w:val="single" w:sz="4" w:space="0" w:color="auto"/>
              <w:right w:val="single" w:sz="4" w:space="0" w:color="auto"/>
            </w:tcBorders>
            <w:shd w:val="clear" w:color="auto" w:fill="auto"/>
            <w:noWrap/>
            <w:vAlign w:val="bottom"/>
            <w:hideMark/>
            <w:tcPrChange w:id="267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629154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850.00</w:t>
            </w:r>
          </w:p>
        </w:tc>
        <w:tc>
          <w:tcPr>
            <w:tcW w:w="444" w:type="pct"/>
            <w:tcBorders>
              <w:top w:val="nil"/>
              <w:left w:val="nil"/>
              <w:bottom w:val="single" w:sz="4" w:space="0" w:color="auto"/>
              <w:right w:val="single" w:sz="4" w:space="0" w:color="auto"/>
            </w:tcBorders>
            <w:shd w:val="clear" w:color="auto" w:fill="auto"/>
            <w:noWrap/>
            <w:vAlign w:val="bottom"/>
            <w:hideMark/>
            <w:tcPrChange w:id="267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121605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67,235.00</w:t>
            </w:r>
          </w:p>
        </w:tc>
      </w:tr>
      <w:tr w:rsidR="00CD51C7" w:rsidRPr="00CD51C7" w14:paraId="1190ABF9" w14:textId="77777777" w:rsidTr="00B33BF6">
        <w:trPr>
          <w:trHeight w:val="144"/>
          <w:trPrChange w:id="267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7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C7791C9" w14:textId="77777777" w:rsidR="00CD51C7" w:rsidRPr="00CD51C7" w:rsidRDefault="00CD51C7" w:rsidP="00CD51C7">
            <w:pPr>
              <w:spacing w:before="0"/>
              <w:rPr>
                <w:rFonts w:ascii="Calibri" w:eastAsia="Times New Roman" w:hAnsi="Calibri" w:cs="Calibri"/>
                <w:color w:val="000000"/>
                <w:sz w:val="18"/>
                <w:szCs w:val="18"/>
              </w:rPr>
            </w:pPr>
            <w:proofErr w:type="spellStart"/>
            <w:r w:rsidRPr="00CD51C7">
              <w:rPr>
                <w:rFonts w:ascii="Calibri" w:eastAsia="Times New Roman" w:hAnsi="Calibri" w:cs="Calibri"/>
                <w:color w:val="000000"/>
                <w:sz w:val="18"/>
                <w:szCs w:val="18"/>
              </w:rPr>
              <w:t>CloudWatch</w:t>
            </w:r>
            <w:proofErr w:type="spellEnd"/>
            <w:r w:rsidRPr="00CD51C7">
              <w:rPr>
                <w:rFonts w:ascii="Calibri" w:eastAsia="Times New Roman" w:hAnsi="Calibri" w:cs="Calibri"/>
                <w:color w:val="000000"/>
                <w:sz w:val="18"/>
                <w:szCs w:val="18"/>
              </w:rPr>
              <w:t xml:space="preserve"> Monitoring</w:t>
            </w:r>
          </w:p>
        </w:tc>
        <w:tc>
          <w:tcPr>
            <w:tcW w:w="449" w:type="pct"/>
            <w:tcBorders>
              <w:top w:val="nil"/>
              <w:left w:val="nil"/>
              <w:bottom w:val="single" w:sz="4" w:space="0" w:color="auto"/>
              <w:right w:val="single" w:sz="4" w:space="0" w:color="auto"/>
            </w:tcBorders>
            <w:shd w:val="clear" w:color="auto" w:fill="auto"/>
            <w:noWrap/>
            <w:vAlign w:val="bottom"/>
            <w:hideMark/>
            <w:tcPrChange w:id="267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2220AD3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245.00</w:t>
            </w:r>
          </w:p>
        </w:tc>
        <w:tc>
          <w:tcPr>
            <w:tcW w:w="568" w:type="pct"/>
            <w:tcBorders>
              <w:top w:val="nil"/>
              <w:left w:val="nil"/>
              <w:bottom w:val="single" w:sz="4" w:space="0" w:color="auto"/>
              <w:right w:val="single" w:sz="4" w:space="0" w:color="auto"/>
            </w:tcBorders>
            <w:shd w:val="clear" w:color="auto" w:fill="auto"/>
            <w:noWrap/>
            <w:vAlign w:val="bottom"/>
            <w:hideMark/>
            <w:tcPrChange w:id="268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AA16D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147.00</w:t>
            </w:r>
          </w:p>
        </w:tc>
        <w:tc>
          <w:tcPr>
            <w:tcW w:w="525" w:type="pct"/>
            <w:tcBorders>
              <w:top w:val="nil"/>
              <w:left w:val="nil"/>
              <w:bottom w:val="single" w:sz="4" w:space="0" w:color="auto"/>
              <w:right w:val="single" w:sz="4" w:space="0" w:color="auto"/>
            </w:tcBorders>
            <w:shd w:val="clear" w:color="auto" w:fill="auto"/>
            <w:noWrap/>
            <w:vAlign w:val="bottom"/>
            <w:hideMark/>
            <w:tcPrChange w:id="268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E02BBE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23" w:type="pct"/>
            <w:tcBorders>
              <w:top w:val="nil"/>
              <w:left w:val="nil"/>
              <w:bottom w:val="single" w:sz="4" w:space="0" w:color="auto"/>
              <w:right w:val="single" w:sz="4" w:space="0" w:color="auto"/>
            </w:tcBorders>
            <w:shd w:val="clear" w:color="auto" w:fill="auto"/>
            <w:noWrap/>
            <w:vAlign w:val="bottom"/>
            <w:hideMark/>
            <w:tcPrChange w:id="268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EF0CC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512" w:type="pct"/>
            <w:tcBorders>
              <w:top w:val="nil"/>
              <w:left w:val="nil"/>
              <w:bottom w:val="single" w:sz="4" w:space="0" w:color="auto"/>
              <w:right w:val="single" w:sz="4" w:space="0" w:color="auto"/>
            </w:tcBorders>
            <w:shd w:val="clear" w:color="auto" w:fill="auto"/>
            <w:noWrap/>
            <w:vAlign w:val="bottom"/>
            <w:hideMark/>
            <w:tcPrChange w:id="268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2C9AD7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3.50</w:t>
            </w:r>
          </w:p>
        </w:tc>
        <w:tc>
          <w:tcPr>
            <w:tcW w:w="517" w:type="pct"/>
            <w:tcBorders>
              <w:top w:val="nil"/>
              <w:left w:val="nil"/>
              <w:bottom w:val="single" w:sz="4" w:space="0" w:color="auto"/>
              <w:right w:val="single" w:sz="4" w:space="0" w:color="auto"/>
            </w:tcBorders>
            <w:shd w:val="clear" w:color="auto" w:fill="auto"/>
            <w:noWrap/>
            <w:vAlign w:val="bottom"/>
            <w:hideMark/>
            <w:tcPrChange w:id="268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E10AE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14.00</w:t>
            </w:r>
          </w:p>
        </w:tc>
        <w:tc>
          <w:tcPr>
            <w:tcW w:w="733" w:type="pct"/>
            <w:tcBorders>
              <w:top w:val="nil"/>
              <w:left w:val="nil"/>
              <w:bottom w:val="single" w:sz="4" w:space="0" w:color="auto"/>
              <w:right w:val="single" w:sz="4" w:space="0" w:color="auto"/>
            </w:tcBorders>
            <w:shd w:val="clear" w:color="auto" w:fill="auto"/>
            <w:noWrap/>
            <w:vAlign w:val="bottom"/>
            <w:hideMark/>
            <w:tcPrChange w:id="268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10389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10.50</w:t>
            </w:r>
          </w:p>
        </w:tc>
        <w:tc>
          <w:tcPr>
            <w:tcW w:w="444" w:type="pct"/>
            <w:tcBorders>
              <w:top w:val="nil"/>
              <w:left w:val="nil"/>
              <w:bottom w:val="single" w:sz="4" w:space="0" w:color="auto"/>
              <w:right w:val="single" w:sz="4" w:space="0" w:color="auto"/>
            </w:tcBorders>
            <w:shd w:val="clear" w:color="auto" w:fill="auto"/>
            <w:noWrap/>
            <w:vAlign w:val="bottom"/>
            <w:hideMark/>
            <w:tcPrChange w:id="268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1FCCDE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444.50</w:t>
            </w:r>
          </w:p>
        </w:tc>
      </w:tr>
      <w:tr w:rsidR="00CD51C7" w:rsidRPr="00CD51C7" w14:paraId="23F037FD" w14:textId="77777777" w:rsidTr="00B33BF6">
        <w:trPr>
          <w:trHeight w:val="144"/>
          <w:trPrChange w:id="268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8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62237AF"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449" w:type="pct"/>
            <w:tcBorders>
              <w:top w:val="nil"/>
              <w:left w:val="nil"/>
              <w:bottom w:val="single" w:sz="4" w:space="0" w:color="auto"/>
              <w:right w:val="single" w:sz="4" w:space="0" w:color="auto"/>
            </w:tcBorders>
            <w:shd w:val="clear" w:color="auto" w:fill="auto"/>
            <w:noWrap/>
            <w:vAlign w:val="bottom"/>
            <w:hideMark/>
            <w:tcPrChange w:id="268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9BF38A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99,879.86</w:t>
            </w:r>
          </w:p>
        </w:tc>
        <w:tc>
          <w:tcPr>
            <w:tcW w:w="568" w:type="pct"/>
            <w:tcBorders>
              <w:top w:val="nil"/>
              <w:left w:val="nil"/>
              <w:bottom w:val="single" w:sz="4" w:space="0" w:color="auto"/>
              <w:right w:val="single" w:sz="4" w:space="0" w:color="auto"/>
            </w:tcBorders>
            <w:shd w:val="clear" w:color="auto" w:fill="auto"/>
            <w:noWrap/>
            <w:vAlign w:val="bottom"/>
            <w:hideMark/>
            <w:tcPrChange w:id="269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7EE015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17,919.80</w:t>
            </w:r>
          </w:p>
        </w:tc>
        <w:tc>
          <w:tcPr>
            <w:tcW w:w="525" w:type="pct"/>
            <w:tcBorders>
              <w:top w:val="nil"/>
              <w:left w:val="nil"/>
              <w:bottom w:val="single" w:sz="4" w:space="0" w:color="auto"/>
              <w:right w:val="single" w:sz="4" w:space="0" w:color="auto"/>
            </w:tcBorders>
            <w:shd w:val="clear" w:color="auto" w:fill="auto"/>
            <w:noWrap/>
            <w:vAlign w:val="bottom"/>
            <w:hideMark/>
            <w:tcPrChange w:id="269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0B54A4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4,468.12</w:t>
            </w:r>
          </w:p>
        </w:tc>
        <w:tc>
          <w:tcPr>
            <w:tcW w:w="423" w:type="pct"/>
            <w:tcBorders>
              <w:top w:val="nil"/>
              <w:left w:val="nil"/>
              <w:bottom w:val="single" w:sz="4" w:space="0" w:color="auto"/>
              <w:right w:val="single" w:sz="4" w:space="0" w:color="auto"/>
            </w:tcBorders>
            <w:shd w:val="clear" w:color="auto" w:fill="auto"/>
            <w:noWrap/>
            <w:vAlign w:val="bottom"/>
            <w:hideMark/>
            <w:tcPrChange w:id="269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5F06FE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1,217.97</w:t>
            </w:r>
          </w:p>
        </w:tc>
        <w:tc>
          <w:tcPr>
            <w:tcW w:w="512" w:type="pct"/>
            <w:tcBorders>
              <w:top w:val="nil"/>
              <w:left w:val="nil"/>
              <w:bottom w:val="single" w:sz="4" w:space="0" w:color="auto"/>
              <w:right w:val="single" w:sz="4" w:space="0" w:color="auto"/>
            </w:tcBorders>
            <w:shd w:val="clear" w:color="auto" w:fill="auto"/>
            <w:noWrap/>
            <w:vAlign w:val="bottom"/>
            <w:hideMark/>
            <w:tcPrChange w:id="269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402858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347.96</w:t>
            </w:r>
          </w:p>
        </w:tc>
        <w:tc>
          <w:tcPr>
            <w:tcW w:w="517" w:type="pct"/>
            <w:tcBorders>
              <w:top w:val="nil"/>
              <w:left w:val="nil"/>
              <w:bottom w:val="single" w:sz="4" w:space="0" w:color="auto"/>
              <w:right w:val="single" w:sz="4" w:space="0" w:color="auto"/>
            </w:tcBorders>
            <w:shd w:val="clear" w:color="auto" w:fill="auto"/>
            <w:noWrap/>
            <w:vAlign w:val="bottom"/>
            <w:hideMark/>
            <w:tcPrChange w:id="269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CA63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642.48</w:t>
            </w:r>
          </w:p>
        </w:tc>
        <w:tc>
          <w:tcPr>
            <w:tcW w:w="733" w:type="pct"/>
            <w:tcBorders>
              <w:top w:val="nil"/>
              <w:left w:val="nil"/>
              <w:bottom w:val="single" w:sz="4" w:space="0" w:color="auto"/>
              <w:right w:val="single" w:sz="4" w:space="0" w:color="auto"/>
            </w:tcBorders>
            <w:shd w:val="clear" w:color="auto" w:fill="auto"/>
            <w:noWrap/>
            <w:vAlign w:val="bottom"/>
            <w:hideMark/>
            <w:tcPrChange w:id="269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2612A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1,778.50</w:t>
            </w:r>
          </w:p>
        </w:tc>
        <w:tc>
          <w:tcPr>
            <w:tcW w:w="444" w:type="pct"/>
            <w:tcBorders>
              <w:top w:val="nil"/>
              <w:left w:val="nil"/>
              <w:bottom w:val="single" w:sz="4" w:space="0" w:color="auto"/>
              <w:right w:val="single" w:sz="4" w:space="0" w:color="auto"/>
            </w:tcBorders>
            <w:shd w:val="clear" w:color="auto" w:fill="auto"/>
            <w:noWrap/>
            <w:vAlign w:val="bottom"/>
            <w:hideMark/>
            <w:tcPrChange w:id="269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4ACCAE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126,254.69</w:t>
            </w:r>
          </w:p>
        </w:tc>
      </w:tr>
      <w:tr w:rsidR="00CD51C7" w:rsidRPr="00CD51C7" w14:paraId="18441D3A" w14:textId="77777777" w:rsidTr="00B33BF6">
        <w:trPr>
          <w:trHeight w:val="144"/>
          <w:trPrChange w:id="269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69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1A0B05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449" w:type="pct"/>
            <w:tcBorders>
              <w:top w:val="nil"/>
              <w:left w:val="nil"/>
              <w:bottom w:val="single" w:sz="4" w:space="0" w:color="auto"/>
              <w:right w:val="nil"/>
            </w:tcBorders>
            <w:shd w:val="clear" w:color="auto" w:fill="auto"/>
            <w:noWrap/>
            <w:vAlign w:val="bottom"/>
            <w:hideMark/>
            <w:tcPrChange w:id="269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1C9AB64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70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64EA69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70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25ACE6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70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0ADC29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70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50F5EB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70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9B18B5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70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B3B61E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70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02861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12,625.47</w:t>
            </w:r>
          </w:p>
        </w:tc>
      </w:tr>
      <w:tr w:rsidR="00CD51C7" w:rsidRPr="00CD51C7" w14:paraId="07DC3AD5" w14:textId="77777777" w:rsidTr="00B33BF6">
        <w:trPr>
          <w:trHeight w:val="144"/>
          <w:trPrChange w:id="270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0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821E64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449" w:type="pct"/>
            <w:tcBorders>
              <w:top w:val="nil"/>
              <w:left w:val="nil"/>
              <w:bottom w:val="single" w:sz="4" w:space="0" w:color="auto"/>
              <w:right w:val="nil"/>
            </w:tcBorders>
            <w:shd w:val="clear" w:color="auto" w:fill="auto"/>
            <w:noWrap/>
            <w:vAlign w:val="bottom"/>
            <w:hideMark/>
            <w:tcPrChange w:id="270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178C121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71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39E4C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71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AE5DB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71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F28F74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71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61A3358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71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D4A95D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71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162A88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71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00E90E7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6,250.00</w:t>
            </w:r>
          </w:p>
        </w:tc>
      </w:tr>
      <w:tr w:rsidR="00CD51C7" w:rsidRPr="00CD51C7" w14:paraId="2F0D1233" w14:textId="77777777" w:rsidTr="00B33BF6">
        <w:trPr>
          <w:trHeight w:val="144"/>
          <w:trPrChange w:id="271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1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26C9A3D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449" w:type="pct"/>
            <w:tcBorders>
              <w:top w:val="nil"/>
              <w:left w:val="nil"/>
              <w:bottom w:val="single" w:sz="4" w:space="0" w:color="auto"/>
              <w:right w:val="nil"/>
            </w:tcBorders>
            <w:shd w:val="clear" w:color="auto" w:fill="auto"/>
            <w:noWrap/>
            <w:vAlign w:val="bottom"/>
            <w:hideMark/>
            <w:tcPrChange w:id="271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09E753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72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A045AF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72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1423C2D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72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AF583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72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7C09D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72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357F5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72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07F1BA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72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754109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145,130.16</w:t>
            </w:r>
          </w:p>
        </w:tc>
      </w:tr>
      <w:tr w:rsidR="00CD51C7" w:rsidRPr="00CD51C7" w14:paraId="2E8FB9FA" w14:textId="77777777" w:rsidTr="00B33BF6">
        <w:trPr>
          <w:trHeight w:val="144"/>
          <w:trPrChange w:id="2727" w:author="Jeff Johnson" w:date="2017-07-12T21:15:00Z">
            <w:trPr>
              <w:trHeight w:val="144"/>
            </w:trPr>
          </w:trPrChange>
        </w:trPr>
        <w:tc>
          <w:tcPr>
            <w:tcW w:w="828" w:type="pct"/>
            <w:tcBorders>
              <w:top w:val="nil"/>
              <w:left w:val="nil"/>
              <w:bottom w:val="nil"/>
              <w:right w:val="nil"/>
            </w:tcBorders>
            <w:shd w:val="clear" w:color="auto" w:fill="auto"/>
            <w:noWrap/>
            <w:vAlign w:val="bottom"/>
            <w:hideMark/>
            <w:tcPrChange w:id="2728" w:author="Jeff Johnson" w:date="2017-07-12T21:15:00Z">
              <w:tcPr>
                <w:tcW w:w="1122" w:type="pct"/>
                <w:tcBorders>
                  <w:top w:val="nil"/>
                  <w:left w:val="nil"/>
                  <w:bottom w:val="nil"/>
                  <w:right w:val="nil"/>
                </w:tcBorders>
                <w:shd w:val="clear" w:color="auto" w:fill="auto"/>
                <w:noWrap/>
                <w:vAlign w:val="bottom"/>
                <w:hideMark/>
              </w:tcPr>
            </w:tcPrChange>
          </w:tcPr>
          <w:p w14:paraId="238001DA"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nil"/>
              <w:right w:val="nil"/>
            </w:tcBorders>
            <w:shd w:val="clear" w:color="auto" w:fill="auto"/>
            <w:noWrap/>
            <w:vAlign w:val="bottom"/>
            <w:hideMark/>
            <w:tcPrChange w:id="2729" w:author="Jeff Johnson" w:date="2017-07-12T21:15:00Z">
              <w:tcPr>
                <w:tcW w:w="620" w:type="pct"/>
                <w:tcBorders>
                  <w:top w:val="nil"/>
                  <w:left w:val="nil"/>
                  <w:bottom w:val="nil"/>
                  <w:right w:val="nil"/>
                </w:tcBorders>
                <w:shd w:val="clear" w:color="auto" w:fill="auto"/>
                <w:noWrap/>
                <w:vAlign w:val="bottom"/>
                <w:hideMark/>
              </w:tcPr>
            </w:tcPrChange>
          </w:tcPr>
          <w:p w14:paraId="00D3BB1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nil"/>
              <w:right w:val="nil"/>
            </w:tcBorders>
            <w:shd w:val="clear" w:color="auto" w:fill="auto"/>
            <w:noWrap/>
            <w:vAlign w:val="bottom"/>
            <w:hideMark/>
            <w:tcPrChange w:id="2730" w:author="Jeff Johnson" w:date="2017-07-12T21:15:00Z">
              <w:tcPr>
                <w:tcW w:w="451" w:type="pct"/>
                <w:tcBorders>
                  <w:top w:val="nil"/>
                  <w:left w:val="nil"/>
                  <w:bottom w:val="nil"/>
                  <w:right w:val="nil"/>
                </w:tcBorders>
                <w:shd w:val="clear" w:color="auto" w:fill="auto"/>
                <w:noWrap/>
                <w:vAlign w:val="bottom"/>
                <w:hideMark/>
              </w:tcPr>
            </w:tcPrChange>
          </w:tcPr>
          <w:p w14:paraId="55BC883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nil"/>
              <w:right w:val="nil"/>
            </w:tcBorders>
            <w:shd w:val="clear" w:color="auto" w:fill="auto"/>
            <w:noWrap/>
            <w:vAlign w:val="bottom"/>
            <w:hideMark/>
            <w:tcPrChange w:id="2731" w:author="Jeff Johnson" w:date="2017-07-12T21:15:00Z">
              <w:tcPr>
                <w:tcW w:w="469" w:type="pct"/>
                <w:tcBorders>
                  <w:top w:val="nil"/>
                  <w:left w:val="nil"/>
                  <w:bottom w:val="nil"/>
                  <w:right w:val="nil"/>
                </w:tcBorders>
                <w:shd w:val="clear" w:color="auto" w:fill="auto"/>
                <w:noWrap/>
                <w:vAlign w:val="bottom"/>
                <w:hideMark/>
              </w:tcPr>
            </w:tcPrChange>
          </w:tcPr>
          <w:p w14:paraId="3CC193C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nil"/>
              <w:right w:val="nil"/>
            </w:tcBorders>
            <w:shd w:val="clear" w:color="auto" w:fill="auto"/>
            <w:noWrap/>
            <w:vAlign w:val="bottom"/>
            <w:hideMark/>
            <w:tcPrChange w:id="2732" w:author="Jeff Johnson" w:date="2017-07-12T21:15:00Z">
              <w:tcPr>
                <w:tcW w:w="469" w:type="pct"/>
                <w:tcBorders>
                  <w:top w:val="nil"/>
                  <w:left w:val="nil"/>
                  <w:bottom w:val="nil"/>
                  <w:right w:val="nil"/>
                </w:tcBorders>
                <w:shd w:val="clear" w:color="auto" w:fill="auto"/>
                <w:noWrap/>
                <w:vAlign w:val="bottom"/>
                <w:hideMark/>
              </w:tcPr>
            </w:tcPrChange>
          </w:tcPr>
          <w:p w14:paraId="694FCFCD"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nil"/>
              <w:right w:val="nil"/>
            </w:tcBorders>
            <w:shd w:val="clear" w:color="auto" w:fill="auto"/>
            <w:noWrap/>
            <w:vAlign w:val="bottom"/>
            <w:hideMark/>
            <w:tcPrChange w:id="2733" w:author="Jeff Johnson" w:date="2017-07-12T21:15:00Z">
              <w:tcPr>
                <w:tcW w:w="469" w:type="pct"/>
                <w:tcBorders>
                  <w:top w:val="nil"/>
                  <w:left w:val="nil"/>
                  <w:bottom w:val="nil"/>
                  <w:right w:val="nil"/>
                </w:tcBorders>
                <w:shd w:val="clear" w:color="auto" w:fill="auto"/>
                <w:noWrap/>
                <w:vAlign w:val="bottom"/>
                <w:hideMark/>
              </w:tcPr>
            </w:tcPrChange>
          </w:tcPr>
          <w:p w14:paraId="35E3CB62"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nil"/>
              <w:right w:val="nil"/>
            </w:tcBorders>
            <w:shd w:val="clear" w:color="auto" w:fill="auto"/>
            <w:noWrap/>
            <w:vAlign w:val="bottom"/>
            <w:hideMark/>
            <w:tcPrChange w:id="2734" w:author="Jeff Johnson" w:date="2017-07-12T21:15:00Z">
              <w:tcPr>
                <w:tcW w:w="469" w:type="pct"/>
                <w:tcBorders>
                  <w:top w:val="nil"/>
                  <w:left w:val="nil"/>
                  <w:bottom w:val="nil"/>
                  <w:right w:val="nil"/>
                </w:tcBorders>
                <w:shd w:val="clear" w:color="auto" w:fill="auto"/>
                <w:noWrap/>
                <w:vAlign w:val="bottom"/>
                <w:hideMark/>
              </w:tcPr>
            </w:tcPrChange>
          </w:tcPr>
          <w:p w14:paraId="7EFE3541"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nil"/>
              <w:right w:val="nil"/>
            </w:tcBorders>
            <w:shd w:val="clear" w:color="auto" w:fill="auto"/>
            <w:noWrap/>
            <w:vAlign w:val="bottom"/>
            <w:hideMark/>
            <w:tcPrChange w:id="2735" w:author="Jeff Johnson" w:date="2017-07-12T21:15:00Z">
              <w:tcPr>
                <w:tcW w:w="469" w:type="pct"/>
                <w:tcBorders>
                  <w:top w:val="nil"/>
                  <w:left w:val="nil"/>
                  <w:bottom w:val="nil"/>
                  <w:right w:val="nil"/>
                </w:tcBorders>
                <w:shd w:val="clear" w:color="auto" w:fill="auto"/>
                <w:noWrap/>
                <w:vAlign w:val="bottom"/>
                <w:hideMark/>
              </w:tcPr>
            </w:tcPrChange>
          </w:tcPr>
          <w:p w14:paraId="794E09D4"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nil"/>
              <w:right w:val="nil"/>
            </w:tcBorders>
            <w:shd w:val="clear" w:color="auto" w:fill="auto"/>
            <w:noWrap/>
            <w:vAlign w:val="bottom"/>
            <w:hideMark/>
            <w:tcPrChange w:id="2736" w:author="Jeff Johnson" w:date="2017-07-12T21:15:00Z">
              <w:tcPr>
                <w:tcW w:w="462" w:type="pct"/>
                <w:tcBorders>
                  <w:top w:val="nil"/>
                  <w:left w:val="nil"/>
                  <w:bottom w:val="nil"/>
                  <w:right w:val="nil"/>
                </w:tcBorders>
                <w:shd w:val="clear" w:color="auto" w:fill="auto"/>
                <w:noWrap/>
                <w:vAlign w:val="bottom"/>
                <w:hideMark/>
              </w:tcPr>
            </w:tcPrChange>
          </w:tcPr>
          <w:p w14:paraId="41DBF696" w14:textId="77777777" w:rsidR="00CD51C7" w:rsidRPr="00CD51C7" w:rsidRDefault="00CD51C7" w:rsidP="00CD51C7">
            <w:pPr>
              <w:spacing w:before="0"/>
              <w:rPr>
                <w:rFonts w:ascii="Calibri" w:eastAsia="Times New Roman" w:hAnsi="Calibri" w:cs="Calibri"/>
                <w:color w:val="000000"/>
                <w:sz w:val="18"/>
                <w:szCs w:val="18"/>
              </w:rPr>
            </w:pPr>
          </w:p>
        </w:tc>
      </w:tr>
      <w:tr w:rsidR="00CD51C7" w:rsidRPr="00CD51C7" w14:paraId="1FC79554" w14:textId="77777777" w:rsidTr="00B33BF6">
        <w:trPr>
          <w:trHeight w:val="144"/>
          <w:trPrChange w:id="2737" w:author="Jeff Johnson" w:date="2017-07-12T21:15:00Z">
            <w:trPr>
              <w:trHeight w:val="144"/>
            </w:trPr>
          </w:trPrChange>
        </w:trPr>
        <w:tc>
          <w:tcPr>
            <w:tcW w:w="828" w:type="pct"/>
            <w:tcBorders>
              <w:top w:val="nil"/>
              <w:left w:val="nil"/>
              <w:bottom w:val="nil"/>
              <w:right w:val="nil"/>
            </w:tcBorders>
            <w:shd w:val="clear" w:color="000000" w:fill="D9D9D9"/>
            <w:noWrap/>
            <w:vAlign w:val="bottom"/>
            <w:hideMark/>
            <w:tcPrChange w:id="2738" w:author="Jeff Johnson" w:date="2017-07-12T21:15:00Z">
              <w:tcPr>
                <w:tcW w:w="1122" w:type="pct"/>
                <w:tcBorders>
                  <w:top w:val="nil"/>
                  <w:left w:val="nil"/>
                  <w:bottom w:val="nil"/>
                  <w:right w:val="nil"/>
                </w:tcBorders>
                <w:shd w:val="clear" w:color="000000" w:fill="D9D9D9"/>
                <w:noWrap/>
                <w:vAlign w:val="bottom"/>
                <w:hideMark/>
              </w:tcPr>
            </w:tcPrChange>
          </w:tcPr>
          <w:p w14:paraId="5ADE6B5C" w14:textId="77777777" w:rsidR="00CD51C7" w:rsidRPr="00CD51C7" w:rsidRDefault="00CD51C7" w:rsidP="00CD51C7">
            <w:pPr>
              <w:spacing w:before="0"/>
              <w:rPr>
                <w:rFonts w:ascii="Calibri" w:eastAsia="Times New Roman" w:hAnsi="Calibri" w:cs="Calibri"/>
                <w:b/>
                <w:bCs/>
                <w:color w:val="000000"/>
                <w:sz w:val="18"/>
                <w:szCs w:val="18"/>
              </w:rPr>
            </w:pPr>
            <w:r w:rsidRPr="00CD51C7">
              <w:rPr>
                <w:rFonts w:ascii="Calibri" w:eastAsia="Times New Roman" w:hAnsi="Calibri" w:cs="Calibri"/>
                <w:b/>
                <w:bCs/>
                <w:color w:val="000000"/>
                <w:sz w:val="18"/>
                <w:szCs w:val="18"/>
              </w:rPr>
              <w:t>TOTAL COSTS PER YEAR</w:t>
            </w:r>
          </w:p>
        </w:tc>
        <w:tc>
          <w:tcPr>
            <w:tcW w:w="449" w:type="pct"/>
            <w:tcBorders>
              <w:top w:val="nil"/>
              <w:left w:val="nil"/>
              <w:bottom w:val="nil"/>
              <w:right w:val="nil"/>
            </w:tcBorders>
            <w:shd w:val="clear" w:color="000000" w:fill="D9D9D9"/>
            <w:noWrap/>
            <w:vAlign w:val="bottom"/>
            <w:hideMark/>
            <w:tcPrChange w:id="2739" w:author="Jeff Johnson" w:date="2017-07-12T21:15:00Z">
              <w:tcPr>
                <w:tcW w:w="620" w:type="pct"/>
                <w:tcBorders>
                  <w:top w:val="nil"/>
                  <w:left w:val="nil"/>
                  <w:bottom w:val="nil"/>
                  <w:right w:val="nil"/>
                </w:tcBorders>
                <w:shd w:val="clear" w:color="000000" w:fill="D9D9D9"/>
                <w:noWrap/>
                <w:vAlign w:val="bottom"/>
                <w:hideMark/>
              </w:tcPr>
            </w:tcPrChange>
          </w:tcPr>
          <w:p w14:paraId="21C98376"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nil"/>
              <w:right w:val="nil"/>
            </w:tcBorders>
            <w:shd w:val="clear" w:color="000000" w:fill="D9D9D9"/>
            <w:noWrap/>
            <w:vAlign w:val="bottom"/>
            <w:hideMark/>
            <w:tcPrChange w:id="2740" w:author="Jeff Johnson" w:date="2017-07-12T21:15:00Z">
              <w:tcPr>
                <w:tcW w:w="451" w:type="pct"/>
                <w:tcBorders>
                  <w:top w:val="nil"/>
                  <w:left w:val="nil"/>
                  <w:bottom w:val="nil"/>
                  <w:right w:val="nil"/>
                </w:tcBorders>
                <w:shd w:val="clear" w:color="000000" w:fill="D9D9D9"/>
                <w:noWrap/>
                <w:vAlign w:val="bottom"/>
                <w:hideMark/>
              </w:tcPr>
            </w:tcPrChange>
          </w:tcPr>
          <w:p w14:paraId="4AC513F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nil"/>
              <w:right w:val="nil"/>
            </w:tcBorders>
            <w:shd w:val="clear" w:color="000000" w:fill="D9D9D9"/>
            <w:noWrap/>
            <w:vAlign w:val="bottom"/>
            <w:hideMark/>
            <w:tcPrChange w:id="2741" w:author="Jeff Johnson" w:date="2017-07-12T21:15:00Z">
              <w:tcPr>
                <w:tcW w:w="469" w:type="pct"/>
                <w:tcBorders>
                  <w:top w:val="nil"/>
                  <w:left w:val="nil"/>
                  <w:bottom w:val="nil"/>
                  <w:right w:val="nil"/>
                </w:tcBorders>
                <w:shd w:val="clear" w:color="000000" w:fill="D9D9D9"/>
                <w:noWrap/>
                <w:vAlign w:val="bottom"/>
                <w:hideMark/>
              </w:tcPr>
            </w:tcPrChange>
          </w:tcPr>
          <w:p w14:paraId="059AE8B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nil"/>
              <w:right w:val="nil"/>
            </w:tcBorders>
            <w:shd w:val="clear" w:color="000000" w:fill="D9D9D9"/>
            <w:noWrap/>
            <w:vAlign w:val="bottom"/>
            <w:hideMark/>
            <w:tcPrChange w:id="2742" w:author="Jeff Johnson" w:date="2017-07-12T21:15:00Z">
              <w:tcPr>
                <w:tcW w:w="469" w:type="pct"/>
                <w:tcBorders>
                  <w:top w:val="nil"/>
                  <w:left w:val="nil"/>
                  <w:bottom w:val="nil"/>
                  <w:right w:val="nil"/>
                </w:tcBorders>
                <w:shd w:val="clear" w:color="000000" w:fill="D9D9D9"/>
                <w:noWrap/>
                <w:vAlign w:val="bottom"/>
                <w:hideMark/>
              </w:tcPr>
            </w:tcPrChange>
          </w:tcPr>
          <w:p w14:paraId="22DF222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nil"/>
              <w:right w:val="nil"/>
            </w:tcBorders>
            <w:shd w:val="clear" w:color="000000" w:fill="D9D9D9"/>
            <w:noWrap/>
            <w:vAlign w:val="bottom"/>
            <w:hideMark/>
            <w:tcPrChange w:id="2743" w:author="Jeff Johnson" w:date="2017-07-12T21:15:00Z">
              <w:tcPr>
                <w:tcW w:w="469" w:type="pct"/>
                <w:tcBorders>
                  <w:top w:val="nil"/>
                  <w:left w:val="nil"/>
                  <w:bottom w:val="nil"/>
                  <w:right w:val="nil"/>
                </w:tcBorders>
                <w:shd w:val="clear" w:color="000000" w:fill="D9D9D9"/>
                <w:noWrap/>
                <w:vAlign w:val="bottom"/>
                <w:hideMark/>
              </w:tcPr>
            </w:tcPrChange>
          </w:tcPr>
          <w:p w14:paraId="652E124D"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nil"/>
              <w:right w:val="nil"/>
            </w:tcBorders>
            <w:shd w:val="clear" w:color="000000" w:fill="D9D9D9"/>
            <w:noWrap/>
            <w:vAlign w:val="bottom"/>
            <w:hideMark/>
            <w:tcPrChange w:id="2744" w:author="Jeff Johnson" w:date="2017-07-12T21:15:00Z">
              <w:tcPr>
                <w:tcW w:w="469" w:type="pct"/>
                <w:tcBorders>
                  <w:top w:val="nil"/>
                  <w:left w:val="nil"/>
                  <w:bottom w:val="nil"/>
                  <w:right w:val="nil"/>
                </w:tcBorders>
                <w:shd w:val="clear" w:color="000000" w:fill="D9D9D9"/>
                <w:noWrap/>
                <w:vAlign w:val="bottom"/>
                <w:hideMark/>
              </w:tcPr>
            </w:tcPrChange>
          </w:tcPr>
          <w:p w14:paraId="3380EF89"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nil"/>
              <w:right w:val="nil"/>
            </w:tcBorders>
            <w:shd w:val="clear" w:color="000000" w:fill="D9D9D9"/>
            <w:noWrap/>
            <w:vAlign w:val="bottom"/>
            <w:hideMark/>
            <w:tcPrChange w:id="2745" w:author="Jeff Johnson" w:date="2017-07-12T21:15:00Z">
              <w:tcPr>
                <w:tcW w:w="469" w:type="pct"/>
                <w:tcBorders>
                  <w:top w:val="nil"/>
                  <w:left w:val="nil"/>
                  <w:bottom w:val="nil"/>
                  <w:right w:val="nil"/>
                </w:tcBorders>
                <w:shd w:val="clear" w:color="000000" w:fill="D9D9D9"/>
                <w:noWrap/>
                <w:vAlign w:val="bottom"/>
                <w:hideMark/>
              </w:tcPr>
            </w:tcPrChange>
          </w:tcPr>
          <w:p w14:paraId="7472334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nil"/>
              <w:bottom w:val="nil"/>
              <w:right w:val="nil"/>
            </w:tcBorders>
            <w:shd w:val="clear" w:color="000000" w:fill="D9D9D9"/>
            <w:noWrap/>
            <w:vAlign w:val="bottom"/>
            <w:hideMark/>
            <w:tcPrChange w:id="2746" w:author="Jeff Johnson" w:date="2017-07-12T21:15:00Z">
              <w:tcPr>
                <w:tcW w:w="462" w:type="pct"/>
                <w:tcBorders>
                  <w:top w:val="nil"/>
                  <w:left w:val="nil"/>
                  <w:bottom w:val="nil"/>
                  <w:right w:val="nil"/>
                </w:tcBorders>
                <w:shd w:val="clear" w:color="000000" w:fill="D9D9D9"/>
                <w:noWrap/>
                <w:vAlign w:val="bottom"/>
                <w:hideMark/>
              </w:tcPr>
            </w:tcPrChange>
          </w:tcPr>
          <w:p w14:paraId="5C2558AC"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r>
      <w:tr w:rsidR="00CD51C7" w:rsidRPr="00CD51C7" w14:paraId="0159A5A3" w14:textId="77777777" w:rsidTr="00B33BF6">
        <w:trPr>
          <w:trHeight w:val="144"/>
          <w:trPrChange w:id="2747" w:author="Jeff Johnson" w:date="2017-07-12T21:15:00Z">
            <w:trPr>
              <w:trHeight w:val="144"/>
            </w:trPr>
          </w:trPrChange>
        </w:trPr>
        <w:tc>
          <w:tcPr>
            <w:tcW w:w="828" w:type="pct"/>
            <w:tcBorders>
              <w:top w:val="nil"/>
              <w:left w:val="nil"/>
              <w:bottom w:val="single" w:sz="4" w:space="0" w:color="auto"/>
              <w:right w:val="nil"/>
            </w:tcBorders>
            <w:shd w:val="clear" w:color="auto" w:fill="auto"/>
            <w:noWrap/>
            <w:vAlign w:val="bottom"/>
            <w:hideMark/>
            <w:tcPrChange w:id="2748" w:author="Jeff Johnson" w:date="2017-07-12T21:15:00Z">
              <w:tcPr>
                <w:tcW w:w="1122" w:type="pct"/>
                <w:tcBorders>
                  <w:top w:val="nil"/>
                  <w:left w:val="nil"/>
                  <w:bottom w:val="single" w:sz="4" w:space="0" w:color="auto"/>
                  <w:right w:val="nil"/>
                </w:tcBorders>
                <w:shd w:val="clear" w:color="auto" w:fill="auto"/>
                <w:noWrap/>
                <w:vAlign w:val="bottom"/>
                <w:hideMark/>
              </w:tcPr>
            </w:tcPrChange>
          </w:tcPr>
          <w:p w14:paraId="46B87EFF" w14:textId="77777777" w:rsidR="00CD51C7" w:rsidRPr="00CD51C7" w:rsidRDefault="00CD51C7" w:rsidP="00CD51C7">
            <w:pPr>
              <w:spacing w:before="0"/>
              <w:rPr>
                <w:rFonts w:ascii="Calibri" w:eastAsia="Times New Roman" w:hAnsi="Calibri" w:cs="Calibri"/>
                <w:color w:val="000000"/>
                <w:sz w:val="18"/>
                <w:szCs w:val="18"/>
              </w:rPr>
            </w:pPr>
          </w:p>
        </w:tc>
        <w:tc>
          <w:tcPr>
            <w:tcW w:w="449" w:type="pct"/>
            <w:tcBorders>
              <w:top w:val="nil"/>
              <w:left w:val="nil"/>
              <w:bottom w:val="single" w:sz="4" w:space="0" w:color="auto"/>
              <w:right w:val="nil"/>
            </w:tcBorders>
            <w:shd w:val="clear" w:color="auto" w:fill="auto"/>
            <w:noWrap/>
            <w:vAlign w:val="bottom"/>
            <w:hideMark/>
            <w:tcPrChange w:id="274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2EECE16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68" w:type="pct"/>
            <w:tcBorders>
              <w:top w:val="nil"/>
              <w:left w:val="nil"/>
              <w:bottom w:val="single" w:sz="4" w:space="0" w:color="auto"/>
              <w:right w:val="nil"/>
            </w:tcBorders>
            <w:shd w:val="clear" w:color="auto" w:fill="auto"/>
            <w:noWrap/>
            <w:vAlign w:val="bottom"/>
            <w:hideMark/>
            <w:tcPrChange w:id="275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5090851C"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25" w:type="pct"/>
            <w:tcBorders>
              <w:top w:val="nil"/>
              <w:left w:val="nil"/>
              <w:bottom w:val="single" w:sz="4" w:space="0" w:color="auto"/>
              <w:right w:val="nil"/>
            </w:tcBorders>
            <w:shd w:val="clear" w:color="auto" w:fill="auto"/>
            <w:noWrap/>
            <w:vAlign w:val="bottom"/>
            <w:hideMark/>
            <w:tcPrChange w:id="275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534F68B3"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23" w:type="pct"/>
            <w:tcBorders>
              <w:top w:val="nil"/>
              <w:left w:val="nil"/>
              <w:bottom w:val="single" w:sz="4" w:space="0" w:color="auto"/>
              <w:right w:val="nil"/>
            </w:tcBorders>
            <w:shd w:val="clear" w:color="auto" w:fill="auto"/>
            <w:noWrap/>
            <w:vAlign w:val="bottom"/>
            <w:hideMark/>
            <w:tcPrChange w:id="275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2870799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2" w:type="pct"/>
            <w:tcBorders>
              <w:top w:val="nil"/>
              <w:left w:val="nil"/>
              <w:bottom w:val="single" w:sz="4" w:space="0" w:color="auto"/>
              <w:right w:val="nil"/>
            </w:tcBorders>
            <w:shd w:val="clear" w:color="auto" w:fill="auto"/>
            <w:noWrap/>
            <w:vAlign w:val="bottom"/>
            <w:hideMark/>
            <w:tcPrChange w:id="275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7DF5522B" w14:textId="77777777" w:rsidR="00CD51C7" w:rsidRPr="00CD51C7" w:rsidRDefault="00CD51C7" w:rsidP="00CD51C7">
            <w:pPr>
              <w:spacing w:before="0"/>
              <w:jc w:val="center"/>
              <w:rPr>
                <w:rFonts w:ascii="Calibri" w:eastAsia="Times New Roman" w:hAnsi="Calibri" w:cs="Calibri"/>
                <w:color w:val="000000"/>
                <w:sz w:val="18"/>
                <w:szCs w:val="18"/>
              </w:rPr>
            </w:pPr>
          </w:p>
        </w:tc>
        <w:tc>
          <w:tcPr>
            <w:tcW w:w="517" w:type="pct"/>
            <w:tcBorders>
              <w:top w:val="nil"/>
              <w:left w:val="nil"/>
              <w:bottom w:val="single" w:sz="4" w:space="0" w:color="auto"/>
              <w:right w:val="nil"/>
            </w:tcBorders>
            <w:shd w:val="clear" w:color="auto" w:fill="auto"/>
            <w:noWrap/>
            <w:vAlign w:val="bottom"/>
            <w:hideMark/>
            <w:tcPrChange w:id="2754"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75E444A" w14:textId="77777777" w:rsidR="00CD51C7" w:rsidRPr="00CD51C7" w:rsidRDefault="00CD51C7" w:rsidP="00CD51C7">
            <w:pPr>
              <w:spacing w:before="0"/>
              <w:jc w:val="center"/>
              <w:rPr>
                <w:rFonts w:ascii="Calibri" w:eastAsia="Times New Roman" w:hAnsi="Calibri" w:cs="Calibri"/>
                <w:color w:val="000000"/>
                <w:sz w:val="18"/>
                <w:szCs w:val="18"/>
              </w:rPr>
            </w:pPr>
          </w:p>
        </w:tc>
        <w:tc>
          <w:tcPr>
            <w:tcW w:w="733" w:type="pct"/>
            <w:tcBorders>
              <w:top w:val="nil"/>
              <w:left w:val="nil"/>
              <w:bottom w:val="single" w:sz="4" w:space="0" w:color="auto"/>
              <w:right w:val="nil"/>
            </w:tcBorders>
            <w:shd w:val="clear" w:color="auto" w:fill="auto"/>
            <w:noWrap/>
            <w:vAlign w:val="bottom"/>
            <w:hideMark/>
            <w:tcPrChange w:id="275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66EB0B7" w14:textId="77777777" w:rsidR="00CD51C7" w:rsidRPr="00CD51C7" w:rsidRDefault="00CD51C7" w:rsidP="00CD51C7">
            <w:pPr>
              <w:spacing w:before="0"/>
              <w:jc w:val="center"/>
              <w:rPr>
                <w:rFonts w:ascii="Calibri" w:eastAsia="Times New Roman" w:hAnsi="Calibri" w:cs="Calibri"/>
                <w:color w:val="000000"/>
                <w:sz w:val="18"/>
                <w:szCs w:val="18"/>
              </w:rPr>
            </w:pPr>
          </w:p>
        </w:tc>
        <w:tc>
          <w:tcPr>
            <w:tcW w:w="444" w:type="pct"/>
            <w:tcBorders>
              <w:top w:val="nil"/>
              <w:left w:val="nil"/>
              <w:bottom w:val="single" w:sz="4" w:space="0" w:color="auto"/>
              <w:right w:val="nil"/>
            </w:tcBorders>
            <w:shd w:val="clear" w:color="auto" w:fill="auto"/>
            <w:noWrap/>
            <w:vAlign w:val="bottom"/>
            <w:hideMark/>
            <w:tcPrChange w:id="2756" w:author="Jeff Johnson" w:date="2017-07-12T21:15:00Z">
              <w:tcPr>
                <w:tcW w:w="462" w:type="pct"/>
                <w:tcBorders>
                  <w:top w:val="nil"/>
                  <w:left w:val="nil"/>
                  <w:bottom w:val="single" w:sz="4" w:space="0" w:color="auto"/>
                  <w:right w:val="nil"/>
                </w:tcBorders>
                <w:shd w:val="clear" w:color="auto" w:fill="auto"/>
                <w:noWrap/>
                <w:vAlign w:val="bottom"/>
                <w:hideMark/>
              </w:tcPr>
            </w:tcPrChange>
          </w:tcPr>
          <w:p w14:paraId="5F7E0A2F" w14:textId="77777777" w:rsidR="00CD51C7" w:rsidRPr="00CD51C7" w:rsidRDefault="00CD51C7" w:rsidP="00CD51C7">
            <w:pPr>
              <w:spacing w:before="0"/>
              <w:rPr>
                <w:rFonts w:ascii="Calibri" w:eastAsia="Times New Roman" w:hAnsi="Calibri" w:cs="Calibri"/>
                <w:color w:val="000000"/>
                <w:sz w:val="18"/>
                <w:szCs w:val="18"/>
              </w:rPr>
            </w:pPr>
          </w:p>
        </w:tc>
      </w:tr>
      <w:tr w:rsidR="0014347D" w:rsidRPr="0014347D" w14:paraId="6AF6A490" w14:textId="77777777" w:rsidTr="00B33BF6">
        <w:trPr>
          <w:trHeight w:val="432"/>
          <w:trPrChange w:id="2757" w:author="Jeff Johnson" w:date="2017-07-12T21:15:00Z">
            <w:trPr>
              <w:trHeight w:val="432"/>
            </w:trPr>
          </w:trPrChange>
        </w:trPr>
        <w:tc>
          <w:tcPr>
            <w:tcW w:w="828" w:type="pct"/>
            <w:tcBorders>
              <w:top w:val="single" w:sz="4" w:space="0" w:color="auto"/>
              <w:left w:val="single" w:sz="4" w:space="0" w:color="auto"/>
              <w:bottom w:val="single" w:sz="4" w:space="0" w:color="auto"/>
              <w:right w:val="single" w:sz="4" w:space="0" w:color="auto"/>
            </w:tcBorders>
            <w:shd w:val="clear" w:color="auto" w:fill="43B02A"/>
            <w:noWrap/>
            <w:vAlign w:val="center"/>
            <w:hideMark/>
            <w:tcPrChange w:id="2758" w:author="Jeff Johnson" w:date="2017-07-12T21:15:00Z">
              <w:tcPr>
                <w:tcW w:w="1122" w:type="pct"/>
                <w:tcBorders>
                  <w:top w:val="single" w:sz="4" w:space="0" w:color="auto"/>
                  <w:left w:val="single" w:sz="4" w:space="0" w:color="auto"/>
                  <w:bottom w:val="single" w:sz="4" w:space="0" w:color="auto"/>
                  <w:right w:val="single" w:sz="4" w:space="0" w:color="auto"/>
                </w:tcBorders>
                <w:shd w:val="clear" w:color="auto" w:fill="43B02A"/>
                <w:noWrap/>
                <w:vAlign w:val="center"/>
                <w:hideMark/>
              </w:tcPr>
            </w:tcPrChange>
          </w:tcPr>
          <w:p w14:paraId="67341BA7" w14:textId="77777777" w:rsidR="00CD51C7" w:rsidRPr="00CD51C7" w:rsidRDefault="00CD51C7" w:rsidP="0014347D">
            <w:pPr>
              <w:spacing w:before="0"/>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Monthly Costs</w:t>
            </w:r>
          </w:p>
        </w:tc>
        <w:tc>
          <w:tcPr>
            <w:tcW w:w="449" w:type="pct"/>
            <w:tcBorders>
              <w:top w:val="single" w:sz="4" w:space="0" w:color="auto"/>
              <w:left w:val="nil"/>
              <w:bottom w:val="single" w:sz="4" w:space="0" w:color="auto"/>
              <w:right w:val="single" w:sz="4" w:space="0" w:color="auto"/>
            </w:tcBorders>
            <w:shd w:val="clear" w:color="auto" w:fill="43B02A"/>
            <w:noWrap/>
            <w:vAlign w:val="center"/>
            <w:hideMark/>
            <w:tcPrChange w:id="2759" w:author="Jeff Johnson" w:date="2017-07-12T21:15:00Z">
              <w:tcPr>
                <w:tcW w:w="620"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515D3C6"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Test Delivery</w:t>
            </w:r>
          </w:p>
        </w:tc>
        <w:tc>
          <w:tcPr>
            <w:tcW w:w="568" w:type="pct"/>
            <w:tcBorders>
              <w:top w:val="single" w:sz="4" w:space="0" w:color="auto"/>
              <w:left w:val="nil"/>
              <w:bottom w:val="single" w:sz="4" w:space="0" w:color="auto"/>
              <w:right w:val="single" w:sz="4" w:space="0" w:color="auto"/>
            </w:tcBorders>
            <w:shd w:val="clear" w:color="auto" w:fill="43B02A"/>
            <w:noWrap/>
            <w:vAlign w:val="center"/>
            <w:hideMark/>
            <w:tcPrChange w:id="2760" w:author="Jeff Johnson" w:date="2017-07-12T21:15:00Z">
              <w:tcPr>
                <w:tcW w:w="451"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416A2CC5"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Int</w:t>
            </w:r>
            <w:proofErr w:type="spellEnd"/>
            <w:r w:rsidRPr="00CD51C7">
              <w:rPr>
                <w:rFonts w:ascii="Calibri" w:eastAsia="Times New Roman" w:hAnsi="Calibri" w:cs="Calibri"/>
                <w:b/>
                <w:bCs/>
                <w:color w:val="FFFFFF" w:themeColor="background1"/>
                <w:sz w:val="18"/>
                <w:szCs w:val="18"/>
              </w:rPr>
              <w:t xml:space="preserve"> &amp; Scoring</w:t>
            </w:r>
          </w:p>
        </w:tc>
        <w:tc>
          <w:tcPr>
            <w:tcW w:w="525" w:type="pct"/>
            <w:tcBorders>
              <w:top w:val="single" w:sz="4" w:space="0" w:color="auto"/>
              <w:left w:val="nil"/>
              <w:bottom w:val="single" w:sz="4" w:space="0" w:color="auto"/>
              <w:right w:val="single" w:sz="4" w:space="0" w:color="auto"/>
            </w:tcBorders>
            <w:shd w:val="clear" w:color="auto" w:fill="43B02A"/>
            <w:noWrap/>
            <w:vAlign w:val="center"/>
            <w:hideMark/>
            <w:tcPrChange w:id="2761"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2144533E"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 xml:space="preserve">Test </w:t>
            </w:r>
            <w:proofErr w:type="spellStart"/>
            <w:r w:rsidRPr="00CD51C7">
              <w:rPr>
                <w:rFonts w:ascii="Calibri" w:eastAsia="Times New Roman" w:hAnsi="Calibri" w:cs="Calibri"/>
                <w:b/>
                <w:bCs/>
                <w:color w:val="FFFFFF" w:themeColor="background1"/>
                <w:sz w:val="18"/>
                <w:szCs w:val="18"/>
              </w:rPr>
              <w:t>Reg</w:t>
            </w:r>
            <w:proofErr w:type="spellEnd"/>
            <w:r w:rsidRPr="00CD51C7">
              <w:rPr>
                <w:rFonts w:ascii="Calibri" w:eastAsia="Times New Roman" w:hAnsi="Calibri" w:cs="Calibri"/>
                <w:b/>
                <w:bCs/>
                <w:color w:val="FFFFFF" w:themeColor="background1"/>
                <w:sz w:val="18"/>
                <w:szCs w:val="18"/>
              </w:rPr>
              <w:t xml:space="preserve"> &amp; </w:t>
            </w:r>
            <w:proofErr w:type="spellStart"/>
            <w:r w:rsidRPr="00CD51C7">
              <w:rPr>
                <w:rFonts w:ascii="Calibri" w:eastAsia="Times New Roman" w:hAnsi="Calibri" w:cs="Calibri"/>
                <w:b/>
                <w:bCs/>
                <w:color w:val="FFFFFF" w:themeColor="background1"/>
                <w:sz w:val="18"/>
                <w:szCs w:val="18"/>
              </w:rPr>
              <w:t>Adm</w:t>
            </w:r>
            <w:proofErr w:type="spellEnd"/>
          </w:p>
        </w:tc>
        <w:tc>
          <w:tcPr>
            <w:tcW w:w="423" w:type="pct"/>
            <w:tcBorders>
              <w:top w:val="single" w:sz="4" w:space="0" w:color="auto"/>
              <w:left w:val="nil"/>
              <w:bottom w:val="single" w:sz="4" w:space="0" w:color="auto"/>
              <w:right w:val="single" w:sz="4" w:space="0" w:color="auto"/>
            </w:tcBorders>
            <w:shd w:val="clear" w:color="auto" w:fill="43B02A"/>
            <w:noWrap/>
            <w:vAlign w:val="center"/>
            <w:hideMark/>
            <w:tcPrChange w:id="2762"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53A248C"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SSO &amp; Perm</w:t>
            </w:r>
          </w:p>
        </w:tc>
        <w:tc>
          <w:tcPr>
            <w:tcW w:w="512" w:type="pct"/>
            <w:tcBorders>
              <w:top w:val="single" w:sz="4" w:space="0" w:color="auto"/>
              <w:left w:val="nil"/>
              <w:bottom w:val="single" w:sz="4" w:space="0" w:color="auto"/>
              <w:right w:val="single" w:sz="4" w:space="0" w:color="auto"/>
            </w:tcBorders>
            <w:shd w:val="clear" w:color="auto" w:fill="43B02A"/>
            <w:noWrap/>
            <w:vAlign w:val="center"/>
            <w:hideMark/>
            <w:tcPrChange w:id="2763"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2990373"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Mon &amp; Alerting</w:t>
            </w:r>
          </w:p>
        </w:tc>
        <w:tc>
          <w:tcPr>
            <w:tcW w:w="517" w:type="pct"/>
            <w:tcBorders>
              <w:top w:val="single" w:sz="4" w:space="0" w:color="auto"/>
              <w:left w:val="nil"/>
              <w:bottom w:val="single" w:sz="4" w:space="0" w:color="auto"/>
              <w:right w:val="single" w:sz="4" w:space="0" w:color="auto"/>
            </w:tcBorders>
            <w:shd w:val="clear" w:color="auto" w:fill="43B02A"/>
            <w:noWrap/>
            <w:vAlign w:val="center"/>
            <w:hideMark/>
            <w:tcPrChange w:id="2764"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33261E88"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Shared Services</w:t>
            </w:r>
          </w:p>
        </w:tc>
        <w:tc>
          <w:tcPr>
            <w:tcW w:w="733" w:type="pct"/>
            <w:tcBorders>
              <w:top w:val="single" w:sz="4" w:space="0" w:color="auto"/>
              <w:left w:val="nil"/>
              <w:bottom w:val="single" w:sz="4" w:space="0" w:color="auto"/>
              <w:right w:val="single" w:sz="4" w:space="0" w:color="auto"/>
            </w:tcBorders>
            <w:shd w:val="clear" w:color="auto" w:fill="43B02A"/>
            <w:noWrap/>
            <w:vAlign w:val="center"/>
            <w:hideMark/>
            <w:tcPrChange w:id="2765" w:author="Jeff Johnson" w:date="2017-07-12T21:15:00Z">
              <w:tcPr>
                <w:tcW w:w="469"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586E1362"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proofErr w:type="spellStart"/>
            <w:r w:rsidRPr="00CD51C7">
              <w:rPr>
                <w:rFonts w:ascii="Calibri" w:eastAsia="Times New Roman" w:hAnsi="Calibri" w:cs="Calibri"/>
                <w:b/>
                <w:bCs/>
                <w:color w:val="FFFFFF" w:themeColor="background1"/>
                <w:sz w:val="18"/>
                <w:szCs w:val="18"/>
              </w:rPr>
              <w:t>Assmt</w:t>
            </w:r>
            <w:proofErr w:type="spellEnd"/>
            <w:r w:rsidRPr="00CD51C7">
              <w:rPr>
                <w:rFonts w:ascii="Calibri" w:eastAsia="Times New Roman" w:hAnsi="Calibri" w:cs="Calibri"/>
                <w:b/>
                <w:bCs/>
                <w:color w:val="FFFFFF" w:themeColor="background1"/>
                <w:sz w:val="18"/>
                <w:szCs w:val="18"/>
              </w:rPr>
              <w:t xml:space="preserve"> Creation &amp; </w:t>
            </w:r>
            <w:proofErr w:type="spellStart"/>
            <w:r w:rsidRPr="00CD51C7">
              <w:rPr>
                <w:rFonts w:ascii="Calibri" w:eastAsia="Times New Roman" w:hAnsi="Calibri" w:cs="Calibri"/>
                <w:b/>
                <w:bCs/>
                <w:color w:val="FFFFFF" w:themeColor="background1"/>
                <w:sz w:val="18"/>
                <w:szCs w:val="18"/>
              </w:rPr>
              <w:t>Mgmt</w:t>
            </w:r>
            <w:proofErr w:type="spellEnd"/>
          </w:p>
        </w:tc>
        <w:tc>
          <w:tcPr>
            <w:tcW w:w="444" w:type="pct"/>
            <w:tcBorders>
              <w:top w:val="single" w:sz="4" w:space="0" w:color="auto"/>
              <w:left w:val="nil"/>
              <w:bottom w:val="single" w:sz="4" w:space="0" w:color="auto"/>
              <w:right w:val="single" w:sz="4" w:space="0" w:color="auto"/>
            </w:tcBorders>
            <w:shd w:val="clear" w:color="auto" w:fill="43B02A"/>
            <w:noWrap/>
            <w:vAlign w:val="center"/>
            <w:hideMark/>
            <w:tcPrChange w:id="2766" w:author="Jeff Johnson" w:date="2017-07-12T21:15:00Z">
              <w:tcPr>
                <w:tcW w:w="462" w:type="pct"/>
                <w:tcBorders>
                  <w:top w:val="single" w:sz="4" w:space="0" w:color="auto"/>
                  <w:left w:val="nil"/>
                  <w:bottom w:val="single" w:sz="4" w:space="0" w:color="auto"/>
                  <w:right w:val="single" w:sz="4" w:space="0" w:color="auto"/>
                </w:tcBorders>
                <w:shd w:val="clear" w:color="auto" w:fill="43B02A"/>
                <w:noWrap/>
                <w:vAlign w:val="center"/>
                <w:hideMark/>
              </w:tcPr>
            </w:tcPrChange>
          </w:tcPr>
          <w:p w14:paraId="11EA777D" w14:textId="77777777" w:rsidR="00CD51C7" w:rsidRPr="00CD51C7" w:rsidRDefault="00CD51C7" w:rsidP="0014347D">
            <w:pPr>
              <w:spacing w:before="0"/>
              <w:jc w:val="center"/>
              <w:rPr>
                <w:rFonts w:ascii="Calibri" w:eastAsia="Times New Roman" w:hAnsi="Calibri" w:cs="Calibri"/>
                <w:b/>
                <w:bCs/>
                <w:color w:val="FFFFFF" w:themeColor="background1"/>
                <w:sz w:val="18"/>
                <w:szCs w:val="18"/>
              </w:rPr>
            </w:pPr>
            <w:r w:rsidRPr="00CD51C7">
              <w:rPr>
                <w:rFonts w:ascii="Calibri" w:eastAsia="Times New Roman" w:hAnsi="Calibri" w:cs="Calibri"/>
                <w:b/>
                <w:bCs/>
                <w:color w:val="FFFFFF" w:themeColor="background1"/>
                <w:sz w:val="18"/>
                <w:szCs w:val="18"/>
              </w:rPr>
              <w:t>Total</w:t>
            </w:r>
          </w:p>
        </w:tc>
      </w:tr>
      <w:tr w:rsidR="00CD51C7" w:rsidRPr="00CD51C7" w14:paraId="3BF8BF4F" w14:textId="77777777" w:rsidTr="00B33BF6">
        <w:trPr>
          <w:trHeight w:val="144"/>
          <w:trPrChange w:id="276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6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3142452"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Load balancer</w:t>
            </w:r>
          </w:p>
        </w:tc>
        <w:tc>
          <w:tcPr>
            <w:tcW w:w="449" w:type="pct"/>
            <w:tcBorders>
              <w:top w:val="nil"/>
              <w:left w:val="nil"/>
              <w:bottom w:val="single" w:sz="4" w:space="0" w:color="auto"/>
              <w:right w:val="single" w:sz="4" w:space="0" w:color="auto"/>
            </w:tcBorders>
            <w:shd w:val="clear" w:color="auto" w:fill="auto"/>
            <w:noWrap/>
            <w:vAlign w:val="bottom"/>
            <w:hideMark/>
            <w:tcPrChange w:id="276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6C228F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20,143.20</w:t>
            </w:r>
          </w:p>
        </w:tc>
        <w:tc>
          <w:tcPr>
            <w:tcW w:w="568" w:type="pct"/>
            <w:tcBorders>
              <w:top w:val="nil"/>
              <w:left w:val="nil"/>
              <w:bottom w:val="single" w:sz="4" w:space="0" w:color="auto"/>
              <w:right w:val="single" w:sz="4" w:space="0" w:color="auto"/>
            </w:tcBorders>
            <w:shd w:val="clear" w:color="auto" w:fill="auto"/>
            <w:noWrap/>
            <w:vAlign w:val="bottom"/>
            <w:hideMark/>
            <w:tcPrChange w:id="277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1A9868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3,522.96</w:t>
            </w:r>
          </w:p>
        </w:tc>
        <w:tc>
          <w:tcPr>
            <w:tcW w:w="525" w:type="pct"/>
            <w:tcBorders>
              <w:top w:val="nil"/>
              <w:left w:val="nil"/>
              <w:bottom w:val="single" w:sz="4" w:space="0" w:color="auto"/>
              <w:right w:val="single" w:sz="4" w:space="0" w:color="auto"/>
            </w:tcBorders>
            <w:shd w:val="clear" w:color="auto" w:fill="auto"/>
            <w:noWrap/>
            <w:vAlign w:val="bottom"/>
            <w:hideMark/>
            <w:tcPrChange w:id="277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F9A04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3,163.68</w:t>
            </w:r>
          </w:p>
        </w:tc>
        <w:tc>
          <w:tcPr>
            <w:tcW w:w="423" w:type="pct"/>
            <w:tcBorders>
              <w:top w:val="nil"/>
              <w:left w:val="nil"/>
              <w:bottom w:val="single" w:sz="4" w:space="0" w:color="auto"/>
              <w:right w:val="single" w:sz="4" w:space="0" w:color="auto"/>
            </w:tcBorders>
            <w:shd w:val="clear" w:color="auto" w:fill="auto"/>
            <w:noWrap/>
            <w:vAlign w:val="bottom"/>
            <w:hideMark/>
            <w:tcPrChange w:id="277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B3B2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615.24</w:t>
            </w:r>
          </w:p>
        </w:tc>
        <w:tc>
          <w:tcPr>
            <w:tcW w:w="512" w:type="pct"/>
            <w:tcBorders>
              <w:top w:val="nil"/>
              <w:left w:val="nil"/>
              <w:bottom w:val="single" w:sz="4" w:space="0" w:color="auto"/>
              <w:right w:val="single" w:sz="4" w:space="0" w:color="auto"/>
            </w:tcBorders>
            <w:shd w:val="clear" w:color="auto" w:fill="auto"/>
            <w:noWrap/>
            <w:vAlign w:val="bottom"/>
            <w:hideMark/>
            <w:tcPrChange w:id="277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2C09B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77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22677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239.64</w:t>
            </w:r>
          </w:p>
        </w:tc>
        <w:tc>
          <w:tcPr>
            <w:tcW w:w="733" w:type="pct"/>
            <w:tcBorders>
              <w:top w:val="nil"/>
              <w:left w:val="nil"/>
              <w:bottom w:val="single" w:sz="4" w:space="0" w:color="auto"/>
              <w:right w:val="single" w:sz="4" w:space="0" w:color="auto"/>
            </w:tcBorders>
            <w:shd w:val="clear" w:color="auto" w:fill="auto"/>
            <w:noWrap/>
            <w:vAlign w:val="bottom"/>
            <w:hideMark/>
            <w:tcPrChange w:id="277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8BF28B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379.68</w:t>
            </w:r>
          </w:p>
        </w:tc>
        <w:tc>
          <w:tcPr>
            <w:tcW w:w="444" w:type="pct"/>
            <w:tcBorders>
              <w:top w:val="nil"/>
              <w:left w:val="nil"/>
              <w:bottom w:val="single" w:sz="4" w:space="0" w:color="auto"/>
              <w:right w:val="single" w:sz="4" w:space="0" w:color="auto"/>
            </w:tcBorders>
            <w:shd w:val="clear" w:color="auto" w:fill="auto"/>
            <w:noWrap/>
            <w:vAlign w:val="bottom"/>
            <w:hideMark/>
            <w:tcPrChange w:id="277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88907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28,064.40</w:t>
            </w:r>
          </w:p>
        </w:tc>
      </w:tr>
      <w:tr w:rsidR="00CD51C7" w:rsidRPr="00CD51C7" w14:paraId="08995B62" w14:textId="77777777" w:rsidTr="00B33BF6">
        <w:trPr>
          <w:trHeight w:val="144"/>
          <w:trPrChange w:id="277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7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0D0016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 transfer out</w:t>
            </w:r>
          </w:p>
        </w:tc>
        <w:tc>
          <w:tcPr>
            <w:tcW w:w="449" w:type="pct"/>
            <w:tcBorders>
              <w:top w:val="nil"/>
              <w:left w:val="nil"/>
              <w:bottom w:val="single" w:sz="4" w:space="0" w:color="auto"/>
              <w:right w:val="single" w:sz="4" w:space="0" w:color="auto"/>
            </w:tcBorders>
            <w:shd w:val="clear" w:color="auto" w:fill="auto"/>
            <w:noWrap/>
            <w:vAlign w:val="bottom"/>
            <w:hideMark/>
            <w:tcPrChange w:id="277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56D2C61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14,630.40</w:t>
            </w:r>
          </w:p>
        </w:tc>
        <w:tc>
          <w:tcPr>
            <w:tcW w:w="568" w:type="pct"/>
            <w:tcBorders>
              <w:top w:val="nil"/>
              <w:left w:val="nil"/>
              <w:bottom w:val="single" w:sz="4" w:space="0" w:color="auto"/>
              <w:right w:val="single" w:sz="4" w:space="0" w:color="auto"/>
            </w:tcBorders>
            <w:shd w:val="clear" w:color="auto" w:fill="auto"/>
            <w:noWrap/>
            <w:vAlign w:val="bottom"/>
            <w:hideMark/>
            <w:tcPrChange w:id="278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F06ACA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384.00</w:t>
            </w:r>
          </w:p>
        </w:tc>
        <w:tc>
          <w:tcPr>
            <w:tcW w:w="525" w:type="pct"/>
            <w:tcBorders>
              <w:top w:val="nil"/>
              <w:left w:val="nil"/>
              <w:bottom w:val="single" w:sz="4" w:space="0" w:color="auto"/>
              <w:right w:val="single" w:sz="4" w:space="0" w:color="auto"/>
            </w:tcBorders>
            <w:shd w:val="clear" w:color="auto" w:fill="auto"/>
            <w:noWrap/>
            <w:vAlign w:val="bottom"/>
            <w:hideMark/>
            <w:tcPrChange w:id="278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E1B9C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35,328.00</w:t>
            </w:r>
          </w:p>
        </w:tc>
        <w:tc>
          <w:tcPr>
            <w:tcW w:w="423" w:type="pct"/>
            <w:tcBorders>
              <w:top w:val="nil"/>
              <w:left w:val="nil"/>
              <w:bottom w:val="single" w:sz="4" w:space="0" w:color="auto"/>
              <w:right w:val="single" w:sz="4" w:space="0" w:color="auto"/>
            </w:tcBorders>
            <w:shd w:val="clear" w:color="auto" w:fill="auto"/>
            <w:noWrap/>
            <w:vAlign w:val="bottom"/>
            <w:hideMark/>
            <w:tcPrChange w:id="278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44531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2,112.00</w:t>
            </w:r>
          </w:p>
        </w:tc>
        <w:tc>
          <w:tcPr>
            <w:tcW w:w="512" w:type="pct"/>
            <w:tcBorders>
              <w:top w:val="nil"/>
              <w:left w:val="nil"/>
              <w:bottom w:val="single" w:sz="4" w:space="0" w:color="auto"/>
              <w:right w:val="single" w:sz="4" w:space="0" w:color="auto"/>
            </w:tcBorders>
            <w:shd w:val="clear" w:color="auto" w:fill="auto"/>
            <w:noWrap/>
            <w:vAlign w:val="bottom"/>
            <w:hideMark/>
            <w:tcPrChange w:id="278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D78247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78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51C4B3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240.00</w:t>
            </w:r>
          </w:p>
        </w:tc>
        <w:tc>
          <w:tcPr>
            <w:tcW w:w="733" w:type="pct"/>
            <w:tcBorders>
              <w:top w:val="nil"/>
              <w:left w:val="nil"/>
              <w:bottom w:val="single" w:sz="4" w:space="0" w:color="auto"/>
              <w:right w:val="single" w:sz="4" w:space="0" w:color="auto"/>
            </w:tcBorders>
            <w:shd w:val="clear" w:color="auto" w:fill="auto"/>
            <w:noWrap/>
            <w:vAlign w:val="bottom"/>
            <w:hideMark/>
            <w:tcPrChange w:id="278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97E503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1,920.00</w:t>
            </w:r>
          </w:p>
        </w:tc>
        <w:tc>
          <w:tcPr>
            <w:tcW w:w="444" w:type="pct"/>
            <w:tcBorders>
              <w:top w:val="nil"/>
              <w:left w:val="nil"/>
              <w:bottom w:val="single" w:sz="4" w:space="0" w:color="auto"/>
              <w:right w:val="single" w:sz="4" w:space="0" w:color="auto"/>
            </w:tcBorders>
            <w:shd w:val="clear" w:color="auto" w:fill="auto"/>
            <w:noWrap/>
            <w:vAlign w:val="bottom"/>
            <w:hideMark/>
            <w:tcPrChange w:id="278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4DD893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54,614.40</w:t>
            </w:r>
          </w:p>
        </w:tc>
      </w:tr>
      <w:tr w:rsidR="00CD51C7" w:rsidRPr="00CD51C7" w14:paraId="7D4149E7" w14:textId="77777777" w:rsidTr="00B33BF6">
        <w:trPr>
          <w:trHeight w:val="144"/>
          <w:trPrChange w:id="278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8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E536BD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Baseline web server</w:t>
            </w:r>
          </w:p>
        </w:tc>
        <w:tc>
          <w:tcPr>
            <w:tcW w:w="449" w:type="pct"/>
            <w:tcBorders>
              <w:top w:val="nil"/>
              <w:left w:val="nil"/>
              <w:bottom w:val="single" w:sz="4" w:space="0" w:color="auto"/>
              <w:right w:val="single" w:sz="4" w:space="0" w:color="auto"/>
            </w:tcBorders>
            <w:shd w:val="clear" w:color="auto" w:fill="auto"/>
            <w:noWrap/>
            <w:vAlign w:val="bottom"/>
            <w:hideMark/>
            <w:tcPrChange w:id="278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615DA5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568" w:type="pct"/>
            <w:tcBorders>
              <w:top w:val="nil"/>
              <w:left w:val="nil"/>
              <w:bottom w:val="single" w:sz="4" w:space="0" w:color="auto"/>
              <w:right w:val="single" w:sz="4" w:space="0" w:color="auto"/>
            </w:tcBorders>
            <w:shd w:val="clear" w:color="auto" w:fill="auto"/>
            <w:noWrap/>
            <w:vAlign w:val="bottom"/>
            <w:hideMark/>
            <w:tcPrChange w:id="279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0A98D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68,866.56</w:t>
            </w:r>
          </w:p>
        </w:tc>
        <w:tc>
          <w:tcPr>
            <w:tcW w:w="525" w:type="pct"/>
            <w:tcBorders>
              <w:top w:val="nil"/>
              <w:left w:val="nil"/>
              <w:bottom w:val="single" w:sz="4" w:space="0" w:color="auto"/>
              <w:right w:val="single" w:sz="4" w:space="0" w:color="auto"/>
            </w:tcBorders>
            <w:shd w:val="clear" w:color="auto" w:fill="auto"/>
            <w:noWrap/>
            <w:vAlign w:val="bottom"/>
            <w:hideMark/>
            <w:tcPrChange w:id="279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3AEF50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23" w:type="pct"/>
            <w:tcBorders>
              <w:top w:val="nil"/>
              <w:left w:val="nil"/>
              <w:bottom w:val="single" w:sz="4" w:space="0" w:color="auto"/>
              <w:right w:val="single" w:sz="4" w:space="0" w:color="auto"/>
            </w:tcBorders>
            <w:shd w:val="clear" w:color="auto" w:fill="auto"/>
            <w:noWrap/>
            <w:vAlign w:val="bottom"/>
            <w:hideMark/>
            <w:tcPrChange w:id="279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9FB134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9,838.08</w:t>
            </w:r>
          </w:p>
        </w:tc>
        <w:tc>
          <w:tcPr>
            <w:tcW w:w="512" w:type="pct"/>
            <w:tcBorders>
              <w:top w:val="nil"/>
              <w:left w:val="nil"/>
              <w:bottom w:val="single" w:sz="4" w:space="0" w:color="auto"/>
              <w:right w:val="single" w:sz="4" w:space="0" w:color="auto"/>
            </w:tcBorders>
            <w:shd w:val="clear" w:color="auto" w:fill="auto"/>
            <w:noWrap/>
            <w:vAlign w:val="bottom"/>
            <w:hideMark/>
            <w:tcPrChange w:id="279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01FE07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2,459.52</w:t>
            </w:r>
          </w:p>
        </w:tc>
        <w:tc>
          <w:tcPr>
            <w:tcW w:w="517" w:type="pct"/>
            <w:tcBorders>
              <w:top w:val="nil"/>
              <w:left w:val="nil"/>
              <w:bottom w:val="single" w:sz="4" w:space="0" w:color="auto"/>
              <w:right w:val="single" w:sz="4" w:space="0" w:color="auto"/>
            </w:tcBorders>
            <w:shd w:val="clear" w:color="auto" w:fill="auto"/>
            <w:noWrap/>
            <w:vAlign w:val="bottom"/>
            <w:hideMark/>
            <w:tcPrChange w:id="279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1F3F6C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733" w:type="pct"/>
            <w:tcBorders>
              <w:top w:val="nil"/>
              <w:left w:val="nil"/>
              <w:bottom w:val="single" w:sz="4" w:space="0" w:color="auto"/>
              <w:right w:val="single" w:sz="4" w:space="0" w:color="auto"/>
            </w:tcBorders>
            <w:shd w:val="clear" w:color="auto" w:fill="auto"/>
            <w:noWrap/>
            <w:vAlign w:val="bottom"/>
            <w:hideMark/>
            <w:tcPrChange w:id="279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74DE75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4,919.04</w:t>
            </w:r>
          </w:p>
        </w:tc>
        <w:tc>
          <w:tcPr>
            <w:tcW w:w="444" w:type="pct"/>
            <w:tcBorders>
              <w:top w:val="nil"/>
              <w:left w:val="nil"/>
              <w:bottom w:val="single" w:sz="4" w:space="0" w:color="auto"/>
              <w:right w:val="single" w:sz="4" w:space="0" w:color="auto"/>
            </w:tcBorders>
            <w:shd w:val="clear" w:color="auto" w:fill="auto"/>
            <w:noWrap/>
            <w:vAlign w:val="bottom"/>
            <w:hideMark/>
            <w:tcPrChange w:id="279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2B0A1E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164,787.84</w:t>
            </w:r>
          </w:p>
        </w:tc>
      </w:tr>
      <w:tr w:rsidR="00CD51C7" w:rsidRPr="00CD51C7" w14:paraId="3AF9B72B" w14:textId="77777777" w:rsidTr="00B33BF6">
        <w:trPr>
          <w:trHeight w:val="144"/>
          <w:trPrChange w:id="279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79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CBD1B5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On-demand web server</w:t>
            </w:r>
          </w:p>
        </w:tc>
        <w:tc>
          <w:tcPr>
            <w:tcW w:w="449" w:type="pct"/>
            <w:tcBorders>
              <w:top w:val="nil"/>
              <w:left w:val="nil"/>
              <w:bottom w:val="single" w:sz="4" w:space="0" w:color="auto"/>
              <w:right w:val="single" w:sz="4" w:space="0" w:color="auto"/>
            </w:tcBorders>
            <w:shd w:val="clear" w:color="auto" w:fill="auto"/>
            <w:noWrap/>
            <w:vAlign w:val="bottom"/>
            <w:hideMark/>
            <w:tcPrChange w:id="279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DCE3B7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11,321.52</w:t>
            </w:r>
          </w:p>
        </w:tc>
        <w:tc>
          <w:tcPr>
            <w:tcW w:w="568" w:type="pct"/>
            <w:tcBorders>
              <w:top w:val="nil"/>
              <w:left w:val="nil"/>
              <w:bottom w:val="single" w:sz="4" w:space="0" w:color="auto"/>
              <w:right w:val="single" w:sz="4" w:space="0" w:color="auto"/>
            </w:tcBorders>
            <w:shd w:val="clear" w:color="auto" w:fill="auto"/>
            <w:noWrap/>
            <w:vAlign w:val="bottom"/>
            <w:hideMark/>
            <w:tcPrChange w:id="280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3BCBDE7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12,579.84</w:t>
            </w:r>
          </w:p>
        </w:tc>
        <w:tc>
          <w:tcPr>
            <w:tcW w:w="525" w:type="pct"/>
            <w:tcBorders>
              <w:top w:val="nil"/>
              <w:left w:val="nil"/>
              <w:bottom w:val="single" w:sz="4" w:space="0" w:color="auto"/>
              <w:right w:val="single" w:sz="4" w:space="0" w:color="auto"/>
            </w:tcBorders>
            <w:shd w:val="clear" w:color="auto" w:fill="auto"/>
            <w:noWrap/>
            <w:vAlign w:val="bottom"/>
            <w:hideMark/>
            <w:tcPrChange w:id="280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21F8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23" w:type="pct"/>
            <w:tcBorders>
              <w:top w:val="nil"/>
              <w:left w:val="nil"/>
              <w:bottom w:val="single" w:sz="4" w:space="0" w:color="auto"/>
              <w:right w:val="single" w:sz="4" w:space="0" w:color="auto"/>
            </w:tcBorders>
            <w:shd w:val="clear" w:color="auto" w:fill="auto"/>
            <w:noWrap/>
            <w:vAlign w:val="bottom"/>
            <w:hideMark/>
            <w:tcPrChange w:id="280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D3445D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0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967E5C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0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1E7D91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1,123.08</w:t>
            </w:r>
          </w:p>
        </w:tc>
        <w:tc>
          <w:tcPr>
            <w:tcW w:w="733" w:type="pct"/>
            <w:tcBorders>
              <w:top w:val="nil"/>
              <w:left w:val="nil"/>
              <w:bottom w:val="single" w:sz="4" w:space="0" w:color="auto"/>
              <w:right w:val="single" w:sz="4" w:space="0" w:color="auto"/>
            </w:tcBorders>
            <w:shd w:val="clear" w:color="auto" w:fill="auto"/>
            <w:noWrap/>
            <w:vAlign w:val="bottom"/>
            <w:hideMark/>
            <w:tcPrChange w:id="280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68120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898.56</w:t>
            </w:r>
          </w:p>
        </w:tc>
        <w:tc>
          <w:tcPr>
            <w:tcW w:w="444" w:type="pct"/>
            <w:tcBorders>
              <w:top w:val="nil"/>
              <w:left w:val="nil"/>
              <w:bottom w:val="single" w:sz="4" w:space="0" w:color="auto"/>
              <w:right w:val="single" w:sz="4" w:space="0" w:color="auto"/>
            </w:tcBorders>
            <w:shd w:val="clear" w:color="auto" w:fill="auto"/>
            <w:noWrap/>
            <w:vAlign w:val="bottom"/>
            <w:hideMark/>
            <w:tcPrChange w:id="280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22B954D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26,821.56</w:t>
            </w:r>
          </w:p>
        </w:tc>
      </w:tr>
      <w:tr w:rsidR="00CD51C7" w:rsidRPr="00CD51C7" w14:paraId="4E3BF360" w14:textId="77777777" w:rsidTr="00B33BF6">
        <w:trPr>
          <w:trHeight w:val="144"/>
          <w:trPrChange w:id="280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0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18F4C36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Web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80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0F893D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68" w:type="pct"/>
            <w:tcBorders>
              <w:top w:val="nil"/>
              <w:left w:val="nil"/>
              <w:bottom w:val="single" w:sz="4" w:space="0" w:color="auto"/>
              <w:right w:val="single" w:sz="4" w:space="0" w:color="auto"/>
            </w:tcBorders>
            <w:shd w:val="clear" w:color="auto" w:fill="auto"/>
            <w:noWrap/>
            <w:vAlign w:val="bottom"/>
            <w:hideMark/>
            <w:tcPrChange w:id="281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B4C88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25" w:type="pct"/>
            <w:tcBorders>
              <w:top w:val="nil"/>
              <w:left w:val="nil"/>
              <w:bottom w:val="single" w:sz="4" w:space="0" w:color="auto"/>
              <w:right w:val="single" w:sz="4" w:space="0" w:color="auto"/>
            </w:tcBorders>
            <w:shd w:val="clear" w:color="auto" w:fill="auto"/>
            <w:noWrap/>
            <w:vAlign w:val="bottom"/>
            <w:hideMark/>
            <w:tcPrChange w:id="281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220A739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23" w:type="pct"/>
            <w:tcBorders>
              <w:top w:val="nil"/>
              <w:left w:val="nil"/>
              <w:bottom w:val="single" w:sz="4" w:space="0" w:color="auto"/>
              <w:right w:val="single" w:sz="4" w:space="0" w:color="auto"/>
            </w:tcBorders>
            <w:shd w:val="clear" w:color="auto" w:fill="auto"/>
            <w:noWrap/>
            <w:vAlign w:val="bottom"/>
            <w:hideMark/>
            <w:tcPrChange w:id="281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6015C5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1,882.32</w:t>
            </w:r>
          </w:p>
        </w:tc>
        <w:tc>
          <w:tcPr>
            <w:tcW w:w="512" w:type="pct"/>
            <w:tcBorders>
              <w:top w:val="nil"/>
              <w:left w:val="nil"/>
              <w:bottom w:val="single" w:sz="4" w:space="0" w:color="auto"/>
              <w:right w:val="single" w:sz="4" w:space="0" w:color="auto"/>
            </w:tcBorders>
            <w:shd w:val="clear" w:color="auto" w:fill="auto"/>
            <w:noWrap/>
            <w:vAlign w:val="bottom"/>
            <w:hideMark/>
            <w:tcPrChange w:id="281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D416D4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1,674.00</w:t>
            </w:r>
          </w:p>
        </w:tc>
        <w:tc>
          <w:tcPr>
            <w:tcW w:w="517" w:type="pct"/>
            <w:tcBorders>
              <w:top w:val="nil"/>
              <w:left w:val="nil"/>
              <w:bottom w:val="single" w:sz="4" w:space="0" w:color="auto"/>
              <w:right w:val="single" w:sz="4" w:space="0" w:color="auto"/>
            </w:tcBorders>
            <w:shd w:val="clear" w:color="auto" w:fill="auto"/>
            <w:noWrap/>
            <w:vAlign w:val="bottom"/>
            <w:hideMark/>
            <w:tcPrChange w:id="281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20ACC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81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035C1C5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444" w:type="pct"/>
            <w:tcBorders>
              <w:top w:val="nil"/>
              <w:left w:val="nil"/>
              <w:bottom w:val="single" w:sz="4" w:space="0" w:color="auto"/>
              <w:right w:val="single" w:sz="4" w:space="0" w:color="auto"/>
            </w:tcBorders>
            <w:shd w:val="clear" w:color="auto" w:fill="auto"/>
            <w:noWrap/>
            <w:vAlign w:val="bottom"/>
            <w:hideMark/>
            <w:tcPrChange w:id="281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7FB7EE3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3,556.32</w:t>
            </w:r>
          </w:p>
        </w:tc>
      </w:tr>
      <w:tr w:rsidR="00CD51C7" w:rsidRPr="00CD51C7" w14:paraId="320D79E9" w14:textId="77777777" w:rsidTr="00B33BF6">
        <w:trPr>
          <w:trHeight w:val="144"/>
          <w:trPrChange w:id="281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1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6CF499E4"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w:t>
            </w:r>
          </w:p>
        </w:tc>
        <w:tc>
          <w:tcPr>
            <w:tcW w:w="449" w:type="pct"/>
            <w:tcBorders>
              <w:top w:val="nil"/>
              <w:left w:val="nil"/>
              <w:bottom w:val="single" w:sz="4" w:space="0" w:color="auto"/>
              <w:right w:val="single" w:sz="4" w:space="0" w:color="auto"/>
            </w:tcBorders>
            <w:shd w:val="clear" w:color="auto" w:fill="auto"/>
            <w:noWrap/>
            <w:vAlign w:val="bottom"/>
            <w:hideMark/>
            <w:tcPrChange w:id="281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7EC0AE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324,656.64</w:t>
            </w:r>
          </w:p>
        </w:tc>
        <w:tc>
          <w:tcPr>
            <w:tcW w:w="568" w:type="pct"/>
            <w:tcBorders>
              <w:top w:val="nil"/>
              <w:left w:val="nil"/>
              <w:bottom w:val="single" w:sz="4" w:space="0" w:color="auto"/>
              <w:right w:val="single" w:sz="4" w:space="0" w:color="auto"/>
            </w:tcBorders>
            <w:shd w:val="clear" w:color="auto" w:fill="auto"/>
            <w:noWrap/>
            <w:vAlign w:val="bottom"/>
            <w:hideMark/>
            <w:tcPrChange w:id="282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410182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91,002.24</w:t>
            </w:r>
          </w:p>
        </w:tc>
        <w:tc>
          <w:tcPr>
            <w:tcW w:w="525" w:type="pct"/>
            <w:tcBorders>
              <w:top w:val="nil"/>
              <w:left w:val="nil"/>
              <w:bottom w:val="single" w:sz="4" w:space="0" w:color="auto"/>
              <w:right w:val="single" w:sz="4" w:space="0" w:color="auto"/>
            </w:tcBorders>
            <w:shd w:val="clear" w:color="auto" w:fill="auto"/>
            <w:noWrap/>
            <w:vAlign w:val="bottom"/>
            <w:hideMark/>
            <w:tcPrChange w:id="282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1EC824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6,500.16</w:t>
            </w:r>
          </w:p>
        </w:tc>
        <w:tc>
          <w:tcPr>
            <w:tcW w:w="423" w:type="pct"/>
            <w:tcBorders>
              <w:top w:val="nil"/>
              <w:left w:val="nil"/>
              <w:bottom w:val="single" w:sz="4" w:space="0" w:color="auto"/>
              <w:right w:val="single" w:sz="4" w:space="0" w:color="auto"/>
            </w:tcBorders>
            <w:shd w:val="clear" w:color="auto" w:fill="auto"/>
            <w:noWrap/>
            <w:vAlign w:val="bottom"/>
            <w:hideMark/>
            <w:tcPrChange w:id="282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94E5D3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2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E5A0F9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2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016130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733" w:type="pct"/>
            <w:tcBorders>
              <w:top w:val="nil"/>
              <w:left w:val="nil"/>
              <w:bottom w:val="single" w:sz="4" w:space="0" w:color="auto"/>
              <w:right w:val="single" w:sz="4" w:space="0" w:color="auto"/>
            </w:tcBorders>
            <w:shd w:val="clear" w:color="auto" w:fill="auto"/>
            <w:noWrap/>
            <w:vAlign w:val="bottom"/>
            <w:hideMark/>
            <w:tcPrChange w:id="282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9E53D0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2,898.72</w:t>
            </w:r>
          </w:p>
        </w:tc>
        <w:tc>
          <w:tcPr>
            <w:tcW w:w="444" w:type="pct"/>
            <w:tcBorders>
              <w:top w:val="nil"/>
              <w:left w:val="nil"/>
              <w:bottom w:val="single" w:sz="4" w:space="0" w:color="auto"/>
              <w:right w:val="single" w:sz="4" w:space="0" w:color="auto"/>
            </w:tcBorders>
            <w:shd w:val="clear" w:color="auto" w:fill="auto"/>
            <w:noWrap/>
            <w:vAlign w:val="bottom"/>
            <w:hideMark/>
            <w:tcPrChange w:id="282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2A62F9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425,057.76</w:t>
            </w:r>
          </w:p>
        </w:tc>
      </w:tr>
      <w:tr w:rsidR="00CD51C7" w:rsidRPr="00CD51C7" w14:paraId="68D4BD48" w14:textId="77777777" w:rsidTr="00B33BF6">
        <w:trPr>
          <w:trHeight w:val="144"/>
          <w:trPrChange w:id="282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2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A0A9CA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Database server storage</w:t>
            </w:r>
          </w:p>
        </w:tc>
        <w:tc>
          <w:tcPr>
            <w:tcW w:w="449" w:type="pct"/>
            <w:tcBorders>
              <w:top w:val="nil"/>
              <w:left w:val="nil"/>
              <w:bottom w:val="single" w:sz="4" w:space="0" w:color="auto"/>
              <w:right w:val="single" w:sz="4" w:space="0" w:color="auto"/>
            </w:tcBorders>
            <w:shd w:val="clear" w:color="auto" w:fill="auto"/>
            <w:noWrap/>
            <w:vAlign w:val="bottom"/>
            <w:hideMark/>
            <w:tcPrChange w:id="282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1427ED8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756,000.00</w:t>
            </w:r>
          </w:p>
        </w:tc>
        <w:tc>
          <w:tcPr>
            <w:tcW w:w="568" w:type="pct"/>
            <w:tcBorders>
              <w:top w:val="nil"/>
              <w:left w:val="nil"/>
              <w:bottom w:val="single" w:sz="4" w:space="0" w:color="auto"/>
              <w:right w:val="single" w:sz="4" w:space="0" w:color="auto"/>
            </w:tcBorders>
            <w:shd w:val="clear" w:color="auto" w:fill="auto"/>
            <w:noWrap/>
            <w:vAlign w:val="bottom"/>
            <w:hideMark/>
            <w:tcPrChange w:id="283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5ACF7B5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36,918.00</w:t>
            </w:r>
          </w:p>
        </w:tc>
        <w:tc>
          <w:tcPr>
            <w:tcW w:w="525" w:type="pct"/>
            <w:tcBorders>
              <w:top w:val="nil"/>
              <w:left w:val="nil"/>
              <w:bottom w:val="single" w:sz="4" w:space="0" w:color="auto"/>
              <w:right w:val="single" w:sz="4" w:space="0" w:color="auto"/>
            </w:tcBorders>
            <w:shd w:val="clear" w:color="auto" w:fill="auto"/>
            <w:noWrap/>
            <w:vAlign w:val="bottom"/>
            <w:hideMark/>
            <w:tcPrChange w:id="283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4BB1CF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2,682.00</w:t>
            </w:r>
          </w:p>
        </w:tc>
        <w:tc>
          <w:tcPr>
            <w:tcW w:w="423" w:type="pct"/>
            <w:tcBorders>
              <w:top w:val="nil"/>
              <w:left w:val="nil"/>
              <w:bottom w:val="single" w:sz="4" w:space="0" w:color="auto"/>
              <w:right w:val="single" w:sz="4" w:space="0" w:color="auto"/>
            </w:tcBorders>
            <w:shd w:val="clear" w:color="auto" w:fill="auto"/>
            <w:noWrap/>
            <w:vAlign w:val="bottom"/>
            <w:hideMark/>
            <w:tcPrChange w:id="283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952BBD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2" w:type="pct"/>
            <w:tcBorders>
              <w:top w:val="nil"/>
              <w:left w:val="nil"/>
              <w:bottom w:val="single" w:sz="4" w:space="0" w:color="auto"/>
              <w:right w:val="single" w:sz="4" w:space="0" w:color="auto"/>
            </w:tcBorders>
            <w:shd w:val="clear" w:color="auto" w:fill="auto"/>
            <w:noWrap/>
            <w:vAlign w:val="bottom"/>
            <w:hideMark/>
            <w:tcPrChange w:id="283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5FE1DD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0.00</w:t>
            </w:r>
          </w:p>
        </w:tc>
        <w:tc>
          <w:tcPr>
            <w:tcW w:w="517" w:type="pct"/>
            <w:tcBorders>
              <w:top w:val="nil"/>
              <w:left w:val="nil"/>
              <w:bottom w:val="single" w:sz="4" w:space="0" w:color="auto"/>
              <w:right w:val="single" w:sz="4" w:space="0" w:color="auto"/>
            </w:tcBorders>
            <w:shd w:val="clear" w:color="auto" w:fill="auto"/>
            <w:noWrap/>
            <w:vAlign w:val="bottom"/>
            <w:hideMark/>
            <w:tcPrChange w:id="283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0CAE9F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w:t>
            </w:r>
          </w:p>
        </w:tc>
        <w:tc>
          <w:tcPr>
            <w:tcW w:w="733" w:type="pct"/>
            <w:tcBorders>
              <w:top w:val="nil"/>
              <w:left w:val="nil"/>
              <w:bottom w:val="single" w:sz="4" w:space="0" w:color="auto"/>
              <w:right w:val="single" w:sz="4" w:space="0" w:color="auto"/>
            </w:tcBorders>
            <w:shd w:val="clear" w:color="auto" w:fill="auto"/>
            <w:noWrap/>
            <w:vAlign w:val="bottom"/>
            <w:hideMark/>
            <w:tcPrChange w:id="283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37E792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10,200.00</w:t>
            </w:r>
          </w:p>
        </w:tc>
        <w:tc>
          <w:tcPr>
            <w:tcW w:w="444" w:type="pct"/>
            <w:tcBorders>
              <w:top w:val="nil"/>
              <w:left w:val="nil"/>
              <w:bottom w:val="single" w:sz="4" w:space="0" w:color="auto"/>
              <w:right w:val="single" w:sz="4" w:space="0" w:color="auto"/>
            </w:tcBorders>
            <w:shd w:val="clear" w:color="auto" w:fill="auto"/>
            <w:noWrap/>
            <w:vAlign w:val="bottom"/>
            <w:hideMark/>
            <w:tcPrChange w:id="283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55F9BD0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806,820.00</w:t>
            </w:r>
          </w:p>
        </w:tc>
      </w:tr>
      <w:tr w:rsidR="00CD51C7" w:rsidRPr="00CD51C7" w14:paraId="651A3ACF" w14:textId="77777777" w:rsidTr="00B33BF6">
        <w:trPr>
          <w:trHeight w:val="144"/>
          <w:trPrChange w:id="283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3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446E5EE7" w14:textId="77777777" w:rsidR="00CD51C7" w:rsidRPr="00CD51C7" w:rsidRDefault="00CD51C7" w:rsidP="00CD51C7">
            <w:pPr>
              <w:spacing w:before="0"/>
              <w:rPr>
                <w:rFonts w:ascii="Calibri" w:eastAsia="Times New Roman" w:hAnsi="Calibri" w:cs="Calibri"/>
                <w:color w:val="000000"/>
                <w:sz w:val="18"/>
                <w:szCs w:val="18"/>
              </w:rPr>
            </w:pPr>
            <w:proofErr w:type="spellStart"/>
            <w:r w:rsidRPr="00CD51C7">
              <w:rPr>
                <w:rFonts w:ascii="Calibri" w:eastAsia="Times New Roman" w:hAnsi="Calibri" w:cs="Calibri"/>
                <w:color w:val="000000"/>
                <w:sz w:val="18"/>
                <w:szCs w:val="18"/>
              </w:rPr>
              <w:lastRenderedPageBreak/>
              <w:t>CloudWatch</w:t>
            </w:r>
            <w:proofErr w:type="spellEnd"/>
            <w:r w:rsidRPr="00CD51C7">
              <w:rPr>
                <w:rFonts w:ascii="Calibri" w:eastAsia="Times New Roman" w:hAnsi="Calibri" w:cs="Calibri"/>
                <w:color w:val="000000"/>
                <w:sz w:val="18"/>
                <w:szCs w:val="18"/>
              </w:rPr>
              <w:t xml:space="preserve"> Monitoring</w:t>
            </w:r>
          </w:p>
        </w:tc>
        <w:tc>
          <w:tcPr>
            <w:tcW w:w="449" w:type="pct"/>
            <w:tcBorders>
              <w:top w:val="nil"/>
              <w:left w:val="nil"/>
              <w:bottom w:val="single" w:sz="4" w:space="0" w:color="auto"/>
              <w:right w:val="single" w:sz="4" w:space="0" w:color="auto"/>
            </w:tcBorders>
            <w:shd w:val="clear" w:color="auto" w:fill="auto"/>
            <w:noWrap/>
            <w:vAlign w:val="bottom"/>
            <w:hideMark/>
            <w:tcPrChange w:id="283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593BA56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2,940.00</w:t>
            </w:r>
          </w:p>
        </w:tc>
        <w:tc>
          <w:tcPr>
            <w:tcW w:w="568" w:type="pct"/>
            <w:tcBorders>
              <w:top w:val="nil"/>
              <w:left w:val="nil"/>
              <w:bottom w:val="single" w:sz="4" w:space="0" w:color="auto"/>
              <w:right w:val="single" w:sz="4" w:space="0" w:color="auto"/>
            </w:tcBorders>
            <w:shd w:val="clear" w:color="auto" w:fill="auto"/>
            <w:noWrap/>
            <w:vAlign w:val="bottom"/>
            <w:hideMark/>
            <w:tcPrChange w:id="284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60451FF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1,764.00</w:t>
            </w:r>
          </w:p>
        </w:tc>
        <w:tc>
          <w:tcPr>
            <w:tcW w:w="525" w:type="pct"/>
            <w:tcBorders>
              <w:top w:val="nil"/>
              <w:left w:val="nil"/>
              <w:bottom w:val="single" w:sz="4" w:space="0" w:color="auto"/>
              <w:right w:val="single" w:sz="4" w:space="0" w:color="auto"/>
            </w:tcBorders>
            <w:shd w:val="clear" w:color="auto" w:fill="auto"/>
            <w:noWrap/>
            <w:vAlign w:val="bottom"/>
            <w:hideMark/>
            <w:tcPrChange w:id="284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56E7D50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23" w:type="pct"/>
            <w:tcBorders>
              <w:top w:val="nil"/>
              <w:left w:val="nil"/>
              <w:bottom w:val="single" w:sz="4" w:space="0" w:color="auto"/>
              <w:right w:val="single" w:sz="4" w:space="0" w:color="auto"/>
            </w:tcBorders>
            <w:shd w:val="clear" w:color="auto" w:fill="auto"/>
            <w:noWrap/>
            <w:vAlign w:val="bottom"/>
            <w:hideMark/>
            <w:tcPrChange w:id="284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6E4D51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512" w:type="pct"/>
            <w:tcBorders>
              <w:top w:val="nil"/>
              <w:left w:val="nil"/>
              <w:bottom w:val="single" w:sz="4" w:space="0" w:color="auto"/>
              <w:right w:val="single" w:sz="4" w:space="0" w:color="auto"/>
            </w:tcBorders>
            <w:shd w:val="clear" w:color="auto" w:fill="auto"/>
            <w:noWrap/>
            <w:vAlign w:val="bottom"/>
            <w:hideMark/>
            <w:tcPrChange w:id="284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3CEF7B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42.00</w:t>
            </w:r>
          </w:p>
        </w:tc>
        <w:tc>
          <w:tcPr>
            <w:tcW w:w="517" w:type="pct"/>
            <w:tcBorders>
              <w:top w:val="nil"/>
              <w:left w:val="nil"/>
              <w:bottom w:val="single" w:sz="4" w:space="0" w:color="auto"/>
              <w:right w:val="single" w:sz="4" w:space="0" w:color="auto"/>
            </w:tcBorders>
            <w:shd w:val="clear" w:color="auto" w:fill="auto"/>
            <w:noWrap/>
            <w:vAlign w:val="bottom"/>
            <w:hideMark/>
            <w:tcPrChange w:id="284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602221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168.00</w:t>
            </w:r>
          </w:p>
        </w:tc>
        <w:tc>
          <w:tcPr>
            <w:tcW w:w="733" w:type="pct"/>
            <w:tcBorders>
              <w:top w:val="nil"/>
              <w:left w:val="nil"/>
              <w:bottom w:val="single" w:sz="4" w:space="0" w:color="auto"/>
              <w:right w:val="single" w:sz="4" w:space="0" w:color="auto"/>
            </w:tcBorders>
            <w:shd w:val="clear" w:color="auto" w:fill="auto"/>
            <w:noWrap/>
            <w:vAlign w:val="bottom"/>
            <w:hideMark/>
            <w:tcPrChange w:id="284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AE19F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126.00</w:t>
            </w:r>
          </w:p>
        </w:tc>
        <w:tc>
          <w:tcPr>
            <w:tcW w:w="444" w:type="pct"/>
            <w:tcBorders>
              <w:top w:val="nil"/>
              <w:left w:val="nil"/>
              <w:bottom w:val="single" w:sz="4" w:space="0" w:color="auto"/>
              <w:right w:val="single" w:sz="4" w:space="0" w:color="auto"/>
            </w:tcBorders>
            <w:shd w:val="clear" w:color="auto" w:fill="auto"/>
            <w:noWrap/>
            <w:vAlign w:val="bottom"/>
            <w:hideMark/>
            <w:tcPrChange w:id="284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6CC1E27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5,334.00</w:t>
            </w:r>
          </w:p>
        </w:tc>
      </w:tr>
      <w:tr w:rsidR="00CD51C7" w:rsidRPr="00CD51C7" w14:paraId="25186D05" w14:textId="77777777" w:rsidTr="00B33BF6">
        <w:trPr>
          <w:trHeight w:val="144"/>
          <w:trPrChange w:id="284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4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A4F04F8"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Subtotal</w:t>
            </w:r>
          </w:p>
        </w:tc>
        <w:tc>
          <w:tcPr>
            <w:tcW w:w="449" w:type="pct"/>
            <w:tcBorders>
              <w:top w:val="nil"/>
              <w:left w:val="nil"/>
              <w:bottom w:val="single" w:sz="4" w:space="0" w:color="auto"/>
              <w:right w:val="single" w:sz="4" w:space="0" w:color="auto"/>
            </w:tcBorders>
            <w:shd w:val="clear" w:color="auto" w:fill="auto"/>
            <w:noWrap/>
            <w:vAlign w:val="bottom"/>
            <w:hideMark/>
            <w:tcPrChange w:id="2849" w:author="Jeff Johnson" w:date="2017-07-12T21:15:00Z">
              <w:tcPr>
                <w:tcW w:w="620" w:type="pct"/>
                <w:tcBorders>
                  <w:top w:val="nil"/>
                  <w:left w:val="nil"/>
                  <w:bottom w:val="single" w:sz="4" w:space="0" w:color="auto"/>
                  <w:right w:val="single" w:sz="4" w:space="0" w:color="auto"/>
                </w:tcBorders>
                <w:shd w:val="clear" w:color="auto" w:fill="auto"/>
                <w:noWrap/>
                <w:vAlign w:val="bottom"/>
                <w:hideMark/>
              </w:tcPr>
            </w:tcPrChange>
          </w:tcPr>
          <w:p w14:paraId="047E7BE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1,198,558.32</w:t>
            </w:r>
          </w:p>
        </w:tc>
        <w:tc>
          <w:tcPr>
            <w:tcW w:w="568" w:type="pct"/>
            <w:tcBorders>
              <w:top w:val="nil"/>
              <w:left w:val="nil"/>
              <w:bottom w:val="single" w:sz="4" w:space="0" w:color="auto"/>
              <w:right w:val="single" w:sz="4" w:space="0" w:color="auto"/>
            </w:tcBorders>
            <w:shd w:val="clear" w:color="auto" w:fill="auto"/>
            <w:noWrap/>
            <w:vAlign w:val="bottom"/>
            <w:hideMark/>
            <w:tcPrChange w:id="2850" w:author="Jeff Johnson" w:date="2017-07-12T21:15:00Z">
              <w:tcPr>
                <w:tcW w:w="451" w:type="pct"/>
                <w:tcBorders>
                  <w:top w:val="nil"/>
                  <w:left w:val="nil"/>
                  <w:bottom w:val="single" w:sz="4" w:space="0" w:color="auto"/>
                  <w:right w:val="single" w:sz="4" w:space="0" w:color="auto"/>
                </w:tcBorders>
                <w:shd w:val="clear" w:color="auto" w:fill="auto"/>
                <w:noWrap/>
                <w:vAlign w:val="bottom"/>
                <w:hideMark/>
              </w:tcPr>
            </w:tcPrChange>
          </w:tcPr>
          <w:p w14:paraId="036436A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213,273.60</w:t>
            </w:r>
          </w:p>
        </w:tc>
        <w:tc>
          <w:tcPr>
            <w:tcW w:w="525" w:type="pct"/>
            <w:tcBorders>
              <w:top w:val="nil"/>
              <w:left w:val="nil"/>
              <w:bottom w:val="single" w:sz="4" w:space="0" w:color="auto"/>
              <w:right w:val="single" w:sz="4" w:space="0" w:color="auto"/>
            </w:tcBorders>
            <w:shd w:val="clear" w:color="auto" w:fill="auto"/>
            <w:noWrap/>
            <w:vAlign w:val="bottom"/>
            <w:hideMark/>
            <w:tcPrChange w:id="2851"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369116B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53,491.44</w:t>
            </w:r>
          </w:p>
        </w:tc>
        <w:tc>
          <w:tcPr>
            <w:tcW w:w="423" w:type="pct"/>
            <w:tcBorders>
              <w:top w:val="nil"/>
              <w:left w:val="nil"/>
              <w:bottom w:val="single" w:sz="4" w:space="0" w:color="auto"/>
              <w:right w:val="single" w:sz="4" w:space="0" w:color="auto"/>
            </w:tcBorders>
            <w:shd w:val="clear" w:color="auto" w:fill="auto"/>
            <w:noWrap/>
            <w:vAlign w:val="bottom"/>
            <w:hideMark/>
            <w:tcPrChange w:id="2852"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721E60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14,447.64</w:t>
            </w:r>
          </w:p>
        </w:tc>
        <w:tc>
          <w:tcPr>
            <w:tcW w:w="512" w:type="pct"/>
            <w:tcBorders>
              <w:top w:val="nil"/>
              <w:left w:val="nil"/>
              <w:bottom w:val="single" w:sz="4" w:space="0" w:color="auto"/>
              <w:right w:val="single" w:sz="4" w:space="0" w:color="auto"/>
            </w:tcBorders>
            <w:shd w:val="clear" w:color="auto" w:fill="auto"/>
            <w:noWrap/>
            <w:vAlign w:val="bottom"/>
            <w:hideMark/>
            <w:tcPrChange w:id="2853"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6A81F86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4,133.52</w:t>
            </w:r>
          </w:p>
        </w:tc>
        <w:tc>
          <w:tcPr>
            <w:tcW w:w="517" w:type="pct"/>
            <w:tcBorders>
              <w:top w:val="nil"/>
              <w:left w:val="nil"/>
              <w:bottom w:val="single" w:sz="4" w:space="0" w:color="auto"/>
              <w:right w:val="single" w:sz="4" w:space="0" w:color="auto"/>
            </w:tcBorders>
            <w:shd w:val="clear" w:color="auto" w:fill="auto"/>
            <w:noWrap/>
            <w:vAlign w:val="bottom"/>
            <w:hideMark/>
            <w:tcPrChange w:id="285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7225B4F"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7,541.76</w:t>
            </w:r>
          </w:p>
        </w:tc>
        <w:tc>
          <w:tcPr>
            <w:tcW w:w="733" w:type="pct"/>
            <w:tcBorders>
              <w:top w:val="nil"/>
              <w:left w:val="nil"/>
              <w:bottom w:val="single" w:sz="4" w:space="0" w:color="auto"/>
              <w:right w:val="single" w:sz="4" w:space="0" w:color="auto"/>
            </w:tcBorders>
            <w:shd w:val="clear" w:color="auto" w:fill="auto"/>
            <w:noWrap/>
            <w:vAlign w:val="bottom"/>
            <w:hideMark/>
            <w:tcPrChange w:id="2855"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1C15B6C6"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21,216.00</w:t>
            </w:r>
          </w:p>
        </w:tc>
        <w:tc>
          <w:tcPr>
            <w:tcW w:w="444" w:type="pct"/>
            <w:tcBorders>
              <w:top w:val="nil"/>
              <w:left w:val="nil"/>
              <w:bottom w:val="single" w:sz="4" w:space="0" w:color="auto"/>
              <w:right w:val="single" w:sz="4" w:space="0" w:color="auto"/>
            </w:tcBorders>
            <w:shd w:val="clear" w:color="auto" w:fill="auto"/>
            <w:noWrap/>
            <w:vAlign w:val="bottom"/>
            <w:hideMark/>
            <w:tcPrChange w:id="2856" w:author="Jeff Johnson" w:date="2017-07-12T21:15:00Z">
              <w:tcPr>
                <w:tcW w:w="462" w:type="pct"/>
                <w:tcBorders>
                  <w:top w:val="nil"/>
                  <w:left w:val="nil"/>
                  <w:bottom w:val="single" w:sz="4" w:space="0" w:color="auto"/>
                  <w:right w:val="single" w:sz="4" w:space="0" w:color="auto"/>
                </w:tcBorders>
                <w:shd w:val="clear" w:color="auto" w:fill="auto"/>
                <w:noWrap/>
                <w:vAlign w:val="bottom"/>
                <w:hideMark/>
              </w:tcPr>
            </w:tcPrChange>
          </w:tcPr>
          <w:p w14:paraId="081191F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1,515,056.28</w:t>
            </w:r>
          </w:p>
        </w:tc>
      </w:tr>
      <w:tr w:rsidR="00CD51C7" w:rsidRPr="00CD51C7" w14:paraId="296AB760" w14:textId="77777777" w:rsidTr="00B33BF6">
        <w:trPr>
          <w:trHeight w:val="144"/>
          <w:trPrChange w:id="285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5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351B2193"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AWS Support Costs</w:t>
            </w:r>
          </w:p>
        </w:tc>
        <w:tc>
          <w:tcPr>
            <w:tcW w:w="449" w:type="pct"/>
            <w:tcBorders>
              <w:top w:val="nil"/>
              <w:left w:val="nil"/>
              <w:bottom w:val="single" w:sz="4" w:space="0" w:color="auto"/>
              <w:right w:val="nil"/>
            </w:tcBorders>
            <w:shd w:val="clear" w:color="auto" w:fill="auto"/>
            <w:noWrap/>
            <w:vAlign w:val="bottom"/>
            <w:hideMark/>
            <w:tcPrChange w:id="285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6CE3C630"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6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9370BB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6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FC90ABA"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6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6EAD51A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6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A22ED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6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903118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6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05C4524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6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795D073"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151,505.64</w:t>
            </w:r>
          </w:p>
        </w:tc>
      </w:tr>
      <w:tr w:rsidR="00CD51C7" w:rsidRPr="00CD51C7" w14:paraId="26EF9919" w14:textId="77777777" w:rsidTr="00B33BF6">
        <w:trPr>
          <w:trHeight w:val="144"/>
          <w:trPrChange w:id="286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6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7E09B16B"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Ubuntu Cloud Support Costs</w:t>
            </w:r>
          </w:p>
        </w:tc>
        <w:tc>
          <w:tcPr>
            <w:tcW w:w="449" w:type="pct"/>
            <w:tcBorders>
              <w:top w:val="nil"/>
              <w:left w:val="nil"/>
              <w:bottom w:val="single" w:sz="4" w:space="0" w:color="auto"/>
              <w:right w:val="nil"/>
            </w:tcBorders>
            <w:shd w:val="clear" w:color="auto" w:fill="auto"/>
            <w:noWrap/>
            <w:vAlign w:val="bottom"/>
            <w:hideMark/>
            <w:tcPrChange w:id="286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54E8440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7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6D8627BD"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7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EAF79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7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CC7411B"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7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3197948"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7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434E9C2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7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9C8FAE1"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7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6E4D4F7E"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75,000.00</w:t>
            </w:r>
          </w:p>
        </w:tc>
      </w:tr>
      <w:tr w:rsidR="00CD51C7" w:rsidRPr="00CD51C7" w14:paraId="6004CC15" w14:textId="77777777" w:rsidTr="00B33BF6">
        <w:trPr>
          <w:trHeight w:val="413"/>
          <w:trPrChange w:id="2877" w:author="Jeff Johnson" w:date="2017-07-12T21:15:00Z">
            <w:trPr>
              <w:trHeight w:val="144"/>
            </w:trPr>
          </w:trPrChange>
        </w:trPr>
        <w:tc>
          <w:tcPr>
            <w:tcW w:w="828" w:type="pct"/>
            <w:tcBorders>
              <w:top w:val="nil"/>
              <w:left w:val="single" w:sz="4" w:space="0" w:color="auto"/>
              <w:bottom w:val="single" w:sz="4" w:space="0" w:color="auto"/>
              <w:right w:val="single" w:sz="4" w:space="0" w:color="auto"/>
            </w:tcBorders>
            <w:shd w:val="clear" w:color="auto" w:fill="auto"/>
            <w:noWrap/>
            <w:vAlign w:val="bottom"/>
            <w:hideMark/>
            <w:tcPrChange w:id="2878" w:author="Jeff Johnson" w:date="2017-07-12T21:15:00Z">
              <w:tcPr>
                <w:tcW w:w="112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0D12561" w14:textId="77777777" w:rsidR="00CD51C7" w:rsidRPr="00CD51C7" w:rsidRDefault="00CD51C7" w:rsidP="00CD51C7">
            <w:pPr>
              <w:spacing w:before="0"/>
              <w:rPr>
                <w:rFonts w:ascii="Calibri" w:eastAsia="Times New Roman" w:hAnsi="Calibri" w:cs="Calibri"/>
                <w:color w:val="000000"/>
                <w:sz w:val="18"/>
                <w:szCs w:val="18"/>
              </w:rPr>
            </w:pPr>
            <w:r w:rsidRPr="00CD51C7">
              <w:rPr>
                <w:rFonts w:ascii="Calibri" w:eastAsia="Times New Roman" w:hAnsi="Calibri" w:cs="Calibri"/>
                <w:color w:val="000000"/>
                <w:sz w:val="18"/>
                <w:szCs w:val="18"/>
              </w:rPr>
              <w:t>Total</w:t>
            </w:r>
          </w:p>
        </w:tc>
        <w:tc>
          <w:tcPr>
            <w:tcW w:w="449" w:type="pct"/>
            <w:tcBorders>
              <w:top w:val="nil"/>
              <w:left w:val="nil"/>
              <w:bottom w:val="single" w:sz="4" w:space="0" w:color="auto"/>
              <w:right w:val="nil"/>
            </w:tcBorders>
            <w:shd w:val="clear" w:color="auto" w:fill="auto"/>
            <w:noWrap/>
            <w:vAlign w:val="bottom"/>
            <w:hideMark/>
            <w:tcPrChange w:id="2879" w:author="Jeff Johnson" w:date="2017-07-12T21:15:00Z">
              <w:tcPr>
                <w:tcW w:w="620" w:type="pct"/>
                <w:tcBorders>
                  <w:top w:val="nil"/>
                  <w:left w:val="nil"/>
                  <w:bottom w:val="single" w:sz="4" w:space="0" w:color="auto"/>
                  <w:right w:val="nil"/>
                </w:tcBorders>
                <w:shd w:val="clear" w:color="auto" w:fill="auto"/>
                <w:noWrap/>
                <w:vAlign w:val="bottom"/>
                <w:hideMark/>
              </w:tcPr>
            </w:tcPrChange>
          </w:tcPr>
          <w:p w14:paraId="0293D727"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68" w:type="pct"/>
            <w:tcBorders>
              <w:top w:val="nil"/>
              <w:left w:val="nil"/>
              <w:bottom w:val="single" w:sz="4" w:space="0" w:color="auto"/>
              <w:right w:val="nil"/>
            </w:tcBorders>
            <w:shd w:val="clear" w:color="auto" w:fill="auto"/>
            <w:noWrap/>
            <w:vAlign w:val="bottom"/>
            <w:hideMark/>
            <w:tcPrChange w:id="2880" w:author="Jeff Johnson" w:date="2017-07-12T21:15:00Z">
              <w:tcPr>
                <w:tcW w:w="451" w:type="pct"/>
                <w:tcBorders>
                  <w:top w:val="nil"/>
                  <w:left w:val="nil"/>
                  <w:bottom w:val="single" w:sz="4" w:space="0" w:color="auto"/>
                  <w:right w:val="nil"/>
                </w:tcBorders>
                <w:shd w:val="clear" w:color="auto" w:fill="auto"/>
                <w:noWrap/>
                <w:vAlign w:val="bottom"/>
                <w:hideMark/>
              </w:tcPr>
            </w:tcPrChange>
          </w:tcPr>
          <w:p w14:paraId="7CB1AFA2"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25" w:type="pct"/>
            <w:tcBorders>
              <w:top w:val="nil"/>
              <w:left w:val="nil"/>
              <w:bottom w:val="single" w:sz="4" w:space="0" w:color="auto"/>
              <w:right w:val="nil"/>
            </w:tcBorders>
            <w:shd w:val="clear" w:color="auto" w:fill="auto"/>
            <w:noWrap/>
            <w:vAlign w:val="bottom"/>
            <w:hideMark/>
            <w:tcPrChange w:id="2881"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7ABCA1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23" w:type="pct"/>
            <w:tcBorders>
              <w:top w:val="nil"/>
              <w:left w:val="nil"/>
              <w:bottom w:val="single" w:sz="4" w:space="0" w:color="auto"/>
              <w:right w:val="nil"/>
            </w:tcBorders>
            <w:shd w:val="clear" w:color="auto" w:fill="auto"/>
            <w:noWrap/>
            <w:vAlign w:val="bottom"/>
            <w:hideMark/>
            <w:tcPrChange w:id="2882"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2474EF3C"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2" w:type="pct"/>
            <w:tcBorders>
              <w:top w:val="nil"/>
              <w:left w:val="nil"/>
              <w:bottom w:val="single" w:sz="4" w:space="0" w:color="auto"/>
              <w:right w:val="nil"/>
            </w:tcBorders>
            <w:shd w:val="clear" w:color="auto" w:fill="auto"/>
            <w:noWrap/>
            <w:vAlign w:val="bottom"/>
            <w:hideMark/>
            <w:tcPrChange w:id="2883"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350A9595"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517" w:type="pct"/>
            <w:tcBorders>
              <w:top w:val="nil"/>
              <w:left w:val="nil"/>
              <w:bottom w:val="single" w:sz="4" w:space="0" w:color="auto"/>
              <w:right w:val="single" w:sz="4" w:space="0" w:color="auto"/>
            </w:tcBorders>
            <w:shd w:val="clear" w:color="auto" w:fill="auto"/>
            <w:noWrap/>
            <w:vAlign w:val="bottom"/>
            <w:hideMark/>
            <w:tcPrChange w:id="2884" w:author="Jeff Johnson" w:date="2017-07-12T21:15:00Z">
              <w:tcPr>
                <w:tcW w:w="469" w:type="pct"/>
                <w:tcBorders>
                  <w:top w:val="nil"/>
                  <w:left w:val="nil"/>
                  <w:bottom w:val="single" w:sz="4" w:space="0" w:color="auto"/>
                  <w:right w:val="single" w:sz="4" w:space="0" w:color="auto"/>
                </w:tcBorders>
                <w:shd w:val="clear" w:color="auto" w:fill="auto"/>
                <w:noWrap/>
                <w:vAlign w:val="bottom"/>
                <w:hideMark/>
              </w:tcPr>
            </w:tcPrChange>
          </w:tcPr>
          <w:p w14:paraId="72194539"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733" w:type="pct"/>
            <w:tcBorders>
              <w:top w:val="nil"/>
              <w:left w:val="nil"/>
              <w:bottom w:val="single" w:sz="4" w:space="0" w:color="auto"/>
              <w:right w:val="nil"/>
            </w:tcBorders>
            <w:shd w:val="clear" w:color="auto" w:fill="auto"/>
            <w:noWrap/>
            <w:vAlign w:val="bottom"/>
            <w:hideMark/>
            <w:tcPrChange w:id="2885" w:author="Jeff Johnson" w:date="2017-07-12T21:15:00Z">
              <w:tcPr>
                <w:tcW w:w="469" w:type="pct"/>
                <w:tcBorders>
                  <w:top w:val="nil"/>
                  <w:left w:val="nil"/>
                  <w:bottom w:val="single" w:sz="4" w:space="0" w:color="auto"/>
                  <w:right w:val="nil"/>
                </w:tcBorders>
                <w:shd w:val="clear" w:color="auto" w:fill="auto"/>
                <w:noWrap/>
                <w:vAlign w:val="bottom"/>
                <w:hideMark/>
              </w:tcPr>
            </w:tcPrChange>
          </w:tcPr>
          <w:p w14:paraId="4E81A294" w14:textId="77777777" w:rsidR="00CD51C7" w:rsidRPr="00CD51C7" w:rsidRDefault="00CD51C7" w:rsidP="00CD51C7">
            <w:pPr>
              <w:spacing w:before="0"/>
              <w:jc w:val="center"/>
              <w:rPr>
                <w:rFonts w:ascii="Calibri" w:eastAsia="Times New Roman" w:hAnsi="Calibri" w:cs="Calibri"/>
                <w:color w:val="000000"/>
                <w:sz w:val="18"/>
                <w:szCs w:val="18"/>
              </w:rPr>
            </w:pPr>
            <w:r w:rsidRPr="00CD51C7">
              <w:rPr>
                <w:rFonts w:ascii="Calibri" w:eastAsia="Times New Roman" w:hAnsi="Calibri" w:cs="Calibri"/>
                <w:color w:val="000000"/>
                <w:sz w:val="18"/>
                <w:szCs w:val="18"/>
              </w:rPr>
              <w:t> </w:t>
            </w:r>
          </w:p>
        </w:tc>
        <w:tc>
          <w:tcPr>
            <w:tcW w:w="444" w:type="pct"/>
            <w:tcBorders>
              <w:top w:val="nil"/>
              <w:left w:val="single" w:sz="4" w:space="0" w:color="auto"/>
              <w:bottom w:val="single" w:sz="4" w:space="0" w:color="auto"/>
              <w:right w:val="single" w:sz="4" w:space="0" w:color="auto"/>
            </w:tcBorders>
            <w:shd w:val="clear" w:color="auto" w:fill="auto"/>
            <w:noWrap/>
            <w:vAlign w:val="bottom"/>
            <w:hideMark/>
            <w:tcPrChange w:id="2886" w:author="Jeff Johnson" w:date="2017-07-12T21:15:00Z">
              <w:tcPr>
                <w:tcW w:w="462" w:type="pct"/>
                <w:tcBorders>
                  <w:top w:val="nil"/>
                  <w:left w:val="single" w:sz="4" w:space="0" w:color="auto"/>
                  <w:bottom w:val="single" w:sz="4" w:space="0" w:color="auto"/>
                  <w:right w:val="single" w:sz="4" w:space="0" w:color="auto"/>
                </w:tcBorders>
                <w:shd w:val="clear" w:color="auto" w:fill="auto"/>
                <w:noWrap/>
                <w:vAlign w:val="bottom"/>
                <w:hideMark/>
              </w:tcPr>
            </w:tcPrChange>
          </w:tcPr>
          <w:p w14:paraId="5E46DFCE" w14:textId="77777777" w:rsidR="00CD51C7" w:rsidRPr="00CD51C7" w:rsidRDefault="00CD51C7">
            <w:pPr>
              <w:keepNext/>
              <w:spacing w:before="0"/>
              <w:jc w:val="center"/>
              <w:rPr>
                <w:rFonts w:ascii="Calibri" w:eastAsia="Times New Roman" w:hAnsi="Calibri" w:cs="Calibri"/>
                <w:color w:val="000000"/>
                <w:sz w:val="18"/>
                <w:szCs w:val="18"/>
              </w:rPr>
              <w:pPrChange w:id="2887" w:author="Jeff Johnson" w:date="2017-07-12T21:16:00Z">
                <w:pPr>
                  <w:spacing w:before="0"/>
                  <w:jc w:val="center"/>
                </w:pPr>
              </w:pPrChange>
            </w:pPr>
            <w:r w:rsidRPr="00CD51C7">
              <w:rPr>
                <w:rFonts w:ascii="Calibri" w:eastAsia="Times New Roman" w:hAnsi="Calibri" w:cs="Calibri"/>
                <w:color w:val="000000"/>
                <w:sz w:val="18"/>
                <w:szCs w:val="18"/>
              </w:rPr>
              <w:t>1,741,561.92</w:t>
            </w:r>
          </w:p>
        </w:tc>
      </w:tr>
    </w:tbl>
    <w:p w14:paraId="70AF8DFE" w14:textId="41C42535" w:rsidR="00B33BF6" w:rsidRDefault="00B33BF6">
      <w:pPr>
        <w:pStyle w:val="Caption"/>
        <w:rPr>
          <w:ins w:id="2888" w:author="Jeff Johnson" w:date="2017-07-12T21:16:00Z"/>
        </w:rPr>
      </w:pPr>
      <w:bookmarkStart w:id="2889" w:name="_Toc487492081"/>
      <w:ins w:id="2890" w:author="Jeff Johnson" w:date="2017-07-12T21:16:00Z">
        <w:r>
          <w:t xml:space="preserve">Table </w:t>
        </w:r>
        <w:r>
          <w:fldChar w:fldCharType="begin"/>
        </w:r>
        <w:r>
          <w:instrText xml:space="preserve"> SEQ Table \* ARABIC </w:instrText>
        </w:r>
      </w:ins>
      <w:r>
        <w:fldChar w:fldCharType="separate"/>
      </w:r>
      <w:ins w:id="2891" w:author="Jeff Johnson" w:date="2017-07-12T21:16:00Z">
        <w:r>
          <w:rPr>
            <w:noProof/>
          </w:rPr>
          <w:t>13</w:t>
        </w:r>
        <w:r>
          <w:fldChar w:fldCharType="end"/>
        </w:r>
        <w:r>
          <w:t xml:space="preserve">: Example hosting cost </w:t>
        </w:r>
        <w:proofErr w:type="spellStart"/>
        <w:r>
          <w:t>calulator</w:t>
        </w:r>
        <w:proofErr w:type="spellEnd"/>
        <w:r>
          <w:t xml:space="preserve"> output</w:t>
        </w:r>
      </w:ins>
    </w:p>
    <w:p w14:paraId="56EC7760" w14:textId="0357C796" w:rsidR="00D12DDA" w:rsidRPr="00857A4F" w:rsidDel="00B33BF6" w:rsidRDefault="00D12DDA">
      <w:pPr>
        <w:rPr>
          <w:del w:id="2892" w:author="Jeff Johnson" w:date="2017-07-12T21:16:00Z"/>
          <w:rStyle w:val="SubtleReference"/>
          <w:i/>
          <w:color w:val="A6A6A6" w:themeColor="background1" w:themeShade="A6"/>
          <w:sz w:val="18"/>
          <w:szCs w:val="18"/>
          <w:rPrChange w:id="2893" w:author="Jeff Johnson" w:date="2017-07-12T21:17:00Z">
            <w:rPr>
              <w:del w:id="2894" w:author="Jeff Johnson" w:date="2017-07-12T21:16:00Z"/>
            </w:rPr>
          </w:rPrChange>
        </w:rPr>
        <w:pPrChange w:id="2895" w:author="Jeff Johnson" w:date="2017-07-12T21:17:00Z">
          <w:pPr>
            <w:pStyle w:val="Caption"/>
          </w:pPr>
        </w:pPrChange>
      </w:pPr>
      <w:del w:id="2896" w:author="Jeff Johnson" w:date="2017-07-12T21:16:00Z">
        <w:r w:rsidRPr="00857A4F" w:rsidDel="00B33BF6">
          <w:rPr>
            <w:rStyle w:val="SubtleReference"/>
            <w:i/>
            <w:color w:val="A6A6A6" w:themeColor="background1" w:themeShade="A6"/>
            <w:sz w:val="18"/>
            <w:szCs w:val="18"/>
            <w:rPrChange w:id="2897" w:author="Jeff Johnson" w:date="2017-07-12T21:17:00Z">
              <w:rPr/>
            </w:rPrChange>
          </w:rPr>
          <w:delText xml:space="preserve">Table </w:delText>
        </w:r>
      </w:del>
      <w:del w:id="2898" w:author="Jeff Johnson" w:date="2017-07-12T21:11:00Z">
        <w:r w:rsidR="00A36C43" w:rsidRPr="00857A4F" w:rsidDel="00482B84">
          <w:rPr>
            <w:rStyle w:val="SubtleReference"/>
            <w:i/>
            <w:color w:val="A6A6A6" w:themeColor="background1" w:themeShade="A6"/>
            <w:sz w:val="18"/>
            <w:szCs w:val="18"/>
            <w:rPrChange w:id="2899" w:author="Jeff Johnson" w:date="2017-07-12T21:17:00Z">
              <w:rPr>
                <w:noProof/>
              </w:rPr>
            </w:rPrChange>
          </w:rPr>
          <w:fldChar w:fldCharType="begin"/>
        </w:r>
        <w:r w:rsidR="00A36C43" w:rsidRPr="00857A4F" w:rsidDel="00482B84">
          <w:rPr>
            <w:rStyle w:val="SubtleReference"/>
            <w:i/>
            <w:color w:val="A6A6A6" w:themeColor="background1" w:themeShade="A6"/>
            <w:sz w:val="18"/>
            <w:szCs w:val="18"/>
            <w:rPrChange w:id="2900" w:author="Jeff Johnson" w:date="2017-07-12T21:17:00Z">
              <w:rPr/>
            </w:rPrChange>
          </w:rPr>
          <w:delInstrText xml:space="preserve"> SEQ Table \* ARABIC </w:delInstrText>
        </w:r>
        <w:r w:rsidR="00A36C43" w:rsidRPr="00857A4F" w:rsidDel="00482B84">
          <w:rPr>
            <w:rStyle w:val="SubtleReference"/>
            <w:i/>
            <w:color w:val="A6A6A6" w:themeColor="background1" w:themeShade="A6"/>
            <w:sz w:val="18"/>
            <w:szCs w:val="18"/>
            <w:rPrChange w:id="2901" w:author="Jeff Johnson" w:date="2017-07-12T21:17:00Z">
              <w:rPr>
                <w:noProof/>
              </w:rPr>
            </w:rPrChange>
          </w:rPr>
          <w:fldChar w:fldCharType="separate"/>
        </w:r>
        <w:r w:rsidR="00FF2E3D" w:rsidRPr="00857A4F" w:rsidDel="00482B84">
          <w:rPr>
            <w:rStyle w:val="SubtleReference"/>
            <w:i/>
            <w:color w:val="A6A6A6" w:themeColor="background1" w:themeShade="A6"/>
            <w:sz w:val="18"/>
            <w:szCs w:val="18"/>
            <w:rPrChange w:id="2902" w:author="Jeff Johnson" w:date="2017-07-12T21:17:00Z">
              <w:rPr>
                <w:noProof/>
              </w:rPr>
            </w:rPrChange>
          </w:rPr>
          <w:delText>14</w:delText>
        </w:r>
        <w:r w:rsidR="00A36C43" w:rsidRPr="00857A4F" w:rsidDel="00482B84">
          <w:rPr>
            <w:rStyle w:val="SubtleReference"/>
            <w:i/>
            <w:color w:val="A6A6A6" w:themeColor="background1" w:themeShade="A6"/>
            <w:sz w:val="18"/>
            <w:szCs w:val="18"/>
            <w:rPrChange w:id="2903" w:author="Jeff Johnson" w:date="2017-07-12T21:17:00Z">
              <w:rPr>
                <w:noProof/>
              </w:rPr>
            </w:rPrChange>
          </w:rPr>
          <w:fldChar w:fldCharType="end"/>
        </w:r>
      </w:del>
      <w:del w:id="2904" w:author="Jeff Johnson" w:date="2017-07-12T21:16:00Z">
        <w:r w:rsidRPr="00857A4F" w:rsidDel="00B33BF6">
          <w:rPr>
            <w:rStyle w:val="SubtleReference"/>
            <w:i/>
            <w:color w:val="A6A6A6" w:themeColor="background1" w:themeShade="A6"/>
            <w:sz w:val="18"/>
            <w:szCs w:val="18"/>
            <w:rPrChange w:id="2905" w:author="Jeff Johnson" w:date="2017-07-12T21:17:00Z">
              <w:rPr/>
            </w:rPrChange>
          </w:rPr>
          <w:delText>. Example Cost Summary from Spreadsheet</w:delText>
        </w:r>
        <w:bookmarkEnd w:id="2889"/>
      </w:del>
    </w:p>
    <w:p w14:paraId="1D62232B" w14:textId="1782E854" w:rsidR="0064737E" w:rsidRPr="00857A4F" w:rsidRDefault="00D12DDA" w:rsidP="00857A4F">
      <w:pPr>
        <w:rPr>
          <w:rStyle w:val="SubtleReference"/>
          <w:i/>
          <w:color w:val="A6A6A6" w:themeColor="background1" w:themeShade="A6"/>
          <w:sz w:val="18"/>
          <w:szCs w:val="18"/>
          <w:rPrChange w:id="2906" w:author="Jeff Johnson" w:date="2017-07-12T21:17:00Z">
            <w:rPr/>
          </w:rPrChange>
        </w:rPr>
      </w:pPr>
      <w:r w:rsidRPr="00857A4F">
        <w:rPr>
          <w:rStyle w:val="SubtleReference"/>
          <w:i/>
          <w:color w:val="A6A6A6" w:themeColor="background1" w:themeShade="A6"/>
          <w:sz w:val="18"/>
          <w:szCs w:val="18"/>
          <w:rPrChange w:id="2907" w:author="Jeff Johnson" w:date="2017-07-12T21:17:00Z">
            <w:rPr/>
          </w:rPrChange>
        </w:rPr>
        <w:t>Please note that Amazon support costs of 10% of the subtotal and Ubuntu yearly support costs of $</w:t>
      </w:r>
      <w:r w:rsidR="0014347D" w:rsidRPr="00857A4F">
        <w:rPr>
          <w:rStyle w:val="SubtleReference"/>
          <w:i/>
          <w:color w:val="A6A6A6" w:themeColor="background1" w:themeShade="A6"/>
          <w:sz w:val="18"/>
          <w:szCs w:val="18"/>
          <w:rPrChange w:id="2908" w:author="Jeff Johnson" w:date="2017-07-12T21:17:00Z">
            <w:rPr/>
          </w:rPrChange>
        </w:rPr>
        <w:t>75</w:t>
      </w:r>
      <w:r w:rsidRPr="00857A4F">
        <w:rPr>
          <w:rStyle w:val="SubtleReference"/>
          <w:i/>
          <w:color w:val="A6A6A6" w:themeColor="background1" w:themeShade="A6"/>
          <w:sz w:val="18"/>
          <w:szCs w:val="18"/>
          <w:rPrChange w:id="2909" w:author="Jeff Johnson" w:date="2017-07-12T21:17:00Z">
            <w:rPr/>
          </w:rPrChange>
        </w:rPr>
        <w:t>,000 per year are factored in.</w:t>
      </w:r>
    </w:p>
    <w:sectPr w:rsidR="0064737E" w:rsidRPr="00857A4F" w:rsidSect="00B33BF6">
      <w:pgSz w:w="12240" w:h="15840" w:orient="portrait"/>
      <w:pgMar w:top="1080" w:right="1440" w:bottom="990" w:left="1440" w:header="720" w:footer="720" w:gutter="0"/>
      <w:cols w:space="720"/>
      <w:docGrid w:linePitch="360"/>
      <w:sectPrChange w:id="2910" w:author="Jeff Johnson" w:date="2017-07-12T21:14:00Z">
        <w:sectPr w:rsidR="0064737E" w:rsidRPr="00857A4F" w:rsidSect="00B33BF6">
          <w:pgSz w:w="15840" w:h="12240" w:orient="landscape"/>
          <w:pgMar w:top="1440" w:right="1080" w:bottom="1440" w:left="990" w:header="720" w:footer="720" w:gutter="0"/>
        </w:sectPr>
      </w:sectPrChange>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5" w:author="Jeff Johnson" w:date="2017-07-10T21:24:00Z" w:initials="JJ">
    <w:p w14:paraId="16E13E75" w14:textId="13883EE8" w:rsidR="006D2C39" w:rsidRDefault="006D2C39">
      <w:pPr>
        <w:pStyle w:val="CommentText"/>
      </w:pPr>
      <w:r>
        <w:rPr>
          <w:rStyle w:val="CommentReference"/>
        </w:rPr>
        <w:annotationRef/>
      </w:r>
      <w:r>
        <w:t xml:space="preserve">Is this statement true?  </w:t>
      </w:r>
      <w:proofErr w:type="gramStart"/>
      <w:r>
        <w:t>Actually, is</w:t>
      </w:r>
      <w:proofErr w:type="gramEnd"/>
      <w:r>
        <w:t xml:space="preserve"> this paragraph true?</w:t>
      </w:r>
    </w:p>
  </w:comment>
  <w:comment w:id="123" w:author="Jeff Johnson" w:date="2017-07-10T23:21:00Z" w:initials="JJ">
    <w:p w14:paraId="6EBEF1B7" w14:textId="21586C18" w:rsidR="006D2C39" w:rsidRDefault="006D2C39">
      <w:pPr>
        <w:pStyle w:val="CommentText"/>
      </w:pPr>
      <w:r>
        <w:rPr>
          <w:rStyle w:val="CommentReference"/>
        </w:rPr>
        <w:annotationRef/>
      </w:r>
      <w:r>
        <w:t xml:space="preserve">Should we update this?  This document doesn’t strictly apply to Contract 11 anymore.  Maybe change it to TDS 3.1.0?  I haven’t been consistent w/this throughout the doc, </w:t>
      </w:r>
      <w:proofErr w:type="spellStart"/>
      <w:r>
        <w:t>‘cause</w:t>
      </w:r>
      <w:proofErr w:type="spellEnd"/>
      <w:r>
        <w:t xml:space="preserve"> I’m not sure it should be changed.  I feel like it should be, but I could be pretty easily convinced otherwise.</w:t>
      </w:r>
    </w:p>
  </w:comment>
  <w:comment w:id="1417" w:author="Jeff Johnson" w:date="2017-07-10T23:15:00Z" w:initials="JJ">
    <w:p w14:paraId="24F65035" w14:textId="38380900" w:rsidR="006D2C39" w:rsidRDefault="006D2C39">
      <w:pPr>
        <w:pStyle w:val="CommentText"/>
      </w:pPr>
      <w:r>
        <w:rPr>
          <w:rStyle w:val="CommentReference"/>
        </w:rPr>
        <w:annotationRef/>
      </w:r>
      <w:r>
        <w:t>I’m unsure of how to articulate this point.  I have some of the metrics Will recorded during the various load tests, so I guess I could put those in here.  If anyone has any thoughts, I’m all ears.  The reason I haven’t done that already is because that’s performance stuff and not strictly hosting requirements-related</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6E13E75" w15:done="0"/>
  <w15:commentEx w15:paraId="6EBEF1B7" w15:done="0"/>
  <w15:commentEx w15:paraId="24F65035" w15:done="1"/>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5A1F2" w14:textId="77777777" w:rsidR="00C11948" w:rsidRDefault="00C11948" w:rsidP="00567046">
      <w:r>
        <w:separator/>
      </w:r>
    </w:p>
  </w:endnote>
  <w:endnote w:type="continuationSeparator" w:id="0">
    <w:p w14:paraId="529CC17C" w14:textId="77777777" w:rsidR="00C11948" w:rsidRDefault="00C11948" w:rsidP="00567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Franklin Gothic Book">
    <w:panose1 w:val="020B0503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7075005"/>
      <w:docPartObj>
        <w:docPartGallery w:val="Page Numbers (Bottom of Page)"/>
        <w:docPartUnique/>
      </w:docPartObj>
    </w:sdtPr>
    <w:sdtEndPr>
      <w:rPr>
        <w:noProof/>
      </w:rPr>
    </w:sdtEndPr>
    <w:sdtContent>
      <w:p w14:paraId="448C79AB" w14:textId="03E8734B" w:rsidR="006D2C39" w:rsidRDefault="006D2C39" w:rsidP="0089497D">
        <w:pPr>
          <w:pStyle w:val="Footer"/>
          <w:jc w:val="center"/>
        </w:pPr>
        <w:r>
          <w:fldChar w:fldCharType="begin"/>
        </w:r>
        <w:r>
          <w:instrText xml:space="preserve"> PAGE   \* MERGEFORMAT </w:instrText>
        </w:r>
        <w:r>
          <w:fldChar w:fldCharType="separate"/>
        </w:r>
        <w:r w:rsidR="00867D2D">
          <w:rPr>
            <w:noProof/>
          </w:rPr>
          <w:t>2</w:t>
        </w:r>
        <w:r>
          <w:rPr>
            <w:noProof/>
          </w:rPr>
          <w:fldChar w:fldCharType="end"/>
        </w:r>
      </w:p>
    </w:sdtContent>
  </w:sdt>
  <w:p w14:paraId="5C246FDC" w14:textId="77777777" w:rsidR="006D2C39" w:rsidRDefault="006D2C39" w:rsidP="0056704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3240B6" w14:textId="77777777" w:rsidR="006D2C39" w:rsidRDefault="006D2C39" w:rsidP="00567046">
    <w:pPr>
      <w:pStyle w:val="Footer"/>
    </w:pPr>
  </w:p>
  <w:p w14:paraId="3DE958EA" w14:textId="77777777" w:rsidR="006D2C39" w:rsidRDefault="006D2C39" w:rsidP="005670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7E2AB" w14:textId="77777777" w:rsidR="00C11948" w:rsidRDefault="00C11948" w:rsidP="00567046">
      <w:r>
        <w:separator/>
      </w:r>
    </w:p>
  </w:footnote>
  <w:footnote w:type="continuationSeparator" w:id="0">
    <w:p w14:paraId="5EF20771" w14:textId="77777777" w:rsidR="00C11948" w:rsidRDefault="00C11948" w:rsidP="00567046">
      <w:r>
        <w:continuationSeparator/>
      </w:r>
    </w:p>
  </w:footnote>
  <w:footnote w:id="1">
    <w:p w14:paraId="73BD824B" w14:textId="4D215624" w:rsidR="006D2C39" w:rsidRDefault="006D2C39">
      <w:pPr>
        <w:pStyle w:val="FootnoteText"/>
      </w:pPr>
      <w:ins w:id="923" w:author="Jeff Johnson" w:date="2017-07-10T16:48:00Z">
        <w:r>
          <w:rPr>
            <w:rStyle w:val="FootnoteReference"/>
          </w:rPr>
          <w:footnoteRef/>
        </w:r>
        <w:r>
          <w:t xml:space="preserve"> </w:t>
        </w:r>
      </w:ins>
      <w:ins w:id="924" w:author="Jeff Johnson" w:date="2017-07-10T16:49:00Z">
        <w:r w:rsidRPr="00065F82">
          <w:t>https://kubernetes.io/</w:t>
        </w:r>
      </w:ins>
    </w:p>
  </w:footnote>
  <w:footnote w:id="2">
    <w:p w14:paraId="5DD6828F" w14:textId="4014EC14" w:rsidR="006D2C39" w:rsidRDefault="006D2C39">
      <w:pPr>
        <w:pStyle w:val="FootnoteText"/>
      </w:pPr>
      <w:ins w:id="928" w:author="Jeff Johnson" w:date="2017-07-10T16:49:00Z">
        <w:r>
          <w:rPr>
            <w:rStyle w:val="FootnoteReference"/>
          </w:rPr>
          <w:footnoteRef/>
        </w:r>
        <w:r>
          <w:t xml:space="preserve"> </w:t>
        </w:r>
        <w:r w:rsidRPr="00065F82">
          <w:t>https://www.docker.com/</w:t>
        </w:r>
      </w:ins>
    </w:p>
  </w:footnote>
  <w:footnote w:id="3">
    <w:p w14:paraId="38B0C998" w14:textId="228511FF" w:rsidR="006D2C39" w:rsidRDefault="006D2C39">
      <w:pPr>
        <w:pStyle w:val="FootnoteText"/>
      </w:pPr>
      <w:ins w:id="942" w:author="Jeff Johnson" w:date="2017-07-10T16:01:00Z">
        <w:r>
          <w:rPr>
            <w:rStyle w:val="FootnoteReference"/>
          </w:rPr>
          <w:footnoteRef/>
        </w:r>
        <w:r>
          <w:t xml:space="preserve"> </w:t>
        </w:r>
        <w:proofErr w:type="spellStart"/>
        <w:r>
          <w:t>ElasticSearch</w:t>
        </w:r>
        <w:proofErr w:type="spellEnd"/>
        <w:r>
          <w:t xml:space="preserve">, </w:t>
        </w:r>
        <w:proofErr w:type="spellStart"/>
        <w:r>
          <w:t>LogStash</w:t>
        </w:r>
        <w:proofErr w:type="spellEnd"/>
        <w:r>
          <w:t xml:space="preserve"> and </w:t>
        </w:r>
        <w:proofErr w:type="spellStart"/>
        <w:r>
          <w:t>Kibana</w:t>
        </w:r>
        <w:proofErr w:type="spellEnd"/>
        <w:r>
          <w:t xml:space="preserve"> are not listed in the component table </w:t>
        </w:r>
      </w:ins>
      <w:ins w:id="943" w:author="Jeff Johnson" w:date="2017-07-10T16:02:00Z">
        <w:r>
          <w:t>above</w:t>
        </w:r>
      </w:ins>
      <w:ins w:id="944" w:author="Jeff Johnson" w:date="2017-07-10T16:01:00Z">
        <w:r>
          <w:t xml:space="preserve"> </w:t>
        </w:r>
      </w:ins>
      <w:ins w:id="945" w:author="Jeff Johnson" w:date="2017-07-10T16:02:00Z">
        <w:r>
          <w:t>because they are third-party software components</w:t>
        </w:r>
      </w:ins>
      <w:ins w:id="946" w:author="Jeff Johnson" w:date="2017-07-10T16:03:00Z">
        <w:r>
          <w:t>; they are not part of the Test Delivery Unit source code</w:t>
        </w:r>
      </w:ins>
    </w:p>
  </w:footnote>
  <w:footnote w:id="4">
    <w:p w14:paraId="104BC398" w14:textId="03019054" w:rsidR="006D2C39" w:rsidRDefault="006D2C39">
      <w:pPr>
        <w:pStyle w:val="FootnoteText"/>
      </w:pPr>
      <w:ins w:id="1059" w:author="Jeff Johnson" w:date="2017-07-10T16:53:00Z">
        <w:r>
          <w:rPr>
            <w:rStyle w:val="FootnoteReference"/>
          </w:rPr>
          <w:footnoteRef/>
        </w:r>
        <w:r>
          <w:t xml:space="preserve"> </w:t>
        </w:r>
        <w:r w:rsidRPr="00065F82">
          <w:t>https://www.nginx.com/resources/wiki/</w:t>
        </w:r>
      </w:ins>
    </w:p>
  </w:footnote>
  <w:footnote w:id="5">
    <w:p w14:paraId="67D81DC5" w14:textId="34795C46" w:rsidR="006D2C39" w:rsidRDefault="006D2C39">
      <w:pPr>
        <w:pStyle w:val="FootnoteText"/>
      </w:pPr>
      <w:ins w:id="1088" w:author="Jeff Johnson" w:date="2017-07-10T21:44:00Z">
        <w:r>
          <w:rPr>
            <w:rStyle w:val="FootnoteReference"/>
          </w:rPr>
          <w:footnoteRef/>
        </w:r>
        <w:r>
          <w:t xml:space="preserve"> </w:t>
        </w:r>
        <w:r w:rsidRPr="00CA423B">
          <w:t>https://aws.amazon.com/ec2/instance-types/</w:t>
        </w:r>
      </w:ins>
    </w:p>
  </w:footnote>
  <w:footnote w:id="6">
    <w:p w14:paraId="43744FBD" w14:textId="00EF044E" w:rsidR="006D2C39" w:rsidRDefault="006D2C39">
      <w:pPr>
        <w:pStyle w:val="FootnoteText"/>
      </w:pPr>
      <w:ins w:id="1091" w:author="Jeff Johnson" w:date="2017-07-10T16:17:00Z">
        <w:r>
          <w:rPr>
            <w:rStyle w:val="FootnoteReference"/>
          </w:rPr>
          <w:footnoteRef/>
        </w:r>
        <w:r>
          <w:t xml:space="preserve"> </w:t>
        </w:r>
        <w:r w:rsidRPr="00354B29">
          <w:t>https://kubernetes.io/docs/getting-started-guides/aws/</w:t>
        </w:r>
      </w:ins>
    </w:p>
  </w:footnote>
  <w:footnote w:id="7">
    <w:p w14:paraId="2B5890E3" w14:textId="4036493D" w:rsidR="006D2C39" w:rsidRDefault="006D2C39">
      <w:pPr>
        <w:pStyle w:val="FootnoteText"/>
      </w:pPr>
      <w:ins w:id="1163" w:author="Jeff Johnson" w:date="2017-07-10T18:25:00Z">
        <w:r>
          <w:rPr>
            <w:rStyle w:val="FootnoteReference"/>
          </w:rPr>
          <w:footnoteRef/>
        </w:r>
        <w:r>
          <w:t xml:space="preserve"> </w:t>
        </w:r>
        <w:r w:rsidRPr="00C42B6D">
          <w:t>https://alpinelinux.org/about/</w:t>
        </w:r>
      </w:ins>
    </w:p>
  </w:footnote>
  <w:footnote w:id="8">
    <w:p w14:paraId="71DD6784" w14:textId="1FD6E239" w:rsidR="006D2C39" w:rsidRDefault="006D2C39">
      <w:pPr>
        <w:pStyle w:val="FootnoteText"/>
      </w:pPr>
      <w:ins w:id="1175" w:author="Jeff Johnson" w:date="2017-07-10T20:29:00Z">
        <w:r>
          <w:rPr>
            <w:rStyle w:val="FootnoteReference"/>
          </w:rPr>
          <w:footnoteRef/>
        </w:r>
        <w:r>
          <w:t xml:space="preserve"> </w:t>
        </w:r>
        <w:r w:rsidRPr="00882EC0">
          <w:t>https://redis.io/</w:t>
        </w:r>
      </w:ins>
    </w:p>
  </w:footnote>
  <w:footnote w:id="9">
    <w:p w14:paraId="6E089302" w14:textId="41CAC3FD" w:rsidR="006D2C39" w:rsidRDefault="006D2C39">
      <w:pPr>
        <w:pStyle w:val="FootnoteText"/>
      </w:pPr>
      <w:ins w:id="1194" w:author="Jeff Johnson" w:date="2017-07-10T21:06:00Z">
        <w:r>
          <w:rPr>
            <w:rStyle w:val="FootnoteReference"/>
          </w:rPr>
          <w:footnoteRef/>
        </w:r>
        <w:r>
          <w:t xml:space="preserve"> </w:t>
        </w:r>
        <w:r w:rsidRPr="00074416">
          <w:t>https://about.gitlab.com/</w:t>
        </w:r>
      </w:ins>
    </w:p>
  </w:footnote>
  <w:footnote w:id="10">
    <w:p w14:paraId="7D95D3AA" w14:textId="620AB53A" w:rsidR="006D2C39" w:rsidRDefault="006D2C39">
      <w:pPr>
        <w:pStyle w:val="FootnoteText"/>
      </w:pPr>
      <w:ins w:id="1197" w:author="Jeff Johnson" w:date="2017-07-10T21:07:00Z">
        <w:r>
          <w:rPr>
            <w:rStyle w:val="FootnoteReference"/>
          </w:rPr>
          <w:footnoteRef/>
        </w:r>
        <w:r>
          <w:t xml:space="preserve"> </w:t>
        </w:r>
        <w:r w:rsidRPr="00074416">
          <w:t>https://github.com/</w:t>
        </w:r>
      </w:ins>
    </w:p>
  </w:footnote>
  <w:footnote w:id="11">
    <w:p w14:paraId="46C377C1" w14:textId="5143217E" w:rsidR="006D2C39" w:rsidRDefault="006D2C39">
      <w:pPr>
        <w:pStyle w:val="FootnoteText"/>
      </w:pPr>
      <w:ins w:id="1204" w:author="Jeff Johnson" w:date="2017-07-10T21:05:00Z">
        <w:r>
          <w:rPr>
            <w:rStyle w:val="FootnoteReference"/>
          </w:rPr>
          <w:footnoteRef/>
        </w:r>
        <w:r>
          <w:t xml:space="preserve"> </w:t>
        </w:r>
        <w:r w:rsidRPr="00074416">
          <w:t>http://cloud.spring.io/spring-cloud-static/spring-cloud.html#_features</w:t>
        </w:r>
      </w:ins>
    </w:p>
  </w:footnote>
  <w:footnote w:id="12">
    <w:p w14:paraId="22FF9E08" w14:textId="20C2AFC2" w:rsidR="006D2C39" w:rsidRDefault="006D2C39">
      <w:pPr>
        <w:pStyle w:val="FootnoteText"/>
      </w:pPr>
      <w:ins w:id="1225" w:author="Jeff Johnson" w:date="2017-07-10T21:05:00Z">
        <w:r>
          <w:rPr>
            <w:rStyle w:val="FootnoteReference"/>
          </w:rPr>
          <w:footnoteRef/>
        </w:r>
        <w:r>
          <w:t xml:space="preserve"> </w:t>
        </w:r>
        <w:r w:rsidRPr="00074416">
          <w:t>https://cloud.spring.io/spring-cloud-cli/</w:t>
        </w:r>
      </w:ins>
    </w:p>
  </w:footnote>
  <w:footnote w:id="13">
    <w:p w14:paraId="7495E9EC" w14:textId="228D7E5B" w:rsidR="006D2C39" w:rsidRDefault="006D2C39">
      <w:pPr>
        <w:pStyle w:val="FootnoteText"/>
      </w:pPr>
      <w:ins w:id="1239" w:author="Jeff Johnson" w:date="2017-07-10T21:20:00Z">
        <w:r>
          <w:rPr>
            <w:rStyle w:val="FootnoteReference"/>
          </w:rPr>
          <w:footnoteRef/>
        </w:r>
        <w:r>
          <w:t xml:space="preserve"> </w:t>
        </w:r>
        <w:r w:rsidRPr="00F641E0">
          <w:t>http://cloud.spring.io/spring-cloud-static/spring-cloud.html#_push_notifications_and_spring_cloud_bus</w:t>
        </w:r>
      </w:ins>
    </w:p>
  </w:footnote>
  <w:footnote w:id="14">
    <w:p w14:paraId="1A4FC603" w14:textId="57C99983" w:rsidR="006D2C39" w:rsidRDefault="006D2C39">
      <w:pPr>
        <w:pStyle w:val="FootnoteText"/>
      </w:pPr>
      <w:ins w:id="1280" w:author="Jeff Johnson" w:date="2017-07-10T21:43:00Z">
        <w:r>
          <w:rPr>
            <w:rStyle w:val="FootnoteReference"/>
          </w:rPr>
          <w:footnoteRef/>
        </w:r>
        <w:r>
          <w:t xml:space="preserve"> </w:t>
        </w:r>
        <w:r w:rsidRPr="00CA423B">
          <w:t>http://docs.aws.amazon.com/AmazonRDS/latest/UserGuide/Concepts.DBInstanceClass.html</w:t>
        </w:r>
      </w:ins>
    </w:p>
  </w:footnote>
  <w:footnote w:id="15">
    <w:p w14:paraId="6E835E4A" w14:textId="63DCE836" w:rsidR="006D2C39" w:rsidRDefault="006D2C39">
      <w:pPr>
        <w:pStyle w:val="FootnoteText"/>
      </w:pPr>
      <w:ins w:id="1293" w:author="Jeff Johnson" w:date="2017-07-10T23:06:00Z">
        <w:r>
          <w:rPr>
            <w:rStyle w:val="FootnoteReference"/>
          </w:rPr>
          <w:footnoteRef/>
        </w:r>
        <w:r>
          <w:t xml:space="preserve"> </w:t>
        </w:r>
        <w:r w:rsidRPr="00C46CA1">
          <w:t>https://mariadb.org/</w:t>
        </w:r>
      </w:ins>
    </w:p>
  </w:footnote>
  <w:footnote w:id="16">
    <w:p w14:paraId="12B4F001" w14:textId="55B4C408" w:rsidR="006D2C39" w:rsidRDefault="006D2C39">
      <w:pPr>
        <w:pStyle w:val="FootnoteText"/>
      </w:pPr>
      <w:ins w:id="1296" w:author="Jeff Johnson" w:date="2017-07-10T23:05:00Z">
        <w:r>
          <w:rPr>
            <w:rStyle w:val="FootnoteReference"/>
          </w:rPr>
          <w:footnoteRef/>
        </w:r>
        <w:r>
          <w:t xml:space="preserve"> </w:t>
        </w:r>
        <w:r w:rsidRPr="00C46CA1">
          <w:t>https://aws.amazon.com/rds/aurora/</w:t>
        </w:r>
      </w:ins>
    </w:p>
  </w:footnote>
  <w:footnote w:id="17">
    <w:p w14:paraId="660AE60D" w14:textId="1A8B4C5B" w:rsidR="006D2C39" w:rsidRDefault="006D2C39">
      <w:pPr>
        <w:pStyle w:val="FootnoteText"/>
      </w:pPr>
      <w:ins w:id="1464" w:author="Jeff Johnson" w:date="2017-07-12T17:55:00Z">
        <w:r>
          <w:rPr>
            <w:rStyle w:val="FootnoteReference"/>
          </w:rPr>
          <w:footnoteRef/>
        </w:r>
        <w:r>
          <w:t xml:space="preserve"> </w:t>
        </w:r>
        <w:r w:rsidRPr="00A36C43">
          <w:t>https://qbox.io/blog/welcome-to-the-elk-stack-elasticsearch-logstash-kibana</w:t>
        </w:r>
      </w:ins>
    </w:p>
  </w:footnote>
  <w:footnote w:id="18">
    <w:p w14:paraId="4880A79B" w14:textId="39D1F32F" w:rsidR="006D2C39" w:rsidRDefault="006D2C39">
      <w:pPr>
        <w:pStyle w:val="FootnoteText"/>
      </w:pPr>
      <w:ins w:id="2316" w:author="Jeff Johnson" w:date="2017-07-12T20:46:00Z">
        <w:r>
          <w:rPr>
            <w:rStyle w:val="FootnoteReference"/>
          </w:rPr>
          <w:footnoteRef/>
        </w:r>
        <w:r>
          <w:t xml:space="preserve"> </w:t>
        </w:r>
        <w:r>
          <w:rPr>
            <w:rFonts w:ascii="Arial" w:hAnsi="Arial" w:cs="Arial"/>
            <w:color w:val="444444"/>
            <w:sz w:val="21"/>
            <w:szCs w:val="21"/>
          </w:rPr>
          <w:fldChar w:fldCharType="begin"/>
        </w:r>
        <w:r>
          <w:rPr>
            <w:rFonts w:ascii="Arial" w:hAnsi="Arial" w:cs="Arial"/>
            <w:color w:val="444444"/>
            <w:sz w:val="21"/>
            <w:szCs w:val="21"/>
          </w:rPr>
          <w:instrText xml:space="preserve"> HYPERLINK "https://www.elastic.co/guide/en/logstash/5.0/deploying-and-scaling.html" </w:instrText>
        </w:r>
        <w:r>
          <w:rPr>
            <w:rFonts w:ascii="Arial" w:hAnsi="Arial" w:cs="Arial"/>
            <w:color w:val="444444"/>
            <w:sz w:val="21"/>
            <w:szCs w:val="21"/>
          </w:rPr>
          <w:fldChar w:fldCharType="separate"/>
        </w:r>
        <w:r>
          <w:rPr>
            <w:rStyle w:val="Hyperlink"/>
            <w:rFonts w:ascii="Arial" w:hAnsi="Arial" w:cs="Arial"/>
            <w:color w:val="3B73AF"/>
            <w:sz w:val="21"/>
            <w:szCs w:val="21"/>
          </w:rPr>
          <w:t>https://www.elastic.co/guide/en/logstash/5.0/deploying-and-scaling.html</w:t>
        </w:r>
        <w:r>
          <w:rPr>
            <w:rFonts w:ascii="Arial" w:hAnsi="Arial" w:cs="Arial"/>
            <w:color w:val="444444"/>
            <w:sz w:val="21"/>
            <w:szCs w:val="21"/>
          </w:rPr>
          <w:fldChar w:fldCharType="end"/>
        </w:r>
      </w:ins>
    </w:p>
  </w:footnote>
  <w:footnote w:id="19">
    <w:p w14:paraId="39482C95" w14:textId="12589F9F" w:rsidR="006D2C39" w:rsidRDefault="006D2C39">
      <w:pPr>
        <w:pStyle w:val="FootnoteText"/>
      </w:pPr>
      <w:ins w:id="2367" w:author="Jeff Johnson" w:date="2017-07-12T20:14: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"https://www.elastic.co/guide/en/elasticsearch/client/curator/current/index.html" </w:instrText>
        </w:r>
        <w:r>
          <w:rPr>
            <w:rFonts w:ascii="Arial" w:hAnsi="Arial" w:cs="Arial"/>
            <w:color w:val="333333"/>
            <w:sz w:val="21"/>
            <w:szCs w:val="21"/>
          </w:rPr>
          <w:fldChar w:fldCharType="separate"/>
        </w:r>
        <w:r>
          <w:rPr>
            <w:rStyle w:val="Hyperlink"/>
            <w:rFonts w:ascii="Arial" w:hAnsi="Arial" w:cs="Arial"/>
            <w:color w:val="3B73AF"/>
            <w:sz w:val="21"/>
            <w:szCs w:val="21"/>
          </w:rPr>
          <w:t>https://www.elastic.co/guide/en/elasticsearch/client/curator/current/index.html</w:t>
        </w:r>
        <w:r>
          <w:rPr>
            <w:rFonts w:ascii="Arial" w:hAnsi="Arial" w:cs="Arial"/>
            <w:color w:val="333333"/>
            <w:sz w:val="21"/>
            <w:szCs w:val="21"/>
          </w:rPr>
          <w:fldChar w:fldCharType="end"/>
        </w:r>
      </w:ins>
    </w:p>
  </w:footnote>
  <w:footnote w:id="20">
    <w:p w14:paraId="5FA5B62D" w14:textId="5D2774C2" w:rsidR="006D2C39" w:rsidRDefault="006D2C39">
      <w:pPr>
        <w:pStyle w:val="FootnoteText"/>
      </w:pPr>
      <w:ins w:id="2370" w:author="Jeff Johnson" w:date="2017-07-12T20:33: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"https://www.elastic.co/guide/en/elasticsearch/client/curator/current/configfile.html" </w:instrText>
        </w:r>
        <w:r>
          <w:rPr>
            <w:rFonts w:ascii="Arial" w:hAnsi="Arial" w:cs="Arial"/>
            <w:color w:val="333333"/>
            <w:sz w:val="21"/>
            <w:szCs w:val="21"/>
          </w:rPr>
          <w:fldChar w:fldCharType="separate"/>
        </w:r>
        <w:r>
          <w:rPr>
            <w:rStyle w:val="Hyperlink"/>
            <w:rFonts w:ascii="Arial" w:hAnsi="Arial" w:cs="Arial"/>
            <w:color w:val="3B73AF"/>
            <w:sz w:val="21"/>
            <w:szCs w:val="21"/>
          </w:rPr>
          <w:t>https://www.elastic.co/guide/en/elasticsearch/client/curator/current/configfile.html</w:t>
        </w:r>
        <w:r>
          <w:rPr>
            <w:rFonts w:ascii="Arial" w:hAnsi="Arial" w:cs="Arial"/>
            <w:color w:val="333333"/>
            <w:sz w:val="21"/>
            <w:szCs w:val="21"/>
          </w:rPr>
          <w:fldChar w:fldCharType="end"/>
        </w:r>
      </w:ins>
    </w:p>
  </w:footnote>
  <w:footnote w:id="21">
    <w:p w14:paraId="67002375" w14:textId="6ED354D4" w:rsidR="006D2C39" w:rsidRDefault="006D2C39">
      <w:pPr>
        <w:pStyle w:val="FootnoteText"/>
      </w:pPr>
      <w:ins w:id="2510" w:author="Jeff Johnson" w:date="2017-07-12T20:10:00Z">
        <w:r>
          <w:rPr>
            <w:rStyle w:val="FootnoteReference"/>
          </w:rPr>
          <w:footnoteRef/>
        </w:r>
        <w:r>
          <w:t xml:space="preserve"> </w:t>
        </w:r>
        <w:r>
          <w:rPr>
            <w:rFonts w:ascii="Arial" w:hAnsi="Arial" w:cs="Arial"/>
            <w:color w:val="333333"/>
            <w:sz w:val="21"/>
            <w:szCs w:val="21"/>
          </w:rPr>
          <w:fldChar w:fldCharType="begin"/>
        </w:r>
        <w:r>
          <w:rPr>
            <w:rFonts w:ascii="Arial" w:hAnsi="Arial" w:cs="Arial"/>
            <w:color w:val="333333"/>
            <w:sz w:val="21"/>
            <w:szCs w:val="21"/>
          </w:rPr>
          <w:instrText xml:space="preserve"> HYPERLINK "http://docs.aws.amazon.com/AmazonS3/latest/dev/storage-class-intro.html" </w:instrText>
        </w:r>
        <w:r>
          <w:rPr>
            <w:rFonts w:ascii="Arial" w:hAnsi="Arial" w:cs="Arial"/>
            <w:color w:val="333333"/>
            <w:sz w:val="21"/>
            <w:szCs w:val="21"/>
          </w:rPr>
          <w:fldChar w:fldCharType="separate"/>
        </w:r>
        <w:r>
          <w:rPr>
            <w:rStyle w:val="Hyperlink"/>
            <w:rFonts w:ascii="Arial" w:hAnsi="Arial" w:cs="Arial"/>
            <w:color w:val="3B73AF"/>
            <w:sz w:val="21"/>
            <w:szCs w:val="21"/>
          </w:rPr>
          <w:t>http://docs.aws.amazon.com/AmazonS3/latest/dev/storage-class-intro.html</w:t>
        </w:r>
        <w:r>
          <w:rPr>
            <w:rFonts w:ascii="Arial" w:hAnsi="Arial" w:cs="Arial"/>
            <w:color w:val="333333"/>
            <w:sz w:val="21"/>
            <w:szCs w:val="21"/>
          </w:rPr>
          <w:fldChar w:fldCharType="end"/>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3"/>
      <w:gridCol w:w="4647"/>
    </w:tblGrid>
    <w:tr w:rsidR="006D2C39" w14:paraId="2E3DEC37" w14:textId="77777777" w:rsidTr="00C56047">
      <w:trPr>
        <w:trHeight w:val="1008"/>
      </w:trPr>
      <w:tc>
        <w:tcPr>
          <w:tcW w:w="4788" w:type="dxa"/>
          <w:vAlign w:val="center"/>
        </w:tcPr>
        <w:p w14:paraId="7EA56F6C" w14:textId="43A83D3E" w:rsidR="006D2C39" w:rsidRDefault="006D2C39" w:rsidP="00C56047">
          <w:pPr>
            <w:pStyle w:val="Header"/>
            <w:spacing w:before="0"/>
          </w:pPr>
          <w:r w:rsidRPr="00E50BBA">
            <w:rPr>
              <w:noProof/>
            </w:rPr>
            <w:drawing>
              <wp:inline distT="0" distB="0" distL="0" distR="0" wp14:anchorId="28424CD7" wp14:editId="128A9B5E">
                <wp:extent cx="1801495" cy="574040"/>
                <wp:effectExtent l="0" t="0" r="8255" b="0"/>
                <wp:docPr id="13" name="Picture 1" descr="SmarterBalanced_logo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erBalanced_logo_HEAD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1495" cy="574040"/>
                        </a:xfrm>
                        <a:prstGeom prst="rect">
                          <a:avLst/>
                        </a:prstGeom>
                      </pic:spPr>
                    </pic:pic>
                  </a:graphicData>
                </a:graphic>
              </wp:inline>
            </w:drawing>
          </w:r>
        </w:p>
      </w:tc>
      <w:tc>
        <w:tcPr>
          <w:tcW w:w="4788" w:type="dxa"/>
          <w:vAlign w:val="center"/>
        </w:tcPr>
        <w:p w14:paraId="3DE84003" w14:textId="77777777" w:rsidR="006D2C39" w:rsidRDefault="006D2C39" w:rsidP="00C56047">
          <w:pPr>
            <w:pStyle w:val="Header"/>
            <w:spacing w:before="0"/>
            <w:jc w:val="right"/>
          </w:pPr>
          <w:r>
            <w:t>Hosting Requirements</w:t>
          </w:r>
        </w:p>
        <w:p w14:paraId="717F2EEA" w14:textId="77777777" w:rsidR="006D2C39" w:rsidRDefault="006D2C39" w:rsidP="003E2A29">
          <w:pPr>
            <w:pStyle w:val="Header"/>
            <w:spacing w:before="0"/>
            <w:jc w:val="right"/>
            <w:rPr>
              <w:ins w:id="165" w:author="Jeff Johnson" w:date="2017-07-13T11:15:00Z"/>
            </w:rPr>
          </w:pPr>
          <w:r>
            <w:t xml:space="preserve">Smarter Balanced Assessment Consortium </w:t>
          </w:r>
        </w:p>
        <w:p w14:paraId="2BB08729" w14:textId="3737BC0C" w:rsidR="006D2C39" w:rsidRDefault="006D2C39" w:rsidP="003E2A29">
          <w:pPr>
            <w:pStyle w:val="Header"/>
            <w:spacing w:before="0"/>
            <w:jc w:val="right"/>
          </w:pPr>
          <w:del w:id="166" w:author="Jeff Johnson" w:date="2017-07-13T11:15:00Z">
            <w:r w:rsidDel="003E2A29">
              <w:delText xml:space="preserve">Contract 11 – </w:delText>
            </w:r>
          </w:del>
          <w:r>
            <w:t>Test Delivery System</w:t>
          </w:r>
        </w:p>
      </w:tc>
    </w:tr>
  </w:tbl>
  <w:p w14:paraId="25C95815" w14:textId="77777777" w:rsidR="006D2C39" w:rsidRDefault="006D2C39" w:rsidP="00C5604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D1581" w14:textId="488AA68F" w:rsidR="006D2C39" w:rsidRDefault="006D2C39" w:rsidP="00567046">
    <w:pPr>
      <w:pStyle w:val="Header"/>
    </w:pPr>
    <w:r>
      <w:rPr>
        <w:noProof/>
      </w:rPr>
      <w:drawing>
        <wp:inline distT="0" distB="0" distL="0" distR="0" wp14:anchorId="3D2FE283" wp14:editId="71118791">
          <wp:extent cx="1801495" cy="574040"/>
          <wp:effectExtent l="0" t="0" r="8255" b="0"/>
          <wp:docPr id="14" name="Picture 1" descr="SmarterBalanced_logo_HEADER.png"/>
          <wp:cNvGraphicFramePr/>
          <a:graphic xmlns:a="http://schemas.openxmlformats.org/drawingml/2006/main">
            <a:graphicData uri="http://schemas.openxmlformats.org/drawingml/2006/picture">
              <pic:pic xmlns:pic="http://schemas.openxmlformats.org/drawingml/2006/picture">
                <pic:nvPicPr>
                  <pic:cNvPr id="2" name="Picture 1" descr="SmarterBalanced_logo_HEADER.png"/>
                  <pic:cNvPicPr/>
                </pic:nvPicPr>
                <pic:blipFill>
                  <a:blip r:embed="rId1"/>
                  <a:stretch>
                    <a:fillRect/>
                  </a:stretch>
                </pic:blipFill>
                <pic:spPr>
                  <a:xfrm>
                    <a:off x="0" y="0"/>
                    <a:ext cx="1801495" cy="574040"/>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388"/>
    <w:multiLevelType w:val="hybridMultilevel"/>
    <w:tmpl w:val="122A27A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86E029C"/>
    <w:multiLevelType w:val="hybridMultilevel"/>
    <w:tmpl w:val="AA447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CDB6315"/>
    <w:multiLevelType w:val="hybridMultilevel"/>
    <w:tmpl w:val="F6A817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0484088"/>
    <w:multiLevelType w:val="hybridMultilevel"/>
    <w:tmpl w:val="ACA842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nsid w:val="12810B62"/>
    <w:multiLevelType w:val="hybridMultilevel"/>
    <w:tmpl w:val="E304A034"/>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2BE3B02"/>
    <w:multiLevelType w:val="hybridMultilevel"/>
    <w:tmpl w:val="E8328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93F28EA"/>
    <w:multiLevelType w:val="hybridMultilevel"/>
    <w:tmpl w:val="A210DB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BAC599D"/>
    <w:multiLevelType w:val="hybridMultilevel"/>
    <w:tmpl w:val="5ED20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B5180F"/>
    <w:multiLevelType w:val="hybridMultilevel"/>
    <w:tmpl w:val="41C81CF4"/>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D020D29"/>
    <w:multiLevelType w:val="hybridMultilevel"/>
    <w:tmpl w:val="0F34A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0B0FCD"/>
    <w:multiLevelType w:val="multilevel"/>
    <w:tmpl w:val="A5AC6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3DF4A17"/>
    <w:multiLevelType w:val="hybridMultilevel"/>
    <w:tmpl w:val="1D129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C1D1398"/>
    <w:multiLevelType w:val="multilevel"/>
    <w:tmpl w:val="D2F0E8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D72324"/>
    <w:multiLevelType w:val="hybridMultilevel"/>
    <w:tmpl w:val="CF50B1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6F6106"/>
    <w:multiLevelType w:val="hybridMultilevel"/>
    <w:tmpl w:val="F8A8E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232614C"/>
    <w:multiLevelType w:val="hybridMultilevel"/>
    <w:tmpl w:val="BEE4BC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AD583A"/>
    <w:multiLevelType w:val="hybridMultilevel"/>
    <w:tmpl w:val="0314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0233C0"/>
    <w:multiLevelType w:val="hybridMultilevel"/>
    <w:tmpl w:val="2352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E54082"/>
    <w:multiLevelType w:val="hybridMultilevel"/>
    <w:tmpl w:val="E8549646"/>
    <w:lvl w:ilvl="0" w:tplc="EB76914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AFE5944"/>
    <w:multiLevelType w:val="hybridMultilevel"/>
    <w:tmpl w:val="91A867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BCF4179"/>
    <w:multiLevelType w:val="hybridMultilevel"/>
    <w:tmpl w:val="26EC9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8C50CB"/>
    <w:multiLevelType w:val="hybridMultilevel"/>
    <w:tmpl w:val="A6B2A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0FD7678"/>
    <w:multiLevelType w:val="hybridMultilevel"/>
    <w:tmpl w:val="3F9A85C4"/>
    <w:lvl w:ilvl="0" w:tplc="04090001">
      <w:start w:val="1"/>
      <w:numFmt w:val="bullet"/>
      <w:lvlText w:val=""/>
      <w:lvlJc w:val="left"/>
      <w:pPr>
        <w:ind w:left="752" w:hanging="360"/>
      </w:pPr>
      <w:rPr>
        <w:rFonts w:ascii="Symbol" w:hAnsi="Symbol" w:hint="default"/>
      </w:rPr>
    </w:lvl>
    <w:lvl w:ilvl="1" w:tplc="04090003" w:tentative="1">
      <w:start w:val="1"/>
      <w:numFmt w:val="bullet"/>
      <w:lvlText w:val="o"/>
      <w:lvlJc w:val="left"/>
      <w:pPr>
        <w:ind w:left="1472" w:hanging="360"/>
      </w:pPr>
      <w:rPr>
        <w:rFonts w:ascii="Courier New" w:hAnsi="Courier New" w:cs="Courier New" w:hint="default"/>
      </w:rPr>
    </w:lvl>
    <w:lvl w:ilvl="2" w:tplc="04090005" w:tentative="1">
      <w:start w:val="1"/>
      <w:numFmt w:val="bullet"/>
      <w:lvlText w:val=""/>
      <w:lvlJc w:val="left"/>
      <w:pPr>
        <w:ind w:left="2192" w:hanging="360"/>
      </w:pPr>
      <w:rPr>
        <w:rFonts w:ascii="Wingdings" w:hAnsi="Wingdings" w:hint="default"/>
      </w:rPr>
    </w:lvl>
    <w:lvl w:ilvl="3" w:tplc="04090001" w:tentative="1">
      <w:start w:val="1"/>
      <w:numFmt w:val="bullet"/>
      <w:lvlText w:val=""/>
      <w:lvlJc w:val="left"/>
      <w:pPr>
        <w:ind w:left="2912" w:hanging="360"/>
      </w:pPr>
      <w:rPr>
        <w:rFonts w:ascii="Symbol" w:hAnsi="Symbol" w:hint="default"/>
      </w:rPr>
    </w:lvl>
    <w:lvl w:ilvl="4" w:tplc="04090003" w:tentative="1">
      <w:start w:val="1"/>
      <w:numFmt w:val="bullet"/>
      <w:lvlText w:val="o"/>
      <w:lvlJc w:val="left"/>
      <w:pPr>
        <w:ind w:left="3632" w:hanging="360"/>
      </w:pPr>
      <w:rPr>
        <w:rFonts w:ascii="Courier New" w:hAnsi="Courier New" w:cs="Courier New" w:hint="default"/>
      </w:rPr>
    </w:lvl>
    <w:lvl w:ilvl="5" w:tplc="04090005" w:tentative="1">
      <w:start w:val="1"/>
      <w:numFmt w:val="bullet"/>
      <w:lvlText w:val=""/>
      <w:lvlJc w:val="left"/>
      <w:pPr>
        <w:ind w:left="4352" w:hanging="360"/>
      </w:pPr>
      <w:rPr>
        <w:rFonts w:ascii="Wingdings" w:hAnsi="Wingdings" w:hint="default"/>
      </w:rPr>
    </w:lvl>
    <w:lvl w:ilvl="6" w:tplc="04090001" w:tentative="1">
      <w:start w:val="1"/>
      <w:numFmt w:val="bullet"/>
      <w:lvlText w:val=""/>
      <w:lvlJc w:val="left"/>
      <w:pPr>
        <w:ind w:left="5072" w:hanging="360"/>
      </w:pPr>
      <w:rPr>
        <w:rFonts w:ascii="Symbol" w:hAnsi="Symbol" w:hint="default"/>
      </w:rPr>
    </w:lvl>
    <w:lvl w:ilvl="7" w:tplc="04090003" w:tentative="1">
      <w:start w:val="1"/>
      <w:numFmt w:val="bullet"/>
      <w:lvlText w:val="o"/>
      <w:lvlJc w:val="left"/>
      <w:pPr>
        <w:ind w:left="5792" w:hanging="360"/>
      </w:pPr>
      <w:rPr>
        <w:rFonts w:ascii="Courier New" w:hAnsi="Courier New" w:cs="Courier New" w:hint="default"/>
      </w:rPr>
    </w:lvl>
    <w:lvl w:ilvl="8" w:tplc="04090005" w:tentative="1">
      <w:start w:val="1"/>
      <w:numFmt w:val="bullet"/>
      <w:lvlText w:val=""/>
      <w:lvlJc w:val="left"/>
      <w:pPr>
        <w:ind w:left="6512" w:hanging="360"/>
      </w:pPr>
      <w:rPr>
        <w:rFonts w:ascii="Wingdings" w:hAnsi="Wingdings" w:hint="default"/>
      </w:rPr>
    </w:lvl>
  </w:abstractNum>
  <w:abstractNum w:abstractNumId="23">
    <w:nsid w:val="42A50656"/>
    <w:multiLevelType w:val="hybridMultilevel"/>
    <w:tmpl w:val="5E1A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F27697"/>
    <w:multiLevelType w:val="hybridMultilevel"/>
    <w:tmpl w:val="C4FA5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AC36DDF"/>
    <w:multiLevelType w:val="hybridMultilevel"/>
    <w:tmpl w:val="88DCC1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F8C05DD"/>
    <w:multiLevelType w:val="hybridMultilevel"/>
    <w:tmpl w:val="FCD2AC7E"/>
    <w:lvl w:ilvl="0" w:tplc="E6A2935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1432D55"/>
    <w:multiLevelType w:val="hybridMultilevel"/>
    <w:tmpl w:val="B8C86DC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5340162D"/>
    <w:multiLevelType w:val="hybridMultilevel"/>
    <w:tmpl w:val="E52C7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49E0A98"/>
    <w:multiLevelType w:val="hybridMultilevel"/>
    <w:tmpl w:val="54A82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85E5955"/>
    <w:multiLevelType w:val="hybridMultilevel"/>
    <w:tmpl w:val="F3AA4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8F757AE"/>
    <w:multiLevelType w:val="hybridMultilevel"/>
    <w:tmpl w:val="E8A835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0F2CA2"/>
    <w:multiLevelType w:val="hybridMultilevel"/>
    <w:tmpl w:val="0616E1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5F290E"/>
    <w:multiLevelType w:val="hybridMultilevel"/>
    <w:tmpl w:val="3AD097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2F06202"/>
    <w:multiLevelType w:val="hybridMultilevel"/>
    <w:tmpl w:val="8AFC54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3C95F2A"/>
    <w:multiLevelType w:val="hybridMultilevel"/>
    <w:tmpl w:val="16AC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D70B99"/>
    <w:multiLevelType w:val="hybridMultilevel"/>
    <w:tmpl w:val="324025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87C266F"/>
    <w:multiLevelType w:val="hybridMultilevel"/>
    <w:tmpl w:val="6428F15A"/>
    <w:lvl w:ilvl="0" w:tplc="2B105374">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B5860A4"/>
    <w:multiLevelType w:val="hybridMultilevel"/>
    <w:tmpl w:val="94F29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5F4415"/>
    <w:multiLevelType w:val="hybridMultilevel"/>
    <w:tmpl w:val="27B4A6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0AC5274"/>
    <w:multiLevelType w:val="hybridMultilevel"/>
    <w:tmpl w:val="D2222076"/>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1">
    <w:nsid w:val="751C1626"/>
    <w:multiLevelType w:val="hybridMultilevel"/>
    <w:tmpl w:val="F0EE684E"/>
    <w:lvl w:ilvl="0" w:tplc="2B10537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4A09EE"/>
    <w:multiLevelType w:val="hybridMultilevel"/>
    <w:tmpl w:val="1F5A38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7889770C"/>
    <w:multiLevelType w:val="hybridMultilevel"/>
    <w:tmpl w:val="95100C76"/>
    <w:lvl w:ilvl="0" w:tplc="EB76914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9A45AF4"/>
    <w:multiLevelType w:val="hybridMultilevel"/>
    <w:tmpl w:val="FB42D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7743D4"/>
    <w:multiLevelType w:val="hybridMultilevel"/>
    <w:tmpl w:val="A7EC93CE"/>
    <w:lvl w:ilvl="0" w:tplc="04090001">
      <w:start w:val="1"/>
      <w:numFmt w:val="bullet"/>
      <w:lvlText w:val=""/>
      <w:lvlJc w:val="left"/>
      <w:pPr>
        <w:ind w:left="1136" w:hanging="360"/>
      </w:pPr>
      <w:rPr>
        <w:rFonts w:ascii="Symbol" w:hAnsi="Symbol" w:hint="default"/>
      </w:rPr>
    </w:lvl>
    <w:lvl w:ilvl="1" w:tplc="04090003" w:tentative="1">
      <w:start w:val="1"/>
      <w:numFmt w:val="bullet"/>
      <w:lvlText w:val="o"/>
      <w:lvlJc w:val="left"/>
      <w:pPr>
        <w:ind w:left="1856" w:hanging="360"/>
      </w:pPr>
      <w:rPr>
        <w:rFonts w:ascii="Courier New" w:hAnsi="Courier New" w:cs="Courier New" w:hint="default"/>
      </w:rPr>
    </w:lvl>
    <w:lvl w:ilvl="2" w:tplc="04090005" w:tentative="1">
      <w:start w:val="1"/>
      <w:numFmt w:val="bullet"/>
      <w:lvlText w:val=""/>
      <w:lvlJc w:val="left"/>
      <w:pPr>
        <w:ind w:left="2576" w:hanging="360"/>
      </w:pPr>
      <w:rPr>
        <w:rFonts w:ascii="Wingdings" w:hAnsi="Wingdings" w:hint="default"/>
      </w:rPr>
    </w:lvl>
    <w:lvl w:ilvl="3" w:tplc="04090001" w:tentative="1">
      <w:start w:val="1"/>
      <w:numFmt w:val="bullet"/>
      <w:lvlText w:val=""/>
      <w:lvlJc w:val="left"/>
      <w:pPr>
        <w:ind w:left="3296" w:hanging="360"/>
      </w:pPr>
      <w:rPr>
        <w:rFonts w:ascii="Symbol" w:hAnsi="Symbol" w:hint="default"/>
      </w:rPr>
    </w:lvl>
    <w:lvl w:ilvl="4" w:tplc="04090003" w:tentative="1">
      <w:start w:val="1"/>
      <w:numFmt w:val="bullet"/>
      <w:lvlText w:val="o"/>
      <w:lvlJc w:val="left"/>
      <w:pPr>
        <w:ind w:left="4016" w:hanging="360"/>
      </w:pPr>
      <w:rPr>
        <w:rFonts w:ascii="Courier New" w:hAnsi="Courier New" w:cs="Courier New" w:hint="default"/>
      </w:rPr>
    </w:lvl>
    <w:lvl w:ilvl="5" w:tplc="04090005" w:tentative="1">
      <w:start w:val="1"/>
      <w:numFmt w:val="bullet"/>
      <w:lvlText w:val=""/>
      <w:lvlJc w:val="left"/>
      <w:pPr>
        <w:ind w:left="4736" w:hanging="360"/>
      </w:pPr>
      <w:rPr>
        <w:rFonts w:ascii="Wingdings" w:hAnsi="Wingdings" w:hint="default"/>
      </w:rPr>
    </w:lvl>
    <w:lvl w:ilvl="6" w:tplc="04090001" w:tentative="1">
      <w:start w:val="1"/>
      <w:numFmt w:val="bullet"/>
      <w:lvlText w:val=""/>
      <w:lvlJc w:val="left"/>
      <w:pPr>
        <w:ind w:left="5456" w:hanging="360"/>
      </w:pPr>
      <w:rPr>
        <w:rFonts w:ascii="Symbol" w:hAnsi="Symbol" w:hint="default"/>
      </w:rPr>
    </w:lvl>
    <w:lvl w:ilvl="7" w:tplc="04090003" w:tentative="1">
      <w:start w:val="1"/>
      <w:numFmt w:val="bullet"/>
      <w:lvlText w:val="o"/>
      <w:lvlJc w:val="left"/>
      <w:pPr>
        <w:ind w:left="6176" w:hanging="360"/>
      </w:pPr>
      <w:rPr>
        <w:rFonts w:ascii="Courier New" w:hAnsi="Courier New" w:cs="Courier New" w:hint="default"/>
      </w:rPr>
    </w:lvl>
    <w:lvl w:ilvl="8" w:tplc="04090005" w:tentative="1">
      <w:start w:val="1"/>
      <w:numFmt w:val="bullet"/>
      <w:lvlText w:val=""/>
      <w:lvlJc w:val="left"/>
      <w:pPr>
        <w:ind w:left="6896" w:hanging="360"/>
      </w:pPr>
      <w:rPr>
        <w:rFonts w:ascii="Wingdings" w:hAnsi="Wingdings" w:hint="default"/>
      </w:rPr>
    </w:lvl>
  </w:abstractNum>
  <w:abstractNum w:abstractNumId="46">
    <w:nsid w:val="7F4C6E0A"/>
    <w:multiLevelType w:val="hybridMultilevel"/>
    <w:tmpl w:val="93C8D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6"/>
  </w:num>
  <w:num w:numId="3">
    <w:abstractNumId w:val="27"/>
  </w:num>
  <w:num w:numId="4">
    <w:abstractNumId w:val="30"/>
  </w:num>
  <w:num w:numId="5">
    <w:abstractNumId w:val="7"/>
  </w:num>
  <w:num w:numId="6">
    <w:abstractNumId w:val="15"/>
  </w:num>
  <w:num w:numId="7">
    <w:abstractNumId w:val="11"/>
  </w:num>
  <w:num w:numId="8">
    <w:abstractNumId w:val="18"/>
  </w:num>
  <w:num w:numId="9">
    <w:abstractNumId w:val="33"/>
  </w:num>
  <w:num w:numId="10">
    <w:abstractNumId w:val="43"/>
  </w:num>
  <w:num w:numId="11">
    <w:abstractNumId w:val="25"/>
  </w:num>
  <w:num w:numId="12">
    <w:abstractNumId w:val="32"/>
  </w:num>
  <w:num w:numId="13">
    <w:abstractNumId w:val="42"/>
  </w:num>
  <w:num w:numId="14">
    <w:abstractNumId w:val="36"/>
  </w:num>
  <w:num w:numId="15">
    <w:abstractNumId w:val="4"/>
  </w:num>
  <w:num w:numId="16">
    <w:abstractNumId w:val="19"/>
  </w:num>
  <w:num w:numId="17">
    <w:abstractNumId w:val="28"/>
  </w:num>
  <w:num w:numId="18">
    <w:abstractNumId w:val="45"/>
  </w:num>
  <w:num w:numId="19">
    <w:abstractNumId w:val="34"/>
  </w:num>
  <w:num w:numId="20">
    <w:abstractNumId w:val="40"/>
  </w:num>
  <w:num w:numId="21">
    <w:abstractNumId w:val="20"/>
  </w:num>
  <w:num w:numId="22">
    <w:abstractNumId w:val="24"/>
  </w:num>
  <w:num w:numId="23">
    <w:abstractNumId w:val="41"/>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7"/>
  </w:num>
  <w:num w:numId="26">
    <w:abstractNumId w:val="8"/>
  </w:num>
  <w:num w:numId="27">
    <w:abstractNumId w:val="3"/>
  </w:num>
  <w:num w:numId="28">
    <w:abstractNumId w:val="44"/>
  </w:num>
  <w:num w:numId="29">
    <w:abstractNumId w:val="1"/>
  </w:num>
  <w:num w:numId="30">
    <w:abstractNumId w:val="16"/>
  </w:num>
  <w:num w:numId="31">
    <w:abstractNumId w:val="46"/>
  </w:num>
  <w:num w:numId="32">
    <w:abstractNumId w:val="39"/>
  </w:num>
  <w:num w:numId="33">
    <w:abstractNumId w:val="6"/>
  </w:num>
  <w:num w:numId="34">
    <w:abstractNumId w:val="5"/>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num>
  <w:num w:numId="38">
    <w:abstractNumId w:val="35"/>
  </w:num>
  <w:num w:numId="39">
    <w:abstractNumId w:val="0"/>
  </w:num>
  <w:num w:numId="40">
    <w:abstractNumId w:val="2"/>
  </w:num>
  <w:num w:numId="41">
    <w:abstractNumId w:val="22"/>
  </w:num>
  <w:num w:numId="42">
    <w:abstractNumId w:val="31"/>
  </w:num>
  <w:num w:numId="43">
    <w:abstractNumId w:val="17"/>
  </w:num>
  <w:num w:numId="44">
    <w:abstractNumId w:val="14"/>
  </w:num>
  <w:num w:numId="45">
    <w:abstractNumId w:val="21"/>
  </w:num>
  <w:num w:numId="46">
    <w:abstractNumId w:val="29"/>
  </w:num>
  <w:num w:numId="47">
    <w:abstractNumId w:val="13"/>
  </w:num>
  <w:num w:numId="48">
    <w:abstractNumId w:val="23"/>
  </w:num>
  <w:num w:numId="49">
    <w:abstractNumId w:val="10"/>
  </w:num>
  <w:num w:numId="50">
    <w:abstractNumId w:val="9"/>
  </w:num>
  <w:numIdMacAtCleanup w:val="17"/>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ohnson">
    <w15:presenceInfo w15:providerId="None" w15:userId="Jeff Johnson"/>
  </w15:person>
  <w15:person w15:author="Michael Trupkin">
    <w15:presenceInfo w15:providerId="None" w15:userId="Michael Trupk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revisionView w:markup="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216"/>
    <w:rsid w:val="00000FC1"/>
    <w:rsid w:val="00003548"/>
    <w:rsid w:val="00004943"/>
    <w:rsid w:val="000060A7"/>
    <w:rsid w:val="00007038"/>
    <w:rsid w:val="00007913"/>
    <w:rsid w:val="00010C58"/>
    <w:rsid w:val="00010C8D"/>
    <w:rsid w:val="000110D2"/>
    <w:rsid w:val="000122AF"/>
    <w:rsid w:val="000130C9"/>
    <w:rsid w:val="000146CC"/>
    <w:rsid w:val="000149FC"/>
    <w:rsid w:val="00015E98"/>
    <w:rsid w:val="00016902"/>
    <w:rsid w:val="00017B69"/>
    <w:rsid w:val="00017CAE"/>
    <w:rsid w:val="00017DB1"/>
    <w:rsid w:val="00021106"/>
    <w:rsid w:val="00021565"/>
    <w:rsid w:val="00023EC3"/>
    <w:rsid w:val="0003036D"/>
    <w:rsid w:val="00033696"/>
    <w:rsid w:val="0003438D"/>
    <w:rsid w:val="000354CE"/>
    <w:rsid w:val="000410C9"/>
    <w:rsid w:val="00042FF7"/>
    <w:rsid w:val="00043728"/>
    <w:rsid w:val="00050BE1"/>
    <w:rsid w:val="000538D1"/>
    <w:rsid w:val="00053A88"/>
    <w:rsid w:val="000606E5"/>
    <w:rsid w:val="0006288A"/>
    <w:rsid w:val="00064285"/>
    <w:rsid w:val="00064839"/>
    <w:rsid w:val="00064A62"/>
    <w:rsid w:val="00064F5D"/>
    <w:rsid w:val="00065F82"/>
    <w:rsid w:val="00067B82"/>
    <w:rsid w:val="000711AD"/>
    <w:rsid w:val="00071874"/>
    <w:rsid w:val="00072861"/>
    <w:rsid w:val="00074416"/>
    <w:rsid w:val="00074A94"/>
    <w:rsid w:val="0007609B"/>
    <w:rsid w:val="00076224"/>
    <w:rsid w:val="00076B2A"/>
    <w:rsid w:val="00080B6B"/>
    <w:rsid w:val="00090466"/>
    <w:rsid w:val="000907BC"/>
    <w:rsid w:val="00091BBD"/>
    <w:rsid w:val="000961D0"/>
    <w:rsid w:val="0009626D"/>
    <w:rsid w:val="00097CA7"/>
    <w:rsid w:val="000A08E0"/>
    <w:rsid w:val="000A1F1C"/>
    <w:rsid w:val="000A4E7B"/>
    <w:rsid w:val="000A63DE"/>
    <w:rsid w:val="000A6EE6"/>
    <w:rsid w:val="000A7094"/>
    <w:rsid w:val="000A7453"/>
    <w:rsid w:val="000B1CFD"/>
    <w:rsid w:val="000B786D"/>
    <w:rsid w:val="000C7D24"/>
    <w:rsid w:val="000D3E3D"/>
    <w:rsid w:val="000D3E7C"/>
    <w:rsid w:val="000D4FD8"/>
    <w:rsid w:val="000D6699"/>
    <w:rsid w:val="000E0776"/>
    <w:rsid w:val="000E15FB"/>
    <w:rsid w:val="000E2C1C"/>
    <w:rsid w:val="000E47A8"/>
    <w:rsid w:val="000E4FE5"/>
    <w:rsid w:val="000E6A0F"/>
    <w:rsid w:val="000E738B"/>
    <w:rsid w:val="000F0573"/>
    <w:rsid w:val="000F1E5E"/>
    <w:rsid w:val="000F2BEF"/>
    <w:rsid w:val="000F495C"/>
    <w:rsid w:val="000F77FC"/>
    <w:rsid w:val="0010056A"/>
    <w:rsid w:val="00101049"/>
    <w:rsid w:val="00102DCC"/>
    <w:rsid w:val="00103656"/>
    <w:rsid w:val="00103BEB"/>
    <w:rsid w:val="00104907"/>
    <w:rsid w:val="001067AC"/>
    <w:rsid w:val="0010704B"/>
    <w:rsid w:val="001074F5"/>
    <w:rsid w:val="0011079D"/>
    <w:rsid w:val="00113307"/>
    <w:rsid w:val="001147F3"/>
    <w:rsid w:val="001153D3"/>
    <w:rsid w:val="001155D2"/>
    <w:rsid w:val="00116329"/>
    <w:rsid w:val="0012040B"/>
    <w:rsid w:val="001207EA"/>
    <w:rsid w:val="00120AD2"/>
    <w:rsid w:val="0012156A"/>
    <w:rsid w:val="00124098"/>
    <w:rsid w:val="0013024E"/>
    <w:rsid w:val="001340AD"/>
    <w:rsid w:val="00136393"/>
    <w:rsid w:val="00136B0A"/>
    <w:rsid w:val="0014065C"/>
    <w:rsid w:val="001408B0"/>
    <w:rsid w:val="00140C22"/>
    <w:rsid w:val="0014347D"/>
    <w:rsid w:val="00150B1C"/>
    <w:rsid w:val="00152CAF"/>
    <w:rsid w:val="001530E6"/>
    <w:rsid w:val="0015420A"/>
    <w:rsid w:val="00156217"/>
    <w:rsid w:val="0016233E"/>
    <w:rsid w:val="00162C22"/>
    <w:rsid w:val="001652F6"/>
    <w:rsid w:val="0017022B"/>
    <w:rsid w:val="00171F61"/>
    <w:rsid w:val="001727CA"/>
    <w:rsid w:val="00174529"/>
    <w:rsid w:val="00174951"/>
    <w:rsid w:val="00175619"/>
    <w:rsid w:val="00180CE6"/>
    <w:rsid w:val="00181A10"/>
    <w:rsid w:val="00181CE2"/>
    <w:rsid w:val="00184E53"/>
    <w:rsid w:val="00185214"/>
    <w:rsid w:val="001856CA"/>
    <w:rsid w:val="00186035"/>
    <w:rsid w:val="00190111"/>
    <w:rsid w:val="0019115D"/>
    <w:rsid w:val="00192184"/>
    <w:rsid w:val="001926B6"/>
    <w:rsid w:val="00195987"/>
    <w:rsid w:val="001A01CE"/>
    <w:rsid w:val="001A0778"/>
    <w:rsid w:val="001A3FA2"/>
    <w:rsid w:val="001A5A12"/>
    <w:rsid w:val="001A5CD6"/>
    <w:rsid w:val="001A65B2"/>
    <w:rsid w:val="001A73EA"/>
    <w:rsid w:val="001A796A"/>
    <w:rsid w:val="001B21F3"/>
    <w:rsid w:val="001B4071"/>
    <w:rsid w:val="001B59A6"/>
    <w:rsid w:val="001C36D0"/>
    <w:rsid w:val="001C3C3B"/>
    <w:rsid w:val="001C5D26"/>
    <w:rsid w:val="001C66BF"/>
    <w:rsid w:val="001C734D"/>
    <w:rsid w:val="001C7F13"/>
    <w:rsid w:val="001D099A"/>
    <w:rsid w:val="001D10FA"/>
    <w:rsid w:val="001D1DD5"/>
    <w:rsid w:val="001D408C"/>
    <w:rsid w:val="001D6ACB"/>
    <w:rsid w:val="001E1CF6"/>
    <w:rsid w:val="001F0B36"/>
    <w:rsid w:val="001F11A4"/>
    <w:rsid w:val="001F4B70"/>
    <w:rsid w:val="001F7015"/>
    <w:rsid w:val="0020015C"/>
    <w:rsid w:val="00201656"/>
    <w:rsid w:val="00201C33"/>
    <w:rsid w:val="00202634"/>
    <w:rsid w:val="00203164"/>
    <w:rsid w:val="00204C68"/>
    <w:rsid w:val="002053C3"/>
    <w:rsid w:val="00205CD4"/>
    <w:rsid w:val="00207286"/>
    <w:rsid w:val="00207834"/>
    <w:rsid w:val="00214029"/>
    <w:rsid w:val="00214189"/>
    <w:rsid w:val="00215115"/>
    <w:rsid w:val="002201D5"/>
    <w:rsid w:val="002260ED"/>
    <w:rsid w:val="0023016D"/>
    <w:rsid w:val="00230CC1"/>
    <w:rsid w:val="002338DB"/>
    <w:rsid w:val="002366B9"/>
    <w:rsid w:val="00240094"/>
    <w:rsid w:val="0024012A"/>
    <w:rsid w:val="0024129A"/>
    <w:rsid w:val="00245071"/>
    <w:rsid w:val="00245808"/>
    <w:rsid w:val="00246060"/>
    <w:rsid w:val="00247BE4"/>
    <w:rsid w:val="002516DE"/>
    <w:rsid w:val="00251B70"/>
    <w:rsid w:val="00251F29"/>
    <w:rsid w:val="00254A87"/>
    <w:rsid w:val="002555BC"/>
    <w:rsid w:val="00256589"/>
    <w:rsid w:val="00257B43"/>
    <w:rsid w:val="0026501A"/>
    <w:rsid w:val="0026584E"/>
    <w:rsid w:val="002662BE"/>
    <w:rsid w:val="002676AB"/>
    <w:rsid w:val="00270235"/>
    <w:rsid w:val="00270EFB"/>
    <w:rsid w:val="0028228C"/>
    <w:rsid w:val="00282B99"/>
    <w:rsid w:val="00285A74"/>
    <w:rsid w:val="002867D7"/>
    <w:rsid w:val="002918C6"/>
    <w:rsid w:val="00292F5E"/>
    <w:rsid w:val="00294BB9"/>
    <w:rsid w:val="00295D0F"/>
    <w:rsid w:val="0029609D"/>
    <w:rsid w:val="002969EC"/>
    <w:rsid w:val="00296A6B"/>
    <w:rsid w:val="002A3A88"/>
    <w:rsid w:val="002A60AA"/>
    <w:rsid w:val="002C06CF"/>
    <w:rsid w:val="002C3278"/>
    <w:rsid w:val="002C4123"/>
    <w:rsid w:val="002C587F"/>
    <w:rsid w:val="002C6ACE"/>
    <w:rsid w:val="002D2E7F"/>
    <w:rsid w:val="002D2F2C"/>
    <w:rsid w:val="002E0AC2"/>
    <w:rsid w:val="002E26D9"/>
    <w:rsid w:val="002E3786"/>
    <w:rsid w:val="002E3A9B"/>
    <w:rsid w:val="002E40E3"/>
    <w:rsid w:val="002E53FA"/>
    <w:rsid w:val="002E765D"/>
    <w:rsid w:val="002F0077"/>
    <w:rsid w:val="002F0674"/>
    <w:rsid w:val="002F33B5"/>
    <w:rsid w:val="002F667B"/>
    <w:rsid w:val="003004AF"/>
    <w:rsid w:val="00301797"/>
    <w:rsid w:val="00302329"/>
    <w:rsid w:val="003049A0"/>
    <w:rsid w:val="0030502C"/>
    <w:rsid w:val="00311E71"/>
    <w:rsid w:val="003123BD"/>
    <w:rsid w:val="003128BF"/>
    <w:rsid w:val="0031502B"/>
    <w:rsid w:val="003171AA"/>
    <w:rsid w:val="00320A9F"/>
    <w:rsid w:val="003215B2"/>
    <w:rsid w:val="003217CA"/>
    <w:rsid w:val="003223ED"/>
    <w:rsid w:val="003244A7"/>
    <w:rsid w:val="003269EB"/>
    <w:rsid w:val="00330661"/>
    <w:rsid w:val="00331BB4"/>
    <w:rsid w:val="00332B5D"/>
    <w:rsid w:val="00332EBB"/>
    <w:rsid w:val="00336434"/>
    <w:rsid w:val="00337632"/>
    <w:rsid w:val="00337CC3"/>
    <w:rsid w:val="0034310C"/>
    <w:rsid w:val="00346D17"/>
    <w:rsid w:val="00347680"/>
    <w:rsid w:val="00351FB1"/>
    <w:rsid w:val="00354B29"/>
    <w:rsid w:val="0035503D"/>
    <w:rsid w:val="00356D09"/>
    <w:rsid w:val="003602ED"/>
    <w:rsid w:val="00362094"/>
    <w:rsid w:val="00362B0C"/>
    <w:rsid w:val="0037072F"/>
    <w:rsid w:val="00371872"/>
    <w:rsid w:val="003718DE"/>
    <w:rsid w:val="00374930"/>
    <w:rsid w:val="0037544B"/>
    <w:rsid w:val="00376C26"/>
    <w:rsid w:val="0037726C"/>
    <w:rsid w:val="00377D7E"/>
    <w:rsid w:val="0038048E"/>
    <w:rsid w:val="00383DEC"/>
    <w:rsid w:val="00386207"/>
    <w:rsid w:val="00386669"/>
    <w:rsid w:val="00390440"/>
    <w:rsid w:val="0039222B"/>
    <w:rsid w:val="00392C77"/>
    <w:rsid w:val="00393154"/>
    <w:rsid w:val="0039509B"/>
    <w:rsid w:val="003A014C"/>
    <w:rsid w:val="003A1ACF"/>
    <w:rsid w:val="003A2214"/>
    <w:rsid w:val="003A2AC6"/>
    <w:rsid w:val="003A638A"/>
    <w:rsid w:val="003A66A7"/>
    <w:rsid w:val="003A696C"/>
    <w:rsid w:val="003A6976"/>
    <w:rsid w:val="003A7D57"/>
    <w:rsid w:val="003B7D79"/>
    <w:rsid w:val="003B7F3E"/>
    <w:rsid w:val="003C02A2"/>
    <w:rsid w:val="003C1E69"/>
    <w:rsid w:val="003C3880"/>
    <w:rsid w:val="003C442E"/>
    <w:rsid w:val="003C725B"/>
    <w:rsid w:val="003D0DB4"/>
    <w:rsid w:val="003D14B8"/>
    <w:rsid w:val="003D298A"/>
    <w:rsid w:val="003D4216"/>
    <w:rsid w:val="003D579C"/>
    <w:rsid w:val="003D61D2"/>
    <w:rsid w:val="003E0497"/>
    <w:rsid w:val="003E0C41"/>
    <w:rsid w:val="003E0E60"/>
    <w:rsid w:val="003E1F6A"/>
    <w:rsid w:val="003E2A29"/>
    <w:rsid w:val="003E3ACA"/>
    <w:rsid w:val="003E5E84"/>
    <w:rsid w:val="003E71EF"/>
    <w:rsid w:val="003E7B04"/>
    <w:rsid w:val="003E7B83"/>
    <w:rsid w:val="003F16A4"/>
    <w:rsid w:val="003F3822"/>
    <w:rsid w:val="003F4B58"/>
    <w:rsid w:val="003F55ED"/>
    <w:rsid w:val="00402E38"/>
    <w:rsid w:val="00403D63"/>
    <w:rsid w:val="00406230"/>
    <w:rsid w:val="00406496"/>
    <w:rsid w:val="004064C1"/>
    <w:rsid w:val="00406674"/>
    <w:rsid w:val="00406EC9"/>
    <w:rsid w:val="00407DCE"/>
    <w:rsid w:val="00410278"/>
    <w:rsid w:val="00410484"/>
    <w:rsid w:val="00411F2F"/>
    <w:rsid w:val="00414A7A"/>
    <w:rsid w:val="00421E5A"/>
    <w:rsid w:val="00425139"/>
    <w:rsid w:val="0042703A"/>
    <w:rsid w:val="00427366"/>
    <w:rsid w:val="0042787E"/>
    <w:rsid w:val="00430EF9"/>
    <w:rsid w:val="0043170E"/>
    <w:rsid w:val="00433CBB"/>
    <w:rsid w:val="004354EF"/>
    <w:rsid w:val="00435D7C"/>
    <w:rsid w:val="0044097F"/>
    <w:rsid w:val="0044129A"/>
    <w:rsid w:val="00441FF7"/>
    <w:rsid w:val="00442F96"/>
    <w:rsid w:val="00443452"/>
    <w:rsid w:val="00444B7B"/>
    <w:rsid w:val="004460E4"/>
    <w:rsid w:val="00447752"/>
    <w:rsid w:val="004504FE"/>
    <w:rsid w:val="0045052C"/>
    <w:rsid w:val="00453695"/>
    <w:rsid w:val="004549E1"/>
    <w:rsid w:val="0045504E"/>
    <w:rsid w:val="004571BB"/>
    <w:rsid w:val="00461928"/>
    <w:rsid w:val="004624A9"/>
    <w:rsid w:val="0046256B"/>
    <w:rsid w:val="00465B7A"/>
    <w:rsid w:val="00466320"/>
    <w:rsid w:val="004664D0"/>
    <w:rsid w:val="00467809"/>
    <w:rsid w:val="00467C96"/>
    <w:rsid w:val="00470456"/>
    <w:rsid w:val="004711E7"/>
    <w:rsid w:val="004714AC"/>
    <w:rsid w:val="00472001"/>
    <w:rsid w:val="00473740"/>
    <w:rsid w:val="00476B3D"/>
    <w:rsid w:val="0048042B"/>
    <w:rsid w:val="00480EE2"/>
    <w:rsid w:val="00482B84"/>
    <w:rsid w:val="00484E64"/>
    <w:rsid w:val="0049726F"/>
    <w:rsid w:val="004A0D10"/>
    <w:rsid w:val="004A1CD1"/>
    <w:rsid w:val="004A68E7"/>
    <w:rsid w:val="004A6DC2"/>
    <w:rsid w:val="004B45B5"/>
    <w:rsid w:val="004B4B5A"/>
    <w:rsid w:val="004B5884"/>
    <w:rsid w:val="004B7C53"/>
    <w:rsid w:val="004C00BB"/>
    <w:rsid w:val="004C69B6"/>
    <w:rsid w:val="004D04B5"/>
    <w:rsid w:val="004D0FC4"/>
    <w:rsid w:val="004D26F4"/>
    <w:rsid w:val="004D2BE9"/>
    <w:rsid w:val="004D46F1"/>
    <w:rsid w:val="004D516A"/>
    <w:rsid w:val="004D6F5C"/>
    <w:rsid w:val="004E06B1"/>
    <w:rsid w:val="004E1CD6"/>
    <w:rsid w:val="004E36CF"/>
    <w:rsid w:val="004E4E8F"/>
    <w:rsid w:val="004E648B"/>
    <w:rsid w:val="004F38DE"/>
    <w:rsid w:val="004F392A"/>
    <w:rsid w:val="004F3F0B"/>
    <w:rsid w:val="004F5E43"/>
    <w:rsid w:val="004F5F8E"/>
    <w:rsid w:val="004F73BF"/>
    <w:rsid w:val="004F7AE7"/>
    <w:rsid w:val="00500B97"/>
    <w:rsid w:val="0050177E"/>
    <w:rsid w:val="00501A4E"/>
    <w:rsid w:val="00501C72"/>
    <w:rsid w:val="005022E3"/>
    <w:rsid w:val="00504BE0"/>
    <w:rsid w:val="00506DCD"/>
    <w:rsid w:val="005076CA"/>
    <w:rsid w:val="005121D7"/>
    <w:rsid w:val="00515208"/>
    <w:rsid w:val="00516273"/>
    <w:rsid w:val="00517F0B"/>
    <w:rsid w:val="0052231A"/>
    <w:rsid w:val="00525932"/>
    <w:rsid w:val="00527627"/>
    <w:rsid w:val="005278A5"/>
    <w:rsid w:val="0053067F"/>
    <w:rsid w:val="00532253"/>
    <w:rsid w:val="00532D61"/>
    <w:rsid w:val="005342F0"/>
    <w:rsid w:val="005358F6"/>
    <w:rsid w:val="00536A59"/>
    <w:rsid w:val="00536EF2"/>
    <w:rsid w:val="0054003F"/>
    <w:rsid w:val="00540C3D"/>
    <w:rsid w:val="005424C8"/>
    <w:rsid w:val="0054347E"/>
    <w:rsid w:val="005453C4"/>
    <w:rsid w:val="0055559B"/>
    <w:rsid w:val="005569DC"/>
    <w:rsid w:val="00557CA1"/>
    <w:rsid w:val="00561A55"/>
    <w:rsid w:val="00567046"/>
    <w:rsid w:val="005708C3"/>
    <w:rsid w:val="005736BD"/>
    <w:rsid w:val="00573D50"/>
    <w:rsid w:val="00573ECF"/>
    <w:rsid w:val="00574355"/>
    <w:rsid w:val="00574494"/>
    <w:rsid w:val="00577300"/>
    <w:rsid w:val="00580850"/>
    <w:rsid w:val="00580EAA"/>
    <w:rsid w:val="005828C4"/>
    <w:rsid w:val="00582BD1"/>
    <w:rsid w:val="00594831"/>
    <w:rsid w:val="00596491"/>
    <w:rsid w:val="0059791F"/>
    <w:rsid w:val="005A1CAE"/>
    <w:rsid w:val="005A32F3"/>
    <w:rsid w:val="005A376C"/>
    <w:rsid w:val="005A43C4"/>
    <w:rsid w:val="005A66A6"/>
    <w:rsid w:val="005A79F6"/>
    <w:rsid w:val="005A7CC9"/>
    <w:rsid w:val="005B2D77"/>
    <w:rsid w:val="005B41DD"/>
    <w:rsid w:val="005B51FC"/>
    <w:rsid w:val="005C2A7E"/>
    <w:rsid w:val="005C2D82"/>
    <w:rsid w:val="005C3FFA"/>
    <w:rsid w:val="005C498A"/>
    <w:rsid w:val="005D0C87"/>
    <w:rsid w:val="005D0FE0"/>
    <w:rsid w:val="005D5967"/>
    <w:rsid w:val="005D6A66"/>
    <w:rsid w:val="005D76DD"/>
    <w:rsid w:val="005E0F9F"/>
    <w:rsid w:val="005E264A"/>
    <w:rsid w:val="005E3C99"/>
    <w:rsid w:val="005E4066"/>
    <w:rsid w:val="005E550F"/>
    <w:rsid w:val="005E6239"/>
    <w:rsid w:val="005F2542"/>
    <w:rsid w:val="005F5FFF"/>
    <w:rsid w:val="005F77B6"/>
    <w:rsid w:val="00600A18"/>
    <w:rsid w:val="00603D77"/>
    <w:rsid w:val="00606571"/>
    <w:rsid w:val="006109CA"/>
    <w:rsid w:val="00616756"/>
    <w:rsid w:val="00616E35"/>
    <w:rsid w:val="0062129B"/>
    <w:rsid w:val="006250F5"/>
    <w:rsid w:val="0063181F"/>
    <w:rsid w:val="00640BE0"/>
    <w:rsid w:val="006415A1"/>
    <w:rsid w:val="00641C7A"/>
    <w:rsid w:val="00642E75"/>
    <w:rsid w:val="0064319B"/>
    <w:rsid w:val="00645589"/>
    <w:rsid w:val="00646412"/>
    <w:rsid w:val="0064737E"/>
    <w:rsid w:val="00651DD0"/>
    <w:rsid w:val="00652220"/>
    <w:rsid w:val="00655009"/>
    <w:rsid w:val="00655DB3"/>
    <w:rsid w:val="0065645A"/>
    <w:rsid w:val="00660391"/>
    <w:rsid w:val="00660507"/>
    <w:rsid w:val="0066074C"/>
    <w:rsid w:val="006610DF"/>
    <w:rsid w:val="00661B5C"/>
    <w:rsid w:val="006635A6"/>
    <w:rsid w:val="006650D3"/>
    <w:rsid w:val="006709C6"/>
    <w:rsid w:val="0067246E"/>
    <w:rsid w:val="00673FB4"/>
    <w:rsid w:val="00674378"/>
    <w:rsid w:val="00676BAC"/>
    <w:rsid w:val="0067759B"/>
    <w:rsid w:val="00677A3A"/>
    <w:rsid w:val="00685946"/>
    <w:rsid w:val="00687750"/>
    <w:rsid w:val="00690E2E"/>
    <w:rsid w:val="0069220A"/>
    <w:rsid w:val="006978B4"/>
    <w:rsid w:val="00697A61"/>
    <w:rsid w:val="006A007B"/>
    <w:rsid w:val="006A1B11"/>
    <w:rsid w:val="006A3EFD"/>
    <w:rsid w:val="006A5E65"/>
    <w:rsid w:val="006A7901"/>
    <w:rsid w:val="006A7AEF"/>
    <w:rsid w:val="006A7B49"/>
    <w:rsid w:val="006B1341"/>
    <w:rsid w:val="006B1938"/>
    <w:rsid w:val="006B2041"/>
    <w:rsid w:val="006B25B2"/>
    <w:rsid w:val="006B5813"/>
    <w:rsid w:val="006B5C9E"/>
    <w:rsid w:val="006B7722"/>
    <w:rsid w:val="006B7E57"/>
    <w:rsid w:val="006C094F"/>
    <w:rsid w:val="006C1285"/>
    <w:rsid w:val="006C1DB5"/>
    <w:rsid w:val="006C4ED0"/>
    <w:rsid w:val="006C56A1"/>
    <w:rsid w:val="006C5B9D"/>
    <w:rsid w:val="006C6D96"/>
    <w:rsid w:val="006D2487"/>
    <w:rsid w:val="006D2C39"/>
    <w:rsid w:val="006D38B7"/>
    <w:rsid w:val="006D544D"/>
    <w:rsid w:val="006D564C"/>
    <w:rsid w:val="006D7C36"/>
    <w:rsid w:val="006E1227"/>
    <w:rsid w:val="006E2486"/>
    <w:rsid w:val="006E49D4"/>
    <w:rsid w:val="006E6019"/>
    <w:rsid w:val="006E6AAC"/>
    <w:rsid w:val="006E7097"/>
    <w:rsid w:val="006F09F7"/>
    <w:rsid w:val="006F15C7"/>
    <w:rsid w:val="006F42B4"/>
    <w:rsid w:val="006F5DEC"/>
    <w:rsid w:val="006F68C5"/>
    <w:rsid w:val="00705A8A"/>
    <w:rsid w:val="00714D51"/>
    <w:rsid w:val="00717E41"/>
    <w:rsid w:val="00725061"/>
    <w:rsid w:val="00725886"/>
    <w:rsid w:val="00726042"/>
    <w:rsid w:val="007304C1"/>
    <w:rsid w:val="0073054A"/>
    <w:rsid w:val="00731452"/>
    <w:rsid w:val="007347EC"/>
    <w:rsid w:val="00734C7B"/>
    <w:rsid w:val="00740BB1"/>
    <w:rsid w:val="00741287"/>
    <w:rsid w:val="00746237"/>
    <w:rsid w:val="00746778"/>
    <w:rsid w:val="00751387"/>
    <w:rsid w:val="00751FC8"/>
    <w:rsid w:val="007526E8"/>
    <w:rsid w:val="00754EBD"/>
    <w:rsid w:val="007572A1"/>
    <w:rsid w:val="007608E9"/>
    <w:rsid w:val="007622EB"/>
    <w:rsid w:val="00772759"/>
    <w:rsid w:val="0077462C"/>
    <w:rsid w:val="00776EE6"/>
    <w:rsid w:val="00780482"/>
    <w:rsid w:val="00780C6E"/>
    <w:rsid w:val="00782E41"/>
    <w:rsid w:val="007832B2"/>
    <w:rsid w:val="00784385"/>
    <w:rsid w:val="00786FF9"/>
    <w:rsid w:val="00787157"/>
    <w:rsid w:val="00787EF7"/>
    <w:rsid w:val="00790294"/>
    <w:rsid w:val="00795F02"/>
    <w:rsid w:val="00797F0E"/>
    <w:rsid w:val="007A5119"/>
    <w:rsid w:val="007A5B3B"/>
    <w:rsid w:val="007B047F"/>
    <w:rsid w:val="007B222A"/>
    <w:rsid w:val="007B3810"/>
    <w:rsid w:val="007B7A90"/>
    <w:rsid w:val="007C1159"/>
    <w:rsid w:val="007C550B"/>
    <w:rsid w:val="007C793E"/>
    <w:rsid w:val="007D0F48"/>
    <w:rsid w:val="007D1A14"/>
    <w:rsid w:val="007D2BCF"/>
    <w:rsid w:val="007D2CB4"/>
    <w:rsid w:val="007E2ABA"/>
    <w:rsid w:val="007E5E78"/>
    <w:rsid w:val="007F38A0"/>
    <w:rsid w:val="007F5991"/>
    <w:rsid w:val="007F5FEC"/>
    <w:rsid w:val="007F61D2"/>
    <w:rsid w:val="007F6782"/>
    <w:rsid w:val="007F7268"/>
    <w:rsid w:val="007F76BF"/>
    <w:rsid w:val="0080362C"/>
    <w:rsid w:val="00804BB6"/>
    <w:rsid w:val="00806D85"/>
    <w:rsid w:val="008117EA"/>
    <w:rsid w:val="008124D4"/>
    <w:rsid w:val="00812AC7"/>
    <w:rsid w:val="0081391A"/>
    <w:rsid w:val="00813D88"/>
    <w:rsid w:val="00821410"/>
    <w:rsid w:val="008242DD"/>
    <w:rsid w:val="00827557"/>
    <w:rsid w:val="008303BD"/>
    <w:rsid w:val="008311C7"/>
    <w:rsid w:val="00832244"/>
    <w:rsid w:val="0083283C"/>
    <w:rsid w:val="00837134"/>
    <w:rsid w:val="008425AF"/>
    <w:rsid w:val="00843C15"/>
    <w:rsid w:val="00850530"/>
    <w:rsid w:val="008528E0"/>
    <w:rsid w:val="00855389"/>
    <w:rsid w:val="00855C14"/>
    <w:rsid w:val="00857A4F"/>
    <w:rsid w:val="00860361"/>
    <w:rsid w:val="008623CC"/>
    <w:rsid w:val="00863DF9"/>
    <w:rsid w:val="00864B3B"/>
    <w:rsid w:val="008678B1"/>
    <w:rsid w:val="00867A13"/>
    <w:rsid w:val="00867D2D"/>
    <w:rsid w:val="00872E90"/>
    <w:rsid w:val="008746EA"/>
    <w:rsid w:val="00874F6E"/>
    <w:rsid w:val="00874F8A"/>
    <w:rsid w:val="0087621F"/>
    <w:rsid w:val="00880EE0"/>
    <w:rsid w:val="00882EC0"/>
    <w:rsid w:val="00884E0F"/>
    <w:rsid w:val="008855CE"/>
    <w:rsid w:val="00886F8B"/>
    <w:rsid w:val="00887C21"/>
    <w:rsid w:val="0089009C"/>
    <w:rsid w:val="0089019D"/>
    <w:rsid w:val="008943EA"/>
    <w:rsid w:val="0089497D"/>
    <w:rsid w:val="00895FC8"/>
    <w:rsid w:val="008A07B2"/>
    <w:rsid w:val="008A16C0"/>
    <w:rsid w:val="008A1AA3"/>
    <w:rsid w:val="008A4493"/>
    <w:rsid w:val="008A57AE"/>
    <w:rsid w:val="008A6769"/>
    <w:rsid w:val="008A794D"/>
    <w:rsid w:val="008B00A2"/>
    <w:rsid w:val="008B203F"/>
    <w:rsid w:val="008B6ED0"/>
    <w:rsid w:val="008B6F26"/>
    <w:rsid w:val="008B776B"/>
    <w:rsid w:val="008B7BB7"/>
    <w:rsid w:val="008C12B5"/>
    <w:rsid w:val="008C1ADE"/>
    <w:rsid w:val="008C66DB"/>
    <w:rsid w:val="008D25EC"/>
    <w:rsid w:val="008D5D76"/>
    <w:rsid w:val="008D79FF"/>
    <w:rsid w:val="008E23F6"/>
    <w:rsid w:val="008E2B01"/>
    <w:rsid w:val="008E2FEA"/>
    <w:rsid w:val="008E3A4B"/>
    <w:rsid w:val="008E3D35"/>
    <w:rsid w:val="008E4D92"/>
    <w:rsid w:val="008E7CBC"/>
    <w:rsid w:val="008E7F40"/>
    <w:rsid w:val="008F05D6"/>
    <w:rsid w:val="008F17BF"/>
    <w:rsid w:val="008F49A7"/>
    <w:rsid w:val="009017D4"/>
    <w:rsid w:val="00901B42"/>
    <w:rsid w:val="0090234A"/>
    <w:rsid w:val="00903CC1"/>
    <w:rsid w:val="00907511"/>
    <w:rsid w:val="00910009"/>
    <w:rsid w:val="00910A67"/>
    <w:rsid w:val="00913719"/>
    <w:rsid w:val="009142CB"/>
    <w:rsid w:val="0091446E"/>
    <w:rsid w:val="00917097"/>
    <w:rsid w:val="0091768A"/>
    <w:rsid w:val="00917A27"/>
    <w:rsid w:val="00921B2B"/>
    <w:rsid w:val="009223A2"/>
    <w:rsid w:val="0092248E"/>
    <w:rsid w:val="00925590"/>
    <w:rsid w:val="00926F41"/>
    <w:rsid w:val="00931C44"/>
    <w:rsid w:val="00932D18"/>
    <w:rsid w:val="00932DE6"/>
    <w:rsid w:val="00933153"/>
    <w:rsid w:val="009333FF"/>
    <w:rsid w:val="00933983"/>
    <w:rsid w:val="0093525D"/>
    <w:rsid w:val="00935FB2"/>
    <w:rsid w:val="00937A69"/>
    <w:rsid w:val="00945C35"/>
    <w:rsid w:val="0094621B"/>
    <w:rsid w:val="00947B04"/>
    <w:rsid w:val="00947BB9"/>
    <w:rsid w:val="00947D03"/>
    <w:rsid w:val="00947FEB"/>
    <w:rsid w:val="00951137"/>
    <w:rsid w:val="0095219E"/>
    <w:rsid w:val="0095257C"/>
    <w:rsid w:val="0095267F"/>
    <w:rsid w:val="00952B86"/>
    <w:rsid w:val="009533DA"/>
    <w:rsid w:val="00955507"/>
    <w:rsid w:val="0095753D"/>
    <w:rsid w:val="00957C26"/>
    <w:rsid w:val="009629E6"/>
    <w:rsid w:val="009665EC"/>
    <w:rsid w:val="009677C2"/>
    <w:rsid w:val="00971084"/>
    <w:rsid w:val="00971A52"/>
    <w:rsid w:val="00971CDF"/>
    <w:rsid w:val="009767F4"/>
    <w:rsid w:val="00980840"/>
    <w:rsid w:val="009832C1"/>
    <w:rsid w:val="00983A15"/>
    <w:rsid w:val="0098496D"/>
    <w:rsid w:val="0099689C"/>
    <w:rsid w:val="00997137"/>
    <w:rsid w:val="009A2348"/>
    <w:rsid w:val="009A356B"/>
    <w:rsid w:val="009A4CD6"/>
    <w:rsid w:val="009A52AD"/>
    <w:rsid w:val="009A58A4"/>
    <w:rsid w:val="009A653A"/>
    <w:rsid w:val="009B076C"/>
    <w:rsid w:val="009B6361"/>
    <w:rsid w:val="009C3442"/>
    <w:rsid w:val="009C4027"/>
    <w:rsid w:val="009C45F4"/>
    <w:rsid w:val="009C4CA5"/>
    <w:rsid w:val="009D0495"/>
    <w:rsid w:val="009D1E0D"/>
    <w:rsid w:val="009D3EA8"/>
    <w:rsid w:val="009D480C"/>
    <w:rsid w:val="009D58BB"/>
    <w:rsid w:val="009D6BE3"/>
    <w:rsid w:val="009D6E5D"/>
    <w:rsid w:val="009E092D"/>
    <w:rsid w:val="009E1A09"/>
    <w:rsid w:val="009E2D8D"/>
    <w:rsid w:val="009E6077"/>
    <w:rsid w:val="009E60D2"/>
    <w:rsid w:val="009F012E"/>
    <w:rsid w:val="009F0A47"/>
    <w:rsid w:val="009F0B46"/>
    <w:rsid w:val="009F2916"/>
    <w:rsid w:val="009F2F4A"/>
    <w:rsid w:val="009F3996"/>
    <w:rsid w:val="009F3F88"/>
    <w:rsid w:val="009F475C"/>
    <w:rsid w:val="009F65EB"/>
    <w:rsid w:val="009F782A"/>
    <w:rsid w:val="009F7C3C"/>
    <w:rsid w:val="00A03B61"/>
    <w:rsid w:val="00A06433"/>
    <w:rsid w:val="00A064BF"/>
    <w:rsid w:val="00A10C96"/>
    <w:rsid w:val="00A12D98"/>
    <w:rsid w:val="00A12ED4"/>
    <w:rsid w:val="00A14547"/>
    <w:rsid w:val="00A16EDC"/>
    <w:rsid w:val="00A20A05"/>
    <w:rsid w:val="00A20A0E"/>
    <w:rsid w:val="00A23D21"/>
    <w:rsid w:val="00A25F6F"/>
    <w:rsid w:val="00A27C2D"/>
    <w:rsid w:val="00A3351E"/>
    <w:rsid w:val="00A35361"/>
    <w:rsid w:val="00A36C43"/>
    <w:rsid w:val="00A37423"/>
    <w:rsid w:val="00A41747"/>
    <w:rsid w:val="00A42C83"/>
    <w:rsid w:val="00A42F46"/>
    <w:rsid w:val="00A51951"/>
    <w:rsid w:val="00A53941"/>
    <w:rsid w:val="00A53E9B"/>
    <w:rsid w:val="00A5754C"/>
    <w:rsid w:val="00A63957"/>
    <w:rsid w:val="00A643EB"/>
    <w:rsid w:val="00A65088"/>
    <w:rsid w:val="00A66D02"/>
    <w:rsid w:val="00A702C0"/>
    <w:rsid w:val="00A76E7A"/>
    <w:rsid w:val="00A806AC"/>
    <w:rsid w:val="00A83F80"/>
    <w:rsid w:val="00A84BD6"/>
    <w:rsid w:val="00A85A62"/>
    <w:rsid w:val="00A865C8"/>
    <w:rsid w:val="00A943FC"/>
    <w:rsid w:val="00A94FE9"/>
    <w:rsid w:val="00A9728C"/>
    <w:rsid w:val="00A974CC"/>
    <w:rsid w:val="00AA316F"/>
    <w:rsid w:val="00AA383F"/>
    <w:rsid w:val="00AA3BD6"/>
    <w:rsid w:val="00AA5B2C"/>
    <w:rsid w:val="00AA6B1F"/>
    <w:rsid w:val="00AA7D0F"/>
    <w:rsid w:val="00AB0297"/>
    <w:rsid w:val="00AB07F9"/>
    <w:rsid w:val="00AB0EC2"/>
    <w:rsid w:val="00AB3802"/>
    <w:rsid w:val="00AB4084"/>
    <w:rsid w:val="00AB4DA7"/>
    <w:rsid w:val="00AB5F66"/>
    <w:rsid w:val="00AC51AB"/>
    <w:rsid w:val="00AD434A"/>
    <w:rsid w:val="00AD7CA8"/>
    <w:rsid w:val="00AE1AC9"/>
    <w:rsid w:val="00AE48EF"/>
    <w:rsid w:val="00AE61D6"/>
    <w:rsid w:val="00AE645E"/>
    <w:rsid w:val="00AE7268"/>
    <w:rsid w:val="00AE7CCC"/>
    <w:rsid w:val="00AF1225"/>
    <w:rsid w:val="00AF38C2"/>
    <w:rsid w:val="00AF4544"/>
    <w:rsid w:val="00AF6E99"/>
    <w:rsid w:val="00AF7215"/>
    <w:rsid w:val="00B01645"/>
    <w:rsid w:val="00B01B67"/>
    <w:rsid w:val="00B01CBE"/>
    <w:rsid w:val="00B0487A"/>
    <w:rsid w:val="00B05C80"/>
    <w:rsid w:val="00B062E5"/>
    <w:rsid w:val="00B068EB"/>
    <w:rsid w:val="00B10E04"/>
    <w:rsid w:val="00B13977"/>
    <w:rsid w:val="00B1460F"/>
    <w:rsid w:val="00B148D4"/>
    <w:rsid w:val="00B20B0F"/>
    <w:rsid w:val="00B21AB4"/>
    <w:rsid w:val="00B254FA"/>
    <w:rsid w:val="00B27AA2"/>
    <w:rsid w:val="00B307BF"/>
    <w:rsid w:val="00B30AEA"/>
    <w:rsid w:val="00B3114B"/>
    <w:rsid w:val="00B32B96"/>
    <w:rsid w:val="00B33BF6"/>
    <w:rsid w:val="00B343CF"/>
    <w:rsid w:val="00B36D3B"/>
    <w:rsid w:val="00B36F87"/>
    <w:rsid w:val="00B405F7"/>
    <w:rsid w:val="00B427B0"/>
    <w:rsid w:val="00B42FF6"/>
    <w:rsid w:val="00B432A8"/>
    <w:rsid w:val="00B43CDA"/>
    <w:rsid w:val="00B47CAE"/>
    <w:rsid w:val="00B54A8C"/>
    <w:rsid w:val="00B54E2A"/>
    <w:rsid w:val="00B5788C"/>
    <w:rsid w:val="00B704D9"/>
    <w:rsid w:val="00B7147E"/>
    <w:rsid w:val="00B71F98"/>
    <w:rsid w:val="00B72629"/>
    <w:rsid w:val="00B74525"/>
    <w:rsid w:val="00B748FA"/>
    <w:rsid w:val="00B75EDB"/>
    <w:rsid w:val="00B7665B"/>
    <w:rsid w:val="00B82B45"/>
    <w:rsid w:val="00B90C06"/>
    <w:rsid w:val="00B92ABB"/>
    <w:rsid w:val="00B96C8E"/>
    <w:rsid w:val="00BA0103"/>
    <w:rsid w:val="00BA07DE"/>
    <w:rsid w:val="00BA140E"/>
    <w:rsid w:val="00BA2D17"/>
    <w:rsid w:val="00BA43A7"/>
    <w:rsid w:val="00BA57AF"/>
    <w:rsid w:val="00BA63E5"/>
    <w:rsid w:val="00BA7B22"/>
    <w:rsid w:val="00BB0850"/>
    <w:rsid w:val="00BB4470"/>
    <w:rsid w:val="00BB5C24"/>
    <w:rsid w:val="00BB6515"/>
    <w:rsid w:val="00BB67A9"/>
    <w:rsid w:val="00BB6BC7"/>
    <w:rsid w:val="00BC3257"/>
    <w:rsid w:val="00BC3A1F"/>
    <w:rsid w:val="00BC412E"/>
    <w:rsid w:val="00BD09C2"/>
    <w:rsid w:val="00BD6473"/>
    <w:rsid w:val="00BD7B62"/>
    <w:rsid w:val="00BD7E53"/>
    <w:rsid w:val="00BE0748"/>
    <w:rsid w:val="00BE1D8F"/>
    <w:rsid w:val="00BE24CD"/>
    <w:rsid w:val="00BE4BD4"/>
    <w:rsid w:val="00BE5023"/>
    <w:rsid w:val="00BF0961"/>
    <w:rsid w:val="00BF1A1D"/>
    <w:rsid w:val="00BF1C81"/>
    <w:rsid w:val="00BF23C5"/>
    <w:rsid w:val="00BF2DB8"/>
    <w:rsid w:val="00BF540E"/>
    <w:rsid w:val="00BF642F"/>
    <w:rsid w:val="00C01D43"/>
    <w:rsid w:val="00C02D56"/>
    <w:rsid w:val="00C032D1"/>
    <w:rsid w:val="00C03414"/>
    <w:rsid w:val="00C03F9E"/>
    <w:rsid w:val="00C051A8"/>
    <w:rsid w:val="00C11948"/>
    <w:rsid w:val="00C11B0B"/>
    <w:rsid w:val="00C11FC3"/>
    <w:rsid w:val="00C127AA"/>
    <w:rsid w:val="00C12E47"/>
    <w:rsid w:val="00C170E1"/>
    <w:rsid w:val="00C17120"/>
    <w:rsid w:val="00C22189"/>
    <w:rsid w:val="00C27374"/>
    <w:rsid w:val="00C315F0"/>
    <w:rsid w:val="00C32A5F"/>
    <w:rsid w:val="00C34804"/>
    <w:rsid w:val="00C34E40"/>
    <w:rsid w:val="00C3679E"/>
    <w:rsid w:val="00C36E18"/>
    <w:rsid w:val="00C4039D"/>
    <w:rsid w:val="00C40B29"/>
    <w:rsid w:val="00C4169D"/>
    <w:rsid w:val="00C41CE2"/>
    <w:rsid w:val="00C42B6D"/>
    <w:rsid w:val="00C4518F"/>
    <w:rsid w:val="00C45204"/>
    <w:rsid w:val="00C452DF"/>
    <w:rsid w:val="00C46C45"/>
    <w:rsid w:val="00C46CA1"/>
    <w:rsid w:val="00C47305"/>
    <w:rsid w:val="00C56047"/>
    <w:rsid w:val="00C56A70"/>
    <w:rsid w:val="00C56CC8"/>
    <w:rsid w:val="00C60E15"/>
    <w:rsid w:val="00C646E5"/>
    <w:rsid w:val="00C6548B"/>
    <w:rsid w:val="00C65BCB"/>
    <w:rsid w:val="00C67E92"/>
    <w:rsid w:val="00C67FCC"/>
    <w:rsid w:val="00C71B21"/>
    <w:rsid w:val="00C75A36"/>
    <w:rsid w:val="00C8542E"/>
    <w:rsid w:val="00C8609D"/>
    <w:rsid w:val="00CA30BA"/>
    <w:rsid w:val="00CA3737"/>
    <w:rsid w:val="00CA398E"/>
    <w:rsid w:val="00CA423B"/>
    <w:rsid w:val="00CB0CA0"/>
    <w:rsid w:val="00CB2942"/>
    <w:rsid w:val="00CB35B3"/>
    <w:rsid w:val="00CB7D18"/>
    <w:rsid w:val="00CC13DD"/>
    <w:rsid w:val="00CC2236"/>
    <w:rsid w:val="00CC33E8"/>
    <w:rsid w:val="00CC3EDA"/>
    <w:rsid w:val="00CC6103"/>
    <w:rsid w:val="00CC73F0"/>
    <w:rsid w:val="00CC747A"/>
    <w:rsid w:val="00CC74BF"/>
    <w:rsid w:val="00CC7EC2"/>
    <w:rsid w:val="00CD0623"/>
    <w:rsid w:val="00CD4660"/>
    <w:rsid w:val="00CD51C7"/>
    <w:rsid w:val="00CD5BE9"/>
    <w:rsid w:val="00CD67F5"/>
    <w:rsid w:val="00CD7DEE"/>
    <w:rsid w:val="00CE02CD"/>
    <w:rsid w:val="00CE0C8E"/>
    <w:rsid w:val="00CE1808"/>
    <w:rsid w:val="00CE2D45"/>
    <w:rsid w:val="00CE43EC"/>
    <w:rsid w:val="00CE56AF"/>
    <w:rsid w:val="00CF1ED8"/>
    <w:rsid w:val="00CF33CD"/>
    <w:rsid w:val="00CF7970"/>
    <w:rsid w:val="00D01882"/>
    <w:rsid w:val="00D018AE"/>
    <w:rsid w:val="00D022FA"/>
    <w:rsid w:val="00D0321A"/>
    <w:rsid w:val="00D077F5"/>
    <w:rsid w:val="00D07916"/>
    <w:rsid w:val="00D1038A"/>
    <w:rsid w:val="00D119F0"/>
    <w:rsid w:val="00D12DDA"/>
    <w:rsid w:val="00D161D2"/>
    <w:rsid w:val="00D2118F"/>
    <w:rsid w:val="00D21EBD"/>
    <w:rsid w:val="00D25B69"/>
    <w:rsid w:val="00D31B0C"/>
    <w:rsid w:val="00D347D2"/>
    <w:rsid w:val="00D352CE"/>
    <w:rsid w:val="00D357FA"/>
    <w:rsid w:val="00D40294"/>
    <w:rsid w:val="00D40B07"/>
    <w:rsid w:val="00D44001"/>
    <w:rsid w:val="00D44AC8"/>
    <w:rsid w:val="00D46E1B"/>
    <w:rsid w:val="00D508C0"/>
    <w:rsid w:val="00D50AED"/>
    <w:rsid w:val="00D51881"/>
    <w:rsid w:val="00D54D6B"/>
    <w:rsid w:val="00D559B2"/>
    <w:rsid w:val="00D55F5C"/>
    <w:rsid w:val="00D62155"/>
    <w:rsid w:val="00D62910"/>
    <w:rsid w:val="00D64ED4"/>
    <w:rsid w:val="00D661C8"/>
    <w:rsid w:val="00D6692F"/>
    <w:rsid w:val="00D66E61"/>
    <w:rsid w:val="00D6739C"/>
    <w:rsid w:val="00D71270"/>
    <w:rsid w:val="00D73226"/>
    <w:rsid w:val="00D7639A"/>
    <w:rsid w:val="00D81C30"/>
    <w:rsid w:val="00D823F5"/>
    <w:rsid w:val="00D827DA"/>
    <w:rsid w:val="00D82D80"/>
    <w:rsid w:val="00D86FE5"/>
    <w:rsid w:val="00D9171B"/>
    <w:rsid w:val="00D91BA5"/>
    <w:rsid w:val="00D946FF"/>
    <w:rsid w:val="00DA0049"/>
    <w:rsid w:val="00DA0EFC"/>
    <w:rsid w:val="00DA6863"/>
    <w:rsid w:val="00DB047F"/>
    <w:rsid w:val="00DB2EBC"/>
    <w:rsid w:val="00DB34B1"/>
    <w:rsid w:val="00DB54E2"/>
    <w:rsid w:val="00DC1DD3"/>
    <w:rsid w:val="00DC3ECF"/>
    <w:rsid w:val="00DC42D5"/>
    <w:rsid w:val="00DC5648"/>
    <w:rsid w:val="00DC6660"/>
    <w:rsid w:val="00DD0914"/>
    <w:rsid w:val="00DD1E22"/>
    <w:rsid w:val="00DE209A"/>
    <w:rsid w:val="00DE2C79"/>
    <w:rsid w:val="00DE5064"/>
    <w:rsid w:val="00DE74A0"/>
    <w:rsid w:val="00DF437A"/>
    <w:rsid w:val="00E0005A"/>
    <w:rsid w:val="00E04729"/>
    <w:rsid w:val="00E1233A"/>
    <w:rsid w:val="00E13057"/>
    <w:rsid w:val="00E160D1"/>
    <w:rsid w:val="00E17387"/>
    <w:rsid w:val="00E20E2F"/>
    <w:rsid w:val="00E26DBB"/>
    <w:rsid w:val="00E323E0"/>
    <w:rsid w:val="00E342A6"/>
    <w:rsid w:val="00E356D5"/>
    <w:rsid w:val="00E4106A"/>
    <w:rsid w:val="00E434C8"/>
    <w:rsid w:val="00E4450A"/>
    <w:rsid w:val="00E452D9"/>
    <w:rsid w:val="00E45CEB"/>
    <w:rsid w:val="00E45CF3"/>
    <w:rsid w:val="00E517B5"/>
    <w:rsid w:val="00E51937"/>
    <w:rsid w:val="00E57FEE"/>
    <w:rsid w:val="00E611F6"/>
    <w:rsid w:val="00E61EBA"/>
    <w:rsid w:val="00E62B52"/>
    <w:rsid w:val="00E66777"/>
    <w:rsid w:val="00E73985"/>
    <w:rsid w:val="00E76372"/>
    <w:rsid w:val="00E809B7"/>
    <w:rsid w:val="00E84372"/>
    <w:rsid w:val="00E84562"/>
    <w:rsid w:val="00E85E30"/>
    <w:rsid w:val="00E910F2"/>
    <w:rsid w:val="00E92086"/>
    <w:rsid w:val="00E92AA7"/>
    <w:rsid w:val="00E93113"/>
    <w:rsid w:val="00E9371E"/>
    <w:rsid w:val="00E94E11"/>
    <w:rsid w:val="00E9506E"/>
    <w:rsid w:val="00E95565"/>
    <w:rsid w:val="00E96787"/>
    <w:rsid w:val="00E976E5"/>
    <w:rsid w:val="00EA1C28"/>
    <w:rsid w:val="00EA2652"/>
    <w:rsid w:val="00EA37B8"/>
    <w:rsid w:val="00EA4223"/>
    <w:rsid w:val="00EA6C47"/>
    <w:rsid w:val="00EA6E1F"/>
    <w:rsid w:val="00EA7DAF"/>
    <w:rsid w:val="00EB1B16"/>
    <w:rsid w:val="00EB1F3B"/>
    <w:rsid w:val="00EB2762"/>
    <w:rsid w:val="00EB2777"/>
    <w:rsid w:val="00EB406F"/>
    <w:rsid w:val="00EB647C"/>
    <w:rsid w:val="00EB66B6"/>
    <w:rsid w:val="00EB709A"/>
    <w:rsid w:val="00EC7163"/>
    <w:rsid w:val="00ED09B6"/>
    <w:rsid w:val="00ED4783"/>
    <w:rsid w:val="00ED530A"/>
    <w:rsid w:val="00ED66CF"/>
    <w:rsid w:val="00ED765B"/>
    <w:rsid w:val="00EE1261"/>
    <w:rsid w:val="00EE3309"/>
    <w:rsid w:val="00EE5160"/>
    <w:rsid w:val="00EE70C0"/>
    <w:rsid w:val="00EE786B"/>
    <w:rsid w:val="00EF0189"/>
    <w:rsid w:val="00EF0457"/>
    <w:rsid w:val="00EF0AE8"/>
    <w:rsid w:val="00EF26AF"/>
    <w:rsid w:val="00EF4FA6"/>
    <w:rsid w:val="00F036A8"/>
    <w:rsid w:val="00F03736"/>
    <w:rsid w:val="00F0770D"/>
    <w:rsid w:val="00F10473"/>
    <w:rsid w:val="00F10801"/>
    <w:rsid w:val="00F108A0"/>
    <w:rsid w:val="00F10F72"/>
    <w:rsid w:val="00F11DBD"/>
    <w:rsid w:val="00F12357"/>
    <w:rsid w:val="00F12581"/>
    <w:rsid w:val="00F12BAD"/>
    <w:rsid w:val="00F14502"/>
    <w:rsid w:val="00F14B83"/>
    <w:rsid w:val="00F15273"/>
    <w:rsid w:val="00F214DF"/>
    <w:rsid w:val="00F233C7"/>
    <w:rsid w:val="00F2432E"/>
    <w:rsid w:val="00F27E38"/>
    <w:rsid w:val="00F3218E"/>
    <w:rsid w:val="00F32193"/>
    <w:rsid w:val="00F322D9"/>
    <w:rsid w:val="00F336D8"/>
    <w:rsid w:val="00F419C7"/>
    <w:rsid w:val="00F4776D"/>
    <w:rsid w:val="00F479CF"/>
    <w:rsid w:val="00F47A6B"/>
    <w:rsid w:val="00F5057E"/>
    <w:rsid w:val="00F53DFD"/>
    <w:rsid w:val="00F55870"/>
    <w:rsid w:val="00F55E28"/>
    <w:rsid w:val="00F56687"/>
    <w:rsid w:val="00F56E72"/>
    <w:rsid w:val="00F62895"/>
    <w:rsid w:val="00F641E0"/>
    <w:rsid w:val="00F64BB7"/>
    <w:rsid w:val="00F77E16"/>
    <w:rsid w:val="00F8215B"/>
    <w:rsid w:val="00F82DCA"/>
    <w:rsid w:val="00F849BB"/>
    <w:rsid w:val="00F86BC9"/>
    <w:rsid w:val="00F91AF2"/>
    <w:rsid w:val="00F9239E"/>
    <w:rsid w:val="00F92462"/>
    <w:rsid w:val="00F955B1"/>
    <w:rsid w:val="00F97296"/>
    <w:rsid w:val="00FA30F2"/>
    <w:rsid w:val="00FA6DD9"/>
    <w:rsid w:val="00FA7585"/>
    <w:rsid w:val="00FB0C16"/>
    <w:rsid w:val="00FB2E1B"/>
    <w:rsid w:val="00FB5549"/>
    <w:rsid w:val="00FB6815"/>
    <w:rsid w:val="00FB7908"/>
    <w:rsid w:val="00FC0136"/>
    <w:rsid w:val="00FC0279"/>
    <w:rsid w:val="00FC08CB"/>
    <w:rsid w:val="00FC4203"/>
    <w:rsid w:val="00FC4A54"/>
    <w:rsid w:val="00FC6C18"/>
    <w:rsid w:val="00FC7CED"/>
    <w:rsid w:val="00FD0135"/>
    <w:rsid w:val="00FD077B"/>
    <w:rsid w:val="00FD14EF"/>
    <w:rsid w:val="00FD183E"/>
    <w:rsid w:val="00FD1EE4"/>
    <w:rsid w:val="00FD59CE"/>
    <w:rsid w:val="00FE0A45"/>
    <w:rsid w:val="00FE46EA"/>
    <w:rsid w:val="00FE4F70"/>
    <w:rsid w:val="00FE4FBE"/>
    <w:rsid w:val="00FF181D"/>
    <w:rsid w:val="00FF2E3D"/>
    <w:rsid w:val="00FF36BC"/>
    <w:rsid w:val="00FF5588"/>
    <w:rsid w:val="00FF605B"/>
    <w:rsid w:val="00FF62D7"/>
    <w:rsid w:val="00FF6573"/>
    <w:rsid w:val="00FF692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1A0552"/>
  <w15:docId w15:val="{64CCD604-A0A2-472D-A62F-7C9E796F7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7046"/>
    <w:pPr>
      <w:spacing w:before="120" w:after="0" w:line="240" w:lineRule="auto"/>
    </w:pPr>
    <w:rPr>
      <w:rFonts w:ascii="Franklin Gothic Book" w:eastAsia="Calibri" w:hAnsi="Franklin Gothic Book" w:cs="Times New Roman"/>
    </w:rPr>
  </w:style>
  <w:style w:type="paragraph" w:styleId="Heading1">
    <w:name w:val="heading 1"/>
    <w:basedOn w:val="Normal"/>
    <w:next w:val="Normal"/>
    <w:link w:val="Heading1Char"/>
    <w:uiPriority w:val="9"/>
    <w:qFormat/>
    <w:rsid w:val="00567046"/>
    <w:pPr>
      <w:keepNext/>
      <w:keepLines/>
      <w:spacing w:before="360" w:after="120"/>
      <w:ind w:left="720" w:right="720"/>
      <w:jc w:val="center"/>
      <w:outlineLvl w:val="0"/>
    </w:pPr>
    <w:rPr>
      <w:rFonts w:eastAsiaTheme="majorEastAsia"/>
      <w:b/>
      <w:bCs/>
      <w:szCs w:val="28"/>
    </w:rPr>
  </w:style>
  <w:style w:type="paragraph" w:styleId="Heading2">
    <w:name w:val="heading 2"/>
    <w:basedOn w:val="Normal"/>
    <w:next w:val="Normal"/>
    <w:link w:val="Heading2Char"/>
    <w:uiPriority w:val="9"/>
    <w:unhideWhenUsed/>
    <w:qFormat/>
    <w:rsid w:val="00C56047"/>
    <w:pPr>
      <w:keepNext/>
      <w:keepLines/>
      <w:spacing w:before="24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10009"/>
    <w:pPr>
      <w:keepNext/>
      <w:keepLines/>
      <w:spacing w:before="240" w:after="120"/>
      <w:ind w:left="360"/>
      <w:outlineLvl w:val="2"/>
    </w:pPr>
    <w:rPr>
      <w:rFonts w:eastAsiaTheme="majorEastAsia"/>
      <w:b/>
      <w:bCs/>
      <w:szCs w:val="28"/>
    </w:rPr>
  </w:style>
  <w:style w:type="paragraph" w:styleId="Heading4">
    <w:name w:val="heading 4"/>
    <w:basedOn w:val="Normal"/>
    <w:next w:val="Normal"/>
    <w:link w:val="Heading4Char"/>
    <w:uiPriority w:val="9"/>
    <w:unhideWhenUsed/>
    <w:qFormat/>
    <w:rsid w:val="00140C2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40C2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40C2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40C2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0C2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0C2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046"/>
    <w:rPr>
      <w:rFonts w:ascii="Franklin Gothic Book" w:eastAsiaTheme="majorEastAsia" w:hAnsi="Franklin Gothic Book" w:cs="Times New Roman"/>
      <w:b/>
      <w:bCs/>
      <w:szCs w:val="28"/>
    </w:rPr>
  </w:style>
  <w:style w:type="paragraph" w:styleId="ListParagraph">
    <w:name w:val="List Paragraph"/>
    <w:basedOn w:val="Normal"/>
    <w:uiPriority w:val="34"/>
    <w:qFormat/>
    <w:rsid w:val="003D4216"/>
    <w:pPr>
      <w:ind w:left="720"/>
      <w:contextualSpacing/>
    </w:pPr>
  </w:style>
  <w:style w:type="paragraph" w:styleId="BalloonText">
    <w:name w:val="Balloon Text"/>
    <w:basedOn w:val="Normal"/>
    <w:link w:val="BalloonTextChar"/>
    <w:uiPriority w:val="99"/>
    <w:semiHidden/>
    <w:unhideWhenUsed/>
    <w:rsid w:val="00E910F2"/>
    <w:rPr>
      <w:rFonts w:ascii="Tahoma" w:hAnsi="Tahoma" w:cs="Tahoma"/>
      <w:sz w:val="16"/>
      <w:szCs w:val="16"/>
    </w:rPr>
  </w:style>
  <w:style w:type="character" w:customStyle="1" w:styleId="BalloonTextChar">
    <w:name w:val="Balloon Text Char"/>
    <w:basedOn w:val="DefaultParagraphFont"/>
    <w:link w:val="BalloonText"/>
    <w:uiPriority w:val="99"/>
    <w:semiHidden/>
    <w:rsid w:val="00E910F2"/>
    <w:rPr>
      <w:rFonts w:ascii="Tahoma" w:hAnsi="Tahoma" w:cs="Tahoma"/>
      <w:sz w:val="16"/>
      <w:szCs w:val="16"/>
    </w:rPr>
  </w:style>
  <w:style w:type="table" w:styleId="TableGrid">
    <w:name w:val="Table Grid"/>
    <w:basedOn w:val="TableNormal"/>
    <w:uiPriority w:val="59"/>
    <w:rsid w:val="00F12BA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75619"/>
    <w:rPr>
      <w:sz w:val="20"/>
      <w:szCs w:val="20"/>
    </w:rPr>
  </w:style>
  <w:style w:type="character" w:customStyle="1" w:styleId="FootnoteTextChar">
    <w:name w:val="Footnote Text Char"/>
    <w:basedOn w:val="DefaultParagraphFont"/>
    <w:link w:val="FootnoteText"/>
    <w:uiPriority w:val="99"/>
    <w:rsid w:val="00175619"/>
    <w:rPr>
      <w:sz w:val="20"/>
      <w:szCs w:val="20"/>
    </w:rPr>
  </w:style>
  <w:style w:type="character" w:styleId="FootnoteReference">
    <w:name w:val="footnote reference"/>
    <w:basedOn w:val="DefaultParagraphFont"/>
    <w:uiPriority w:val="99"/>
    <w:unhideWhenUsed/>
    <w:rsid w:val="00175619"/>
    <w:rPr>
      <w:vertAlign w:val="superscript"/>
    </w:rPr>
  </w:style>
  <w:style w:type="paragraph" w:styleId="Header">
    <w:name w:val="header"/>
    <w:basedOn w:val="Normal"/>
    <w:link w:val="HeaderChar"/>
    <w:uiPriority w:val="99"/>
    <w:unhideWhenUsed/>
    <w:rsid w:val="00B405F7"/>
    <w:pPr>
      <w:tabs>
        <w:tab w:val="center" w:pos="4680"/>
        <w:tab w:val="right" w:pos="9360"/>
      </w:tabs>
    </w:pPr>
  </w:style>
  <w:style w:type="character" w:customStyle="1" w:styleId="HeaderChar">
    <w:name w:val="Header Char"/>
    <w:basedOn w:val="DefaultParagraphFont"/>
    <w:link w:val="Header"/>
    <w:uiPriority w:val="99"/>
    <w:rsid w:val="00B405F7"/>
  </w:style>
  <w:style w:type="paragraph" w:styleId="Footer">
    <w:name w:val="footer"/>
    <w:basedOn w:val="Normal"/>
    <w:link w:val="FooterChar"/>
    <w:uiPriority w:val="99"/>
    <w:unhideWhenUsed/>
    <w:rsid w:val="00B405F7"/>
    <w:pPr>
      <w:tabs>
        <w:tab w:val="center" w:pos="4680"/>
        <w:tab w:val="right" w:pos="9360"/>
      </w:tabs>
    </w:pPr>
  </w:style>
  <w:style w:type="character" w:customStyle="1" w:styleId="FooterChar">
    <w:name w:val="Footer Char"/>
    <w:basedOn w:val="DefaultParagraphFont"/>
    <w:link w:val="Footer"/>
    <w:uiPriority w:val="99"/>
    <w:rsid w:val="00B405F7"/>
  </w:style>
  <w:style w:type="character" w:customStyle="1" w:styleId="Heading2Char">
    <w:name w:val="Heading 2 Char"/>
    <w:basedOn w:val="DefaultParagraphFont"/>
    <w:link w:val="Heading2"/>
    <w:uiPriority w:val="9"/>
    <w:rsid w:val="00C56047"/>
    <w:rPr>
      <w:rFonts w:ascii="Franklin Gothic Book" w:eastAsiaTheme="majorEastAsia" w:hAnsi="Franklin Gothic Book" w:cstheme="majorBidi"/>
      <w:b/>
      <w:szCs w:val="26"/>
    </w:rPr>
  </w:style>
  <w:style w:type="character" w:customStyle="1" w:styleId="Heading3Char">
    <w:name w:val="Heading 3 Char"/>
    <w:basedOn w:val="DefaultParagraphFont"/>
    <w:link w:val="Heading3"/>
    <w:uiPriority w:val="9"/>
    <w:rsid w:val="00910009"/>
    <w:rPr>
      <w:rFonts w:ascii="Franklin Gothic Book" w:eastAsiaTheme="majorEastAsia" w:hAnsi="Franklin Gothic Book" w:cs="Times New Roman"/>
      <w:b/>
      <w:bCs/>
      <w:szCs w:val="28"/>
    </w:rPr>
  </w:style>
  <w:style w:type="paragraph" w:styleId="NoSpacing">
    <w:name w:val="No Spacing"/>
    <w:link w:val="NoSpacingChar"/>
    <w:uiPriority w:val="1"/>
    <w:qFormat/>
    <w:rsid w:val="00D62155"/>
    <w:pPr>
      <w:spacing w:after="0" w:line="240" w:lineRule="auto"/>
    </w:pPr>
  </w:style>
  <w:style w:type="character" w:styleId="Hyperlink">
    <w:name w:val="Hyperlink"/>
    <w:basedOn w:val="DefaultParagraphFont"/>
    <w:uiPriority w:val="99"/>
    <w:unhideWhenUsed/>
    <w:rsid w:val="00D62155"/>
    <w:rPr>
      <w:color w:val="0000FF" w:themeColor="hyperlink"/>
      <w:u w:val="single"/>
    </w:rPr>
  </w:style>
  <w:style w:type="paragraph" w:styleId="TOCHeading">
    <w:name w:val="TOC Heading"/>
    <w:basedOn w:val="Heading1"/>
    <w:next w:val="Normal"/>
    <w:uiPriority w:val="39"/>
    <w:unhideWhenUsed/>
    <w:qFormat/>
    <w:rsid w:val="004D516A"/>
    <w:pPr>
      <w:outlineLvl w:val="9"/>
    </w:pPr>
  </w:style>
  <w:style w:type="paragraph" w:styleId="TOC1">
    <w:name w:val="toc 1"/>
    <w:basedOn w:val="Normal"/>
    <w:next w:val="Normal"/>
    <w:autoRedefine/>
    <w:uiPriority w:val="39"/>
    <w:unhideWhenUsed/>
    <w:rsid w:val="000A1F1C"/>
    <w:pPr>
      <w:tabs>
        <w:tab w:val="right" w:leader="dot" w:pos="9360"/>
      </w:tabs>
      <w:spacing w:after="100"/>
      <w:ind w:left="360" w:hanging="360"/>
      <w:pPrChange w:id="0" w:author="Jeff Johnson" w:date="2017-07-12T20:49:00Z">
        <w:pPr>
          <w:tabs>
            <w:tab w:val="right" w:leader="dot" w:pos="9360"/>
          </w:tabs>
          <w:spacing w:before="120" w:after="100"/>
          <w:ind w:left="360" w:hanging="360"/>
        </w:pPr>
      </w:pPrChange>
    </w:pPr>
    <w:rPr>
      <w:rPrChange w:id="0" w:author="Jeff Johnson" w:date="2017-07-12T20:49:00Z">
        <w:rPr>
          <w:rFonts w:ascii="Franklin Gothic Book" w:eastAsia="Calibri" w:hAnsi="Franklin Gothic Book"/>
          <w:sz w:val="22"/>
          <w:szCs w:val="22"/>
          <w:lang w:val="en-US" w:eastAsia="en-US" w:bidi="ar-SA"/>
        </w:rPr>
      </w:rPrChange>
    </w:rPr>
  </w:style>
  <w:style w:type="paragraph" w:customStyle="1" w:styleId="SBACTableText">
    <w:name w:val="SBAC_Table Text"/>
    <w:basedOn w:val="Normal"/>
    <w:qFormat/>
    <w:rsid w:val="006415A1"/>
    <w:pPr>
      <w:spacing w:before="0" w:after="60"/>
    </w:pPr>
    <w:rPr>
      <w:sz w:val="20"/>
      <w:szCs w:val="20"/>
    </w:rPr>
  </w:style>
  <w:style w:type="paragraph" w:customStyle="1" w:styleId="SBACTableHeaderRow">
    <w:name w:val="SBAC_Table Header Row"/>
    <w:link w:val="SBACTableHeaderRowChar"/>
    <w:qFormat/>
    <w:rsid w:val="006415A1"/>
    <w:pPr>
      <w:spacing w:after="60" w:line="240" w:lineRule="auto"/>
    </w:pPr>
    <w:rPr>
      <w:rFonts w:ascii="Franklin Gothic Book" w:hAnsi="Franklin Gothic Book"/>
      <w:b/>
      <w:sz w:val="20"/>
      <w:szCs w:val="20"/>
    </w:rPr>
  </w:style>
  <w:style w:type="character" w:customStyle="1" w:styleId="SBACTableHeaderRowChar">
    <w:name w:val="SBAC_Table Header Row Char"/>
    <w:basedOn w:val="DefaultParagraphFont"/>
    <w:link w:val="SBACTableHeaderRow"/>
    <w:rsid w:val="006415A1"/>
    <w:rPr>
      <w:rFonts w:ascii="Franklin Gothic Book" w:hAnsi="Franklin Gothic Book"/>
      <w:b/>
      <w:sz w:val="20"/>
      <w:szCs w:val="20"/>
    </w:rPr>
  </w:style>
  <w:style w:type="paragraph" w:customStyle="1" w:styleId="Default">
    <w:name w:val="Default"/>
    <w:rsid w:val="00BF23C5"/>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A66D02"/>
    <w:pPr>
      <w:spacing w:before="100" w:beforeAutospacing="1" w:after="100" w:afterAutospacing="1"/>
    </w:pPr>
    <w:rPr>
      <w:rFonts w:ascii="Times New Roman" w:eastAsiaTheme="minorEastAsia" w:hAnsi="Times New Roman"/>
      <w:sz w:val="24"/>
      <w:szCs w:val="24"/>
    </w:rPr>
  </w:style>
  <w:style w:type="paragraph" w:styleId="TOC2">
    <w:name w:val="toc 2"/>
    <w:basedOn w:val="Normal"/>
    <w:next w:val="Normal"/>
    <w:autoRedefine/>
    <w:uiPriority w:val="39"/>
    <w:unhideWhenUsed/>
    <w:rsid w:val="00567046"/>
    <w:pPr>
      <w:tabs>
        <w:tab w:val="right" w:pos="9360"/>
      </w:tabs>
      <w:spacing w:after="100"/>
      <w:ind w:left="720" w:hanging="500"/>
    </w:pPr>
  </w:style>
  <w:style w:type="character" w:customStyle="1" w:styleId="Heading4Char">
    <w:name w:val="Heading 4 Char"/>
    <w:basedOn w:val="DefaultParagraphFont"/>
    <w:link w:val="Heading4"/>
    <w:uiPriority w:val="9"/>
    <w:rsid w:val="00140C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40C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40C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40C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0C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0C2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6B25B2"/>
    <w:pPr>
      <w:spacing w:before="0" w:after="200"/>
      <w:jc w:val="center"/>
    </w:pPr>
    <w:rPr>
      <w:bCs/>
      <w:color w:val="000000" w:themeColor="text1"/>
      <w:u w:val="single"/>
    </w:rPr>
  </w:style>
  <w:style w:type="paragraph" w:styleId="TOC3">
    <w:name w:val="toc 3"/>
    <w:basedOn w:val="Normal"/>
    <w:next w:val="Normal"/>
    <w:autoRedefine/>
    <w:uiPriority w:val="39"/>
    <w:unhideWhenUsed/>
    <w:rsid w:val="00567046"/>
    <w:pPr>
      <w:tabs>
        <w:tab w:val="right" w:pos="9360"/>
      </w:tabs>
      <w:spacing w:after="100"/>
      <w:ind w:left="1260" w:hanging="820"/>
    </w:pPr>
  </w:style>
  <w:style w:type="paragraph" w:styleId="TableofFigures">
    <w:name w:val="table of figures"/>
    <w:basedOn w:val="Normal"/>
    <w:next w:val="Normal"/>
    <w:uiPriority w:val="99"/>
    <w:unhideWhenUsed/>
    <w:rsid w:val="00010C8D"/>
  </w:style>
  <w:style w:type="paragraph" w:customStyle="1" w:styleId="Part">
    <w:name w:val="Part"/>
    <w:basedOn w:val="NoSpacing"/>
    <w:next w:val="NoSpacing"/>
    <w:link w:val="PartChar"/>
    <w:qFormat/>
    <w:rsid w:val="00331BB4"/>
    <w:pPr>
      <w:keepNext/>
      <w:widowControl w:val="0"/>
    </w:pPr>
    <w:rPr>
      <w:rFonts w:eastAsiaTheme="minorEastAsia"/>
      <w:b/>
    </w:rPr>
  </w:style>
  <w:style w:type="character" w:customStyle="1" w:styleId="NoSpacingChar">
    <w:name w:val="No Spacing Char"/>
    <w:basedOn w:val="DefaultParagraphFont"/>
    <w:link w:val="NoSpacing"/>
    <w:uiPriority w:val="1"/>
    <w:rsid w:val="00331BB4"/>
  </w:style>
  <w:style w:type="character" w:customStyle="1" w:styleId="PartChar">
    <w:name w:val="Part Char"/>
    <w:basedOn w:val="NoSpacingChar"/>
    <w:link w:val="Part"/>
    <w:rsid w:val="00331BB4"/>
    <w:rPr>
      <w:rFonts w:eastAsiaTheme="minorEastAsia"/>
      <w:b/>
    </w:rPr>
  </w:style>
  <w:style w:type="character" w:styleId="CommentReference">
    <w:name w:val="annotation reference"/>
    <w:basedOn w:val="DefaultParagraphFont"/>
    <w:uiPriority w:val="99"/>
    <w:semiHidden/>
    <w:unhideWhenUsed/>
    <w:rsid w:val="00256589"/>
    <w:rPr>
      <w:sz w:val="16"/>
      <w:szCs w:val="16"/>
    </w:rPr>
  </w:style>
  <w:style w:type="paragraph" w:styleId="CommentText">
    <w:name w:val="annotation text"/>
    <w:basedOn w:val="Normal"/>
    <w:link w:val="CommentTextChar"/>
    <w:uiPriority w:val="99"/>
    <w:semiHidden/>
    <w:unhideWhenUsed/>
    <w:rsid w:val="00256589"/>
    <w:pPr>
      <w:spacing w:before="0" w:after="200"/>
    </w:pPr>
    <w:rPr>
      <w:rFonts w:eastAsiaTheme="minorEastAsia"/>
      <w:sz w:val="20"/>
      <w:szCs w:val="20"/>
    </w:rPr>
  </w:style>
  <w:style w:type="character" w:customStyle="1" w:styleId="CommentTextChar">
    <w:name w:val="Comment Text Char"/>
    <w:basedOn w:val="DefaultParagraphFont"/>
    <w:link w:val="CommentText"/>
    <w:uiPriority w:val="99"/>
    <w:semiHidden/>
    <w:rsid w:val="00256589"/>
    <w:rPr>
      <w:rFonts w:eastAsiaTheme="minorEastAsia"/>
      <w:sz w:val="20"/>
      <w:szCs w:val="20"/>
    </w:rPr>
  </w:style>
  <w:style w:type="character" w:customStyle="1" w:styleId="apple-converted-space">
    <w:name w:val="apple-converted-space"/>
    <w:basedOn w:val="DefaultParagraphFont"/>
    <w:rsid w:val="00A03B61"/>
  </w:style>
  <w:style w:type="character" w:styleId="PlaceholderText">
    <w:name w:val="Placeholder Text"/>
    <w:basedOn w:val="DefaultParagraphFont"/>
    <w:uiPriority w:val="99"/>
    <w:semiHidden/>
    <w:rsid w:val="00907511"/>
    <w:rPr>
      <w:color w:val="808080"/>
    </w:rPr>
  </w:style>
  <w:style w:type="character" w:styleId="FollowedHyperlink">
    <w:name w:val="FollowedHyperlink"/>
    <w:basedOn w:val="DefaultParagraphFont"/>
    <w:uiPriority w:val="99"/>
    <w:semiHidden/>
    <w:unhideWhenUsed/>
    <w:rsid w:val="0064737E"/>
    <w:rPr>
      <w:color w:val="800080"/>
      <w:u w:val="single"/>
    </w:rPr>
  </w:style>
  <w:style w:type="paragraph" w:customStyle="1" w:styleId="xl65">
    <w:name w:val="xl6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6">
    <w:name w:val="xl66"/>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sz w:val="24"/>
      <w:szCs w:val="24"/>
    </w:rPr>
  </w:style>
  <w:style w:type="paragraph" w:customStyle="1" w:styleId="xl67">
    <w:name w:val="xl67"/>
    <w:basedOn w:val="Normal"/>
    <w:rsid w:val="0064737E"/>
    <w:pPr>
      <w:spacing w:before="100" w:beforeAutospacing="1" w:after="100" w:afterAutospacing="1"/>
    </w:pPr>
    <w:rPr>
      <w:rFonts w:ascii="Times New Roman" w:eastAsia="Times New Roman" w:hAnsi="Times New Roman"/>
      <w:b/>
      <w:bCs/>
      <w:sz w:val="24"/>
      <w:szCs w:val="24"/>
    </w:rPr>
  </w:style>
  <w:style w:type="paragraph" w:customStyle="1" w:styleId="xl69">
    <w:name w:val="xl69"/>
    <w:basedOn w:val="Normal"/>
    <w:rsid w:val="0064737E"/>
    <w:pPr>
      <w:shd w:val="clear" w:color="000000" w:fill="D9D9D9"/>
      <w:spacing w:before="100" w:beforeAutospacing="1" w:after="100" w:afterAutospacing="1"/>
    </w:pPr>
    <w:rPr>
      <w:rFonts w:ascii="Times New Roman" w:eastAsia="Times New Roman" w:hAnsi="Times New Roman"/>
      <w:b/>
      <w:bCs/>
      <w:sz w:val="24"/>
      <w:szCs w:val="24"/>
    </w:rPr>
  </w:style>
  <w:style w:type="paragraph" w:customStyle="1" w:styleId="xl70">
    <w:name w:val="xl70"/>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71">
    <w:name w:val="xl71"/>
    <w:basedOn w:val="Normal"/>
    <w:rsid w:val="0064737E"/>
    <w:pPr>
      <w:spacing w:before="100" w:beforeAutospacing="1" w:after="100" w:afterAutospacing="1"/>
      <w:jc w:val="center"/>
    </w:pPr>
    <w:rPr>
      <w:rFonts w:ascii="Times New Roman" w:eastAsia="Times New Roman" w:hAnsi="Times New Roman"/>
      <w:b/>
      <w:bCs/>
      <w:sz w:val="24"/>
      <w:szCs w:val="24"/>
    </w:rPr>
  </w:style>
  <w:style w:type="paragraph" w:customStyle="1" w:styleId="xl72">
    <w:name w:val="xl7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73">
    <w:name w:val="xl73"/>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4">
    <w:name w:val="xl74"/>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sz w:val="24"/>
      <w:szCs w:val="24"/>
    </w:rPr>
  </w:style>
  <w:style w:type="paragraph" w:customStyle="1" w:styleId="xl75">
    <w:name w:val="xl75"/>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6">
    <w:name w:val="xl76"/>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77">
    <w:name w:val="xl77"/>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color w:val="808080"/>
      <w:sz w:val="24"/>
      <w:szCs w:val="24"/>
    </w:rPr>
  </w:style>
  <w:style w:type="paragraph" w:customStyle="1" w:styleId="xl78">
    <w:name w:val="xl78"/>
    <w:basedOn w:val="Normal"/>
    <w:rsid w:val="0064737E"/>
    <w:pPr>
      <w:pBdr>
        <w:top w:val="single" w:sz="4" w:space="0" w:color="auto"/>
        <w:left w:val="single" w:sz="4" w:space="0" w:color="auto"/>
        <w:bottom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79">
    <w:name w:val="xl79"/>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0">
    <w:name w:val="xl80"/>
    <w:basedOn w:val="Normal"/>
    <w:rsid w:val="0064737E"/>
    <w:pPr>
      <w:pBdr>
        <w:top w:val="single" w:sz="4" w:space="0" w:color="auto"/>
        <w:bottom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1">
    <w:name w:val="xl81"/>
    <w:basedOn w:val="Normal"/>
    <w:rsid w:val="0064737E"/>
    <w:pPr>
      <w:pBdr>
        <w:top w:val="single" w:sz="4" w:space="0" w:color="auto"/>
        <w:bottom w:val="single" w:sz="4" w:space="0" w:color="auto"/>
        <w:right w:val="single" w:sz="4" w:space="0" w:color="auto"/>
      </w:pBdr>
      <w:shd w:val="clear" w:color="000000" w:fill="D8E4BC"/>
      <w:spacing w:before="100" w:beforeAutospacing="1" w:after="100" w:afterAutospacing="1"/>
      <w:jc w:val="center"/>
    </w:pPr>
    <w:rPr>
      <w:rFonts w:ascii="Times New Roman" w:eastAsia="Times New Roman" w:hAnsi="Times New Roman"/>
      <w:b/>
      <w:bCs/>
      <w:sz w:val="24"/>
      <w:szCs w:val="24"/>
    </w:rPr>
  </w:style>
  <w:style w:type="paragraph" w:customStyle="1" w:styleId="xl82">
    <w:name w:val="xl82"/>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83">
    <w:name w:val="xl8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b/>
      <w:bCs/>
      <w:sz w:val="24"/>
      <w:szCs w:val="24"/>
    </w:rPr>
  </w:style>
  <w:style w:type="paragraph" w:customStyle="1" w:styleId="xl84">
    <w:name w:val="xl8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85">
    <w:name w:val="xl85"/>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6">
    <w:name w:val="xl86"/>
    <w:basedOn w:val="Normal"/>
    <w:rsid w:val="0064737E"/>
    <w:pPr>
      <w:pBdr>
        <w:top w:val="single" w:sz="4" w:space="0" w:color="auto"/>
        <w:left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7">
    <w:name w:val="xl87"/>
    <w:basedOn w:val="Normal"/>
    <w:rsid w:val="0064737E"/>
    <w:pPr>
      <w:pBdr>
        <w:top w:val="single" w:sz="4" w:space="0" w:color="auto"/>
        <w:bottom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8">
    <w:name w:val="xl88"/>
    <w:basedOn w:val="Normal"/>
    <w:rsid w:val="0064737E"/>
    <w:pPr>
      <w:pBdr>
        <w:top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89">
    <w:name w:val="xl8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0">
    <w:name w:val="xl9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jc w:val="right"/>
    </w:pPr>
    <w:rPr>
      <w:rFonts w:ascii="Times New Roman" w:eastAsia="Times New Roman" w:hAnsi="Times New Roman"/>
      <w:b/>
      <w:bCs/>
      <w:sz w:val="24"/>
      <w:szCs w:val="24"/>
    </w:rPr>
  </w:style>
  <w:style w:type="paragraph" w:customStyle="1" w:styleId="xl91">
    <w:name w:val="xl91"/>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2">
    <w:name w:val="xl92"/>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3">
    <w:name w:val="xl93"/>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sz w:val="24"/>
      <w:szCs w:val="24"/>
    </w:rPr>
  </w:style>
  <w:style w:type="paragraph" w:customStyle="1" w:styleId="xl94">
    <w:name w:val="xl94"/>
    <w:basedOn w:val="Normal"/>
    <w:rsid w:val="0064737E"/>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Times New Roman" w:hAnsi="Times New Roman"/>
      <w:b/>
      <w:bCs/>
      <w:sz w:val="24"/>
      <w:szCs w:val="24"/>
    </w:rPr>
  </w:style>
  <w:style w:type="paragraph" w:customStyle="1" w:styleId="xl95">
    <w:name w:val="xl95"/>
    <w:basedOn w:val="Normal"/>
    <w:rsid w:val="0064737E"/>
    <w:pPr>
      <w:spacing w:before="100" w:beforeAutospacing="1" w:after="100" w:afterAutospacing="1"/>
      <w:jc w:val="center"/>
    </w:pPr>
    <w:rPr>
      <w:rFonts w:ascii="Times New Roman" w:eastAsia="Times New Roman" w:hAnsi="Times New Roman"/>
      <w:sz w:val="24"/>
      <w:szCs w:val="24"/>
    </w:rPr>
  </w:style>
  <w:style w:type="paragraph" w:customStyle="1" w:styleId="xl97">
    <w:name w:val="xl97"/>
    <w:basedOn w:val="Normal"/>
    <w:rsid w:val="0064737E"/>
    <w:pPr>
      <w:shd w:val="clear" w:color="000000" w:fill="D9D9D9"/>
      <w:spacing w:before="100" w:beforeAutospacing="1" w:after="100" w:afterAutospacing="1"/>
    </w:pPr>
    <w:rPr>
      <w:rFonts w:ascii="Times New Roman" w:eastAsia="Times New Roman" w:hAnsi="Times New Roman"/>
      <w:sz w:val="24"/>
      <w:szCs w:val="24"/>
    </w:rPr>
  </w:style>
  <w:style w:type="paragraph" w:customStyle="1" w:styleId="xl98">
    <w:name w:val="xl98"/>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99">
    <w:name w:val="xl99"/>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pPr>
    <w:rPr>
      <w:rFonts w:ascii="Times New Roman" w:eastAsia="Times New Roman" w:hAnsi="Times New Roman"/>
      <w:b/>
      <w:bCs/>
      <w:sz w:val="24"/>
      <w:szCs w:val="24"/>
    </w:rPr>
  </w:style>
  <w:style w:type="paragraph" w:customStyle="1" w:styleId="xl100">
    <w:name w:val="xl100"/>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sz w:val="24"/>
      <w:szCs w:val="24"/>
    </w:rPr>
  </w:style>
  <w:style w:type="paragraph" w:customStyle="1" w:styleId="xl101">
    <w:name w:val="xl101"/>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customStyle="1" w:styleId="xl102">
    <w:name w:val="xl102"/>
    <w:basedOn w:val="Normal"/>
    <w:rsid w:val="0064737E"/>
    <w:pPr>
      <w:pBdr>
        <w:top w:val="single" w:sz="4" w:space="0" w:color="auto"/>
        <w:left w:val="single" w:sz="4" w:space="0" w:color="auto"/>
        <w:bottom w:val="single" w:sz="4" w:space="0" w:color="auto"/>
        <w:right w:val="single" w:sz="4" w:space="0" w:color="auto"/>
      </w:pBdr>
      <w:shd w:val="clear" w:color="000000" w:fill="D8E4BC"/>
      <w:spacing w:before="100" w:beforeAutospacing="1" w:after="100" w:afterAutospacing="1"/>
      <w:textAlignment w:val="center"/>
    </w:pPr>
    <w:rPr>
      <w:rFonts w:ascii="Times New Roman" w:eastAsia="Times New Roman" w:hAnsi="Times New Roman"/>
      <w:b/>
      <w:bCs/>
      <w:sz w:val="24"/>
      <w:szCs w:val="24"/>
    </w:rPr>
  </w:style>
  <w:style w:type="paragraph" w:styleId="CommentSubject">
    <w:name w:val="annotation subject"/>
    <w:basedOn w:val="CommentText"/>
    <w:next w:val="CommentText"/>
    <w:link w:val="CommentSubjectChar"/>
    <w:uiPriority w:val="99"/>
    <w:semiHidden/>
    <w:unhideWhenUsed/>
    <w:rsid w:val="00C27374"/>
    <w:pPr>
      <w:spacing w:before="120" w:after="0"/>
    </w:pPr>
    <w:rPr>
      <w:rFonts w:eastAsiaTheme="minorHAnsi"/>
      <w:b/>
      <w:bCs/>
    </w:rPr>
  </w:style>
  <w:style w:type="character" w:customStyle="1" w:styleId="CommentSubjectChar">
    <w:name w:val="Comment Subject Char"/>
    <w:basedOn w:val="CommentTextChar"/>
    <w:link w:val="CommentSubject"/>
    <w:uiPriority w:val="99"/>
    <w:semiHidden/>
    <w:rsid w:val="00C27374"/>
    <w:rPr>
      <w:rFonts w:eastAsiaTheme="minorEastAsia"/>
      <w:b/>
      <w:bCs/>
      <w:sz w:val="20"/>
      <w:szCs w:val="20"/>
    </w:rPr>
  </w:style>
  <w:style w:type="paragraph" w:styleId="Title">
    <w:name w:val="Title"/>
    <w:basedOn w:val="Normal"/>
    <w:next w:val="Normal"/>
    <w:link w:val="TitleChar"/>
    <w:uiPriority w:val="10"/>
    <w:rsid w:val="00567046"/>
    <w:pPr>
      <w:spacing w:before="0" w:after="480"/>
      <w:ind w:left="720" w:right="720"/>
      <w:contextualSpacing/>
      <w:jc w:val="center"/>
    </w:pPr>
    <w:rPr>
      <w:rFonts w:eastAsiaTheme="majorEastAsia"/>
      <w:b/>
      <w:spacing w:val="5"/>
      <w:kern w:val="28"/>
      <w:sz w:val="28"/>
      <w:szCs w:val="28"/>
    </w:rPr>
  </w:style>
  <w:style w:type="character" w:customStyle="1" w:styleId="TitleChar">
    <w:name w:val="Title Char"/>
    <w:basedOn w:val="DefaultParagraphFont"/>
    <w:link w:val="Title"/>
    <w:uiPriority w:val="10"/>
    <w:rsid w:val="00567046"/>
    <w:rPr>
      <w:rFonts w:ascii="Franklin Gothic Book" w:eastAsiaTheme="majorEastAsia" w:hAnsi="Franklin Gothic Book" w:cs="Times New Roman"/>
      <w:b/>
      <w:spacing w:val="5"/>
      <w:kern w:val="28"/>
      <w:sz w:val="28"/>
      <w:szCs w:val="28"/>
    </w:rPr>
  </w:style>
  <w:style w:type="paragraph" w:styleId="BodyText">
    <w:name w:val="Body Text"/>
    <w:basedOn w:val="Normal"/>
    <w:link w:val="BodyTextChar"/>
    <w:uiPriority w:val="99"/>
    <w:unhideWhenUsed/>
    <w:qFormat/>
    <w:rsid w:val="00567046"/>
    <w:pPr>
      <w:spacing w:before="0" w:after="120"/>
    </w:pPr>
  </w:style>
  <w:style w:type="character" w:customStyle="1" w:styleId="BodyTextChar">
    <w:name w:val="Body Text Char"/>
    <w:basedOn w:val="DefaultParagraphFont"/>
    <w:link w:val="BodyText"/>
    <w:uiPriority w:val="99"/>
    <w:rsid w:val="00567046"/>
    <w:rPr>
      <w:rFonts w:ascii="Franklin Gothic Book" w:eastAsia="Calibri" w:hAnsi="Franklin Gothic Book" w:cs="Times New Roman"/>
    </w:rPr>
  </w:style>
  <w:style w:type="paragraph" w:customStyle="1" w:styleId="TableHeading1">
    <w:name w:val="Table Heading 1"/>
    <w:basedOn w:val="Normal"/>
    <w:qFormat/>
    <w:rsid w:val="00C56047"/>
    <w:pPr>
      <w:spacing w:before="0" w:after="120"/>
      <w:jc w:val="center"/>
    </w:pPr>
    <w:rPr>
      <w:b/>
      <w:color w:val="FFFFFF" w:themeColor="background1"/>
      <w:sz w:val="20"/>
    </w:rPr>
  </w:style>
  <w:style w:type="paragraph" w:customStyle="1" w:styleId="TableLeftColumn">
    <w:name w:val="Table Left Column"/>
    <w:basedOn w:val="Normal"/>
    <w:qFormat/>
    <w:rsid w:val="00C56047"/>
    <w:pPr>
      <w:spacing w:before="0" w:after="120"/>
    </w:pPr>
    <w:rPr>
      <w:sz w:val="20"/>
    </w:rPr>
  </w:style>
  <w:style w:type="character" w:styleId="Strong">
    <w:name w:val="Strong"/>
    <w:basedOn w:val="DefaultParagraphFont"/>
    <w:uiPriority w:val="22"/>
    <w:qFormat/>
    <w:rsid w:val="001F0B36"/>
    <w:rPr>
      <w:b/>
      <w:bCs/>
    </w:rPr>
  </w:style>
  <w:style w:type="character" w:styleId="HTMLCode">
    <w:name w:val="HTML Code"/>
    <w:basedOn w:val="DefaultParagraphFont"/>
    <w:uiPriority w:val="99"/>
    <w:semiHidden/>
    <w:unhideWhenUsed/>
    <w:rsid w:val="00AE48EF"/>
    <w:rPr>
      <w:rFonts w:ascii="Courier New" w:eastAsiaTheme="minorHAnsi" w:hAnsi="Courier New" w:cs="Courier New"/>
      <w:sz w:val="20"/>
      <w:szCs w:val="20"/>
    </w:rPr>
  </w:style>
  <w:style w:type="paragraph" w:styleId="Quote">
    <w:name w:val="Quote"/>
    <w:basedOn w:val="Normal"/>
    <w:next w:val="Normal"/>
    <w:link w:val="QuoteChar"/>
    <w:uiPriority w:val="29"/>
    <w:qFormat/>
    <w:rsid w:val="00AE48E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E48EF"/>
    <w:rPr>
      <w:rFonts w:ascii="Franklin Gothic Book" w:eastAsia="Calibri" w:hAnsi="Franklin Gothic Book" w:cs="Times New Roman"/>
      <w:i/>
      <w:iCs/>
      <w:color w:val="404040" w:themeColor="text1" w:themeTint="BF"/>
    </w:rPr>
  </w:style>
  <w:style w:type="paragraph" w:styleId="HTMLPreformatted">
    <w:name w:val="HTML Preformatted"/>
    <w:basedOn w:val="Normal"/>
    <w:link w:val="HTMLPreformattedChar"/>
    <w:uiPriority w:val="99"/>
    <w:semiHidden/>
    <w:unhideWhenUsed/>
    <w:rsid w:val="00D55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D559B2"/>
    <w:rPr>
      <w:rFonts w:ascii="Courier New" w:hAnsi="Courier New" w:cs="Courier New"/>
      <w:sz w:val="20"/>
      <w:szCs w:val="20"/>
    </w:rPr>
  </w:style>
  <w:style w:type="character" w:customStyle="1" w:styleId="pln">
    <w:name w:val="pln"/>
    <w:basedOn w:val="DefaultParagraphFont"/>
    <w:rsid w:val="009533DA"/>
  </w:style>
  <w:style w:type="character" w:customStyle="1" w:styleId="pun">
    <w:name w:val="pun"/>
    <w:basedOn w:val="DefaultParagraphFont"/>
    <w:rsid w:val="009533DA"/>
  </w:style>
  <w:style w:type="paragraph" w:styleId="Revision">
    <w:name w:val="Revision"/>
    <w:hidden/>
    <w:uiPriority w:val="99"/>
    <w:semiHidden/>
    <w:rsid w:val="000A1F1C"/>
    <w:pPr>
      <w:spacing w:after="0" w:line="240" w:lineRule="auto"/>
    </w:pPr>
    <w:rPr>
      <w:rFonts w:ascii="Franklin Gothic Book" w:eastAsia="Calibri" w:hAnsi="Franklin Gothic Book" w:cs="Times New Roman"/>
    </w:rPr>
  </w:style>
  <w:style w:type="character" w:styleId="SubtleEmphasis">
    <w:name w:val="Subtle Emphasis"/>
    <w:basedOn w:val="DefaultParagraphFont"/>
    <w:uiPriority w:val="19"/>
    <w:qFormat/>
    <w:rsid w:val="00482B84"/>
    <w:rPr>
      <w:i/>
      <w:iCs/>
      <w:color w:val="404040" w:themeColor="text1" w:themeTint="BF"/>
    </w:rPr>
  </w:style>
  <w:style w:type="character" w:styleId="SubtleReference">
    <w:name w:val="Subtle Reference"/>
    <w:basedOn w:val="DefaultParagraphFont"/>
    <w:uiPriority w:val="31"/>
    <w:qFormat/>
    <w:rsid w:val="00857A4F"/>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93735">
      <w:bodyDiv w:val="1"/>
      <w:marLeft w:val="0"/>
      <w:marRight w:val="0"/>
      <w:marTop w:val="0"/>
      <w:marBottom w:val="0"/>
      <w:divBdr>
        <w:top w:val="none" w:sz="0" w:space="0" w:color="auto"/>
        <w:left w:val="none" w:sz="0" w:space="0" w:color="auto"/>
        <w:bottom w:val="none" w:sz="0" w:space="0" w:color="auto"/>
        <w:right w:val="none" w:sz="0" w:space="0" w:color="auto"/>
      </w:divBdr>
    </w:div>
    <w:div w:id="70543564">
      <w:bodyDiv w:val="1"/>
      <w:marLeft w:val="0"/>
      <w:marRight w:val="0"/>
      <w:marTop w:val="0"/>
      <w:marBottom w:val="0"/>
      <w:divBdr>
        <w:top w:val="none" w:sz="0" w:space="0" w:color="auto"/>
        <w:left w:val="none" w:sz="0" w:space="0" w:color="auto"/>
        <w:bottom w:val="none" w:sz="0" w:space="0" w:color="auto"/>
        <w:right w:val="none" w:sz="0" w:space="0" w:color="auto"/>
      </w:divBdr>
    </w:div>
    <w:div w:id="201288181">
      <w:bodyDiv w:val="1"/>
      <w:marLeft w:val="0"/>
      <w:marRight w:val="0"/>
      <w:marTop w:val="0"/>
      <w:marBottom w:val="0"/>
      <w:divBdr>
        <w:top w:val="none" w:sz="0" w:space="0" w:color="auto"/>
        <w:left w:val="none" w:sz="0" w:space="0" w:color="auto"/>
        <w:bottom w:val="none" w:sz="0" w:space="0" w:color="auto"/>
        <w:right w:val="none" w:sz="0" w:space="0" w:color="auto"/>
      </w:divBdr>
    </w:div>
    <w:div w:id="270864328">
      <w:bodyDiv w:val="1"/>
      <w:marLeft w:val="0"/>
      <w:marRight w:val="0"/>
      <w:marTop w:val="0"/>
      <w:marBottom w:val="0"/>
      <w:divBdr>
        <w:top w:val="none" w:sz="0" w:space="0" w:color="auto"/>
        <w:left w:val="none" w:sz="0" w:space="0" w:color="auto"/>
        <w:bottom w:val="none" w:sz="0" w:space="0" w:color="auto"/>
        <w:right w:val="none" w:sz="0" w:space="0" w:color="auto"/>
      </w:divBdr>
    </w:div>
    <w:div w:id="382094707">
      <w:bodyDiv w:val="1"/>
      <w:marLeft w:val="0"/>
      <w:marRight w:val="0"/>
      <w:marTop w:val="0"/>
      <w:marBottom w:val="0"/>
      <w:divBdr>
        <w:top w:val="none" w:sz="0" w:space="0" w:color="auto"/>
        <w:left w:val="none" w:sz="0" w:space="0" w:color="auto"/>
        <w:bottom w:val="none" w:sz="0" w:space="0" w:color="auto"/>
        <w:right w:val="none" w:sz="0" w:space="0" w:color="auto"/>
      </w:divBdr>
    </w:div>
    <w:div w:id="663974254">
      <w:bodyDiv w:val="1"/>
      <w:marLeft w:val="0"/>
      <w:marRight w:val="0"/>
      <w:marTop w:val="0"/>
      <w:marBottom w:val="0"/>
      <w:divBdr>
        <w:top w:val="none" w:sz="0" w:space="0" w:color="auto"/>
        <w:left w:val="none" w:sz="0" w:space="0" w:color="auto"/>
        <w:bottom w:val="none" w:sz="0" w:space="0" w:color="auto"/>
        <w:right w:val="none" w:sz="0" w:space="0" w:color="auto"/>
      </w:divBdr>
    </w:div>
    <w:div w:id="689794291">
      <w:bodyDiv w:val="1"/>
      <w:marLeft w:val="0"/>
      <w:marRight w:val="0"/>
      <w:marTop w:val="0"/>
      <w:marBottom w:val="0"/>
      <w:divBdr>
        <w:top w:val="none" w:sz="0" w:space="0" w:color="auto"/>
        <w:left w:val="none" w:sz="0" w:space="0" w:color="auto"/>
        <w:bottom w:val="none" w:sz="0" w:space="0" w:color="auto"/>
        <w:right w:val="none" w:sz="0" w:space="0" w:color="auto"/>
      </w:divBdr>
    </w:div>
    <w:div w:id="756749235">
      <w:bodyDiv w:val="1"/>
      <w:marLeft w:val="0"/>
      <w:marRight w:val="0"/>
      <w:marTop w:val="0"/>
      <w:marBottom w:val="0"/>
      <w:divBdr>
        <w:top w:val="none" w:sz="0" w:space="0" w:color="auto"/>
        <w:left w:val="none" w:sz="0" w:space="0" w:color="auto"/>
        <w:bottom w:val="none" w:sz="0" w:space="0" w:color="auto"/>
        <w:right w:val="none" w:sz="0" w:space="0" w:color="auto"/>
      </w:divBdr>
      <w:divsChild>
        <w:div w:id="765729644">
          <w:marLeft w:val="0"/>
          <w:marRight w:val="0"/>
          <w:marTop w:val="0"/>
          <w:marBottom w:val="0"/>
          <w:divBdr>
            <w:top w:val="none" w:sz="0" w:space="0" w:color="auto"/>
            <w:left w:val="none" w:sz="0" w:space="0" w:color="auto"/>
            <w:bottom w:val="none" w:sz="0" w:space="0" w:color="auto"/>
            <w:right w:val="none" w:sz="0" w:space="0" w:color="auto"/>
          </w:divBdr>
        </w:div>
        <w:div w:id="328603994">
          <w:marLeft w:val="0"/>
          <w:marRight w:val="0"/>
          <w:marTop w:val="0"/>
          <w:marBottom w:val="0"/>
          <w:divBdr>
            <w:top w:val="none" w:sz="0" w:space="0" w:color="auto"/>
            <w:left w:val="none" w:sz="0" w:space="0" w:color="auto"/>
            <w:bottom w:val="none" w:sz="0" w:space="0" w:color="auto"/>
            <w:right w:val="none" w:sz="0" w:space="0" w:color="auto"/>
          </w:divBdr>
        </w:div>
      </w:divsChild>
    </w:div>
    <w:div w:id="796989043">
      <w:bodyDiv w:val="1"/>
      <w:marLeft w:val="0"/>
      <w:marRight w:val="0"/>
      <w:marTop w:val="0"/>
      <w:marBottom w:val="0"/>
      <w:divBdr>
        <w:top w:val="none" w:sz="0" w:space="0" w:color="auto"/>
        <w:left w:val="none" w:sz="0" w:space="0" w:color="auto"/>
        <w:bottom w:val="none" w:sz="0" w:space="0" w:color="auto"/>
        <w:right w:val="none" w:sz="0" w:space="0" w:color="auto"/>
      </w:divBdr>
    </w:div>
    <w:div w:id="855732043">
      <w:bodyDiv w:val="1"/>
      <w:marLeft w:val="0"/>
      <w:marRight w:val="0"/>
      <w:marTop w:val="0"/>
      <w:marBottom w:val="0"/>
      <w:divBdr>
        <w:top w:val="none" w:sz="0" w:space="0" w:color="auto"/>
        <w:left w:val="none" w:sz="0" w:space="0" w:color="auto"/>
        <w:bottom w:val="none" w:sz="0" w:space="0" w:color="auto"/>
        <w:right w:val="none" w:sz="0" w:space="0" w:color="auto"/>
      </w:divBdr>
    </w:div>
    <w:div w:id="892034894">
      <w:bodyDiv w:val="1"/>
      <w:marLeft w:val="0"/>
      <w:marRight w:val="0"/>
      <w:marTop w:val="0"/>
      <w:marBottom w:val="0"/>
      <w:divBdr>
        <w:top w:val="none" w:sz="0" w:space="0" w:color="auto"/>
        <w:left w:val="none" w:sz="0" w:space="0" w:color="auto"/>
        <w:bottom w:val="none" w:sz="0" w:space="0" w:color="auto"/>
        <w:right w:val="none" w:sz="0" w:space="0" w:color="auto"/>
      </w:divBdr>
    </w:div>
    <w:div w:id="1049643180">
      <w:bodyDiv w:val="1"/>
      <w:marLeft w:val="0"/>
      <w:marRight w:val="0"/>
      <w:marTop w:val="0"/>
      <w:marBottom w:val="0"/>
      <w:divBdr>
        <w:top w:val="none" w:sz="0" w:space="0" w:color="auto"/>
        <w:left w:val="none" w:sz="0" w:space="0" w:color="auto"/>
        <w:bottom w:val="none" w:sz="0" w:space="0" w:color="auto"/>
        <w:right w:val="none" w:sz="0" w:space="0" w:color="auto"/>
      </w:divBdr>
    </w:div>
    <w:div w:id="1057818528">
      <w:bodyDiv w:val="1"/>
      <w:marLeft w:val="0"/>
      <w:marRight w:val="0"/>
      <w:marTop w:val="0"/>
      <w:marBottom w:val="0"/>
      <w:divBdr>
        <w:top w:val="none" w:sz="0" w:space="0" w:color="auto"/>
        <w:left w:val="none" w:sz="0" w:space="0" w:color="auto"/>
        <w:bottom w:val="none" w:sz="0" w:space="0" w:color="auto"/>
        <w:right w:val="none" w:sz="0" w:space="0" w:color="auto"/>
      </w:divBdr>
    </w:div>
    <w:div w:id="1094473715">
      <w:bodyDiv w:val="1"/>
      <w:marLeft w:val="0"/>
      <w:marRight w:val="0"/>
      <w:marTop w:val="0"/>
      <w:marBottom w:val="0"/>
      <w:divBdr>
        <w:top w:val="none" w:sz="0" w:space="0" w:color="auto"/>
        <w:left w:val="none" w:sz="0" w:space="0" w:color="auto"/>
        <w:bottom w:val="none" w:sz="0" w:space="0" w:color="auto"/>
        <w:right w:val="none" w:sz="0" w:space="0" w:color="auto"/>
      </w:divBdr>
    </w:div>
    <w:div w:id="1104883352">
      <w:bodyDiv w:val="1"/>
      <w:marLeft w:val="0"/>
      <w:marRight w:val="0"/>
      <w:marTop w:val="0"/>
      <w:marBottom w:val="0"/>
      <w:divBdr>
        <w:top w:val="none" w:sz="0" w:space="0" w:color="auto"/>
        <w:left w:val="none" w:sz="0" w:space="0" w:color="auto"/>
        <w:bottom w:val="none" w:sz="0" w:space="0" w:color="auto"/>
        <w:right w:val="none" w:sz="0" w:space="0" w:color="auto"/>
      </w:divBdr>
    </w:div>
    <w:div w:id="1109474962">
      <w:bodyDiv w:val="1"/>
      <w:marLeft w:val="0"/>
      <w:marRight w:val="0"/>
      <w:marTop w:val="0"/>
      <w:marBottom w:val="0"/>
      <w:divBdr>
        <w:top w:val="none" w:sz="0" w:space="0" w:color="auto"/>
        <w:left w:val="none" w:sz="0" w:space="0" w:color="auto"/>
        <w:bottom w:val="none" w:sz="0" w:space="0" w:color="auto"/>
        <w:right w:val="none" w:sz="0" w:space="0" w:color="auto"/>
      </w:divBdr>
    </w:div>
    <w:div w:id="1125349039">
      <w:bodyDiv w:val="1"/>
      <w:marLeft w:val="0"/>
      <w:marRight w:val="0"/>
      <w:marTop w:val="0"/>
      <w:marBottom w:val="0"/>
      <w:divBdr>
        <w:top w:val="none" w:sz="0" w:space="0" w:color="auto"/>
        <w:left w:val="none" w:sz="0" w:space="0" w:color="auto"/>
        <w:bottom w:val="none" w:sz="0" w:space="0" w:color="auto"/>
        <w:right w:val="none" w:sz="0" w:space="0" w:color="auto"/>
      </w:divBdr>
    </w:div>
    <w:div w:id="1230114373">
      <w:bodyDiv w:val="1"/>
      <w:marLeft w:val="0"/>
      <w:marRight w:val="0"/>
      <w:marTop w:val="0"/>
      <w:marBottom w:val="0"/>
      <w:divBdr>
        <w:top w:val="none" w:sz="0" w:space="0" w:color="auto"/>
        <w:left w:val="none" w:sz="0" w:space="0" w:color="auto"/>
        <w:bottom w:val="none" w:sz="0" w:space="0" w:color="auto"/>
        <w:right w:val="none" w:sz="0" w:space="0" w:color="auto"/>
      </w:divBdr>
    </w:div>
    <w:div w:id="1365248035">
      <w:bodyDiv w:val="1"/>
      <w:marLeft w:val="0"/>
      <w:marRight w:val="0"/>
      <w:marTop w:val="0"/>
      <w:marBottom w:val="0"/>
      <w:divBdr>
        <w:top w:val="none" w:sz="0" w:space="0" w:color="auto"/>
        <w:left w:val="none" w:sz="0" w:space="0" w:color="auto"/>
        <w:bottom w:val="none" w:sz="0" w:space="0" w:color="auto"/>
        <w:right w:val="none" w:sz="0" w:space="0" w:color="auto"/>
      </w:divBdr>
    </w:div>
    <w:div w:id="1456438868">
      <w:bodyDiv w:val="1"/>
      <w:marLeft w:val="0"/>
      <w:marRight w:val="0"/>
      <w:marTop w:val="0"/>
      <w:marBottom w:val="0"/>
      <w:divBdr>
        <w:top w:val="none" w:sz="0" w:space="0" w:color="auto"/>
        <w:left w:val="none" w:sz="0" w:space="0" w:color="auto"/>
        <w:bottom w:val="none" w:sz="0" w:space="0" w:color="auto"/>
        <w:right w:val="none" w:sz="0" w:space="0" w:color="auto"/>
      </w:divBdr>
    </w:div>
    <w:div w:id="1629125551">
      <w:bodyDiv w:val="1"/>
      <w:marLeft w:val="0"/>
      <w:marRight w:val="0"/>
      <w:marTop w:val="0"/>
      <w:marBottom w:val="0"/>
      <w:divBdr>
        <w:top w:val="none" w:sz="0" w:space="0" w:color="auto"/>
        <w:left w:val="none" w:sz="0" w:space="0" w:color="auto"/>
        <w:bottom w:val="none" w:sz="0" w:space="0" w:color="auto"/>
        <w:right w:val="none" w:sz="0" w:space="0" w:color="auto"/>
      </w:divBdr>
      <w:divsChild>
        <w:div w:id="547256314">
          <w:blockQuote w:val="1"/>
          <w:marLeft w:val="285"/>
          <w:marRight w:val="0"/>
          <w:marTop w:val="150"/>
          <w:marBottom w:val="0"/>
          <w:divBdr>
            <w:top w:val="none" w:sz="0" w:space="0" w:color="auto"/>
            <w:left w:val="single" w:sz="6" w:space="15" w:color="CCCCCC"/>
            <w:bottom w:val="none" w:sz="0" w:space="0" w:color="auto"/>
            <w:right w:val="none" w:sz="0" w:space="0" w:color="auto"/>
          </w:divBdr>
        </w:div>
      </w:divsChild>
    </w:div>
    <w:div w:id="1668511323">
      <w:bodyDiv w:val="1"/>
      <w:marLeft w:val="0"/>
      <w:marRight w:val="0"/>
      <w:marTop w:val="0"/>
      <w:marBottom w:val="0"/>
      <w:divBdr>
        <w:top w:val="none" w:sz="0" w:space="0" w:color="auto"/>
        <w:left w:val="none" w:sz="0" w:space="0" w:color="auto"/>
        <w:bottom w:val="none" w:sz="0" w:space="0" w:color="auto"/>
        <w:right w:val="none" w:sz="0" w:space="0" w:color="auto"/>
      </w:divBdr>
    </w:div>
    <w:div w:id="1691100319">
      <w:bodyDiv w:val="1"/>
      <w:marLeft w:val="0"/>
      <w:marRight w:val="0"/>
      <w:marTop w:val="0"/>
      <w:marBottom w:val="0"/>
      <w:divBdr>
        <w:top w:val="none" w:sz="0" w:space="0" w:color="auto"/>
        <w:left w:val="none" w:sz="0" w:space="0" w:color="auto"/>
        <w:bottom w:val="none" w:sz="0" w:space="0" w:color="auto"/>
        <w:right w:val="none" w:sz="0" w:space="0" w:color="auto"/>
      </w:divBdr>
    </w:div>
    <w:div w:id="1704134730">
      <w:bodyDiv w:val="1"/>
      <w:marLeft w:val="0"/>
      <w:marRight w:val="0"/>
      <w:marTop w:val="0"/>
      <w:marBottom w:val="0"/>
      <w:divBdr>
        <w:top w:val="none" w:sz="0" w:space="0" w:color="auto"/>
        <w:left w:val="none" w:sz="0" w:space="0" w:color="auto"/>
        <w:bottom w:val="none" w:sz="0" w:space="0" w:color="auto"/>
        <w:right w:val="none" w:sz="0" w:space="0" w:color="auto"/>
      </w:divBdr>
    </w:div>
    <w:div w:id="1724256471">
      <w:bodyDiv w:val="1"/>
      <w:marLeft w:val="0"/>
      <w:marRight w:val="0"/>
      <w:marTop w:val="0"/>
      <w:marBottom w:val="0"/>
      <w:divBdr>
        <w:top w:val="none" w:sz="0" w:space="0" w:color="auto"/>
        <w:left w:val="none" w:sz="0" w:space="0" w:color="auto"/>
        <w:bottom w:val="none" w:sz="0" w:space="0" w:color="auto"/>
        <w:right w:val="none" w:sz="0" w:space="0" w:color="auto"/>
      </w:divBdr>
    </w:div>
    <w:div w:id="1952276237">
      <w:bodyDiv w:val="1"/>
      <w:marLeft w:val="0"/>
      <w:marRight w:val="0"/>
      <w:marTop w:val="0"/>
      <w:marBottom w:val="0"/>
      <w:divBdr>
        <w:top w:val="none" w:sz="0" w:space="0" w:color="auto"/>
        <w:left w:val="none" w:sz="0" w:space="0" w:color="auto"/>
        <w:bottom w:val="none" w:sz="0" w:space="0" w:color="auto"/>
        <w:right w:val="none" w:sz="0" w:space="0" w:color="auto"/>
      </w:divBdr>
    </w:div>
    <w:div w:id="2039810870">
      <w:bodyDiv w:val="1"/>
      <w:marLeft w:val="0"/>
      <w:marRight w:val="0"/>
      <w:marTop w:val="0"/>
      <w:marBottom w:val="0"/>
      <w:divBdr>
        <w:top w:val="none" w:sz="0" w:space="0" w:color="auto"/>
        <w:left w:val="none" w:sz="0" w:space="0" w:color="auto"/>
        <w:bottom w:val="none" w:sz="0" w:space="0" w:color="auto"/>
        <w:right w:val="none" w:sz="0" w:space="0" w:color="auto"/>
      </w:divBdr>
    </w:div>
    <w:div w:id="2095854985">
      <w:bodyDiv w:val="1"/>
      <w:marLeft w:val="0"/>
      <w:marRight w:val="0"/>
      <w:marTop w:val="0"/>
      <w:marBottom w:val="0"/>
      <w:divBdr>
        <w:top w:val="none" w:sz="0" w:space="0" w:color="auto"/>
        <w:left w:val="none" w:sz="0" w:space="0" w:color="auto"/>
        <w:bottom w:val="none" w:sz="0" w:space="0" w:color="auto"/>
        <w:right w:val="none" w:sz="0" w:space="0" w:color="auto"/>
      </w:divBdr>
    </w:div>
    <w:div w:id="2115468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package" Target="embeddings/Microsoft_Excel_Macro-Enabled_Worksheet1.xlsm"/><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l%20Users\Application%20Data\KnowledgeTree\KnowledgeTree%20Tools\knowledgetre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25400"/>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402A9-AA34-4647-9CAB-56A918D3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Settings\All Users\Application Data\KnowledgeTree\KnowledgeTree Tools\knowledgetree.dot</Template>
  <TotalTime>6</TotalTime>
  <Pages>32</Pages>
  <Words>11058</Words>
  <Characters>63037</Characters>
  <Application>Microsoft Macintosh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American Institutes for Research</Company>
  <LinksUpToDate>false</LinksUpToDate>
  <CharactersWithSpaces>73948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American Institutes for Research</dc:creator>
  <cp:lastModifiedBy>Jeff Johnson</cp:lastModifiedBy>
  <cp:revision>4</cp:revision>
  <cp:lastPrinted>2013-06-03T17:59:00Z</cp:lastPrinted>
  <dcterms:created xsi:type="dcterms:W3CDTF">2017-07-13T20:05:00Z</dcterms:created>
  <dcterms:modified xsi:type="dcterms:W3CDTF">2017-07-24T17:02:00Z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ffisync_MergeTypeOnOpen">
    <vt:lpwstr>None</vt:lpwstr>
  </property>
  <property fmtid="{D5CDD505-2E9C-101B-9397-08002B2CF9AE}" pid="3" name="Offisync_ProviderInitializationData">
    <vt:lpwstr>Airassessment</vt:lpwstr>
  </property>
  <property fmtid="{D5CDD505-2E9C-101B-9397-08002B2CF9AE}" pid="4" name="Offisync_UpdateToken">
    <vt:lpwstr>0.1</vt:lpwstr>
  </property>
  <property fmtid="{D5CDD505-2E9C-101B-9397-08002B2CF9AE}" pid="5" name="Offisync_UniqueId">
    <vt:lpwstr>4273</vt:lpwstr>
  </property>
  <property fmtid="{D5CDD505-2E9C-101B-9397-08002B2CF9AE}" pid="6" name="Offisync_ProviderName">
    <vt:lpwstr>KnowledgeTree</vt:lpwstr>
  </property>
  <property fmtid="{D5CDD505-2E9C-101B-9397-08002B2CF9AE}" pid="7" name="Offisync_IsSaved">
    <vt:lpwstr>False</vt:lpwstr>
  </property>
</Properties>
</file>