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8A7328" w14:textId="77777777" w:rsidR="00BA4894" w:rsidRDefault="00C501EA" w:rsidP="000B33C0">
      <w:pPr>
        <w:pStyle w:val="Title"/>
      </w:pPr>
      <w:r>
        <w:t>Smar</w:t>
      </w:r>
      <w:r w:rsidR="006C14C4">
        <w:t>t</w:t>
      </w:r>
      <w:r>
        <w:t xml:space="preserve">er Balanced </w:t>
      </w:r>
      <w:r w:rsidR="004078DE">
        <w:t>Assessment Consortium</w:t>
      </w:r>
    </w:p>
    <w:p w14:paraId="6770AF41" w14:textId="77777777" w:rsidR="004078DE" w:rsidRDefault="00DD7873" w:rsidP="000B33C0">
      <w:pPr>
        <w:pStyle w:val="Subtitle"/>
      </w:pPr>
      <w:r>
        <w:t xml:space="preserve">Administration and </w:t>
      </w:r>
      <w:r w:rsidR="00397A1D">
        <w:t>Registration</w:t>
      </w:r>
      <w:r>
        <w:t xml:space="preserve"> Tools</w:t>
      </w:r>
      <w:r w:rsidR="00397A1D">
        <w:t xml:space="preserve"> User Guide</w:t>
      </w:r>
    </w:p>
    <w:p w14:paraId="690035D7" w14:textId="276B158B" w:rsidR="00BA4894" w:rsidRDefault="004E7D12" w:rsidP="00FD7D44">
      <w:pPr>
        <w:pStyle w:val="Date"/>
      </w:pPr>
      <w:r>
        <w:t xml:space="preserve">Updated </w:t>
      </w:r>
      <w:r w:rsidR="00A9400D">
        <w:fldChar w:fldCharType="begin"/>
      </w:r>
      <w:r w:rsidR="00A9400D">
        <w:instrText xml:space="preserve"> DATE \@ "MMMM d, yyyy" </w:instrText>
      </w:r>
      <w:r w:rsidR="00A9400D">
        <w:fldChar w:fldCharType="separate"/>
      </w:r>
      <w:r w:rsidR="00211B29">
        <w:rPr>
          <w:noProof/>
        </w:rPr>
        <w:t>November 24, 2015</w:t>
      </w:r>
      <w:r w:rsidR="00A9400D">
        <w:fldChar w:fldCharType="end"/>
      </w:r>
    </w:p>
    <w:p w14:paraId="481E6228" w14:textId="77777777" w:rsidR="004E25AF" w:rsidRDefault="004E25AF">
      <w:pPr>
        <w:sectPr w:rsidR="004E25AF" w:rsidSect="00F9670E">
          <w:headerReference w:type="default" r:id="rId9"/>
          <w:footerReference w:type="default" r:id="rId10"/>
          <w:pgSz w:w="12240" w:h="15840" w:code="1"/>
          <w:pgMar w:top="1872" w:right="1440" w:bottom="3456" w:left="1440" w:header="720" w:footer="720" w:gutter="0"/>
          <w:cols w:space="720"/>
          <w:docGrid w:linePitch="360"/>
        </w:sectPr>
      </w:pPr>
    </w:p>
    <w:p w14:paraId="50A86555" w14:textId="77777777" w:rsidR="00DB681F" w:rsidRPr="00084712" w:rsidRDefault="00DB681F" w:rsidP="00125250">
      <w:pPr>
        <w:pStyle w:val="TOAHeading"/>
      </w:pPr>
      <w:r w:rsidRPr="00125250">
        <w:lastRenderedPageBreak/>
        <w:t>Contents</w:t>
      </w:r>
    </w:p>
    <w:p w14:paraId="3B759DC2" w14:textId="77777777" w:rsidR="008F623C" w:rsidRDefault="00235A30">
      <w:pPr>
        <w:pStyle w:val="TOC1"/>
        <w:rPr>
          <w:rFonts w:asciiTheme="minorHAnsi" w:eastAsiaTheme="minorEastAsia" w:hAnsiTheme="minorHAnsi" w:cstheme="minorBidi"/>
          <w:caps w:val="0"/>
          <w:szCs w:val="22"/>
        </w:rPr>
      </w:pPr>
      <w:r w:rsidRPr="00E070CC">
        <w:rPr>
          <w:sz w:val="28"/>
        </w:rPr>
        <w:fldChar w:fldCharType="begin"/>
      </w:r>
      <w:r w:rsidRPr="00E070CC">
        <w:instrText xml:space="preserve"> TOC \o "1-5" \h \z \u </w:instrText>
      </w:r>
      <w:r w:rsidRPr="00E070CC">
        <w:rPr>
          <w:sz w:val="28"/>
        </w:rPr>
        <w:fldChar w:fldCharType="separate"/>
      </w:r>
      <w:hyperlink w:anchor="_Toc433196049" w:history="1">
        <w:r w:rsidR="008F623C" w:rsidRPr="009D69D0">
          <w:rPr>
            <w:rStyle w:val="Hyperlink"/>
            <w:rFonts w:eastAsiaTheme="majorEastAsia"/>
          </w:rPr>
          <w:t>Overview of the Administration and Registration Tools System</w:t>
        </w:r>
        <w:r w:rsidR="008F623C">
          <w:rPr>
            <w:webHidden/>
          </w:rPr>
          <w:tab/>
        </w:r>
        <w:r w:rsidR="008F623C">
          <w:rPr>
            <w:webHidden/>
          </w:rPr>
          <w:fldChar w:fldCharType="begin"/>
        </w:r>
        <w:r w:rsidR="008F623C">
          <w:rPr>
            <w:webHidden/>
          </w:rPr>
          <w:instrText xml:space="preserve"> PAGEREF _Toc433196049 \h </w:instrText>
        </w:r>
        <w:r w:rsidR="008F623C">
          <w:rPr>
            <w:webHidden/>
          </w:rPr>
        </w:r>
        <w:r w:rsidR="008F623C">
          <w:rPr>
            <w:webHidden/>
          </w:rPr>
          <w:fldChar w:fldCharType="separate"/>
        </w:r>
        <w:r w:rsidR="00211B29">
          <w:rPr>
            <w:webHidden/>
          </w:rPr>
          <w:t>6</w:t>
        </w:r>
        <w:r w:rsidR="008F623C">
          <w:rPr>
            <w:webHidden/>
          </w:rPr>
          <w:fldChar w:fldCharType="end"/>
        </w:r>
      </w:hyperlink>
    </w:p>
    <w:p w14:paraId="2A31FAC9" w14:textId="77777777" w:rsidR="008F623C" w:rsidRDefault="008A2B77">
      <w:pPr>
        <w:pStyle w:val="TOC2"/>
        <w:rPr>
          <w:rFonts w:asciiTheme="minorHAnsi" w:eastAsiaTheme="minorEastAsia" w:hAnsiTheme="minorHAnsi" w:cstheme="minorBidi"/>
          <w:szCs w:val="22"/>
        </w:rPr>
      </w:pPr>
      <w:hyperlink w:anchor="_Toc433196050" w:history="1">
        <w:r w:rsidR="008F623C" w:rsidRPr="009D69D0">
          <w:rPr>
            <w:rStyle w:val="Hyperlink"/>
            <w:rFonts w:eastAsiaTheme="majorEastAsia"/>
          </w:rPr>
          <w:t>Inter-relation between the Administration and Registration Tools System and other Smarter Balanced Systems</w:t>
        </w:r>
        <w:r w:rsidR="008F623C">
          <w:rPr>
            <w:webHidden/>
          </w:rPr>
          <w:tab/>
        </w:r>
        <w:r w:rsidR="008F623C">
          <w:rPr>
            <w:webHidden/>
          </w:rPr>
          <w:fldChar w:fldCharType="begin"/>
        </w:r>
        <w:r w:rsidR="008F623C">
          <w:rPr>
            <w:webHidden/>
          </w:rPr>
          <w:instrText xml:space="preserve"> PAGEREF _Toc433196050 \h </w:instrText>
        </w:r>
        <w:r w:rsidR="008F623C">
          <w:rPr>
            <w:webHidden/>
          </w:rPr>
        </w:r>
        <w:r w:rsidR="008F623C">
          <w:rPr>
            <w:webHidden/>
          </w:rPr>
          <w:fldChar w:fldCharType="separate"/>
        </w:r>
        <w:r w:rsidR="00211B29">
          <w:rPr>
            <w:webHidden/>
          </w:rPr>
          <w:t>6</w:t>
        </w:r>
        <w:r w:rsidR="008F623C">
          <w:rPr>
            <w:webHidden/>
          </w:rPr>
          <w:fldChar w:fldCharType="end"/>
        </w:r>
      </w:hyperlink>
    </w:p>
    <w:p w14:paraId="5A6ECCA8" w14:textId="77777777" w:rsidR="008F623C" w:rsidRDefault="008A2B77">
      <w:pPr>
        <w:pStyle w:val="TOC2"/>
        <w:rPr>
          <w:rFonts w:asciiTheme="minorHAnsi" w:eastAsiaTheme="minorEastAsia" w:hAnsiTheme="minorHAnsi" w:cstheme="minorBidi"/>
          <w:szCs w:val="22"/>
        </w:rPr>
      </w:pPr>
      <w:hyperlink w:anchor="_Toc433196051" w:history="1">
        <w:r w:rsidR="008F623C" w:rsidRPr="009D69D0">
          <w:rPr>
            <w:rStyle w:val="Hyperlink"/>
            <w:rFonts w:eastAsiaTheme="majorEastAsia"/>
          </w:rPr>
          <w:t>User Roles and Permissions</w:t>
        </w:r>
        <w:r w:rsidR="008F623C">
          <w:rPr>
            <w:webHidden/>
          </w:rPr>
          <w:tab/>
        </w:r>
        <w:r w:rsidR="008F623C">
          <w:rPr>
            <w:webHidden/>
          </w:rPr>
          <w:fldChar w:fldCharType="begin"/>
        </w:r>
        <w:r w:rsidR="008F623C">
          <w:rPr>
            <w:webHidden/>
          </w:rPr>
          <w:instrText xml:space="preserve"> PAGEREF _Toc433196051 \h </w:instrText>
        </w:r>
        <w:r w:rsidR="008F623C">
          <w:rPr>
            <w:webHidden/>
          </w:rPr>
        </w:r>
        <w:r w:rsidR="008F623C">
          <w:rPr>
            <w:webHidden/>
          </w:rPr>
          <w:fldChar w:fldCharType="separate"/>
        </w:r>
        <w:r w:rsidR="00211B29">
          <w:rPr>
            <w:webHidden/>
          </w:rPr>
          <w:t>7</w:t>
        </w:r>
        <w:r w:rsidR="008F623C">
          <w:rPr>
            <w:webHidden/>
          </w:rPr>
          <w:fldChar w:fldCharType="end"/>
        </w:r>
      </w:hyperlink>
    </w:p>
    <w:p w14:paraId="67AE287D" w14:textId="77777777" w:rsidR="008F623C" w:rsidRDefault="008A2B77">
      <w:pPr>
        <w:pStyle w:val="TOC2"/>
        <w:rPr>
          <w:rFonts w:asciiTheme="minorHAnsi" w:eastAsiaTheme="minorEastAsia" w:hAnsiTheme="minorHAnsi" w:cstheme="minorBidi"/>
          <w:szCs w:val="22"/>
        </w:rPr>
      </w:pPr>
      <w:hyperlink w:anchor="_Toc433196052" w:history="1">
        <w:r w:rsidR="008F623C" w:rsidRPr="009D69D0">
          <w:rPr>
            <w:rStyle w:val="Hyperlink"/>
            <w:rFonts w:eastAsiaTheme="majorEastAsia"/>
          </w:rPr>
          <w:t>Understanding the Smarter Balanced Hierarchy</w:t>
        </w:r>
        <w:r w:rsidR="008F623C">
          <w:rPr>
            <w:webHidden/>
          </w:rPr>
          <w:tab/>
        </w:r>
        <w:r w:rsidR="008F623C">
          <w:rPr>
            <w:webHidden/>
          </w:rPr>
          <w:fldChar w:fldCharType="begin"/>
        </w:r>
        <w:r w:rsidR="008F623C">
          <w:rPr>
            <w:webHidden/>
          </w:rPr>
          <w:instrText xml:space="preserve"> PAGEREF _Toc433196052 \h </w:instrText>
        </w:r>
        <w:r w:rsidR="008F623C">
          <w:rPr>
            <w:webHidden/>
          </w:rPr>
        </w:r>
        <w:r w:rsidR="008F623C">
          <w:rPr>
            <w:webHidden/>
          </w:rPr>
          <w:fldChar w:fldCharType="separate"/>
        </w:r>
        <w:r w:rsidR="00211B29">
          <w:rPr>
            <w:webHidden/>
          </w:rPr>
          <w:t>9</w:t>
        </w:r>
        <w:r w:rsidR="008F623C">
          <w:rPr>
            <w:webHidden/>
          </w:rPr>
          <w:fldChar w:fldCharType="end"/>
        </w:r>
      </w:hyperlink>
    </w:p>
    <w:p w14:paraId="1F542CFD" w14:textId="77777777" w:rsidR="008F623C" w:rsidRDefault="008A2B77">
      <w:pPr>
        <w:pStyle w:val="TOC2"/>
        <w:rPr>
          <w:rFonts w:asciiTheme="minorHAnsi" w:eastAsiaTheme="minorEastAsia" w:hAnsiTheme="minorHAnsi" w:cstheme="minorBidi"/>
          <w:szCs w:val="22"/>
        </w:rPr>
      </w:pPr>
      <w:hyperlink w:anchor="_Toc433196053" w:history="1">
        <w:r w:rsidR="008F623C" w:rsidRPr="009D69D0">
          <w:rPr>
            <w:rStyle w:val="Hyperlink"/>
            <w:rFonts w:eastAsiaTheme="majorEastAsia"/>
          </w:rPr>
          <w:t>About Microsoft Excel Files</w:t>
        </w:r>
        <w:r w:rsidR="008F623C">
          <w:rPr>
            <w:webHidden/>
          </w:rPr>
          <w:tab/>
        </w:r>
        <w:r w:rsidR="008F623C">
          <w:rPr>
            <w:webHidden/>
          </w:rPr>
          <w:fldChar w:fldCharType="begin"/>
        </w:r>
        <w:r w:rsidR="008F623C">
          <w:rPr>
            <w:webHidden/>
          </w:rPr>
          <w:instrText xml:space="preserve"> PAGEREF _Toc433196053 \h </w:instrText>
        </w:r>
        <w:r w:rsidR="008F623C">
          <w:rPr>
            <w:webHidden/>
          </w:rPr>
        </w:r>
        <w:r w:rsidR="008F623C">
          <w:rPr>
            <w:webHidden/>
          </w:rPr>
          <w:fldChar w:fldCharType="separate"/>
        </w:r>
        <w:r w:rsidR="00211B29">
          <w:rPr>
            <w:webHidden/>
          </w:rPr>
          <w:t>11</w:t>
        </w:r>
        <w:r w:rsidR="008F623C">
          <w:rPr>
            <w:webHidden/>
          </w:rPr>
          <w:fldChar w:fldCharType="end"/>
        </w:r>
      </w:hyperlink>
    </w:p>
    <w:p w14:paraId="7B4E96C3" w14:textId="77777777" w:rsidR="008F623C" w:rsidRDefault="008A2B77">
      <w:pPr>
        <w:pStyle w:val="TOC1"/>
        <w:rPr>
          <w:rFonts w:asciiTheme="minorHAnsi" w:eastAsiaTheme="minorEastAsia" w:hAnsiTheme="minorHAnsi" w:cstheme="minorBidi"/>
          <w:caps w:val="0"/>
          <w:szCs w:val="22"/>
        </w:rPr>
      </w:pPr>
      <w:hyperlink w:anchor="_Toc433196054" w:history="1">
        <w:r w:rsidR="008F623C" w:rsidRPr="009D69D0">
          <w:rPr>
            <w:rStyle w:val="Hyperlink"/>
            <w:rFonts w:eastAsiaTheme="majorEastAsia"/>
          </w:rPr>
          <w:t>Introduction to This User Guide</w:t>
        </w:r>
        <w:r w:rsidR="008F623C">
          <w:rPr>
            <w:webHidden/>
          </w:rPr>
          <w:tab/>
        </w:r>
        <w:r w:rsidR="008F623C">
          <w:rPr>
            <w:webHidden/>
          </w:rPr>
          <w:fldChar w:fldCharType="begin"/>
        </w:r>
        <w:r w:rsidR="008F623C">
          <w:rPr>
            <w:webHidden/>
          </w:rPr>
          <w:instrText xml:space="preserve"> PAGEREF _Toc433196054 \h </w:instrText>
        </w:r>
        <w:r w:rsidR="008F623C">
          <w:rPr>
            <w:webHidden/>
          </w:rPr>
        </w:r>
        <w:r w:rsidR="008F623C">
          <w:rPr>
            <w:webHidden/>
          </w:rPr>
          <w:fldChar w:fldCharType="separate"/>
        </w:r>
        <w:r w:rsidR="00211B29">
          <w:rPr>
            <w:webHidden/>
          </w:rPr>
          <w:t>12</w:t>
        </w:r>
        <w:r w:rsidR="008F623C">
          <w:rPr>
            <w:webHidden/>
          </w:rPr>
          <w:fldChar w:fldCharType="end"/>
        </w:r>
      </w:hyperlink>
    </w:p>
    <w:p w14:paraId="10FAA12B" w14:textId="5AA447F6" w:rsidR="008F623C" w:rsidRDefault="008A2B77">
      <w:pPr>
        <w:pStyle w:val="TOC1"/>
        <w:rPr>
          <w:rFonts w:asciiTheme="minorHAnsi" w:eastAsiaTheme="minorEastAsia" w:hAnsiTheme="minorHAnsi" w:cstheme="minorBidi"/>
          <w:caps w:val="0"/>
          <w:szCs w:val="22"/>
        </w:rPr>
      </w:pPr>
      <w:hyperlink w:anchor="_Toc433196055" w:history="1">
        <w:r w:rsidR="008F623C" w:rsidRPr="009D69D0">
          <w:rPr>
            <w:rStyle w:val="Hyperlink"/>
            <w:rFonts w:eastAsiaTheme="majorEastAsia"/>
          </w:rPr>
          <w:t>Checklist for Test Registration Administrators</w:t>
        </w:r>
        <w:r w:rsidR="008F623C">
          <w:rPr>
            <w:webHidden/>
          </w:rPr>
          <w:tab/>
        </w:r>
        <w:r w:rsidR="008F623C">
          <w:rPr>
            <w:webHidden/>
          </w:rPr>
          <w:fldChar w:fldCharType="begin"/>
        </w:r>
        <w:r w:rsidR="008F623C">
          <w:rPr>
            <w:webHidden/>
          </w:rPr>
          <w:instrText xml:space="preserve"> PAGEREF _Toc433196055 \h </w:instrText>
        </w:r>
        <w:r w:rsidR="008F623C">
          <w:rPr>
            <w:webHidden/>
          </w:rPr>
        </w:r>
        <w:r w:rsidR="008F623C">
          <w:rPr>
            <w:webHidden/>
          </w:rPr>
          <w:fldChar w:fldCharType="separate"/>
        </w:r>
        <w:r w:rsidR="00211B29">
          <w:rPr>
            <w:webHidden/>
          </w:rPr>
          <w:t>14</w:t>
        </w:r>
        <w:r w:rsidR="008F623C">
          <w:rPr>
            <w:webHidden/>
          </w:rPr>
          <w:fldChar w:fldCharType="end"/>
        </w:r>
      </w:hyperlink>
    </w:p>
    <w:p w14:paraId="7A059881" w14:textId="5C8F1B32" w:rsidR="008F623C" w:rsidRDefault="008A2B77">
      <w:pPr>
        <w:pStyle w:val="TOC1"/>
        <w:rPr>
          <w:rFonts w:asciiTheme="minorHAnsi" w:eastAsiaTheme="minorEastAsia" w:hAnsiTheme="minorHAnsi" w:cstheme="minorBidi"/>
          <w:caps w:val="0"/>
          <w:szCs w:val="22"/>
        </w:rPr>
      </w:pPr>
      <w:hyperlink w:anchor="_Toc433196056" w:history="1">
        <w:r w:rsidR="008F623C" w:rsidRPr="009D69D0">
          <w:rPr>
            <w:rStyle w:val="Hyperlink"/>
            <w:rFonts w:eastAsiaTheme="majorEastAsia"/>
          </w:rPr>
          <w:t>Accessing the Administration and Registration Tools System</w:t>
        </w:r>
        <w:r w:rsidR="008F623C">
          <w:rPr>
            <w:webHidden/>
          </w:rPr>
          <w:tab/>
        </w:r>
        <w:r w:rsidR="008F623C">
          <w:rPr>
            <w:webHidden/>
          </w:rPr>
          <w:fldChar w:fldCharType="begin"/>
        </w:r>
        <w:r w:rsidR="008F623C">
          <w:rPr>
            <w:webHidden/>
          </w:rPr>
          <w:instrText xml:space="preserve"> PAGEREF _Toc433196056 \h </w:instrText>
        </w:r>
        <w:r w:rsidR="008F623C">
          <w:rPr>
            <w:webHidden/>
          </w:rPr>
        </w:r>
        <w:r w:rsidR="008F623C">
          <w:rPr>
            <w:webHidden/>
          </w:rPr>
          <w:fldChar w:fldCharType="separate"/>
        </w:r>
        <w:r w:rsidR="00211B29">
          <w:rPr>
            <w:webHidden/>
          </w:rPr>
          <w:t>16</w:t>
        </w:r>
        <w:r w:rsidR="008F623C">
          <w:rPr>
            <w:webHidden/>
          </w:rPr>
          <w:fldChar w:fldCharType="end"/>
        </w:r>
      </w:hyperlink>
    </w:p>
    <w:p w14:paraId="43B87B4F" w14:textId="791325A7" w:rsidR="008F623C" w:rsidRDefault="008A2B77">
      <w:pPr>
        <w:pStyle w:val="TOC2"/>
        <w:rPr>
          <w:rFonts w:asciiTheme="minorHAnsi" w:eastAsiaTheme="minorEastAsia" w:hAnsiTheme="minorHAnsi" w:cstheme="minorBidi"/>
          <w:szCs w:val="22"/>
        </w:rPr>
      </w:pPr>
      <w:hyperlink w:anchor="_Toc433196057" w:history="1">
        <w:r w:rsidR="008F623C" w:rsidRPr="009D69D0">
          <w:rPr>
            <w:rStyle w:val="Hyperlink"/>
            <w:rFonts w:eastAsiaTheme="majorEastAsia"/>
          </w:rPr>
          <w:t>Logging on to ART</w:t>
        </w:r>
        <w:r w:rsidR="008F623C">
          <w:rPr>
            <w:webHidden/>
          </w:rPr>
          <w:tab/>
        </w:r>
        <w:r w:rsidR="008F623C">
          <w:rPr>
            <w:webHidden/>
          </w:rPr>
          <w:fldChar w:fldCharType="begin"/>
        </w:r>
        <w:r w:rsidR="008F623C">
          <w:rPr>
            <w:webHidden/>
          </w:rPr>
          <w:instrText xml:space="preserve"> PAGEREF _Toc433196057 \h </w:instrText>
        </w:r>
        <w:r w:rsidR="008F623C">
          <w:rPr>
            <w:webHidden/>
          </w:rPr>
        </w:r>
        <w:r w:rsidR="008F623C">
          <w:rPr>
            <w:webHidden/>
          </w:rPr>
          <w:fldChar w:fldCharType="separate"/>
        </w:r>
        <w:r w:rsidR="00211B29">
          <w:rPr>
            <w:webHidden/>
          </w:rPr>
          <w:t>16</w:t>
        </w:r>
        <w:r w:rsidR="008F623C">
          <w:rPr>
            <w:webHidden/>
          </w:rPr>
          <w:fldChar w:fldCharType="end"/>
        </w:r>
      </w:hyperlink>
    </w:p>
    <w:p w14:paraId="175F5580" w14:textId="6E98655C" w:rsidR="008F623C" w:rsidRDefault="008A2B77">
      <w:pPr>
        <w:pStyle w:val="TOC2"/>
        <w:rPr>
          <w:rFonts w:asciiTheme="minorHAnsi" w:eastAsiaTheme="minorEastAsia" w:hAnsiTheme="minorHAnsi" w:cstheme="minorBidi"/>
          <w:szCs w:val="22"/>
        </w:rPr>
      </w:pPr>
      <w:hyperlink w:anchor="_Toc433196058" w:history="1">
        <w:r w:rsidR="008F623C" w:rsidRPr="009D69D0">
          <w:rPr>
            <w:rStyle w:val="Hyperlink"/>
            <w:rFonts w:eastAsiaTheme="majorEastAsia"/>
          </w:rPr>
          <w:t>Switching Between Smarter Balanced Systems (Single Sign On System)</w:t>
        </w:r>
        <w:r w:rsidR="008F623C">
          <w:rPr>
            <w:webHidden/>
          </w:rPr>
          <w:tab/>
        </w:r>
        <w:r w:rsidR="008F623C">
          <w:rPr>
            <w:webHidden/>
          </w:rPr>
          <w:fldChar w:fldCharType="begin"/>
        </w:r>
        <w:r w:rsidR="008F623C">
          <w:rPr>
            <w:webHidden/>
          </w:rPr>
          <w:instrText xml:space="preserve"> PAGEREF _Toc433196058 \h </w:instrText>
        </w:r>
        <w:r w:rsidR="008F623C">
          <w:rPr>
            <w:webHidden/>
          </w:rPr>
        </w:r>
        <w:r w:rsidR="008F623C">
          <w:rPr>
            <w:webHidden/>
          </w:rPr>
          <w:fldChar w:fldCharType="separate"/>
        </w:r>
        <w:r w:rsidR="00211B29">
          <w:rPr>
            <w:webHidden/>
          </w:rPr>
          <w:t>16</w:t>
        </w:r>
        <w:r w:rsidR="008F623C">
          <w:rPr>
            <w:webHidden/>
          </w:rPr>
          <w:fldChar w:fldCharType="end"/>
        </w:r>
      </w:hyperlink>
    </w:p>
    <w:p w14:paraId="3F5FD422" w14:textId="677577A0" w:rsidR="008F623C" w:rsidRDefault="008A2B77">
      <w:pPr>
        <w:pStyle w:val="TOC1"/>
        <w:rPr>
          <w:rFonts w:asciiTheme="minorHAnsi" w:eastAsiaTheme="minorEastAsia" w:hAnsiTheme="minorHAnsi" w:cstheme="minorBidi"/>
          <w:caps w:val="0"/>
          <w:szCs w:val="22"/>
        </w:rPr>
      </w:pPr>
      <w:hyperlink w:anchor="_Toc433196059" w:history="1">
        <w:r w:rsidR="008F623C" w:rsidRPr="009D69D0">
          <w:rPr>
            <w:rStyle w:val="Hyperlink"/>
            <w:rFonts w:eastAsiaTheme="majorEastAsia"/>
          </w:rPr>
          <w:t>Understanding the ART Interface</w:t>
        </w:r>
        <w:r w:rsidR="008F623C">
          <w:rPr>
            <w:webHidden/>
          </w:rPr>
          <w:tab/>
        </w:r>
        <w:r w:rsidR="008F623C">
          <w:rPr>
            <w:webHidden/>
          </w:rPr>
          <w:fldChar w:fldCharType="begin"/>
        </w:r>
        <w:r w:rsidR="008F623C">
          <w:rPr>
            <w:webHidden/>
          </w:rPr>
          <w:instrText xml:space="preserve"> PAGEREF _Toc433196059 \h </w:instrText>
        </w:r>
        <w:r w:rsidR="008F623C">
          <w:rPr>
            <w:webHidden/>
          </w:rPr>
        </w:r>
        <w:r w:rsidR="008F623C">
          <w:rPr>
            <w:webHidden/>
          </w:rPr>
          <w:fldChar w:fldCharType="separate"/>
        </w:r>
        <w:r w:rsidR="00211B29">
          <w:rPr>
            <w:webHidden/>
          </w:rPr>
          <w:t>17</w:t>
        </w:r>
        <w:r w:rsidR="008F623C">
          <w:rPr>
            <w:webHidden/>
          </w:rPr>
          <w:fldChar w:fldCharType="end"/>
        </w:r>
      </w:hyperlink>
    </w:p>
    <w:p w14:paraId="5A5A04E0" w14:textId="207B230C" w:rsidR="008F623C" w:rsidRDefault="008A2B77">
      <w:pPr>
        <w:pStyle w:val="TOC2"/>
        <w:rPr>
          <w:rFonts w:asciiTheme="minorHAnsi" w:eastAsiaTheme="minorEastAsia" w:hAnsiTheme="minorHAnsi" w:cstheme="minorBidi"/>
          <w:szCs w:val="22"/>
        </w:rPr>
      </w:pPr>
      <w:hyperlink w:anchor="_Toc433196060" w:history="1">
        <w:r w:rsidR="008F623C" w:rsidRPr="009D69D0">
          <w:rPr>
            <w:rStyle w:val="Hyperlink"/>
            <w:rFonts w:eastAsiaTheme="majorEastAsia"/>
          </w:rPr>
          <w:t>ART Home Screen</w:t>
        </w:r>
        <w:r w:rsidR="008F623C">
          <w:rPr>
            <w:webHidden/>
          </w:rPr>
          <w:tab/>
        </w:r>
        <w:r w:rsidR="008F623C">
          <w:rPr>
            <w:webHidden/>
          </w:rPr>
          <w:fldChar w:fldCharType="begin"/>
        </w:r>
        <w:r w:rsidR="008F623C">
          <w:rPr>
            <w:webHidden/>
          </w:rPr>
          <w:instrText xml:space="preserve"> PAGEREF _Toc433196060 \h </w:instrText>
        </w:r>
        <w:r w:rsidR="008F623C">
          <w:rPr>
            <w:webHidden/>
          </w:rPr>
        </w:r>
        <w:r w:rsidR="008F623C">
          <w:rPr>
            <w:webHidden/>
          </w:rPr>
          <w:fldChar w:fldCharType="separate"/>
        </w:r>
        <w:r w:rsidR="00211B29">
          <w:rPr>
            <w:webHidden/>
          </w:rPr>
          <w:t>17</w:t>
        </w:r>
        <w:r w:rsidR="008F623C">
          <w:rPr>
            <w:webHidden/>
          </w:rPr>
          <w:fldChar w:fldCharType="end"/>
        </w:r>
      </w:hyperlink>
    </w:p>
    <w:p w14:paraId="4A79EE20" w14:textId="2EFC48BF" w:rsidR="008F623C" w:rsidRDefault="008A2B77">
      <w:pPr>
        <w:pStyle w:val="TOC2"/>
        <w:rPr>
          <w:rFonts w:asciiTheme="minorHAnsi" w:eastAsiaTheme="minorEastAsia" w:hAnsiTheme="minorHAnsi" w:cstheme="minorBidi"/>
          <w:szCs w:val="22"/>
        </w:rPr>
      </w:pPr>
      <w:hyperlink w:anchor="_Toc433196061" w:history="1">
        <w:r w:rsidR="008F623C" w:rsidRPr="009D69D0">
          <w:rPr>
            <w:rStyle w:val="Hyperlink"/>
            <w:rFonts w:eastAsiaTheme="majorEastAsia"/>
          </w:rPr>
          <w:t>ART Banner</w:t>
        </w:r>
        <w:r w:rsidR="008F623C">
          <w:rPr>
            <w:webHidden/>
          </w:rPr>
          <w:tab/>
        </w:r>
        <w:r w:rsidR="008F623C">
          <w:rPr>
            <w:webHidden/>
          </w:rPr>
          <w:fldChar w:fldCharType="begin"/>
        </w:r>
        <w:r w:rsidR="008F623C">
          <w:rPr>
            <w:webHidden/>
          </w:rPr>
          <w:instrText xml:space="preserve"> PAGEREF _Toc433196061 \h </w:instrText>
        </w:r>
        <w:r w:rsidR="008F623C">
          <w:rPr>
            <w:webHidden/>
          </w:rPr>
        </w:r>
        <w:r w:rsidR="008F623C">
          <w:rPr>
            <w:webHidden/>
          </w:rPr>
          <w:fldChar w:fldCharType="separate"/>
        </w:r>
        <w:r w:rsidR="00211B29">
          <w:rPr>
            <w:webHidden/>
          </w:rPr>
          <w:t>18</w:t>
        </w:r>
        <w:r w:rsidR="008F623C">
          <w:rPr>
            <w:webHidden/>
          </w:rPr>
          <w:fldChar w:fldCharType="end"/>
        </w:r>
      </w:hyperlink>
    </w:p>
    <w:p w14:paraId="42B118EB" w14:textId="1F7F8282" w:rsidR="008F623C" w:rsidRDefault="008A2B77">
      <w:pPr>
        <w:pStyle w:val="TOC3"/>
        <w:rPr>
          <w:rFonts w:asciiTheme="minorHAnsi" w:eastAsiaTheme="minorEastAsia" w:hAnsiTheme="minorHAnsi" w:cstheme="minorBidi"/>
          <w:szCs w:val="22"/>
        </w:rPr>
      </w:pPr>
      <w:hyperlink w:anchor="_Toc433196062" w:history="1">
        <w:r w:rsidR="008F623C" w:rsidRPr="009D69D0">
          <w:rPr>
            <w:rStyle w:val="Hyperlink"/>
            <w:rFonts w:eastAsiaTheme="majorEastAsia"/>
          </w:rPr>
          <w:t>Task Bar.</w:t>
        </w:r>
        <w:r w:rsidR="008F623C">
          <w:rPr>
            <w:webHidden/>
          </w:rPr>
          <w:tab/>
        </w:r>
        <w:r w:rsidR="008F623C">
          <w:rPr>
            <w:webHidden/>
          </w:rPr>
          <w:fldChar w:fldCharType="begin"/>
        </w:r>
        <w:r w:rsidR="008F623C">
          <w:rPr>
            <w:webHidden/>
          </w:rPr>
          <w:instrText xml:space="preserve"> PAGEREF _Toc433196062 \h </w:instrText>
        </w:r>
        <w:r w:rsidR="008F623C">
          <w:rPr>
            <w:webHidden/>
          </w:rPr>
        </w:r>
        <w:r w:rsidR="008F623C">
          <w:rPr>
            <w:webHidden/>
          </w:rPr>
          <w:fldChar w:fldCharType="separate"/>
        </w:r>
        <w:r w:rsidR="00211B29">
          <w:rPr>
            <w:webHidden/>
          </w:rPr>
          <w:t>18</w:t>
        </w:r>
        <w:r w:rsidR="008F623C">
          <w:rPr>
            <w:webHidden/>
          </w:rPr>
          <w:fldChar w:fldCharType="end"/>
        </w:r>
      </w:hyperlink>
    </w:p>
    <w:p w14:paraId="1F15BA4D" w14:textId="79BE74C3" w:rsidR="008F623C" w:rsidRDefault="008A2B77">
      <w:pPr>
        <w:pStyle w:val="TOC1"/>
        <w:rPr>
          <w:rFonts w:asciiTheme="minorHAnsi" w:eastAsiaTheme="minorEastAsia" w:hAnsiTheme="minorHAnsi" w:cstheme="minorBidi"/>
          <w:caps w:val="0"/>
          <w:szCs w:val="22"/>
        </w:rPr>
      </w:pPr>
      <w:hyperlink w:anchor="_Toc433196063" w:history="1">
        <w:r w:rsidR="008F623C" w:rsidRPr="009D69D0">
          <w:rPr>
            <w:rStyle w:val="Hyperlink"/>
            <w:rFonts w:eastAsiaTheme="majorEastAsia"/>
          </w:rPr>
          <w:t>Assessment Tasks</w:t>
        </w:r>
        <w:r w:rsidR="008F623C">
          <w:rPr>
            <w:webHidden/>
          </w:rPr>
          <w:tab/>
        </w:r>
        <w:r w:rsidR="008F623C">
          <w:rPr>
            <w:webHidden/>
          </w:rPr>
          <w:fldChar w:fldCharType="begin"/>
        </w:r>
        <w:r w:rsidR="008F623C">
          <w:rPr>
            <w:webHidden/>
          </w:rPr>
          <w:instrText xml:space="preserve"> PAGEREF _Toc433196063 \h </w:instrText>
        </w:r>
        <w:r w:rsidR="008F623C">
          <w:rPr>
            <w:webHidden/>
          </w:rPr>
        </w:r>
        <w:r w:rsidR="008F623C">
          <w:rPr>
            <w:webHidden/>
          </w:rPr>
          <w:fldChar w:fldCharType="separate"/>
        </w:r>
        <w:r w:rsidR="00211B29">
          <w:rPr>
            <w:webHidden/>
          </w:rPr>
          <w:t>19</w:t>
        </w:r>
        <w:r w:rsidR="008F623C">
          <w:rPr>
            <w:webHidden/>
          </w:rPr>
          <w:fldChar w:fldCharType="end"/>
        </w:r>
      </w:hyperlink>
    </w:p>
    <w:p w14:paraId="1F98E807" w14:textId="1A925E3E" w:rsidR="008F623C" w:rsidRDefault="008A2B77">
      <w:pPr>
        <w:pStyle w:val="TOC2"/>
        <w:rPr>
          <w:rFonts w:asciiTheme="minorHAnsi" w:eastAsiaTheme="minorEastAsia" w:hAnsiTheme="minorHAnsi" w:cstheme="minorBidi"/>
          <w:szCs w:val="22"/>
        </w:rPr>
      </w:pPr>
      <w:hyperlink w:anchor="_Toc433196064" w:history="1">
        <w:r w:rsidR="008F623C" w:rsidRPr="009D69D0">
          <w:rPr>
            <w:rStyle w:val="Hyperlink"/>
            <w:rFonts w:eastAsiaTheme="majorEastAsia"/>
          </w:rPr>
          <w:t>Select Tests from the Test Specifications Bank (TSB)</w:t>
        </w:r>
        <w:r w:rsidR="008F623C">
          <w:rPr>
            <w:webHidden/>
          </w:rPr>
          <w:tab/>
        </w:r>
        <w:r w:rsidR="008F623C">
          <w:rPr>
            <w:webHidden/>
          </w:rPr>
          <w:fldChar w:fldCharType="begin"/>
        </w:r>
        <w:r w:rsidR="008F623C">
          <w:rPr>
            <w:webHidden/>
          </w:rPr>
          <w:instrText xml:space="preserve"> PAGEREF _Toc433196064 \h </w:instrText>
        </w:r>
        <w:r w:rsidR="008F623C">
          <w:rPr>
            <w:webHidden/>
          </w:rPr>
        </w:r>
        <w:r w:rsidR="008F623C">
          <w:rPr>
            <w:webHidden/>
          </w:rPr>
          <w:fldChar w:fldCharType="separate"/>
        </w:r>
        <w:r w:rsidR="00211B29">
          <w:rPr>
            <w:webHidden/>
          </w:rPr>
          <w:t>19</w:t>
        </w:r>
        <w:r w:rsidR="008F623C">
          <w:rPr>
            <w:webHidden/>
          </w:rPr>
          <w:fldChar w:fldCharType="end"/>
        </w:r>
      </w:hyperlink>
    </w:p>
    <w:p w14:paraId="480A1608" w14:textId="7C363EAC" w:rsidR="008F623C" w:rsidRDefault="008A2B77">
      <w:pPr>
        <w:pStyle w:val="TOC3"/>
        <w:rPr>
          <w:rFonts w:asciiTheme="minorHAnsi" w:eastAsiaTheme="minorEastAsia" w:hAnsiTheme="minorHAnsi" w:cstheme="minorBidi"/>
          <w:szCs w:val="22"/>
        </w:rPr>
      </w:pPr>
      <w:hyperlink w:anchor="_Toc433196065" w:history="1">
        <w:r w:rsidR="008F623C" w:rsidRPr="009D69D0">
          <w:rPr>
            <w:rStyle w:val="Hyperlink"/>
            <w:rFonts w:eastAsiaTheme="majorEastAsia"/>
          </w:rPr>
          <w:t>Sort the TSB search results.</w:t>
        </w:r>
        <w:r w:rsidR="008F623C">
          <w:rPr>
            <w:webHidden/>
          </w:rPr>
          <w:tab/>
        </w:r>
        <w:r w:rsidR="008F623C">
          <w:rPr>
            <w:webHidden/>
          </w:rPr>
          <w:fldChar w:fldCharType="begin"/>
        </w:r>
        <w:r w:rsidR="008F623C">
          <w:rPr>
            <w:webHidden/>
          </w:rPr>
          <w:instrText xml:space="preserve"> PAGEREF _Toc433196065 \h </w:instrText>
        </w:r>
        <w:r w:rsidR="008F623C">
          <w:rPr>
            <w:webHidden/>
          </w:rPr>
        </w:r>
        <w:r w:rsidR="008F623C">
          <w:rPr>
            <w:webHidden/>
          </w:rPr>
          <w:fldChar w:fldCharType="separate"/>
        </w:r>
        <w:r w:rsidR="00211B29">
          <w:rPr>
            <w:webHidden/>
          </w:rPr>
          <w:t>20</w:t>
        </w:r>
        <w:r w:rsidR="008F623C">
          <w:rPr>
            <w:webHidden/>
          </w:rPr>
          <w:fldChar w:fldCharType="end"/>
        </w:r>
      </w:hyperlink>
    </w:p>
    <w:p w14:paraId="45FC014E" w14:textId="480F37A2" w:rsidR="008F623C" w:rsidRDefault="008A2B77">
      <w:pPr>
        <w:pStyle w:val="TOC2"/>
        <w:rPr>
          <w:rFonts w:asciiTheme="minorHAnsi" w:eastAsiaTheme="minorEastAsia" w:hAnsiTheme="minorHAnsi" w:cstheme="minorBidi"/>
          <w:szCs w:val="22"/>
        </w:rPr>
      </w:pPr>
      <w:hyperlink w:anchor="_Toc433196066" w:history="1">
        <w:r w:rsidR="008F623C" w:rsidRPr="009D69D0">
          <w:rPr>
            <w:rStyle w:val="Hyperlink"/>
            <w:rFonts w:eastAsiaTheme="majorEastAsia"/>
          </w:rPr>
          <w:t>Update a test from the TSB</w:t>
        </w:r>
        <w:r w:rsidR="008F623C">
          <w:rPr>
            <w:webHidden/>
          </w:rPr>
          <w:tab/>
        </w:r>
        <w:r w:rsidR="008F623C">
          <w:rPr>
            <w:webHidden/>
          </w:rPr>
          <w:fldChar w:fldCharType="begin"/>
        </w:r>
        <w:r w:rsidR="008F623C">
          <w:rPr>
            <w:webHidden/>
          </w:rPr>
          <w:instrText xml:space="preserve"> PAGEREF _Toc433196066 \h </w:instrText>
        </w:r>
        <w:r w:rsidR="008F623C">
          <w:rPr>
            <w:webHidden/>
          </w:rPr>
        </w:r>
        <w:r w:rsidR="008F623C">
          <w:rPr>
            <w:webHidden/>
          </w:rPr>
          <w:fldChar w:fldCharType="separate"/>
        </w:r>
        <w:r w:rsidR="00211B29">
          <w:rPr>
            <w:webHidden/>
          </w:rPr>
          <w:t>21</w:t>
        </w:r>
        <w:r w:rsidR="008F623C">
          <w:rPr>
            <w:webHidden/>
          </w:rPr>
          <w:fldChar w:fldCharType="end"/>
        </w:r>
      </w:hyperlink>
    </w:p>
    <w:p w14:paraId="6FCAE35A" w14:textId="0AD6121A" w:rsidR="008F623C" w:rsidRDefault="008A2B77">
      <w:pPr>
        <w:pStyle w:val="TOC2"/>
        <w:rPr>
          <w:rFonts w:asciiTheme="minorHAnsi" w:eastAsiaTheme="minorEastAsia" w:hAnsiTheme="minorHAnsi" w:cstheme="minorBidi"/>
          <w:szCs w:val="22"/>
        </w:rPr>
      </w:pPr>
      <w:hyperlink w:anchor="_Toc433196067" w:history="1">
        <w:r w:rsidR="008F623C" w:rsidRPr="009D69D0">
          <w:rPr>
            <w:rStyle w:val="Hyperlink"/>
            <w:rFonts w:eastAsiaTheme="majorEastAsia"/>
          </w:rPr>
          <w:t>Managing an Assessment</w:t>
        </w:r>
        <w:r w:rsidR="008F623C">
          <w:rPr>
            <w:webHidden/>
          </w:rPr>
          <w:tab/>
        </w:r>
        <w:r w:rsidR="008F623C">
          <w:rPr>
            <w:webHidden/>
          </w:rPr>
          <w:fldChar w:fldCharType="begin"/>
        </w:r>
        <w:r w:rsidR="008F623C">
          <w:rPr>
            <w:webHidden/>
          </w:rPr>
          <w:instrText xml:space="preserve"> PAGEREF _Toc433196067 \h </w:instrText>
        </w:r>
        <w:r w:rsidR="008F623C">
          <w:rPr>
            <w:webHidden/>
          </w:rPr>
        </w:r>
        <w:r w:rsidR="008F623C">
          <w:rPr>
            <w:webHidden/>
          </w:rPr>
          <w:fldChar w:fldCharType="separate"/>
        </w:r>
        <w:r w:rsidR="00211B29">
          <w:rPr>
            <w:webHidden/>
          </w:rPr>
          <w:t>22</w:t>
        </w:r>
        <w:r w:rsidR="008F623C">
          <w:rPr>
            <w:webHidden/>
          </w:rPr>
          <w:fldChar w:fldCharType="end"/>
        </w:r>
      </w:hyperlink>
    </w:p>
    <w:p w14:paraId="5580E19D" w14:textId="51813787" w:rsidR="008F623C" w:rsidRDefault="008A2B77">
      <w:pPr>
        <w:pStyle w:val="TOC3"/>
        <w:rPr>
          <w:rFonts w:asciiTheme="minorHAnsi" w:eastAsiaTheme="minorEastAsia" w:hAnsiTheme="minorHAnsi" w:cstheme="minorBidi"/>
          <w:szCs w:val="22"/>
        </w:rPr>
      </w:pPr>
      <w:hyperlink w:anchor="_Toc433196068" w:history="1">
        <w:r w:rsidR="008F623C" w:rsidRPr="009D69D0">
          <w:rPr>
            <w:rStyle w:val="Hyperlink"/>
            <w:rFonts w:eastAsiaTheme="majorEastAsia"/>
          </w:rPr>
          <w:t>Setting assessment attributes.</w:t>
        </w:r>
        <w:r w:rsidR="008F623C">
          <w:rPr>
            <w:webHidden/>
          </w:rPr>
          <w:tab/>
        </w:r>
        <w:r w:rsidR="008F623C">
          <w:rPr>
            <w:webHidden/>
          </w:rPr>
          <w:fldChar w:fldCharType="begin"/>
        </w:r>
        <w:r w:rsidR="008F623C">
          <w:rPr>
            <w:webHidden/>
          </w:rPr>
          <w:instrText xml:space="preserve"> PAGEREF _Toc433196068 \h </w:instrText>
        </w:r>
        <w:r w:rsidR="008F623C">
          <w:rPr>
            <w:webHidden/>
          </w:rPr>
        </w:r>
        <w:r w:rsidR="008F623C">
          <w:rPr>
            <w:webHidden/>
          </w:rPr>
          <w:fldChar w:fldCharType="separate"/>
        </w:r>
        <w:r w:rsidR="00211B29">
          <w:rPr>
            <w:webHidden/>
          </w:rPr>
          <w:t>22</w:t>
        </w:r>
        <w:r w:rsidR="008F623C">
          <w:rPr>
            <w:webHidden/>
          </w:rPr>
          <w:fldChar w:fldCharType="end"/>
        </w:r>
      </w:hyperlink>
    </w:p>
    <w:p w14:paraId="4C5C2FDB" w14:textId="653C05D7" w:rsidR="008F623C" w:rsidRDefault="008A2B77">
      <w:pPr>
        <w:pStyle w:val="TOC3"/>
        <w:rPr>
          <w:rFonts w:asciiTheme="minorHAnsi" w:eastAsiaTheme="minorEastAsia" w:hAnsiTheme="minorHAnsi" w:cstheme="minorBidi"/>
          <w:szCs w:val="22"/>
        </w:rPr>
      </w:pPr>
      <w:hyperlink w:anchor="_Toc433196069" w:history="1">
        <w:r w:rsidR="008F623C" w:rsidRPr="009D69D0">
          <w:rPr>
            <w:rStyle w:val="Hyperlink"/>
            <w:rFonts w:eastAsiaTheme="majorEastAsia"/>
          </w:rPr>
          <w:t>Understanding test eligibility rules.</w:t>
        </w:r>
        <w:r w:rsidR="008F623C">
          <w:rPr>
            <w:webHidden/>
          </w:rPr>
          <w:tab/>
        </w:r>
        <w:r w:rsidR="008F623C">
          <w:rPr>
            <w:webHidden/>
          </w:rPr>
          <w:fldChar w:fldCharType="begin"/>
        </w:r>
        <w:r w:rsidR="008F623C">
          <w:rPr>
            <w:webHidden/>
          </w:rPr>
          <w:instrText xml:space="preserve"> PAGEREF _Toc433196069 \h </w:instrText>
        </w:r>
        <w:r w:rsidR="008F623C">
          <w:rPr>
            <w:webHidden/>
          </w:rPr>
        </w:r>
        <w:r w:rsidR="008F623C">
          <w:rPr>
            <w:webHidden/>
          </w:rPr>
          <w:fldChar w:fldCharType="separate"/>
        </w:r>
        <w:r w:rsidR="00211B29">
          <w:rPr>
            <w:webHidden/>
          </w:rPr>
          <w:t>25</w:t>
        </w:r>
        <w:r w:rsidR="008F623C">
          <w:rPr>
            <w:webHidden/>
          </w:rPr>
          <w:fldChar w:fldCharType="end"/>
        </w:r>
      </w:hyperlink>
    </w:p>
    <w:p w14:paraId="07A4CD03" w14:textId="4AB8F41A" w:rsidR="008F623C" w:rsidRDefault="008A2B77">
      <w:pPr>
        <w:pStyle w:val="TOC4"/>
        <w:rPr>
          <w:rFonts w:asciiTheme="minorHAnsi" w:eastAsiaTheme="minorEastAsia" w:hAnsiTheme="minorHAnsi" w:cstheme="minorBidi"/>
          <w:noProof/>
          <w:szCs w:val="22"/>
        </w:rPr>
      </w:pPr>
      <w:hyperlink w:anchor="_Toc433196070" w:history="1">
        <w:r w:rsidR="008F623C" w:rsidRPr="009D69D0">
          <w:rPr>
            <w:rStyle w:val="Hyperlink"/>
            <w:rFonts w:eastAsiaTheme="majorEastAsia"/>
            <w:noProof/>
          </w:rPr>
          <w:t>Explicit eligibility rules.</w:t>
        </w:r>
        <w:r w:rsidR="008F623C">
          <w:rPr>
            <w:noProof/>
            <w:webHidden/>
          </w:rPr>
          <w:tab/>
        </w:r>
        <w:r w:rsidR="008F623C">
          <w:rPr>
            <w:noProof/>
            <w:webHidden/>
          </w:rPr>
          <w:fldChar w:fldCharType="begin"/>
        </w:r>
        <w:r w:rsidR="008F623C">
          <w:rPr>
            <w:noProof/>
            <w:webHidden/>
          </w:rPr>
          <w:instrText xml:space="preserve"> PAGEREF _Toc433196070 \h </w:instrText>
        </w:r>
        <w:r w:rsidR="008F623C">
          <w:rPr>
            <w:noProof/>
            <w:webHidden/>
          </w:rPr>
        </w:r>
        <w:r w:rsidR="008F623C">
          <w:rPr>
            <w:noProof/>
            <w:webHidden/>
          </w:rPr>
          <w:fldChar w:fldCharType="separate"/>
        </w:r>
        <w:r w:rsidR="00211B29">
          <w:rPr>
            <w:noProof/>
            <w:webHidden/>
          </w:rPr>
          <w:t>25</w:t>
        </w:r>
        <w:r w:rsidR="008F623C">
          <w:rPr>
            <w:noProof/>
            <w:webHidden/>
          </w:rPr>
          <w:fldChar w:fldCharType="end"/>
        </w:r>
      </w:hyperlink>
    </w:p>
    <w:p w14:paraId="5859A782" w14:textId="347971F9" w:rsidR="008F623C" w:rsidRDefault="008A2B77">
      <w:pPr>
        <w:pStyle w:val="TOC4"/>
        <w:rPr>
          <w:rFonts w:asciiTheme="minorHAnsi" w:eastAsiaTheme="minorEastAsia" w:hAnsiTheme="minorHAnsi" w:cstheme="minorBidi"/>
          <w:noProof/>
          <w:szCs w:val="22"/>
        </w:rPr>
      </w:pPr>
      <w:hyperlink w:anchor="_Toc433196071" w:history="1">
        <w:r w:rsidR="008F623C" w:rsidRPr="009D69D0">
          <w:rPr>
            <w:rStyle w:val="Hyperlink"/>
            <w:rFonts w:eastAsiaTheme="majorEastAsia"/>
            <w:noProof/>
          </w:rPr>
          <w:t>Implicit eligibility rules.</w:t>
        </w:r>
        <w:r w:rsidR="008F623C">
          <w:rPr>
            <w:noProof/>
            <w:webHidden/>
          </w:rPr>
          <w:tab/>
        </w:r>
        <w:r w:rsidR="008F623C">
          <w:rPr>
            <w:noProof/>
            <w:webHidden/>
          </w:rPr>
          <w:fldChar w:fldCharType="begin"/>
        </w:r>
        <w:r w:rsidR="008F623C">
          <w:rPr>
            <w:noProof/>
            <w:webHidden/>
          </w:rPr>
          <w:instrText xml:space="preserve"> PAGEREF _Toc433196071 \h </w:instrText>
        </w:r>
        <w:r w:rsidR="008F623C">
          <w:rPr>
            <w:noProof/>
            <w:webHidden/>
          </w:rPr>
          <w:fldChar w:fldCharType="separate"/>
        </w:r>
        <w:r w:rsidR="00211B29">
          <w:rPr>
            <w:b/>
            <w:bCs/>
            <w:noProof/>
            <w:webHidden/>
          </w:rPr>
          <w:t>Error! Bookmark not defined.</w:t>
        </w:r>
        <w:r w:rsidR="008F623C">
          <w:rPr>
            <w:noProof/>
            <w:webHidden/>
          </w:rPr>
          <w:fldChar w:fldCharType="end"/>
        </w:r>
      </w:hyperlink>
    </w:p>
    <w:p w14:paraId="027C01A5" w14:textId="32161FD8" w:rsidR="008F623C" w:rsidRDefault="008A2B77">
      <w:pPr>
        <w:pStyle w:val="TOC3"/>
        <w:rPr>
          <w:rFonts w:asciiTheme="minorHAnsi" w:eastAsiaTheme="minorEastAsia" w:hAnsiTheme="minorHAnsi" w:cstheme="minorBidi"/>
          <w:szCs w:val="22"/>
        </w:rPr>
      </w:pPr>
      <w:hyperlink w:anchor="_Toc433196072" w:history="1">
        <w:r w:rsidR="008F623C" w:rsidRPr="009D69D0">
          <w:rPr>
            <w:rStyle w:val="Hyperlink"/>
            <w:rFonts w:eastAsiaTheme="majorEastAsia"/>
          </w:rPr>
          <w:t>Understanding test windows, delay, and opportunities.</w:t>
        </w:r>
        <w:r w:rsidR="008F623C">
          <w:rPr>
            <w:webHidden/>
          </w:rPr>
          <w:tab/>
        </w:r>
        <w:r w:rsidR="008F623C">
          <w:rPr>
            <w:webHidden/>
          </w:rPr>
          <w:fldChar w:fldCharType="begin"/>
        </w:r>
        <w:r w:rsidR="008F623C">
          <w:rPr>
            <w:webHidden/>
          </w:rPr>
          <w:instrText xml:space="preserve"> PAGEREF _Toc433196072 \h </w:instrText>
        </w:r>
        <w:r w:rsidR="008F623C">
          <w:rPr>
            <w:webHidden/>
          </w:rPr>
        </w:r>
        <w:r w:rsidR="008F623C">
          <w:rPr>
            <w:webHidden/>
          </w:rPr>
          <w:fldChar w:fldCharType="separate"/>
        </w:r>
        <w:r w:rsidR="00211B29">
          <w:rPr>
            <w:webHidden/>
          </w:rPr>
          <w:t>25</w:t>
        </w:r>
        <w:r w:rsidR="008F623C">
          <w:rPr>
            <w:webHidden/>
          </w:rPr>
          <w:fldChar w:fldCharType="end"/>
        </w:r>
      </w:hyperlink>
    </w:p>
    <w:p w14:paraId="6A57BB21" w14:textId="15D078C3" w:rsidR="008F623C" w:rsidRDefault="008A2B77">
      <w:pPr>
        <w:pStyle w:val="TOC3"/>
        <w:rPr>
          <w:rFonts w:asciiTheme="minorHAnsi" w:eastAsiaTheme="minorEastAsia" w:hAnsiTheme="minorHAnsi" w:cstheme="minorBidi"/>
          <w:szCs w:val="22"/>
        </w:rPr>
      </w:pPr>
      <w:hyperlink w:anchor="_Toc433196073" w:history="1">
        <w:r w:rsidR="008F623C" w:rsidRPr="009D69D0">
          <w:rPr>
            <w:rStyle w:val="Hyperlink"/>
            <w:rFonts w:eastAsiaTheme="majorEastAsia"/>
          </w:rPr>
          <w:t>Understanding test windows and time zones.</w:t>
        </w:r>
        <w:r w:rsidR="008F623C">
          <w:rPr>
            <w:webHidden/>
          </w:rPr>
          <w:tab/>
        </w:r>
        <w:r w:rsidR="008F623C">
          <w:rPr>
            <w:webHidden/>
          </w:rPr>
          <w:fldChar w:fldCharType="begin"/>
        </w:r>
        <w:r w:rsidR="008F623C">
          <w:rPr>
            <w:webHidden/>
          </w:rPr>
          <w:instrText xml:space="preserve"> PAGEREF _Toc433196073 \h </w:instrText>
        </w:r>
        <w:r w:rsidR="008F623C">
          <w:rPr>
            <w:webHidden/>
          </w:rPr>
        </w:r>
        <w:r w:rsidR="008F623C">
          <w:rPr>
            <w:webHidden/>
          </w:rPr>
          <w:fldChar w:fldCharType="separate"/>
        </w:r>
        <w:r w:rsidR="00211B29">
          <w:rPr>
            <w:webHidden/>
          </w:rPr>
          <w:t>26</w:t>
        </w:r>
        <w:r w:rsidR="008F623C">
          <w:rPr>
            <w:webHidden/>
          </w:rPr>
          <w:fldChar w:fldCharType="end"/>
        </w:r>
      </w:hyperlink>
    </w:p>
    <w:p w14:paraId="42B2D6EE" w14:textId="79B59BC4" w:rsidR="008F623C" w:rsidRDefault="008A2B77">
      <w:pPr>
        <w:pStyle w:val="TOC2"/>
        <w:rPr>
          <w:rFonts w:asciiTheme="minorHAnsi" w:eastAsiaTheme="minorEastAsia" w:hAnsiTheme="minorHAnsi" w:cstheme="minorBidi"/>
          <w:szCs w:val="22"/>
        </w:rPr>
      </w:pPr>
      <w:hyperlink w:anchor="_Toc433196074" w:history="1">
        <w:r w:rsidR="008F623C" w:rsidRPr="009D69D0">
          <w:rPr>
            <w:rStyle w:val="Hyperlink"/>
            <w:rFonts w:eastAsiaTheme="majorEastAsia"/>
          </w:rPr>
          <w:t>Modifying assessments</w:t>
        </w:r>
        <w:r w:rsidR="008F623C">
          <w:rPr>
            <w:webHidden/>
          </w:rPr>
          <w:tab/>
        </w:r>
        <w:r w:rsidR="008F623C">
          <w:rPr>
            <w:webHidden/>
          </w:rPr>
          <w:fldChar w:fldCharType="begin"/>
        </w:r>
        <w:r w:rsidR="008F623C">
          <w:rPr>
            <w:webHidden/>
          </w:rPr>
          <w:instrText xml:space="preserve"> PAGEREF _Toc433196074 \h </w:instrText>
        </w:r>
        <w:r w:rsidR="008F623C">
          <w:rPr>
            <w:webHidden/>
          </w:rPr>
        </w:r>
        <w:r w:rsidR="008F623C">
          <w:rPr>
            <w:webHidden/>
          </w:rPr>
          <w:fldChar w:fldCharType="separate"/>
        </w:r>
        <w:r w:rsidR="00211B29">
          <w:rPr>
            <w:webHidden/>
          </w:rPr>
          <w:t>27</w:t>
        </w:r>
        <w:r w:rsidR="008F623C">
          <w:rPr>
            <w:webHidden/>
          </w:rPr>
          <w:fldChar w:fldCharType="end"/>
        </w:r>
      </w:hyperlink>
    </w:p>
    <w:p w14:paraId="61EC2F31" w14:textId="4725A09E" w:rsidR="008F623C" w:rsidRDefault="008A2B77">
      <w:pPr>
        <w:pStyle w:val="TOC3"/>
        <w:rPr>
          <w:rFonts w:asciiTheme="minorHAnsi" w:eastAsiaTheme="minorEastAsia" w:hAnsiTheme="minorHAnsi" w:cstheme="minorBidi"/>
          <w:szCs w:val="22"/>
        </w:rPr>
      </w:pPr>
      <w:hyperlink w:anchor="_Toc433196075" w:history="1">
        <w:r w:rsidR="008F623C" w:rsidRPr="009D69D0">
          <w:rPr>
            <w:rStyle w:val="Hyperlink"/>
            <w:rFonts w:eastAsiaTheme="majorEastAsia"/>
          </w:rPr>
          <w:t>Searching for assessments.</w:t>
        </w:r>
        <w:r w:rsidR="008F623C">
          <w:rPr>
            <w:webHidden/>
          </w:rPr>
          <w:tab/>
        </w:r>
        <w:r w:rsidR="008F623C">
          <w:rPr>
            <w:webHidden/>
          </w:rPr>
          <w:fldChar w:fldCharType="begin"/>
        </w:r>
        <w:r w:rsidR="008F623C">
          <w:rPr>
            <w:webHidden/>
          </w:rPr>
          <w:instrText xml:space="preserve"> PAGEREF _Toc433196075 \h </w:instrText>
        </w:r>
        <w:r w:rsidR="008F623C">
          <w:rPr>
            <w:webHidden/>
          </w:rPr>
        </w:r>
        <w:r w:rsidR="008F623C">
          <w:rPr>
            <w:webHidden/>
          </w:rPr>
          <w:fldChar w:fldCharType="separate"/>
        </w:r>
        <w:r w:rsidR="00211B29">
          <w:rPr>
            <w:webHidden/>
          </w:rPr>
          <w:t>27</w:t>
        </w:r>
        <w:r w:rsidR="008F623C">
          <w:rPr>
            <w:webHidden/>
          </w:rPr>
          <w:fldChar w:fldCharType="end"/>
        </w:r>
      </w:hyperlink>
    </w:p>
    <w:p w14:paraId="3CDB56A0" w14:textId="098FB554" w:rsidR="008F623C" w:rsidRDefault="008A2B77">
      <w:pPr>
        <w:pStyle w:val="TOC3"/>
        <w:rPr>
          <w:rFonts w:asciiTheme="minorHAnsi" w:eastAsiaTheme="minorEastAsia" w:hAnsiTheme="minorHAnsi" w:cstheme="minorBidi"/>
          <w:szCs w:val="22"/>
        </w:rPr>
      </w:pPr>
      <w:hyperlink w:anchor="_Toc433196076" w:history="1">
        <w:r w:rsidR="008F623C" w:rsidRPr="009D69D0">
          <w:rPr>
            <w:rStyle w:val="Hyperlink"/>
            <w:rFonts w:eastAsiaTheme="majorEastAsia"/>
          </w:rPr>
          <w:t>Understanding the search results table on the Test Search screen.</w:t>
        </w:r>
        <w:r w:rsidR="008F623C">
          <w:rPr>
            <w:webHidden/>
          </w:rPr>
          <w:tab/>
        </w:r>
        <w:r w:rsidR="008F623C">
          <w:rPr>
            <w:webHidden/>
          </w:rPr>
          <w:fldChar w:fldCharType="begin"/>
        </w:r>
        <w:r w:rsidR="008F623C">
          <w:rPr>
            <w:webHidden/>
          </w:rPr>
          <w:instrText xml:space="preserve"> PAGEREF _Toc433196076 \h </w:instrText>
        </w:r>
        <w:r w:rsidR="008F623C">
          <w:rPr>
            <w:webHidden/>
          </w:rPr>
        </w:r>
        <w:r w:rsidR="008F623C">
          <w:rPr>
            <w:webHidden/>
          </w:rPr>
          <w:fldChar w:fldCharType="separate"/>
        </w:r>
        <w:r w:rsidR="00211B29">
          <w:rPr>
            <w:webHidden/>
          </w:rPr>
          <w:t>28</w:t>
        </w:r>
        <w:r w:rsidR="008F623C">
          <w:rPr>
            <w:webHidden/>
          </w:rPr>
          <w:fldChar w:fldCharType="end"/>
        </w:r>
      </w:hyperlink>
    </w:p>
    <w:p w14:paraId="4596FA36" w14:textId="692C0884" w:rsidR="008F623C" w:rsidRDefault="008A2B77">
      <w:pPr>
        <w:pStyle w:val="TOC3"/>
        <w:rPr>
          <w:rFonts w:asciiTheme="minorHAnsi" w:eastAsiaTheme="minorEastAsia" w:hAnsiTheme="minorHAnsi" w:cstheme="minorBidi"/>
          <w:szCs w:val="22"/>
        </w:rPr>
      </w:pPr>
      <w:hyperlink w:anchor="_Toc433196077" w:history="1">
        <w:r w:rsidR="008F623C" w:rsidRPr="009D69D0">
          <w:rPr>
            <w:rStyle w:val="Hyperlink"/>
            <w:rFonts w:eastAsiaTheme="majorEastAsia"/>
          </w:rPr>
          <w:t>Modifying an assessment.</w:t>
        </w:r>
        <w:r w:rsidR="008F623C">
          <w:rPr>
            <w:webHidden/>
          </w:rPr>
          <w:tab/>
        </w:r>
        <w:r w:rsidR="008F623C">
          <w:rPr>
            <w:webHidden/>
          </w:rPr>
          <w:fldChar w:fldCharType="begin"/>
        </w:r>
        <w:r w:rsidR="008F623C">
          <w:rPr>
            <w:webHidden/>
          </w:rPr>
          <w:instrText xml:space="preserve"> PAGEREF _Toc433196077 \h </w:instrText>
        </w:r>
        <w:r w:rsidR="008F623C">
          <w:rPr>
            <w:webHidden/>
          </w:rPr>
        </w:r>
        <w:r w:rsidR="008F623C">
          <w:rPr>
            <w:webHidden/>
          </w:rPr>
          <w:fldChar w:fldCharType="separate"/>
        </w:r>
        <w:r w:rsidR="00211B29">
          <w:rPr>
            <w:webHidden/>
          </w:rPr>
          <w:t>28</w:t>
        </w:r>
        <w:r w:rsidR="008F623C">
          <w:rPr>
            <w:webHidden/>
          </w:rPr>
          <w:fldChar w:fldCharType="end"/>
        </w:r>
      </w:hyperlink>
    </w:p>
    <w:p w14:paraId="4C09CB66" w14:textId="594FA836" w:rsidR="008F623C" w:rsidRDefault="008A2B77">
      <w:pPr>
        <w:pStyle w:val="TOC2"/>
        <w:rPr>
          <w:rFonts w:asciiTheme="minorHAnsi" w:eastAsiaTheme="minorEastAsia" w:hAnsiTheme="minorHAnsi" w:cstheme="minorBidi"/>
          <w:szCs w:val="22"/>
        </w:rPr>
      </w:pPr>
      <w:hyperlink w:anchor="_Toc433196078" w:history="1">
        <w:r w:rsidR="008F623C" w:rsidRPr="009D69D0">
          <w:rPr>
            <w:rStyle w:val="Hyperlink"/>
            <w:rFonts w:eastAsiaTheme="majorEastAsia"/>
          </w:rPr>
          <w:t>Exporting assessments</w:t>
        </w:r>
        <w:r w:rsidR="008F623C">
          <w:rPr>
            <w:webHidden/>
          </w:rPr>
          <w:tab/>
        </w:r>
        <w:r w:rsidR="008F623C">
          <w:rPr>
            <w:webHidden/>
          </w:rPr>
          <w:fldChar w:fldCharType="begin"/>
        </w:r>
        <w:r w:rsidR="008F623C">
          <w:rPr>
            <w:webHidden/>
          </w:rPr>
          <w:instrText xml:space="preserve"> PAGEREF _Toc433196078 \h </w:instrText>
        </w:r>
        <w:r w:rsidR="008F623C">
          <w:rPr>
            <w:webHidden/>
          </w:rPr>
        </w:r>
        <w:r w:rsidR="008F623C">
          <w:rPr>
            <w:webHidden/>
          </w:rPr>
          <w:fldChar w:fldCharType="separate"/>
        </w:r>
        <w:r w:rsidR="00211B29">
          <w:rPr>
            <w:webHidden/>
          </w:rPr>
          <w:t>29</w:t>
        </w:r>
        <w:r w:rsidR="008F623C">
          <w:rPr>
            <w:webHidden/>
          </w:rPr>
          <w:fldChar w:fldCharType="end"/>
        </w:r>
      </w:hyperlink>
    </w:p>
    <w:p w14:paraId="2ECCE378" w14:textId="5FF50DE9" w:rsidR="008F623C" w:rsidRDefault="008A2B77">
      <w:pPr>
        <w:pStyle w:val="TOC3"/>
        <w:rPr>
          <w:rFonts w:asciiTheme="minorHAnsi" w:eastAsiaTheme="minorEastAsia" w:hAnsiTheme="minorHAnsi" w:cstheme="minorBidi"/>
          <w:szCs w:val="22"/>
        </w:rPr>
      </w:pPr>
      <w:hyperlink w:anchor="_Toc433196079" w:history="1">
        <w:r w:rsidR="008F623C" w:rsidRPr="009D69D0">
          <w:rPr>
            <w:rStyle w:val="Hyperlink"/>
            <w:rFonts w:eastAsiaTheme="majorEastAsia"/>
          </w:rPr>
          <w:t>Export all assessments.</w:t>
        </w:r>
        <w:r w:rsidR="008F623C">
          <w:rPr>
            <w:webHidden/>
          </w:rPr>
          <w:tab/>
        </w:r>
        <w:r w:rsidR="008F623C">
          <w:rPr>
            <w:webHidden/>
          </w:rPr>
          <w:fldChar w:fldCharType="begin"/>
        </w:r>
        <w:r w:rsidR="008F623C">
          <w:rPr>
            <w:webHidden/>
          </w:rPr>
          <w:instrText xml:space="preserve"> PAGEREF _Toc433196079 \h </w:instrText>
        </w:r>
        <w:r w:rsidR="008F623C">
          <w:rPr>
            <w:webHidden/>
          </w:rPr>
        </w:r>
        <w:r w:rsidR="008F623C">
          <w:rPr>
            <w:webHidden/>
          </w:rPr>
          <w:fldChar w:fldCharType="separate"/>
        </w:r>
        <w:r w:rsidR="00211B29">
          <w:rPr>
            <w:webHidden/>
          </w:rPr>
          <w:t>29</w:t>
        </w:r>
        <w:r w:rsidR="008F623C">
          <w:rPr>
            <w:webHidden/>
          </w:rPr>
          <w:fldChar w:fldCharType="end"/>
        </w:r>
      </w:hyperlink>
    </w:p>
    <w:p w14:paraId="053F3D27" w14:textId="57238BDE" w:rsidR="008F623C" w:rsidRDefault="008A2B77">
      <w:pPr>
        <w:pStyle w:val="TOC3"/>
        <w:rPr>
          <w:rFonts w:asciiTheme="minorHAnsi" w:eastAsiaTheme="minorEastAsia" w:hAnsiTheme="minorHAnsi" w:cstheme="minorBidi"/>
          <w:szCs w:val="22"/>
        </w:rPr>
      </w:pPr>
      <w:hyperlink w:anchor="_Toc433196080" w:history="1">
        <w:r w:rsidR="008F623C" w:rsidRPr="009D69D0">
          <w:rPr>
            <w:rStyle w:val="Hyperlink"/>
            <w:rFonts w:eastAsiaTheme="majorEastAsia"/>
          </w:rPr>
          <w:t>Export selected assessments.</w:t>
        </w:r>
        <w:r w:rsidR="008F623C">
          <w:rPr>
            <w:webHidden/>
          </w:rPr>
          <w:tab/>
        </w:r>
        <w:r w:rsidR="008F623C">
          <w:rPr>
            <w:webHidden/>
          </w:rPr>
          <w:fldChar w:fldCharType="begin"/>
        </w:r>
        <w:r w:rsidR="008F623C">
          <w:rPr>
            <w:webHidden/>
          </w:rPr>
          <w:instrText xml:space="preserve"> PAGEREF _Toc433196080 \h </w:instrText>
        </w:r>
        <w:r w:rsidR="008F623C">
          <w:rPr>
            <w:webHidden/>
          </w:rPr>
        </w:r>
        <w:r w:rsidR="008F623C">
          <w:rPr>
            <w:webHidden/>
          </w:rPr>
          <w:fldChar w:fldCharType="separate"/>
        </w:r>
        <w:r w:rsidR="00211B29">
          <w:rPr>
            <w:webHidden/>
          </w:rPr>
          <w:t>29</w:t>
        </w:r>
        <w:r w:rsidR="008F623C">
          <w:rPr>
            <w:webHidden/>
          </w:rPr>
          <w:fldChar w:fldCharType="end"/>
        </w:r>
      </w:hyperlink>
    </w:p>
    <w:p w14:paraId="6619AA60" w14:textId="09B9B6E4" w:rsidR="008F623C" w:rsidRDefault="008A2B77">
      <w:pPr>
        <w:pStyle w:val="TOC2"/>
        <w:rPr>
          <w:rFonts w:asciiTheme="minorHAnsi" w:eastAsiaTheme="minorEastAsia" w:hAnsiTheme="minorHAnsi" w:cstheme="minorBidi"/>
          <w:szCs w:val="22"/>
        </w:rPr>
      </w:pPr>
      <w:hyperlink w:anchor="_Toc433196081" w:history="1">
        <w:r w:rsidR="008F623C" w:rsidRPr="009D69D0">
          <w:rPr>
            <w:rStyle w:val="Hyperlink"/>
            <w:rFonts w:eastAsiaTheme="majorEastAsia"/>
          </w:rPr>
          <w:t>Delete Assessments</w:t>
        </w:r>
        <w:r w:rsidR="008F623C">
          <w:rPr>
            <w:webHidden/>
          </w:rPr>
          <w:tab/>
        </w:r>
        <w:r w:rsidR="008F623C">
          <w:rPr>
            <w:webHidden/>
          </w:rPr>
          <w:fldChar w:fldCharType="begin"/>
        </w:r>
        <w:r w:rsidR="008F623C">
          <w:rPr>
            <w:webHidden/>
          </w:rPr>
          <w:instrText xml:space="preserve"> PAGEREF _Toc433196081 \h </w:instrText>
        </w:r>
        <w:r w:rsidR="008F623C">
          <w:rPr>
            <w:webHidden/>
          </w:rPr>
        </w:r>
        <w:r w:rsidR="008F623C">
          <w:rPr>
            <w:webHidden/>
          </w:rPr>
          <w:fldChar w:fldCharType="separate"/>
        </w:r>
        <w:r w:rsidR="00211B29">
          <w:rPr>
            <w:webHidden/>
          </w:rPr>
          <w:t>29</w:t>
        </w:r>
        <w:r w:rsidR="008F623C">
          <w:rPr>
            <w:webHidden/>
          </w:rPr>
          <w:fldChar w:fldCharType="end"/>
        </w:r>
      </w:hyperlink>
    </w:p>
    <w:p w14:paraId="01AA2156" w14:textId="34AA0A3E" w:rsidR="008F623C" w:rsidRDefault="008A2B77">
      <w:pPr>
        <w:pStyle w:val="TOC1"/>
        <w:rPr>
          <w:rFonts w:asciiTheme="minorHAnsi" w:eastAsiaTheme="minorEastAsia" w:hAnsiTheme="minorHAnsi" w:cstheme="minorBidi"/>
          <w:caps w:val="0"/>
          <w:szCs w:val="22"/>
        </w:rPr>
      </w:pPr>
      <w:hyperlink w:anchor="_Toc433196082" w:history="1">
        <w:r w:rsidR="008F623C" w:rsidRPr="009D69D0">
          <w:rPr>
            <w:rStyle w:val="Hyperlink"/>
            <w:rFonts w:eastAsiaTheme="majorEastAsia"/>
          </w:rPr>
          <w:t>Test Registration Tasks</w:t>
        </w:r>
        <w:r w:rsidR="008F623C">
          <w:rPr>
            <w:webHidden/>
          </w:rPr>
          <w:tab/>
        </w:r>
        <w:r w:rsidR="008F623C">
          <w:rPr>
            <w:webHidden/>
          </w:rPr>
          <w:fldChar w:fldCharType="begin"/>
        </w:r>
        <w:r w:rsidR="008F623C">
          <w:rPr>
            <w:webHidden/>
          </w:rPr>
          <w:instrText xml:space="preserve"> PAGEREF _Toc433196082 \h </w:instrText>
        </w:r>
        <w:r w:rsidR="008F623C">
          <w:rPr>
            <w:webHidden/>
          </w:rPr>
        </w:r>
        <w:r w:rsidR="008F623C">
          <w:rPr>
            <w:webHidden/>
          </w:rPr>
          <w:fldChar w:fldCharType="separate"/>
        </w:r>
        <w:r w:rsidR="00211B29">
          <w:rPr>
            <w:webHidden/>
          </w:rPr>
          <w:t>30</w:t>
        </w:r>
        <w:r w:rsidR="008F623C">
          <w:rPr>
            <w:webHidden/>
          </w:rPr>
          <w:fldChar w:fldCharType="end"/>
        </w:r>
      </w:hyperlink>
    </w:p>
    <w:p w14:paraId="76CD8867" w14:textId="7A57B5F3" w:rsidR="008F623C" w:rsidRDefault="008A2B77">
      <w:pPr>
        <w:pStyle w:val="TOC2"/>
        <w:rPr>
          <w:rFonts w:asciiTheme="minorHAnsi" w:eastAsiaTheme="minorEastAsia" w:hAnsiTheme="minorHAnsi" w:cstheme="minorBidi"/>
          <w:szCs w:val="22"/>
        </w:rPr>
      </w:pPr>
      <w:hyperlink w:anchor="_Toc433196083" w:history="1">
        <w:r w:rsidR="008F623C" w:rsidRPr="009D69D0">
          <w:rPr>
            <w:rStyle w:val="Hyperlink"/>
            <w:rFonts w:eastAsiaTheme="majorEastAsia"/>
          </w:rPr>
          <w:t>Creating and Modifying Records in ART</w:t>
        </w:r>
        <w:r w:rsidR="008F623C">
          <w:rPr>
            <w:webHidden/>
          </w:rPr>
          <w:tab/>
        </w:r>
        <w:r w:rsidR="008F623C">
          <w:rPr>
            <w:webHidden/>
          </w:rPr>
          <w:fldChar w:fldCharType="begin"/>
        </w:r>
        <w:r w:rsidR="008F623C">
          <w:rPr>
            <w:webHidden/>
          </w:rPr>
          <w:instrText xml:space="preserve"> PAGEREF _Toc433196083 \h </w:instrText>
        </w:r>
        <w:r w:rsidR="008F623C">
          <w:rPr>
            <w:webHidden/>
          </w:rPr>
        </w:r>
        <w:r w:rsidR="008F623C">
          <w:rPr>
            <w:webHidden/>
          </w:rPr>
          <w:fldChar w:fldCharType="separate"/>
        </w:r>
        <w:r w:rsidR="00211B29">
          <w:rPr>
            <w:webHidden/>
          </w:rPr>
          <w:t>30</w:t>
        </w:r>
        <w:r w:rsidR="008F623C">
          <w:rPr>
            <w:webHidden/>
          </w:rPr>
          <w:fldChar w:fldCharType="end"/>
        </w:r>
      </w:hyperlink>
    </w:p>
    <w:p w14:paraId="45F6BF0C" w14:textId="11EC2BC8" w:rsidR="008F623C" w:rsidRDefault="008A2B77">
      <w:pPr>
        <w:pStyle w:val="TOC3"/>
        <w:rPr>
          <w:rFonts w:asciiTheme="minorHAnsi" w:eastAsiaTheme="minorEastAsia" w:hAnsiTheme="minorHAnsi" w:cstheme="minorBidi"/>
          <w:szCs w:val="22"/>
        </w:rPr>
      </w:pPr>
      <w:hyperlink w:anchor="_Toc433196084" w:history="1">
        <w:r w:rsidR="008F623C" w:rsidRPr="009D69D0">
          <w:rPr>
            <w:rStyle w:val="Hyperlink"/>
            <w:rFonts w:eastAsiaTheme="majorEastAsia"/>
          </w:rPr>
          <w:t>File Uploads.</w:t>
        </w:r>
        <w:r w:rsidR="008F623C">
          <w:rPr>
            <w:webHidden/>
          </w:rPr>
          <w:tab/>
        </w:r>
        <w:r w:rsidR="008F623C">
          <w:rPr>
            <w:webHidden/>
          </w:rPr>
          <w:fldChar w:fldCharType="begin"/>
        </w:r>
        <w:r w:rsidR="008F623C">
          <w:rPr>
            <w:webHidden/>
          </w:rPr>
          <w:instrText xml:space="preserve"> PAGEREF _Toc433196084 \h </w:instrText>
        </w:r>
        <w:r w:rsidR="008F623C">
          <w:rPr>
            <w:webHidden/>
          </w:rPr>
        </w:r>
        <w:r w:rsidR="008F623C">
          <w:rPr>
            <w:webHidden/>
          </w:rPr>
          <w:fldChar w:fldCharType="separate"/>
        </w:r>
        <w:r w:rsidR="00211B29">
          <w:rPr>
            <w:webHidden/>
          </w:rPr>
          <w:t>30</w:t>
        </w:r>
        <w:r w:rsidR="008F623C">
          <w:rPr>
            <w:webHidden/>
          </w:rPr>
          <w:fldChar w:fldCharType="end"/>
        </w:r>
      </w:hyperlink>
    </w:p>
    <w:p w14:paraId="260BF652" w14:textId="2C585EEA" w:rsidR="008F623C" w:rsidRDefault="008A2B77">
      <w:pPr>
        <w:pStyle w:val="TOC4"/>
        <w:rPr>
          <w:rFonts w:asciiTheme="minorHAnsi" w:eastAsiaTheme="minorEastAsia" w:hAnsiTheme="minorHAnsi" w:cstheme="minorBidi"/>
          <w:noProof/>
          <w:szCs w:val="22"/>
        </w:rPr>
      </w:pPr>
      <w:hyperlink w:anchor="_Toc433196085" w:history="1">
        <w:r w:rsidR="008F623C" w:rsidRPr="009D69D0">
          <w:rPr>
            <w:rStyle w:val="Hyperlink"/>
            <w:rFonts w:eastAsiaTheme="majorEastAsia"/>
            <w:noProof/>
          </w:rPr>
          <w:t>Download File Templates</w:t>
        </w:r>
        <w:r w:rsidR="008F623C">
          <w:rPr>
            <w:noProof/>
            <w:webHidden/>
          </w:rPr>
          <w:tab/>
        </w:r>
        <w:r w:rsidR="008F623C">
          <w:rPr>
            <w:noProof/>
            <w:webHidden/>
          </w:rPr>
          <w:fldChar w:fldCharType="begin"/>
        </w:r>
        <w:r w:rsidR="008F623C">
          <w:rPr>
            <w:noProof/>
            <w:webHidden/>
          </w:rPr>
          <w:instrText xml:space="preserve"> PAGEREF _Toc433196085 \h </w:instrText>
        </w:r>
        <w:r w:rsidR="008F623C">
          <w:rPr>
            <w:noProof/>
            <w:webHidden/>
          </w:rPr>
        </w:r>
        <w:r w:rsidR="008F623C">
          <w:rPr>
            <w:noProof/>
            <w:webHidden/>
          </w:rPr>
          <w:fldChar w:fldCharType="separate"/>
        </w:r>
        <w:r w:rsidR="00211B29">
          <w:rPr>
            <w:noProof/>
            <w:webHidden/>
          </w:rPr>
          <w:t>31</w:t>
        </w:r>
        <w:r w:rsidR="008F623C">
          <w:rPr>
            <w:noProof/>
            <w:webHidden/>
          </w:rPr>
          <w:fldChar w:fldCharType="end"/>
        </w:r>
      </w:hyperlink>
    </w:p>
    <w:p w14:paraId="33F55BCA" w14:textId="553E06E1" w:rsidR="008F623C" w:rsidRDefault="008A2B77">
      <w:pPr>
        <w:pStyle w:val="TOC4"/>
        <w:rPr>
          <w:rFonts w:asciiTheme="minorHAnsi" w:eastAsiaTheme="minorEastAsia" w:hAnsiTheme="minorHAnsi" w:cstheme="minorBidi"/>
          <w:noProof/>
          <w:szCs w:val="22"/>
        </w:rPr>
      </w:pPr>
      <w:hyperlink w:anchor="_Toc433196086" w:history="1">
        <w:r w:rsidR="008F623C" w:rsidRPr="009D69D0">
          <w:rPr>
            <w:rStyle w:val="Hyperlink"/>
            <w:rFonts w:eastAsiaTheme="majorEastAsia"/>
            <w:noProof/>
          </w:rPr>
          <w:t>Creating an Upload File.</w:t>
        </w:r>
        <w:r w:rsidR="008F623C">
          <w:rPr>
            <w:noProof/>
            <w:webHidden/>
          </w:rPr>
          <w:tab/>
        </w:r>
        <w:r w:rsidR="008F623C">
          <w:rPr>
            <w:noProof/>
            <w:webHidden/>
          </w:rPr>
          <w:fldChar w:fldCharType="begin"/>
        </w:r>
        <w:r w:rsidR="008F623C">
          <w:rPr>
            <w:noProof/>
            <w:webHidden/>
          </w:rPr>
          <w:instrText xml:space="preserve"> PAGEREF _Toc433196086 \h </w:instrText>
        </w:r>
        <w:r w:rsidR="008F623C">
          <w:rPr>
            <w:noProof/>
            <w:webHidden/>
          </w:rPr>
        </w:r>
        <w:r w:rsidR="008F623C">
          <w:rPr>
            <w:noProof/>
            <w:webHidden/>
          </w:rPr>
          <w:fldChar w:fldCharType="separate"/>
        </w:r>
        <w:r w:rsidR="00211B29">
          <w:rPr>
            <w:noProof/>
            <w:webHidden/>
          </w:rPr>
          <w:t>32</w:t>
        </w:r>
        <w:r w:rsidR="008F623C">
          <w:rPr>
            <w:noProof/>
            <w:webHidden/>
          </w:rPr>
          <w:fldChar w:fldCharType="end"/>
        </w:r>
      </w:hyperlink>
    </w:p>
    <w:p w14:paraId="66CF3078" w14:textId="479AD7B4" w:rsidR="008F623C" w:rsidRDefault="008A2B77">
      <w:pPr>
        <w:pStyle w:val="TOC4"/>
        <w:rPr>
          <w:rFonts w:asciiTheme="minorHAnsi" w:eastAsiaTheme="minorEastAsia" w:hAnsiTheme="minorHAnsi" w:cstheme="minorBidi"/>
          <w:noProof/>
          <w:szCs w:val="22"/>
        </w:rPr>
      </w:pPr>
      <w:hyperlink w:anchor="_Toc433196087" w:history="1">
        <w:r w:rsidR="008F623C" w:rsidRPr="009D69D0">
          <w:rPr>
            <w:rStyle w:val="Hyperlink"/>
            <w:rFonts w:eastAsiaTheme="majorEastAsia"/>
            <w:noProof/>
          </w:rPr>
          <w:t>Uploading Files.</w:t>
        </w:r>
        <w:r w:rsidR="008F623C">
          <w:rPr>
            <w:noProof/>
            <w:webHidden/>
          </w:rPr>
          <w:tab/>
        </w:r>
        <w:r w:rsidR="008F623C">
          <w:rPr>
            <w:noProof/>
            <w:webHidden/>
          </w:rPr>
          <w:fldChar w:fldCharType="begin"/>
        </w:r>
        <w:r w:rsidR="008F623C">
          <w:rPr>
            <w:noProof/>
            <w:webHidden/>
          </w:rPr>
          <w:instrText xml:space="preserve"> PAGEREF _Toc433196087 \h </w:instrText>
        </w:r>
        <w:r w:rsidR="008F623C">
          <w:rPr>
            <w:noProof/>
            <w:webHidden/>
          </w:rPr>
        </w:r>
        <w:r w:rsidR="008F623C">
          <w:rPr>
            <w:noProof/>
            <w:webHidden/>
          </w:rPr>
          <w:fldChar w:fldCharType="separate"/>
        </w:r>
        <w:r w:rsidR="00211B29">
          <w:rPr>
            <w:noProof/>
            <w:webHidden/>
          </w:rPr>
          <w:t>33</w:t>
        </w:r>
        <w:r w:rsidR="008F623C">
          <w:rPr>
            <w:noProof/>
            <w:webHidden/>
          </w:rPr>
          <w:fldChar w:fldCharType="end"/>
        </w:r>
      </w:hyperlink>
    </w:p>
    <w:p w14:paraId="35834E80" w14:textId="1A51F8CC" w:rsidR="008F623C" w:rsidRDefault="008A2B77">
      <w:pPr>
        <w:pStyle w:val="TOC3"/>
        <w:rPr>
          <w:rFonts w:asciiTheme="minorHAnsi" w:eastAsiaTheme="minorEastAsia" w:hAnsiTheme="minorHAnsi" w:cstheme="minorBidi"/>
          <w:szCs w:val="22"/>
        </w:rPr>
      </w:pPr>
      <w:hyperlink w:anchor="_Toc433196088" w:history="1">
        <w:r w:rsidR="008F623C" w:rsidRPr="009D69D0">
          <w:rPr>
            <w:rStyle w:val="Hyperlink"/>
            <w:rFonts w:eastAsiaTheme="majorEastAsia"/>
          </w:rPr>
          <w:t>Creating/Modifying Individual Records.</w:t>
        </w:r>
        <w:r w:rsidR="008F623C">
          <w:rPr>
            <w:webHidden/>
          </w:rPr>
          <w:tab/>
        </w:r>
        <w:r w:rsidR="008F623C">
          <w:rPr>
            <w:webHidden/>
          </w:rPr>
          <w:fldChar w:fldCharType="begin"/>
        </w:r>
        <w:r w:rsidR="008F623C">
          <w:rPr>
            <w:webHidden/>
          </w:rPr>
          <w:instrText xml:space="preserve"> PAGEREF _Toc433196088 \h </w:instrText>
        </w:r>
        <w:r w:rsidR="008F623C">
          <w:rPr>
            <w:webHidden/>
          </w:rPr>
        </w:r>
        <w:r w:rsidR="008F623C">
          <w:rPr>
            <w:webHidden/>
          </w:rPr>
          <w:fldChar w:fldCharType="separate"/>
        </w:r>
        <w:r w:rsidR="00211B29">
          <w:rPr>
            <w:webHidden/>
          </w:rPr>
          <w:t>36</w:t>
        </w:r>
        <w:r w:rsidR="008F623C">
          <w:rPr>
            <w:webHidden/>
          </w:rPr>
          <w:fldChar w:fldCharType="end"/>
        </w:r>
      </w:hyperlink>
    </w:p>
    <w:p w14:paraId="0967555A" w14:textId="55C26CDF" w:rsidR="008F623C" w:rsidRDefault="008A2B77">
      <w:pPr>
        <w:pStyle w:val="TOC3"/>
        <w:rPr>
          <w:rFonts w:asciiTheme="minorHAnsi" w:eastAsiaTheme="minorEastAsia" w:hAnsiTheme="minorHAnsi" w:cstheme="minorBidi"/>
          <w:szCs w:val="22"/>
        </w:rPr>
      </w:pPr>
      <w:hyperlink w:anchor="_Toc433196089" w:history="1">
        <w:r w:rsidR="008F623C" w:rsidRPr="009D69D0">
          <w:rPr>
            <w:rStyle w:val="Hyperlink"/>
            <w:rFonts w:eastAsiaTheme="majorEastAsia"/>
          </w:rPr>
          <w:t>About Data Columns and Edit Fields.</w:t>
        </w:r>
        <w:r w:rsidR="008F623C">
          <w:rPr>
            <w:webHidden/>
          </w:rPr>
          <w:tab/>
        </w:r>
        <w:r w:rsidR="008F623C">
          <w:rPr>
            <w:webHidden/>
          </w:rPr>
          <w:fldChar w:fldCharType="begin"/>
        </w:r>
        <w:r w:rsidR="008F623C">
          <w:rPr>
            <w:webHidden/>
          </w:rPr>
          <w:instrText xml:space="preserve"> PAGEREF _Toc433196089 \h </w:instrText>
        </w:r>
        <w:r w:rsidR="008F623C">
          <w:rPr>
            <w:webHidden/>
          </w:rPr>
        </w:r>
        <w:r w:rsidR="008F623C">
          <w:rPr>
            <w:webHidden/>
          </w:rPr>
          <w:fldChar w:fldCharType="separate"/>
        </w:r>
        <w:r w:rsidR="00211B29">
          <w:rPr>
            <w:webHidden/>
          </w:rPr>
          <w:t>39</w:t>
        </w:r>
        <w:r w:rsidR="008F623C">
          <w:rPr>
            <w:webHidden/>
          </w:rPr>
          <w:fldChar w:fldCharType="end"/>
        </w:r>
      </w:hyperlink>
    </w:p>
    <w:p w14:paraId="5C4210CC" w14:textId="1ED77AC9" w:rsidR="008F623C" w:rsidRDefault="008A2B77">
      <w:pPr>
        <w:pStyle w:val="TOC2"/>
        <w:rPr>
          <w:rFonts w:asciiTheme="minorHAnsi" w:eastAsiaTheme="minorEastAsia" w:hAnsiTheme="minorHAnsi" w:cstheme="minorBidi"/>
          <w:szCs w:val="22"/>
        </w:rPr>
      </w:pPr>
      <w:hyperlink w:anchor="_Toc433196090" w:history="1">
        <w:r w:rsidR="008F623C" w:rsidRPr="009D69D0">
          <w:rPr>
            <w:rStyle w:val="Hyperlink"/>
            <w:rFonts w:eastAsiaTheme="majorEastAsia"/>
          </w:rPr>
          <w:t>Managing Records</w:t>
        </w:r>
        <w:r w:rsidR="008F623C">
          <w:rPr>
            <w:webHidden/>
          </w:rPr>
          <w:tab/>
        </w:r>
        <w:r w:rsidR="008F623C">
          <w:rPr>
            <w:webHidden/>
          </w:rPr>
          <w:fldChar w:fldCharType="begin"/>
        </w:r>
        <w:r w:rsidR="008F623C">
          <w:rPr>
            <w:webHidden/>
          </w:rPr>
          <w:instrText xml:space="preserve"> PAGEREF _Toc433196090 \h </w:instrText>
        </w:r>
        <w:r w:rsidR="008F623C">
          <w:rPr>
            <w:webHidden/>
          </w:rPr>
        </w:r>
        <w:r w:rsidR="008F623C">
          <w:rPr>
            <w:webHidden/>
          </w:rPr>
          <w:fldChar w:fldCharType="separate"/>
        </w:r>
        <w:r w:rsidR="00211B29">
          <w:rPr>
            <w:webHidden/>
          </w:rPr>
          <w:t>40</w:t>
        </w:r>
        <w:r w:rsidR="008F623C">
          <w:rPr>
            <w:webHidden/>
          </w:rPr>
          <w:fldChar w:fldCharType="end"/>
        </w:r>
      </w:hyperlink>
    </w:p>
    <w:p w14:paraId="6D8B374D" w14:textId="4B8E2758" w:rsidR="008F623C" w:rsidRDefault="008A2B77">
      <w:pPr>
        <w:pStyle w:val="TOC3"/>
        <w:rPr>
          <w:rFonts w:asciiTheme="minorHAnsi" w:eastAsiaTheme="minorEastAsia" w:hAnsiTheme="minorHAnsi" w:cstheme="minorBidi"/>
          <w:szCs w:val="22"/>
        </w:rPr>
      </w:pPr>
      <w:hyperlink w:anchor="_Toc433196091" w:history="1">
        <w:r w:rsidR="008F623C" w:rsidRPr="009D69D0">
          <w:rPr>
            <w:rStyle w:val="Hyperlink"/>
            <w:rFonts w:eastAsiaTheme="majorEastAsia"/>
          </w:rPr>
          <w:t>Managing State Groups.</w:t>
        </w:r>
        <w:r w:rsidR="008F623C">
          <w:rPr>
            <w:webHidden/>
          </w:rPr>
          <w:tab/>
        </w:r>
        <w:r w:rsidR="008F623C">
          <w:rPr>
            <w:webHidden/>
          </w:rPr>
          <w:fldChar w:fldCharType="begin"/>
        </w:r>
        <w:r w:rsidR="008F623C">
          <w:rPr>
            <w:webHidden/>
          </w:rPr>
          <w:instrText xml:space="preserve"> PAGEREF _Toc433196091 \h </w:instrText>
        </w:r>
        <w:r w:rsidR="008F623C">
          <w:rPr>
            <w:webHidden/>
          </w:rPr>
        </w:r>
        <w:r w:rsidR="008F623C">
          <w:rPr>
            <w:webHidden/>
          </w:rPr>
          <w:fldChar w:fldCharType="separate"/>
        </w:r>
        <w:r w:rsidR="00211B29">
          <w:rPr>
            <w:webHidden/>
          </w:rPr>
          <w:t>40</w:t>
        </w:r>
        <w:r w:rsidR="008F623C">
          <w:rPr>
            <w:webHidden/>
          </w:rPr>
          <w:fldChar w:fldCharType="end"/>
        </w:r>
      </w:hyperlink>
    </w:p>
    <w:p w14:paraId="10D572F8" w14:textId="278828E5" w:rsidR="008F623C" w:rsidRDefault="008A2B77">
      <w:pPr>
        <w:pStyle w:val="TOC4"/>
        <w:rPr>
          <w:rFonts w:asciiTheme="minorHAnsi" w:eastAsiaTheme="minorEastAsia" w:hAnsiTheme="minorHAnsi" w:cstheme="minorBidi"/>
          <w:noProof/>
          <w:szCs w:val="22"/>
        </w:rPr>
      </w:pPr>
      <w:hyperlink w:anchor="_Toc433196092" w:history="1">
        <w:r w:rsidR="008F623C" w:rsidRPr="009D69D0">
          <w:rPr>
            <w:rStyle w:val="Hyperlink"/>
            <w:rFonts w:eastAsiaTheme="majorEastAsia"/>
            <w:noProof/>
          </w:rPr>
          <w:t>Create or modify state groups.</w:t>
        </w:r>
        <w:r w:rsidR="008F623C">
          <w:rPr>
            <w:noProof/>
            <w:webHidden/>
          </w:rPr>
          <w:tab/>
        </w:r>
        <w:r w:rsidR="008F623C">
          <w:rPr>
            <w:noProof/>
            <w:webHidden/>
          </w:rPr>
          <w:fldChar w:fldCharType="begin"/>
        </w:r>
        <w:r w:rsidR="008F623C">
          <w:rPr>
            <w:noProof/>
            <w:webHidden/>
          </w:rPr>
          <w:instrText xml:space="preserve"> PAGEREF _Toc433196092 \h </w:instrText>
        </w:r>
        <w:r w:rsidR="008F623C">
          <w:rPr>
            <w:noProof/>
            <w:webHidden/>
          </w:rPr>
        </w:r>
        <w:r w:rsidR="008F623C">
          <w:rPr>
            <w:noProof/>
            <w:webHidden/>
          </w:rPr>
          <w:fldChar w:fldCharType="separate"/>
        </w:r>
        <w:r w:rsidR="00211B29">
          <w:rPr>
            <w:noProof/>
            <w:webHidden/>
          </w:rPr>
          <w:t>40</w:t>
        </w:r>
        <w:r w:rsidR="008F623C">
          <w:rPr>
            <w:noProof/>
            <w:webHidden/>
          </w:rPr>
          <w:fldChar w:fldCharType="end"/>
        </w:r>
      </w:hyperlink>
    </w:p>
    <w:p w14:paraId="67A86072" w14:textId="2D95AF6F" w:rsidR="008F623C" w:rsidRDefault="008A2B77">
      <w:pPr>
        <w:pStyle w:val="TOC4"/>
        <w:rPr>
          <w:rFonts w:asciiTheme="minorHAnsi" w:eastAsiaTheme="minorEastAsia" w:hAnsiTheme="minorHAnsi" w:cstheme="minorBidi"/>
          <w:noProof/>
          <w:szCs w:val="22"/>
        </w:rPr>
      </w:pPr>
      <w:hyperlink w:anchor="_Toc433196093" w:history="1">
        <w:r w:rsidR="008F623C" w:rsidRPr="009D69D0">
          <w:rPr>
            <w:rStyle w:val="Hyperlink"/>
            <w:rFonts w:eastAsiaTheme="majorEastAsia"/>
            <w:noProof/>
          </w:rPr>
          <w:t>Upload state groups.</w:t>
        </w:r>
        <w:r w:rsidR="008F623C">
          <w:rPr>
            <w:noProof/>
            <w:webHidden/>
          </w:rPr>
          <w:tab/>
        </w:r>
        <w:r w:rsidR="008F623C">
          <w:rPr>
            <w:noProof/>
            <w:webHidden/>
          </w:rPr>
          <w:fldChar w:fldCharType="begin"/>
        </w:r>
        <w:r w:rsidR="008F623C">
          <w:rPr>
            <w:noProof/>
            <w:webHidden/>
          </w:rPr>
          <w:instrText xml:space="preserve"> PAGEREF _Toc433196093 \h </w:instrText>
        </w:r>
        <w:r w:rsidR="008F623C">
          <w:rPr>
            <w:noProof/>
            <w:webHidden/>
          </w:rPr>
        </w:r>
        <w:r w:rsidR="008F623C">
          <w:rPr>
            <w:noProof/>
            <w:webHidden/>
          </w:rPr>
          <w:fldChar w:fldCharType="separate"/>
        </w:r>
        <w:r w:rsidR="00211B29">
          <w:rPr>
            <w:noProof/>
            <w:webHidden/>
          </w:rPr>
          <w:t>41</w:t>
        </w:r>
        <w:r w:rsidR="008F623C">
          <w:rPr>
            <w:noProof/>
            <w:webHidden/>
          </w:rPr>
          <w:fldChar w:fldCharType="end"/>
        </w:r>
      </w:hyperlink>
    </w:p>
    <w:p w14:paraId="4188D2C6" w14:textId="627811C9" w:rsidR="008F623C" w:rsidRDefault="008A2B77">
      <w:pPr>
        <w:pStyle w:val="TOC3"/>
        <w:rPr>
          <w:rFonts w:asciiTheme="minorHAnsi" w:eastAsiaTheme="minorEastAsia" w:hAnsiTheme="minorHAnsi" w:cstheme="minorBidi"/>
          <w:szCs w:val="22"/>
        </w:rPr>
      </w:pPr>
      <w:hyperlink w:anchor="_Toc433196094" w:history="1">
        <w:r w:rsidR="008F623C" w:rsidRPr="009D69D0">
          <w:rPr>
            <w:rStyle w:val="Hyperlink"/>
            <w:rFonts w:eastAsiaTheme="majorEastAsia"/>
          </w:rPr>
          <w:t>Managing States.</w:t>
        </w:r>
        <w:r w:rsidR="008F623C">
          <w:rPr>
            <w:webHidden/>
          </w:rPr>
          <w:tab/>
        </w:r>
        <w:r w:rsidR="008F623C">
          <w:rPr>
            <w:webHidden/>
          </w:rPr>
          <w:fldChar w:fldCharType="begin"/>
        </w:r>
        <w:r w:rsidR="008F623C">
          <w:rPr>
            <w:webHidden/>
          </w:rPr>
          <w:instrText xml:space="preserve"> PAGEREF _Toc433196094 \h </w:instrText>
        </w:r>
        <w:r w:rsidR="008F623C">
          <w:rPr>
            <w:webHidden/>
          </w:rPr>
        </w:r>
        <w:r w:rsidR="008F623C">
          <w:rPr>
            <w:webHidden/>
          </w:rPr>
          <w:fldChar w:fldCharType="separate"/>
        </w:r>
        <w:r w:rsidR="00211B29">
          <w:rPr>
            <w:webHidden/>
          </w:rPr>
          <w:t>42</w:t>
        </w:r>
        <w:r w:rsidR="008F623C">
          <w:rPr>
            <w:webHidden/>
          </w:rPr>
          <w:fldChar w:fldCharType="end"/>
        </w:r>
      </w:hyperlink>
    </w:p>
    <w:p w14:paraId="390ADC35" w14:textId="334F2B68" w:rsidR="008F623C" w:rsidRDefault="008A2B77">
      <w:pPr>
        <w:pStyle w:val="TOC4"/>
        <w:rPr>
          <w:rFonts w:asciiTheme="minorHAnsi" w:eastAsiaTheme="minorEastAsia" w:hAnsiTheme="minorHAnsi" w:cstheme="minorBidi"/>
          <w:noProof/>
          <w:szCs w:val="22"/>
        </w:rPr>
      </w:pPr>
      <w:hyperlink w:anchor="_Toc433196095" w:history="1">
        <w:r w:rsidR="008F623C" w:rsidRPr="009D69D0">
          <w:rPr>
            <w:rStyle w:val="Hyperlink"/>
            <w:rFonts w:eastAsiaTheme="majorEastAsia"/>
            <w:noProof/>
          </w:rPr>
          <w:t>Create or modify states.</w:t>
        </w:r>
        <w:r w:rsidR="008F623C">
          <w:rPr>
            <w:noProof/>
            <w:webHidden/>
          </w:rPr>
          <w:tab/>
        </w:r>
        <w:r w:rsidR="008F623C">
          <w:rPr>
            <w:noProof/>
            <w:webHidden/>
          </w:rPr>
          <w:fldChar w:fldCharType="begin"/>
        </w:r>
        <w:r w:rsidR="008F623C">
          <w:rPr>
            <w:noProof/>
            <w:webHidden/>
          </w:rPr>
          <w:instrText xml:space="preserve"> PAGEREF _Toc433196095 \h </w:instrText>
        </w:r>
        <w:r w:rsidR="008F623C">
          <w:rPr>
            <w:noProof/>
            <w:webHidden/>
          </w:rPr>
        </w:r>
        <w:r w:rsidR="008F623C">
          <w:rPr>
            <w:noProof/>
            <w:webHidden/>
          </w:rPr>
          <w:fldChar w:fldCharType="separate"/>
        </w:r>
        <w:r w:rsidR="00211B29">
          <w:rPr>
            <w:noProof/>
            <w:webHidden/>
          </w:rPr>
          <w:t>42</w:t>
        </w:r>
        <w:r w:rsidR="008F623C">
          <w:rPr>
            <w:noProof/>
            <w:webHidden/>
          </w:rPr>
          <w:fldChar w:fldCharType="end"/>
        </w:r>
      </w:hyperlink>
    </w:p>
    <w:p w14:paraId="70AEB4C4" w14:textId="7F40F105" w:rsidR="008F623C" w:rsidRDefault="008A2B77">
      <w:pPr>
        <w:pStyle w:val="TOC4"/>
        <w:rPr>
          <w:rFonts w:asciiTheme="minorHAnsi" w:eastAsiaTheme="minorEastAsia" w:hAnsiTheme="minorHAnsi" w:cstheme="minorBidi"/>
          <w:noProof/>
          <w:szCs w:val="22"/>
        </w:rPr>
      </w:pPr>
      <w:hyperlink w:anchor="_Toc433196096" w:history="1">
        <w:r w:rsidR="008F623C" w:rsidRPr="009D69D0">
          <w:rPr>
            <w:rStyle w:val="Hyperlink"/>
            <w:rFonts w:eastAsiaTheme="majorEastAsia"/>
            <w:noProof/>
          </w:rPr>
          <w:t>Upload states.</w:t>
        </w:r>
        <w:r w:rsidR="008F623C">
          <w:rPr>
            <w:noProof/>
            <w:webHidden/>
          </w:rPr>
          <w:tab/>
        </w:r>
        <w:r w:rsidR="008F623C">
          <w:rPr>
            <w:noProof/>
            <w:webHidden/>
          </w:rPr>
          <w:fldChar w:fldCharType="begin"/>
        </w:r>
        <w:r w:rsidR="008F623C">
          <w:rPr>
            <w:noProof/>
            <w:webHidden/>
          </w:rPr>
          <w:instrText xml:space="preserve"> PAGEREF _Toc433196096 \h </w:instrText>
        </w:r>
        <w:r w:rsidR="008F623C">
          <w:rPr>
            <w:noProof/>
            <w:webHidden/>
          </w:rPr>
        </w:r>
        <w:r w:rsidR="008F623C">
          <w:rPr>
            <w:noProof/>
            <w:webHidden/>
          </w:rPr>
          <w:fldChar w:fldCharType="separate"/>
        </w:r>
        <w:r w:rsidR="00211B29">
          <w:rPr>
            <w:noProof/>
            <w:webHidden/>
          </w:rPr>
          <w:t>43</w:t>
        </w:r>
        <w:r w:rsidR="008F623C">
          <w:rPr>
            <w:noProof/>
            <w:webHidden/>
          </w:rPr>
          <w:fldChar w:fldCharType="end"/>
        </w:r>
      </w:hyperlink>
    </w:p>
    <w:p w14:paraId="7959C966" w14:textId="796B4E84" w:rsidR="008F623C" w:rsidRDefault="008A2B77">
      <w:pPr>
        <w:pStyle w:val="TOC3"/>
        <w:rPr>
          <w:rFonts w:asciiTheme="minorHAnsi" w:eastAsiaTheme="minorEastAsia" w:hAnsiTheme="minorHAnsi" w:cstheme="minorBidi"/>
          <w:szCs w:val="22"/>
        </w:rPr>
      </w:pPr>
      <w:hyperlink w:anchor="_Toc433196097" w:history="1">
        <w:r w:rsidR="008F623C" w:rsidRPr="009D69D0">
          <w:rPr>
            <w:rStyle w:val="Hyperlink"/>
            <w:rFonts w:eastAsiaTheme="majorEastAsia"/>
          </w:rPr>
          <w:t>Managing District Groups.</w:t>
        </w:r>
        <w:r w:rsidR="008F623C">
          <w:rPr>
            <w:webHidden/>
          </w:rPr>
          <w:tab/>
        </w:r>
        <w:r w:rsidR="008F623C">
          <w:rPr>
            <w:webHidden/>
          </w:rPr>
          <w:fldChar w:fldCharType="begin"/>
        </w:r>
        <w:r w:rsidR="008F623C">
          <w:rPr>
            <w:webHidden/>
          </w:rPr>
          <w:instrText xml:space="preserve"> PAGEREF _Toc433196097 \h </w:instrText>
        </w:r>
        <w:r w:rsidR="008F623C">
          <w:rPr>
            <w:webHidden/>
          </w:rPr>
        </w:r>
        <w:r w:rsidR="008F623C">
          <w:rPr>
            <w:webHidden/>
          </w:rPr>
          <w:fldChar w:fldCharType="separate"/>
        </w:r>
        <w:r w:rsidR="00211B29">
          <w:rPr>
            <w:webHidden/>
          </w:rPr>
          <w:t>45</w:t>
        </w:r>
        <w:r w:rsidR="008F623C">
          <w:rPr>
            <w:webHidden/>
          </w:rPr>
          <w:fldChar w:fldCharType="end"/>
        </w:r>
      </w:hyperlink>
    </w:p>
    <w:p w14:paraId="04903430" w14:textId="24B007FB" w:rsidR="008F623C" w:rsidRDefault="008A2B77">
      <w:pPr>
        <w:pStyle w:val="TOC4"/>
        <w:rPr>
          <w:rFonts w:asciiTheme="minorHAnsi" w:eastAsiaTheme="minorEastAsia" w:hAnsiTheme="minorHAnsi" w:cstheme="minorBidi"/>
          <w:noProof/>
          <w:szCs w:val="22"/>
        </w:rPr>
      </w:pPr>
      <w:hyperlink w:anchor="_Toc433196098" w:history="1">
        <w:r w:rsidR="008F623C" w:rsidRPr="009D69D0">
          <w:rPr>
            <w:rStyle w:val="Hyperlink"/>
            <w:rFonts w:eastAsiaTheme="majorEastAsia"/>
            <w:noProof/>
          </w:rPr>
          <w:t>Create or modify district groups.</w:t>
        </w:r>
        <w:r w:rsidR="008F623C">
          <w:rPr>
            <w:noProof/>
            <w:webHidden/>
          </w:rPr>
          <w:tab/>
        </w:r>
        <w:r w:rsidR="008F623C">
          <w:rPr>
            <w:noProof/>
            <w:webHidden/>
          </w:rPr>
          <w:fldChar w:fldCharType="begin"/>
        </w:r>
        <w:r w:rsidR="008F623C">
          <w:rPr>
            <w:noProof/>
            <w:webHidden/>
          </w:rPr>
          <w:instrText xml:space="preserve"> PAGEREF _Toc433196098 \h </w:instrText>
        </w:r>
        <w:r w:rsidR="008F623C">
          <w:rPr>
            <w:noProof/>
            <w:webHidden/>
          </w:rPr>
        </w:r>
        <w:r w:rsidR="008F623C">
          <w:rPr>
            <w:noProof/>
            <w:webHidden/>
          </w:rPr>
          <w:fldChar w:fldCharType="separate"/>
        </w:r>
        <w:r w:rsidR="00211B29">
          <w:rPr>
            <w:noProof/>
            <w:webHidden/>
          </w:rPr>
          <w:t>45</w:t>
        </w:r>
        <w:r w:rsidR="008F623C">
          <w:rPr>
            <w:noProof/>
            <w:webHidden/>
          </w:rPr>
          <w:fldChar w:fldCharType="end"/>
        </w:r>
      </w:hyperlink>
    </w:p>
    <w:p w14:paraId="2B2EB8BB" w14:textId="102EDC90" w:rsidR="008F623C" w:rsidRDefault="008A2B77">
      <w:pPr>
        <w:pStyle w:val="TOC4"/>
        <w:rPr>
          <w:rFonts w:asciiTheme="minorHAnsi" w:eastAsiaTheme="minorEastAsia" w:hAnsiTheme="minorHAnsi" w:cstheme="minorBidi"/>
          <w:noProof/>
          <w:szCs w:val="22"/>
        </w:rPr>
      </w:pPr>
      <w:hyperlink w:anchor="_Toc433196099" w:history="1">
        <w:r w:rsidR="008F623C" w:rsidRPr="009D69D0">
          <w:rPr>
            <w:rStyle w:val="Hyperlink"/>
            <w:rFonts w:eastAsiaTheme="majorEastAsia"/>
            <w:noProof/>
          </w:rPr>
          <w:t>Upload district groups.</w:t>
        </w:r>
        <w:r w:rsidR="008F623C">
          <w:rPr>
            <w:noProof/>
            <w:webHidden/>
          </w:rPr>
          <w:tab/>
        </w:r>
        <w:r w:rsidR="008F623C">
          <w:rPr>
            <w:noProof/>
            <w:webHidden/>
          </w:rPr>
          <w:fldChar w:fldCharType="begin"/>
        </w:r>
        <w:r w:rsidR="008F623C">
          <w:rPr>
            <w:noProof/>
            <w:webHidden/>
          </w:rPr>
          <w:instrText xml:space="preserve"> PAGEREF _Toc433196099 \h </w:instrText>
        </w:r>
        <w:r w:rsidR="008F623C">
          <w:rPr>
            <w:noProof/>
            <w:webHidden/>
          </w:rPr>
        </w:r>
        <w:r w:rsidR="008F623C">
          <w:rPr>
            <w:noProof/>
            <w:webHidden/>
          </w:rPr>
          <w:fldChar w:fldCharType="separate"/>
        </w:r>
        <w:r w:rsidR="00211B29">
          <w:rPr>
            <w:noProof/>
            <w:webHidden/>
          </w:rPr>
          <w:t>46</w:t>
        </w:r>
        <w:r w:rsidR="008F623C">
          <w:rPr>
            <w:noProof/>
            <w:webHidden/>
          </w:rPr>
          <w:fldChar w:fldCharType="end"/>
        </w:r>
      </w:hyperlink>
    </w:p>
    <w:p w14:paraId="3A71A69D" w14:textId="70D03283" w:rsidR="008F623C" w:rsidRDefault="008A2B77">
      <w:pPr>
        <w:pStyle w:val="TOC3"/>
        <w:rPr>
          <w:rFonts w:asciiTheme="minorHAnsi" w:eastAsiaTheme="minorEastAsia" w:hAnsiTheme="minorHAnsi" w:cstheme="minorBidi"/>
          <w:szCs w:val="22"/>
        </w:rPr>
      </w:pPr>
      <w:hyperlink w:anchor="_Toc433196100" w:history="1">
        <w:r w:rsidR="008F623C" w:rsidRPr="009D69D0">
          <w:rPr>
            <w:rStyle w:val="Hyperlink"/>
            <w:rFonts w:eastAsiaTheme="majorEastAsia"/>
          </w:rPr>
          <w:t>Managing Districts.</w:t>
        </w:r>
        <w:r w:rsidR="008F623C">
          <w:rPr>
            <w:webHidden/>
          </w:rPr>
          <w:tab/>
        </w:r>
        <w:r w:rsidR="008F623C">
          <w:rPr>
            <w:webHidden/>
          </w:rPr>
          <w:fldChar w:fldCharType="begin"/>
        </w:r>
        <w:r w:rsidR="008F623C">
          <w:rPr>
            <w:webHidden/>
          </w:rPr>
          <w:instrText xml:space="preserve"> PAGEREF _Toc433196100 \h </w:instrText>
        </w:r>
        <w:r w:rsidR="008F623C">
          <w:rPr>
            <w:webHidden/>
          </w:rPr>
        </w:r>
        <w:r w:rsidR="008F623C">
          <w:rPr>
            <w:webHidden/>
          </w:rPr>
          <w:fldChar w:fldCharType="separate"/>
        </w:r>
        <w:r w:rsidR="00211B29">
          <w:rPr>
            <w:webHidden/>
          </w:rPr>
          <w:t>48</w:t>
        </w:r>
        <w:r w:rsidR="008F623C">
          <w:rPr>
            <w:webHidden/>
          </w:rPr>
          <w:fldChar w:fldCharType="end"/>
        </w:r>
      </w:hyperlink>
    </w:p>
    <w:p w14:paraId="3511B638" w14:textId="7E2EC040" w:rsidR="008F623C" w:rsidRDefault="008A2B77">
      <w:pPr>
        <w:pStyle w:val="TOC4"/>
        <w:rPr>
          <w:rFonts w:asciiTheme="minorHAnsi" w:eastAsiaTheme="minorEastAsia" w:hAnsiTheme="minorHAnsi" w:cstheme="minorBidi"/>
          <w:noProof/>
          <w:szCs w:val="22"/>
        </w:rPr>
      </w:pPr>
      <w:hyperlink w:anchor="_Toc433196101" w:history="1">
        <w:r w:rsidR="008F623C" w:rsidRPr="009D69D0">
          <w:rPr>
            <w:rStyle w:val="Hyperlink"/>
            <w:rFonts w:eastAsiaTheme="majorEastAsia"/>
            <w:noProof/>
          </w:rPr>
          <w:t>Create or modify a district.</w:t>
        </w:r>
        <w:r w:rsidR="008F623C">
          <w:rPr>
            <w:noProof/>
            <w:webHidden/>
          </w:rPr>
          <w:tab/>
        </w:r>
        <w:r w:rsidR="008F623C">
          <w:rPr>
            <w:noProof/>
            <w:webHidden/>
          </w:rPr>
          <w:fldChar w:fldCharType="begin"/>
        </w:r>
        <w:r w:rsidR="008F623C">
          <w:rPr>
            <w:noProof/>
            <w:webHidden/>
          </w:rPr>
          <w:instrText xml:space="preserve"> PAGEREF _Toc433196101 \h </w:instrText>
        </w:r>
        <w:r w:rsidR="008F623C">
          <w:rPr>
            <w:noProof/>
            <w:webHidden/>
          </w:rPr>
        </w:r>
        <w:r w:rsidR="008F623C">
          <w:rPr>
            <w:noProof/>
            <w:webHidden/>
          </w:rPr>
          <w:fldChar w:fldCharType="separate"/>
        </w:r>
        <w:r w:rsidR="00211B29">
          <w:rPr>
            <w:noProof/>
            <w:webHidden/>
          </w:rPr>
          <w:t>48</w:t>
        </w:r>
        <w:r w:rsidR="008F623C">
          <w:rPr>
            <w:noProof/>
            <w:webHidden/>
          </w:rPr>
          <w:fldChar w:fldCharType="end"/>
        </w:r>
      </w:hyperlink>
    </w:p>
    <w:p w14:paraId="03884C60" w14:textId="62925068" w:rsidR="008F623C" w:rsidRDefault="008A2B77">
      <w:pPr>
        <w:pStyle w:val="TOC4"/>
        <w:rPr>
          <w:rFonts w:asciiTheme="minorHAnsi" w:eastAsiaTheme="minorEastAsia" w:hAnsiTheme="minorHAnsi" w:cstheme="minorBidi"/>
          <w:noProof/>
          <w:szCs w:val="22"/>
        </w:rPr>
      </w:pPr>
      <w:hyperlink w:anchor="_Toc433196102" w:history="1">
        <w:r w:rsidR="008F623C" w:rsidRPr="009D69D0">
          <w:rPr>
            <w:rStyle w:val="Hyperlink"/>
            <w:rFonts w:eastAsiaTheme="majorEastAsia"/>
            <w:noProof/>
          </w:rPr>
          <w:t>Upload districts.</w:t>
        </w:r>
        <w:r w:rsidR="008F623C">
          <w:rPr>
            <w:noProof/>
            <w:webHidden/>
          </w:rPr>
          <w:tab/>
        </w:r>
        <w:r w:rsidR="008F623C">
          <w:rPr>
            <w:noProof/>
            <w:webHidden/>
          </w:rPr>
          <w:fldChar w:fldCharType="begin"/>
        </w:r>
        <w:r w:rsidR="008F623C">
          <w:rPr>
            <w:noProof/>
            <w:webHidden/>
          </w:rPr>
          <w:instrText xml:space="preserve"> PAGEREF _Toc433196102 \h </w:instrText>
        </w:r>
        <w:r w:rsidR="008F623C">
          <w:rPr>
            <w:noProof/>
            <w:webHidden/>
          </w:rPr>
        </w:r>
        <w:r w:rsidR="008F623C">
          <w:rPr>
            <w:noProof/>
            <w:webHidden/>
          </w:rPr>
          <w:fldChar w:fldCharType="separate"/>
        </w:r>
        <w:r w:rsidR="00211B29">
          <w:rPr>
            <w:noProof/>
            <w:webHidden/>
          </w:rPr>
          <w:t>49</w:t>
        </w:r>
        <w:r w:rsidR="008F623C">
          <w:rPr>
            <w:noProof/>
            <w:webHidden/>
          </w:rPr>
          <w:fldChar w:fldCharType="end"/>
        </w:r>
      </w:hyperlink>
    </w:p>
    <w:p w14:paraId="1EE6C409" w14:textId="22239B0C" w:rsidR="008F623C" w:rsidRDefault="008A2B77">
      <w:pPr>
        <w:pStyle w:val="TOC3"/>
        <w:rPr>
          <w:rFonts w:asciiTheme="minorHAnsi" w:eastAsiaTheme="minorEastAsia" w:hAnsiTheme="minorHAnsi" w:cstheme="minorBidi"/>
          <w:szCs w:val="22"/>
        </w:rPr>
      </w:pPr>
      <w:hyperlink w:anchor="_Toc433196103" w:history="1">
        <w:r w:rsidR="008F623C" w:rsidRPr="009D69D0">
          <w:rPr>
            <w:rStyle w:val="Hyperlink"/>
            <w:rFonts w:eastAsiaTheme="majorEastAsia"/>
          </w:rPr>
          <w:t>Managing Institution Groups.</w:t>
        </w:r>
        <w:r w:rsidR="008F623C">
          <w:rPr>
            <w:webHidden/>
          </w:rPr>
          <w:tab/>
        </w:r>
        <w:r w:rsidR="008F623C">
          <w:rPr>
            <w:webHidden/>
          </w:rPr>
          <w:fldChar w:fldCharType="begin"/>
        </w:r>
        <w:r w:rsidR="008F623C">
          <w:rPr>
            <w:webHidden/>
          </w:rPr>
          <w:instrText xml:space="preserve"> PAGEREF _Toc433196103 \h </w:instrText>
        </w:r>
        <w:r w:rsidR="008F623C">
          <w:rPr>
            <w:webHidden/>
          </w:rPr>
        </w:r>
        <w:r w:rsidR="008F623C">
          <w:rPr>
            <w:webHidden/>
          </w:rPr>
          <w:fldChar w:fldCharType="separate"/>
        </w:r>
        <w:r w:rsidR="00211B29">
          <w:rPr>
            <w:webHidden/>
          </w:rPr>
          <w:t>51</w:t>
        </w:r>
        <w:r w:rsidR="008F623C">
          <w:rPr>
            <w:webHidden/>
          </w:rPr>
          <w:fldChar w:fldCharType="end"/>
        </w:r>
      </w:hyperlink>
    </w:p>
    <w:p w14:paraId="15FB59D9" w14:textId="4AFFD91A" w:rsidR="008F623C" w:rsidRDefault="008A2B77">
      <w:pPr>
        <w:pStyle w:val="TOC4"/>
        <w:rPr>
          <w:rFonts w:asciiTheme="minorHAnsi" w:eastAsiaTheme="minorEastAsia" w:hAnsiTheme="minorHAnsi" w:cstheme="minorBidi"/>
          <w:noProof/>
          <w:szCs w:val="22"/>
        </w:rPr>
      </w:pPr>
      <w:hyperlink w:anchor="_Toc433196104" w:history="1">
        <w:r w:rsidR="008F623C" w:rsidRPr="009D69D0">
          <w:rPr>
            <w:rStyle w:val="Hyperlink"/>
            <w:rFonts w:eastAsiaTheme="majorEastAsia"/>
            <w:noProof/>
          </w:rPr>
          <w:t>Create or modify institution groups.</w:t>
        </w:r>
        <w:r w:rsidR="008F623C">
          <w:rPr>
            <w:noProof/>
            <w:webHidden/>
          </w:rPr>
          <w:tab/>
        </w:r>
        <w:r w:rsidR="008F623C">
          <w:rPr>
            <w:noProof/>
            <w:webHidden/>
          </w:rPr>
          <w:fldChar w:fldCharType="begin"/>
        </w:r>
        <w:r w:rsidR="008F623C">
          <w:rPr>
            <w:noProof/>
            <w:webHidden/>
          </w:rPr>
          <w:instrText xml:space="preserve"> PAGEREF _Toc433196104 \h </w:instrText>
        </w:r>
        <w:r w:rsidR="008F623C">
          <w:rPr>
            <w:noProof/>
            <w:webHidden/>
          </w:rPr>
        </w:r>
        <w:r w:rsidR="008F623C">
          <w:rPr>
            <w:noProof/>
            <w:webHidden/>
          </w:rPr>
          <w:fldChar w:fldCharType="separate"/>
        </w:r>
        <w:r w:rsidR="00211B29">
          <w:rPr>
            <w:noProof/>
            <w:webHidden/>
          </w:rPr>
          <w:t>51</w:t>
        </w:r>
        <w:r w:rsidR="008F623C">
          <w:rPr>
            <w:noProof/>
            <w:webHidden/>
          </w:rPr>
          <w:fldChar w:fldCharType="end"/>
        </w:r>
      </w:hyperlink>
    </w:p>
    <w:p w14:paraId="66B2A5BB" w14:textId="543887B2" w:rsidR="008F623C" w:rsidRDefault="008A2B77">
      <w:pPr>
        <w:pStyle w:val="TOC4"/>
        <w:rPr>
          <w:rFonts w:asciiTheme="minorHAnsi" w:eastAsiaTheme="minorEastAsia" w:hAnsiTheme="minorHAnsi" w:cstheme="minorBidi"/>
          <w:noProof/>
          <w:szCs w:val="22"/>
        </w:rPr>
      </w:pPr>
      <w:hyperlink w:anchor="_Toc433196105" w:history="1">
        <w:r w:rsidR="008F623C" w:rsidRPr="009D69D0">
          <w:rPr>
            <w:rStyle w:val="Hyperlink"/>
            <w:rFonts w:eastAsiaTheme="majorEastAsia"/>
            <w:noProof/>
          </w:rPr>
          <w:t>Upload institution groups.</w:t>
        </w:r>
        <w:r w:rsidR="008F623C">
          <w:rPr>
            <w:noProof/>
            <w:webHidden/>
          </w:rPr>
          <w:tab/>
        </w:r>
        <w:r w:rsidR="008F623C">
          <w:rPr>
            <w:noProof/>
            <w:webHidden/>
          </w:rPr>
          <w:fldChar w:fldCharType="begin"/>
        </w:r>
        <w:r w:rsidR="008F623C">
          <w:rPr>
            <w:noProof/>
            <w:webHidden/>
          </w:rPr>
          <w:instrText xml:space="preserve"> PAGEREF _Toc433196105 \h </w:instrText>
        </w:r>
        <w:r w:rsidR="008F623C">
          <w:rPr>
            <w:noProof/>
            <w:webHidden/>
          </w:rPr>
        </w:r>
        <w:r w:rsidR="008F623C">
          <w:rPr>
            <w:noProof/>
            <w:webHidden/>
          </w:rPr>
          <w:fldChar w:fldCharType="separate"/>
        </w:r>
        <w:r w:rsidR="00211B29">
          <w:rPr>
            <w:noProof/>
            <w:webHidden/>
          </w:rPr>
          <w:t>52</w:t>
        </w:r>
        <w:r w:rsidR="008F623C">
          <w:rPr>
            <w:noProof/>
            <w:webHidden/>
          </w:rPr>
          <w:fldChar w:fldCharType="end"/>
        </w:r>
      </w:hyperlink>
    </w:p>
    <w:p w14:paraId="6E8CF735" w14:textId="17BA9BEC" w:rsidR="008F623C" w:rsidRDefault="008A2B77">
      <w:pPr>
        <w:pStyle w:val="TOC3"/>
        <w:rPr>
          <w:rFonts w:asciiTheme="minorHAnsi" w:eastAsiaTheme="minorEastAsia" w:hAnsiTheme="minorHAnsi" w:cstheme="minorBidi"/>
          <w:szCs w:val="22"/>
        </w:rPr>
      </w:pPr>
      <w:hyperlink w:anchor="_Toc433196106" w:history="1">
        <w:r w:rsidR="008F623C" w:rsidRPr="009D69D0">
          <w:rPr>
            <w:rStyle w:val="Hyperlink"/>
            <w:rFonts w:eastAsiaTheme="majorEastAsia"/>
          </w:rPr>
          <w:t>Managing Institutions.</w:t>
        </w:r>
        <w:r w:rsidR="008F623C">
          <w:rPr>
            <w:webHidden/>
          </w:rPr>
          <w:tab/>
        </w:r>
        <w:r w:rsidR="008F623C">
          <w:rPr>
            <w:webHidden/>
          </w:rPr>
          <w:fldChar w:fldCharType="begin"/>
        </w:r>
        <w:r w:rsidR="008F623C">
          <w:rPr>
            <w:webHidden/>
          </w:rPr>
          <w:instrText xml:space="preserve"> PAGEREF _Toc433196106 \h </w:instrText>
        </w:r>
        <w:r w:rsidR="008F623C">
          <w:rPr>
            <w:webHidden/>
          </w:rPr>
        </w:r>
        <w:r w:rsidR="008F623C">
          <w:rPr>
            <w:webHidden/>
          </w:rPr>
          <w:fldChar w:fldCharType="separate"/>
        </w:r>
        <w:r w:rsidR="00211B29">
          <w:rPr>
            <w:webHidden/>
          </w:rPr>
          <w:t>54</w:t>
        </w:r>
        <w:r w:rsidR="008F623C">
          <w:rPr>
            <w:webHidden/>
          </w:rPr>
          <w:fldChar w:fldCharType="end"/>
        </w:r>
      </w:hyperlink>
    </w:p>
    <w:p w14:paraId="30F4AB42" w14:textId="6CFC618E" w:rsidR="008F623C" w:rsidRDefault="008A2B77">
      <w:pPr>
        <w:pStyle w:val="TOC4"/>
        <w:rPr>
          <w:rFonts w:asciiTheme="minorHAnsi" w:eastAsiaTheme="minorEastAsia" w:hAnsiTheme="minorHAnsi" w:cstheme="minorBidi"/>
          <w:noProof/>
          <w:szCs w:val="22"/>
        </w:rPr>
      </w:pPr>
      <w:hyperlink w:anchor="_Toc433196107" w:history="1">
        <w:r w:rsidR="008F623C" w:rsidRPr="009D69D0">
          <w:rPr>
            <w:rStyle w:val="Hyperlink"/>
            <w:rFonts w:eastAsiaTheme="majorEastAsia"/>
            <w:noProof/>
          </w:rPr>
          <w:t>Create or modify an institution.</w:t>
        </w:r>
        <w:r w:rsidR="008F623C">
          <w:rPr>
            <w:noProof/>
            <w:webHidden/>
          </w:rPr>
          <w:tab/>
        </w:r>
        <w:r w:rsidR="008F623C">
          <w:rPr>
            <w:noProof/>
            <w:webHidden/>
          </w:rPr>
          <w:fldChar w:fldCharType="begin"/>
        </w:r>
        <w:r w:rsidR="008F623C">
          <w:rPr>
            <w:noProof/>
            <w:webHidden/>
          </w:rPr>
          <w:instrText xml:space="preserve"> PAGEREF _Toc433196107 \h </w:instrText>
        </w:r>
        <w:r w:rsidR="008F623C">
          <w:rPr>
            <w:noProof/>
            <w:webHidden/>
          </w:rPr>
        </w:r>
        <w:r w:rsidR="008F623C">
          <w:rPr>
            <w:noProof/>
            <w:webHidden/>
          </w:rPr>
          <w:fldChar w:fldCharType="separate"/>
        </w:r>
        <w:r w:rsidR="00211B29">
          <w:rPr>
            <w:noProof/>
            <w:webHidden/>
          </w:rPr>
          <w:t>54</w:t>
        </w:r>
        <w:r w:rsidR="008F623C">
          <w:rPr>
            <w:noProof/>
            <w:webHidden/>
          </w:rPr>
          <w:fldChar w:fldCharType="end"/>
        </w:r>
      </w:hyperlink>
    </w:p>
    <w:p w14:paraId="355AD852" w14:textId="293786F6" w:rsidR="008F623C" w:rsidRDefault="008A2B77">
      <w:pPr>
        <w:pStyle w:val="TOC4"/>
        <w:rPr>
          <w:rFonts w:asciiTheme="minorHAnsi" w:eastAsiaTheme="minorEastAsia" w:hAnsiTheme="minorHAnsi" w:cstheme="minorBidi"/>
          <w:noProof/>
          <w:szCs w:val="22"/>
        </w:rPr>
      </w:pPr>
      <w:hyperlink w:anchor="_Toc433196108" w:history="1">
        <w:r w:rsidR="008F623C" w:rsidRPr="009D69D0">
          <w:rPr>
            <w:rStyle w:val="Hyperlink"/>
            <w:rFonts w:eastAsiaTheme="majorEastAsia"/>
            <w:noProof/>
          </w:rPr>
          <w:t>Upload Institutions.</w:t>
        </w:r>
        <w:r w:rsidR="008F623C">
          <w:rPr>
            <w:noProof/>
            <w:webHidden/>
          </w:rPr>
          <w:tab/>
        </w:r>
        <w:r w:rsidR="008F623C">
          <w:rPr>
            <w:noProof/>
            <w:webHidden/>
          </w:rPr>
          <w:fldChar w:fldCharType="begin"/>
        </w:r>
        <w:r w:rsidR="008F623C">
          <w:rPr>
            <w:noProof/>
            <w:webHidden/>
          </w:rPr>
          <w:instrText xml:space="preserve"> PAGEREF _Toc433196108 \h </w:instrText>
        </w:r>
        <w:r w:rsidR="008F623C">
          <w:rPr>
            <w:noProof/>
            <w:webHidden/>
          </w:rPr>
        </w:r>
        <w:r w:rsidR="008F623C">
          <w:rPr>
            <w:noProof/>
            <w:webHidden/>
          </w:rPr>
          <w:fldChar w:fldCharType="separate"/>
        </w:r>
        <w:r w:rsidR="00211B29">
          <w:rPr>
            <w:noProof/>
            <w:webHidden/>
          </w:rPr>
          <w:t>55</w:t>
        </w:r>
        <w:r w:rsidR="008F623C">
          <w:rPr>
            <w:noProof/>
            <w:webHidden/>
          </w:rPr>
          <w:fldChar w:fldCharType="end"/>
        </w:r>
      </w:hyperlink>
    </w:p>
    <w:p w14:paraId="7929975B" w14:textId="5241674E" w:rsidR="008F623C" w:rsidRDefault="008A2B77">
      <w:pPr>
        <w:pStyle w:val="TOC3"/>
        <w:rPr>
          <w:rFonts w:asciiTheme="minorHAnsi" w:eastAsiaTheme="minorEastAsia" w:hAnsiTheme="minorHAnsi" w:cstheme="minorBidi"/>
          <w:szCs w:val="22"/>
        </w:rPr>
      </w:pPr>
      <w:hyperlink w:anchor="_Toc433196109" w:history="1">
        <w:r w:rsidR="008F623C" w:rsidRPr="009D69D0">
          <w:rPr>
            <w:rStyle w:val="Hyperlink"/>
            <w:rFonts w:eastAsiaTheme="majorEastAsia"/>
          </w:rPr>
          <w:t>Managing Users.</w:t>
        </w:r>
        <w:r w:rsidR="008F623C">
          <w:rPr>
            <w:webHidden/>
          </w:rPr>
          <w:tab/>
        </w:r>
        <w:r w:rsidR="008F623C">
          <w:rPr>
            <w:webHidden/>
          </w:rPr>
          <w:fldChar w:fldCharType="begin"/>
        </w:r>
        <w:r w:rsidR="008F623C">
          <w:rPr>
            <w:webHidden/>
          </w:rPr>
          <w:instrText xml:space="preserve"> PAGEREF _Toc433196109 \h </w:instrText>
        </w:r>
        <w:r w:rsidR="008F623C">
          <w:rPr>
            <w:webHidden/>
          </w:rPr>
        </w:r>
        <w:r w:rsidR="008F623C">
          <w:rPr>
            <w:webHidden/>
          </w:rPr>
          <w:fldChar w:fldCharType="separate"/>
        </w:r>
        <w:r w:rsidR="00211B29">
          <w:rPr>
            <w:webHidden/>
          </w:rPr>
          <w:t>57</w:t>
        </w:r>
        <w:r w:rsidR="008F623C">
          <w:rPr>
            <w:webHidden/>
          </w:rPr>
          <w:fldChar w:fldCharType="end"/>
        </w:r>
      </w:hyperlink>
    </w:p>
    <w:p w14:paraId="4BA06888" w14:textId="3224F04E" w:rsidR="008F623C" w:rsidRDefault="008A2B77">
      <w:pPr>
        <w:pStyle w:val="TOC4"/>
        <w:rPr>
          <w:rFonts w:asciiTheme="minorHAnsi" w:eastAsiaTheme="minorEastAsia" w:hAnsiTheme="minorHAnsi" w:cstheme="minorBidi"/>
          <w:noProof/>
          <w:szCs w:val="22"/>
        </w:rPr>
      </w:pPr>
      <w:hyperlink w:anchor="_Toc433196110" w:history="1">
        <w:r w:rsidR="008F623C" w:rsidRPr="009D69D0">
          <w:rPr>
            <w:rStyle w:val="Hyperlink"/>
            <w:rFonts w:eastAsiaTheme="majorEastAsia"/>
            <w:noProof/>
          </w:rPr>
          <w:t>Create or modify a user record.</w:t>
        </w:r>
        <w:r w:rsidR="008F623C">
          <w:rPr>
            <w:noProof/>
            <w:webHidden/>
          </w:rPr>
          <w:tab/>
        </w:r>
        <w:r w:rsidR="008F623C">
          <w:rPr>
            <w:noProof/>
            <w:webHidden/>
          </w:rPr>
          <w:fldChar w:fldCharType="begin"/>
        </w:r>
        <w:r w:rsidR="008F623C">
          <w:rPr>
            <w:noProof/>
            <w:webHidden/>
          </w:rPr>
          <w:instrText xml:space="preserve"> PAGEREF _Toc433196110 \h </w:instrText>
        </w:r>
        <w:r w:rsidR="008F623C">
          <w:rPr>
            <w:noProof/>
            <w:webHidden/>
          </w:rPr>
        </w:r>
        <w:r w:rsidR="008F623C">
          <w:rPr>
            <w:noProof/>
            <w:webHidden/>
          </w:rPr>
          <w:fldChar w:fldCharType="separate"/>
        </w:r>
        <w:r w:rsidR="00211B29">
          <w:rPr>
            <w:noProof/>
            <w:webHidden/>
          </w:rPr>
          <w:t>57</w:t>
        </w:r>
        <w:r w:rsidR="008F623C">
          <w:rPr>
            <w:noProof/>
            <w:webHidden/>
          </w:rPr>
          <w:fldChar w:fldCharType="end"/>
        </w:r>
      </w:hyperlink>
    </w:p>
    <w:p w14:paraId="63D70797" w14:textId="4E23B96D" w:rsidR="008F623C" w:rsidRDefault="008A2B77">
      <w:pPr>
        <w:pStyle w:val="TOC4"/>
        <w:rPr>
          <w:rFonts w:asciiTheme="minorHAnsi" w:eastAsiaTheme="minorEastAsia" w:hAnsiTheme="minorHAnsi" w:cstheme="minorBidi"/>
          <w:noProof/>
          <w:szCs w:val="22"/>
        </w:rPr>
      </w:pPr>
      <w:hyperlink w:anchor="_Toc433196111" w:history="1">
        <w:r w:rsidR="008F623C" w:rsidRPr="009D69D0">
          <w:rPr>
            <w:rStyle w:val="Hyperlink"/>
            <w:rFonts w:eastAsiaTheme="majorEastAsia"/>
            <w:noProof/>
          </w:rPr>
          <w:t>Modifying proctor details.</w:t>
        </w:r>
        <w:r w:rsidR="008F623C">
          <w:rPr>
            <w:noProof/>
            <w:webHidden/>
          </w:rPr>
          <w:tab/>
        </w:r>
        <w:r w:rsidR="008F623C">
          <w:rPr>
            <w:noProof/>
            <w:webHidden/>
          </w:rPr>
          <w:fldChar w:fldCharType="begin"/>
        </w:r>
        <w:r w:rsidR="008F623C">
          <w:rPr>
            <w:noProof/>
            <w:webHidden/>
          </w:rPr>
          <w:instrText xml:space="preserve"> PAGEREF _Toc433196111 \h </w:instrText>
        </w:r>
        <w:r w:rsidR="008F623C">
          <w:rPr>
            <w:noProof/>
            <w:webHidden/>
          </w:rPr>
        </w:r>
        <w:r w:rsidR="008F623C">
          <w:rPr>
            <w:noProof/>
            <w:webHidden/>
          </w:rPr>
          <w:fldChar w:fldCharType="separate"/>
        </w:r>
        <w:r w:rsidR="00211B29">
          <w:rPr>
            <w:noProof/>
            <w:webHidden/>
          </w:rPr>
          <w:t>60</w:t>
        </w:r>
        <w:r w:rsidR="008F623C">
          <w:rPr>
            <w:noProof/>
            <w:webHidden/>
          </w:rPr>
          <w:fldChar w:fldCharType="end"/>
        </w:r>
      </w:hyperlink>
    </w:p>
    <w:p w14:paraId="4B4B120F" w14:textId="4B8D6350" w:rsidR="008F623C" w:rsidRDefault="008A2B77">
      <w:pPr>
        <w:pStyle w:val="TOC4"/>
        <w:rPr>
          <w:rFonts w:asciiTheme="minorHAnsi" w:eastAsiaTheme="minorEastAsia" w:hAnsiTheme="minorHAnsi" w:cstheme="minorBidi"/>
          <w:noProof/>
          <w:szCs w:val="22"/>
        </w:rPr>
      </w:pPr>
      <w:hyperlink w:anchor="_Toc433196112" w:history="1">
        <w:r w:rsidR="008F623C" w:rsidRPr="009D69D0">
          <w:rPr>
            <w:rStyle w:val="Hyperlink"/>
            <w:rFonts w:eastAsiaTheme="majorEastAsia"/>
            <w:noProof/>
          </w:rPr>
          <w:t>Upload users.</w:t>
        </w:r>
        <w:r w:rsidR="008F623C">
          <w:rPr>
            <w:noProof/>
            <w:webHidden/>
          </w:rPr>
          <w:tab/>
        </w:r>
        <w:r w:rsidR="008F623C">
          <w:rPr>
            <w:noProof/>
            <w:webHidden/>
          </w:rPr>
          <w:fldChar w:fldCharType="begin"/>
        </w:r>
        <w:r w:rsidR="008F623C">
          <w:rPr>
            <w:noProof/>
            <w:webHidden/>
          </w:rPr>
          <w:instrText xml:space="preserve"> PAGEREF _Toc433196112 \h </w:instrText>
        </w:r>
        <w:r w:rsidR="008F623C">
          <w:rPr>
            <w:noProof/>
            <w:webHidden/>
          </w:rPr>
        </w:r>
        <w:r w:rsidR="008F623C">
          <w:rPr>
            <w:noProof/>
            <w:webHidden/>
          </w:rPr>
          <w:fldChar w:fldCharType="separate"/>
        </w:r>
        <w:r w:rsidR="00211B29">
          <w:rPr>
            <w:noProof/>
            <w:webHidden/>
          </w:rPr>
          <w:t>61</w:t>
        </w:r>
        <w:r w:rsidR="008F623C">
          <w:rPr>
            <w:noProof/>
            <w:webHidden/>
          </w:rPr>
          <w:fldChar w:fldCharType="end"/>
        </w:r>
      </w:hyperlink>
    </w:p>
    <w:p w14:paraId="1A009A00" w14:textId="0A27D04E" w:rsidR="008F623C" w:rsidRDefault="008A2B77">
      <w:pPr>
        <w:pStyle w:val="TOC3"/>
        <w:rPr>
          <w:rFonts w:asciiTheme="minorHAnsi" w:eastAsiaTheme="minorEastAsia" w:hAnsiTheme="minorHAnsi" w:cstheme="minorBidi"/>
          <w:szCs w:val="22"/>
        </w:rPr>
      </w:pPr>
      <w:hyperlink w:anchor="_Toc433196113" w:history="1">
        <w:r w:rsidR="008F623C" w:rsidRPr="009D69D0">
          <w:rPr>
            <w:rStyle w:val="Hyperlink"/>
            <w:rFonts w:eastAsiaTheme="majorEastAsia"/>
          </w:rPr>
          <w:t>Managing Students.</w:t>
        </w:r>
        <w:r w:rsidR="008F623C">
          <w:rPr>
            <w:webHidden/>
          </w:rPr>
          <w:tab/>
        </w:r>
        <w:r w:rsidR="008F623C">
          <w:rPr>
            <w:webHidden/>
          </w:rPr>
          <w:fldChar w:fldCharType="begin"/>
        </w:r>
        <w:r w:rsidR="008F623C">
          <w:rPr>
            <w:webHidden/>
          </w:rPr>
          <w:instrText xml:space="preserve"> PAGEREF _Toc433196113 \h </w:instrText>
        </w:r>
        <w:r w:rsidR="008F623C">
          <w:rPr>
            <w:webHidden/>
          </w:rPr>
        </w:r>
        <w:r w:rsidR="008F623C">
          <w:rPr>
            <w:webHidden/>
          </w:rPr>
          <w:fldChar w:fldCharType="separate"/>
        </w:r>
        <w:r w:rsidR="00211B29">
          <w:rPr>
            <w:webHidden/>
          </w:rPr>
          <w:t>63</w:t>
        </w:r>
        <w:r w:rsidR="008F623C">
          <w:rPr>
            <w:webHidden/>
          </w:rPr>
          <w:fldChar w:fldCharType="end"/>
        </w:r>
      </w:hyperlink>
    </w:p>
    <w:p w14:paraId="2420AF98" w14:textId="346EE474" w:rsidR="008F623C" w:rsidRDefault="008A2B77">
      <w:pPr>
        <w:pStyle w:val="TOC4"/>
        <w:rPr>
          <w:rFonts w:asciiTheme="minorHAnsi" w:eastAsiaTheme="minorEastAsia" w:hAnsiTheme="minorHAnsi" w:cstheme="minorBidi"/>
          <w:noProof/>
          <w:szCs w:val="22"/>
        </w:rPr>
      </w:pPr>
      <w:hyperlink w:anchor="_Toc433196114" w:history="1">
        <w:r w:rsidR="008F623C" w:rsidRPr="009D69D0">
          <w:rPr>
            <w:rStyle w:val="Hyperlink"/>
            <w:rFonts w:eastAsiaTheme="majorEastAsia"/>
            <w:noProof/>
          </w:rPr>
          <w:t>Create or modify a student.</w:t>
        </w:r>
        <w:r w:rsidR="008F623C">
          <w:rPr>
            <w:noProof/>
            <w:webHidden/>
          </w:rPr>
          <w:tab/>
        </w:r>
        <w:r w:rsidR="008F623C">
          <w:rPr>
            <w:noProof/>
            <w:webHidden/>
          </w:rPr>
          <w:fldChar w:fldCharType="begin"/>
        </w:r>
        <w:r w:rsidR="008F623C">
          <w:rPr>
            <w:noProof/>
            <w:webHidden/>
          </w:rPr>
          <w:instrText xml:space="preserve"> PAGEREF _Toc433196114 \h </w:instrText>
        </w:r>
        <w:r w:rsidR="008F623C">
          <w:rPr>
            <w:noProof/>
            <w:webHidden/>
          </w:rPr>
        </w:r>
        <w:r w:rsidR="008F623C">
          <w:rPr>
            <w:noProof/>
            <w:webHidden/>
          </w:rPr>
          <w:fldChar w:fldCharType="separate"/>
        </w:r>
        <w:r w:rsidR="00211B29">
          <w:rPr>
            <w:noProof/>
            <w:webHidden/>
          </w:rPr>
          <w:t>63</w:t>
        </w:r>
        <w:r w:rsidR="008F623C">
          <w:rPr>
            <w:noProof/>
            <w:webHidden/>
          </w:rPr>
          <w:fldChar w:fldCharType="end"/>
        </w:r>
      </w:hyperlink>
    </w:p>
    <w:p w14:paraId="14FD1989" w14:textId="1D3EFEC0" w:rsidR="008F623C" w:rsidRDefault="008A2B77">
      <w:pPr>
        <w:pStyle w:val="TOC4"/>
        <w:rPr>
          <w:rFonts w:asciiTheme="minorHAnsi" w:eastAsiaTheme="minorEastAsia" w:hAnsiTheme="minorHAnsi" w:cstheme="minorBidi"/>
          <w:noProof/>
          <w:szCs w:val="22"/>
        </w:rPr>
      </w:pPr>
      <w:hyperlink w:anchor="_Toc433196115" w:history="1">
        <w:r w:rsidR="008F623C" w:rsidRPr="009D69D0">
          <w:rPr>
            <w:rStyle w:val="Hyperlink"/>
            <w:rFonts w:eastAsiaTheme="majorEastAsia"/>
            <w:noProof/>
          </w:rPr>
          <w:t>Upload students.</w:t>
        </w:r>
        <w:r w:rsidR="008F623C">
          <w:rPr>
            <w:noProof/>
            <w:webHidden/>
          </w:rPr>
          <w:tab/>
        </w:r>
        <w:r w:rsidR="008F623C">
          <w:rPr>
            <w:noProof/>
            <w:webHidden/>
          </w:rPr>
          <w:fldChar w:fldCharType="begin"/>
        </w:r>
        <w:r w:rsidR="008F623C">
          <w:rPr>
            <w:noProof/>
            <w:webHidden/>
          </w:rPr>
          <w:instrText xml:space="preserve"> PAGEREF _Toc433196115 \h </w:instrText>
        </w:r>
        <w:r w:rsidR="008F623C">
          <w:rPr>
            <w:noProof/>
            <w:webHidden/>
          </w:rPr>
        </w:r>
        <w:r w:rsidR="008F623C">
          <w:rPr>
            <w:noProof/>
            <w:webHidden/>
          </w:rPr>
          <w:fldChar w:fldCharType="separate"/>
        </w:r>
        <w:r w:rsidR="00211B29">
          <w:rPr>
            <w:noProof/>
            <w:webHidden/>
          </w:rPr>
          <w:t>64</w:t>
        </w:r>
        <w:r w:rsidR="008F623C">
          <w:rPr>
            <w:noProof/>
            <w:webHidden/>
          </w:rPr>
          <w:fldChar w:fldCharType="end"/>
        </w:r>
      </w:hyperlink>
    </w:p>
    <w:p w14:paraId="4CC962E7" w14:textId="14BFBF9A" w:rsidR="008F623C" w:rsidRDefault="008A2B77">
      <w:pPr>
        <w:pStyle w:val="TOC3"/>
        <w:rPr>
          <w:rFonts w:asciiTheme="minorHAnsi" w:eastAsiaTheme="minorEastAsia" w:hAnsiTheme="minorHAnsi" w:cstheme="minorBidi"/>
          <w:szCs w:val="22"/>
        </w:rPr>
      </w:pPr>
      <w:hyperlink w:anchor="_Toc433196116" w:history="1">
        <w:r w:rsidR="008F623C" w:rsidRPr="009D69D0">
          <w:rPr>
            <w:rStyle w:val="Hyperlink"/>
            <w:rFonts w:eastAsiaTheme="majorEastAsia"/>
          </w:rPr>
          <w:t>Managing Student Groups.</w:t>
        </w:r>
        <w:r w:rsidR="008F623C">
          <w:rPr>
            <w:webHidden/>
          </w:rPr>
          <w:tab/>
        </w:r>
        <w:r w:rsidR="008F623C">
          <w:rPr>
            <w:webHidden/>
          </w:rPr>
          <w:fldChar w:fldCharType="begin"/>
        </w:r>
        <w:r w:rsidR="008F623C">
          <w:rPr>
            <w:webHidden/>
          </w:rPr>
          <w:instrText xml:space="preserve"> PAGEREF _Toc433196116 \h </w:instrText>
        </w:r>
        <w:r w:rsidR="008F623C">
          <w:rPr>
            <w:webHidden/>
          </w:rPr>
        </w:r>
        <w:r w:rsidR="008F623C">
          <w:rPr>
            <w:webHidden/>
          </w:rPr>
          <w:fldChar w:fldCharType="separate"/>
        </w:r>
        <w:r w:rsidR="00211B29">
          <w:rPr>
            <w:webHidden/>
          </w:rPr>
          <w:t>70</w:t>
        </w:r>
        <w:r w:rsidR="008F623C">
          <w:rPr>
            <w:webHidden/>
          </w:rPr>
          <w:fldChar w:fldCharType="end"/>
        </w:r>
      </w:hyperlink>
    </w:p>
    <w:p w14:paraId="64E4125B" w14:textId="1B264519" w:rsidR="008F623C" w:rsidRDefault="008A2B77">
      <w:pPr>
        <w:pStyle w:val="TOC4"/>
        <w:rPr>
          <w:rFonts w:asciiTheme="minorHAnsi" w:eastAsiaTheme="minorEastAsia" w:hAnsiTheme="minorHAnsi" w:cstheme="minorBidi"/>
          <w:noProof/>
          <w:szCs w:val="22"/>
        </w:rPr>
      </w:pPr>
      <w:hyperlink w:anchor="_Toc433196117" w:history="1">
        <w:r w:rsidR="008F623C" w:rsidRPr="009D69D0">
          <w:rPr>
            <w:rStyle w:val="Hyperlink"/>
            <w:rFonts w:eastAsiaTheme="majorEastAsia"/>
            <w:noProof/>
          </w:rPr>
          <w:t>Create or modify a student group.</w:t>
        </w:r>
        <w:r w:rsidR="008F623C">
          <w:rPr>
            <w:noProof/>
            <w:webHidden/>
          </w:rPr>
          <w:tab/>
        </w:r>
        <w:r w:rsidR="008F623C">
          <w:rPr>
            <w:noProof/>
            <w:webHidden/>
          </w:rPr>
          <w:fldChar w:fldCharType="begin"/>
        </w:r>
        <w:r w:rsidR="008F623C">
          <w:rPr>
            <w:noProof/>
            <w:webHidden/>
          </w:rPr>
          <w:instrText xml:space="preserve"> PAGEREF _Toc433196117 \h </w:instrText>
        </w:r>
        <w:r w:rsidR="008F623C">
          <w:rPr>
            <w:noProof/>
            <w:webHidden/>
          </w:rPr>
        </w:r>
        <w:r w:rsidR="008F623C">
          <w:rPr>
            <w:noProof/>
            <w:webHidden/>
          </w:rPr>
          <w:fldChar w:fldCharType="separate"/>
        </w:r>
        <w:r w:rsidR="00211B29">
          <w:rPr>
            <w:noProof/>
            <w:webHidden/>
          </w:rPr>
          <w:t>70</w:t>
        </w:r>
        <w:r w:rsidR="008F623C">
          <w:rPr>
            <w:noProof/>
            <w:webHidden/>
          </w:rPr>
          <w:fldChar w:fldCharType="end"/>
        </w:r>
      </w:hyperlink>
    </w:p>
    <w:p w14:paraId="1CA1101E" w14:textId="263594DE" w:rsidR="008F623C" w:rsidRDefault="008A2B77">
      <w:pPr>
        <w:pStyle w:val="TOC4"/>
        <w:rPr>
          <w:rFonts w:asciiTheme="minorHAnsi" w:eastAsiaTheme="minorEastAsia" w:hAnsiTheme="minorHAnsi" w:cstheme="minorBidi"/>
          <w:noProof/>
          <w:szCs w:val="22"/>
        </w:rPr>
      </w:pPr>
      <w:hyperlink w:anchor="_Toc433196118" w:history="1">
        <w:r w:rsidR="008F623C" w:rsidRPr="009D69D0">
          <w:rPr>
            <w:rStyle w:val="Hyperlink"/>
            <w:rFonts w:eastAsiaTheme="majorEastAsia"/>
            <w:noProof/>
          </w:rPr>
          <w:t>Upload student groups.</w:t>
        </w:r>
        <w:r w:rsidR="008F623C">
          <w:rPr>
            <w:noProof/>
            <w:webHidden/>
          </w:rPr>
          <w:tab/>
        </w:r>
        <w:r w:rsidR="008F623C">
          <w:rPr>
            <w:noProof/>
            <w:webHidden/>
          </w:rPr>
          <w:fldChar w:fldCharType="begin"/>
        </w:r>
        <w:r w:rsidR="008F623C">
          <w:rPr>
            <w:noProof/>
            <w:webHidden/>
          </w:rPr>
          <w:instrText xml:space="preserve"> PAGEREF _Toc433196118 \h </w:instrText>
        </w:r>
        <w:r w:rsidR="008F623C">
          <w:rPr>
            <w:noProof/>
            <w:webHidden/>
          </w:rPr>
        </w:r>
        <w:r w:rsidR="008F623C">
          <w:rPr>
            <w:noProof/>
            <w:webHidden/>
          </w:rPr>
          <w:fldChar w:fldCharType="separate"/>
        </w:r>
        <w:r w:rsidR="00211B29">
          <w:rPr>
            <w:noProof/>
            <w:webHidden/>
          </w:rPr>
          <w:t>72</w:t>
        </w:r>
        <w:r w:rsidR="008F623C">
          <w:rPr>
            <w:noProof/>
            <w:webHidden/>
          </w:rPr>
          <w:fldChar w:fldCharType="end"/>
        </w:r>
      </w:hyperlink>
    </w:p>
    <w:p w14:paraId="69F40751" w14:textId="709CD8BF" w:rsidR="008F623C" w:rsidRDefault="008A2B77">
      <w:pPr>
        <w:pStyle w:val="TOC3"/>
        <w:rPr>
          <w:rFonts w:asciiTheme="minorHAnsi" w:eastAsiaTheme="minorEastAsia" w:hAnsiTheme="minorHAnsi" w:cstheme="minorBidi"/>
          <w:szCs w:val="22"/>
        </w:rPr>
      </w:pPr>
      <w:hyperlink w:anchor="_Toc433196119" w:history="1">
        <w:r w:rsidR="008F623C" w:rsidRPr="009D69D0">
          <w:rPr>
            <w:rStyle w:val="Hyperlink"/>
            <w:rFonts w:eastAsiaTheme="majorEastAsia"/>
          </w:rPr>
          <w:t>Managing Student Eligibility.</w:t>
        </w:r>
        <w:r w:rsidR="008F623C">
          <w:rPr>
            <w:webHidden/>
          </w:rPr>
          <w:tab/>
        </w:r>
        <w:r w:rsidR="008F623C">
          <w:rPr>
            <w:webHidden/>
          </w:rPr>
          <w:fldChar w:fldCharType="begin"/>
        </w:r>
        <w:r w:rsidR="008F623C">
          <w:rPr>
            <w:webHidden/>
          </w:rPr>
          <w:instrText xml:space="preserve"> PAGEREF _Toc433196119 \h </w:instrText>
        </w:r>
        <w:r w:rsidR="008F623C">
          <w:rPr>
            <w:webHidden/>
          </w:rPr>
        </w:r>
        <w:r w:rsidR="008F623C">
          <w:rPr>
            <w:webHidden/>
          </w:rPr>
          <w:fldChar w:fldCharType="separate"/>
        </w:r>
        <w:r w:rsidR="00211B29">
          <w:rPr>
            <w:webHidden/>
          </w:rPr>
          <w:t>73</w:t>
        </w:r>
        <w:r w:rsidR="008F623C">
          <w:rPr>
            <w:webHidden/>
          </w:rPr>
          <w:fldChar w:fldCharType="end"/>
        </w:r>
      </w:hyperlink>
    </w:p>
    <w:p w14:paraId="51C9A603" w14:textId="4C33F7E5" w:rsidR="008F623C" w:rsidRDefault="008A2B77">
      <w:pPr>
        <w:pStyle w:val="TOC3"/>
        <w:rPr>
          <w:rFonts w:asciiTheme="minorHAnsi" w:eastAsiaTheme="minorEastAsia" w:hAnsiTheme="minorHAnsi" w:cstheme="minorBidi"/>
          <w:szCs w:val="22"/>
        </w:rPr>
      </w:pPr>
      <w:hyperlink w:anchor="_Toc433196120" w:history="1">
        <w:r w:rsidR="008F623C" w:rsidRPr="009D69D0">
          <w:rPr>
            <w:rStyle w:val="Hyperlink"/>
            <w:rFonts w:eastAsiaTheme="majorEastAsia"/>
          </w:rPr>
          <w:t>Managing Accommodations.</w:t>
        </w:r>
        <w:r w:rsidR="008F623C">
          <w:rPr>
            <w:webHidden/>
          </w:rPr>
          <w:tab/>
        </w:r>
        <w:r w:rsidR="008F623C">
          <w:rPr>
            <w:webHidden/>
          </w:rPr>
          <w:fldChar w:fldCharType="begin"/>
        </w:r>
        <w:r w:rsidR="008F623C">
          <w:rPr>
            <w:webHidden/>
          </w:rPr>
          <w:instrText xml:space="preserve"> PAGEREF _Toc433196120 \h </w:instrText>
        </w:r>
        <w:r w:rsidR="008F623C">
          <w:rPr>
            <w:webHidden/>
          </w:rPr>
        </w:r>
        <w:r w:rsidR="008F623C">
          <w:rPr>
            <w:webHidden/>
          </w:rPr>
          <w:fldChar w:fldCharType="separate"/>
        </w:r>
        <w:r w:rsidR="00211B29">
          <w:rPr>
            <w:webHidden/>
          </w:rPr>
          <w:t>76</w:t>
        </w:r>
        <w:r w:rsidR="008F623C">
          <w:rPr>
            <w:webHidden/>
          </w:rPr>
          <w:fldChar w:fldCharType="end"/>
        </w:r>
      </w:hyperlink>
    </w:p>
    <w:p w14:paraId="3FF29708" w14:textId="00B9E43D" w:rsidR="008F623C" w:rsidRDefault="008A2B77">
      <w:pPr>
        <w:pStyle w:val="TOC4"/>
        <w:rPr>
          <w:rFonts w:asciiTheme="minorHAnsi" w:eastAsiaTheme="minorEastAsia" w:hAnsiTheme="minorHAnsi" w:cstheme="minorBidi"/>
          <w:noProof/>
          <w:szCs w:val="22"/>
        </w:rPr>
      </w:pPr>
      <w:hyperlink w:anchor="_Toc433196121" w:history="1">
        <w:r w:rsidR="008F623C" w:rsidRPr="009D69D0">
          <w:rPr>
            <w:rStyle w:val="Hyperlink"/>
            <w:rFonts w:eastAsiaTheme="majorEastAsia"/>
            <w:noProof/>
          </w:rPr>
          <w:t>Create or modify a student’s accommodations.</w:t>
        </w:r>
        <w:r w:rsidR="008F623C">
          <w:rPr>
            <w:noProof/>
            <w:webHidden/>
          </w:rPr>
          <w:tab/>
        </w:r>
        <w:r w:rsidR="008F623C">
          <w:rPr>
            <w:noProof/>
            <w:webHidden/>
          </w:rPr>
          <w:fldChar w:fldCharType="begin"/>
        </w:r>
        <w:r w:rsidR="008F623C">
          <w:rPr>
            <w:noProof/>
            <w:webHidden/>
          </w:rPr>
          <w:instrText xml:space="preserve"> PAGEREF _Toc433196121 \h </w:instrText>
        </w:r>
        <w:r w:rsidR="008F623C">
          <w:rPr>
            <w:noProof/>
            <w:webHidden/>
          </w:rPr>
        </w:r>
        <w:r w:rsidR="008F623C">
          <w:rPr>
            <w:noProof/>
            <w:webHidden/>
          </w:rPr>
          <w:fldChar w:fldCharType="separate"/>
        </w:r>
        <w:r w:rsidR="00211B29">
          <w:rPr>
            <w:noProof/>
            <w:webHidden/>
          </w:rPr>
          <w:t>76</w:t>
        </w:r>
        <w:r w:rsidR="008F623C">
          <w:rPr>
            <w:noProof/>
            <w:webHidden/>
          </w:rPr>
          <w:fldChar w:fldCharType="end"/>
        </w:r>
      </w:hyperlink>
    </w:p>
    <w:p w14:paraId="5898F4DB" w14:textId="767595AE" w:rsidR="008F623C" w:rsidRDefault="008A2B77">
      <w:pPr>
        <w:pStyle w:val="TOC4"/>
        <w:rPr>
          <w:rFonts w:asciiTheme="minorHAnsi" w:eastAsiaTheme="minorEastAsia" w:hAnsiTheme="minorHAnsi" w:cstheme="minorBidi"/>
          <w:noProof/>
          <w:szCs w:val="22"/>
        </w:rPr>
      </w:pPr>
      <w:hyperlink w:anchor="_Toc433196122" w:history="1">
        <w:r w:rsidR="008F623C" w:rsidRPr="009D69D0">
          <w:rPr>
            <w:rStyle w:val="Hyperlink"/>
            <w:rFonts w:eastAsiaTheme="majorEastAsia"/>
            <w:noProof/>
          </w:rPr>
          <w:t>Upload accommodations.</w:t>
        </w:r>
        <w:r w:rsidR="008F623C">
          <w:rPr>
            <w:noProof/>
            <w:webHidden/>
          </w:rPr>
          <w:tab/>
        </w:r>
        <w:r w:rsidR="008F623C">
          <w:rPr>
            <w:noProof/>
            <w:webHidden/>
          </w:rPr>
          <w:fldChar w:fldCharType="begin"/>
        </w:r>
        <w:r w:rsidR="008F623C">
          <w:rPr>
            <w:noProof/>
            <w:webHidden/>
          </w:rPr>
          <w:instrText xml:space="preserve"> PAGEREF _Toc433196122 \h </w:instrText>
        </w:r>
        <w:r w:rsidR="008F623C">
          <w:rPr>
            <w:noProof/>
            <w:webHidden/>
          </w:rPr>
        </w:r>
        <w:r w:rsidR="008F623C">
          <w:rPr>
            <w:noProof/>
            <w:webHidden/>
          </w:rPr>
          <w:fldChar w:fldCharType="separate"/>
        </w:r>
        <w:r w:rsidR="00211B29">
          <w:rPr>
            <w:noProof/>
            <w:webHidden/>
          </w:rPr>
          <w:t>77</w:t>
        </w:r>
        <w:r w:rsidR="008F623C">
          <w:rPr>
            <w:noProof/>
            <w:webHidden/>
          </w:rPr>
          <w:fldChar w:fldCharType="end"/>
        </w:r>
      </w:hyperlink>
    </w:p>
    <w:p w14:paraId="7EF6656C" w14:textId="17FC23C8" w:rsidR="008F623C" w:rsidRDefault="008A2B77">
      <w:pPr>
        <w:pStyle w:val="TOC1"/>
        <w:rPr>
          <w:rFonts w:asciiTheme="minorHAnsi" w:eastAsiaTheme="minorEastAsia" w:hAnsiTheme="minorHAnsi" w:cstheme="minorBidi"/>
          <w:caps w:val="0"/>
          <w:szCs w:val="22"/>
        </w:rPr>
      </w:pPr>
      <w:hyperlink w:anchor="_Toc433196123" w:history="1">
        <w:r w:rsidR="008F623C" w:rsidRPr="009D69D0">
          <w:rPr>
            <w:rStyle w:val="Hyperlink"/>
            <w:rFonts w:eastAsiaTheme="majorEastAsia"/>
          </w:rPr>
          <w:t>Test Administration Tasks</w:t>
        </w:r>
        <w:r w:rsidR="008F623C">
          <w:rPr>
            <w:webHidden/>
          </w:rPr>
          <w:tab/>
        </w:r>
        <w:r w:rsidR="008F623C">
          <w:rPr>
            <w:webHidden/>
          </w:rPr>
          <w:fldChar w:fldCharType="begin"/>
        </w:r>
        <w:r w:rsidR="008F623C">
          <w:rPr>
            <w:webHidden/>
          </w:rPr>
          <w:instrText xml:space="preserve"> PAGEREF _Toc433196123 \h </w:instrText>
        </w:r>
        <w:r w:rsidR="008F623C">
          <w:rPr>
            <w:webHidden/>
          </w:rPr>
        </w:r>
        <w:r w:rsidR="008F623C">
          <w:rPr>
            <w:webHidden/>
          </w:rPr>
          <w:fldChar w:fldCharType="separate"/>
        </w:r>
        <w:r w:rsidR="00211B29">
          <w:rPr>
            <w:webHidden/>
          </w:rPr>
          <w:t>83</w:t>
        </w:r>
        <w:r w:rsidR="008F623C">
          <w:rPr>
            <w:webHidden/>
          </w:rPr>
          <w:fldChar w:fldCharType="end"/>
        </w:r>
      </w:hyperlink>
    </w:p>
    <w:p w14:paraId="4D9DE7B4" w14:textId="3EF58081" w:rsidR="008F623C" w:rsidRDefault="008A2B77">
      <w:pPr>
        <w:pStyle w:val="TOC2"/>
        <w:rPr>
          <w:rFonts w:asciiTheme="minorHAnsi" w:eastAsiaTheme="minorEastAsia" w:hAnsiTheme="minorHAnsi" w:cstheme="minorBidi"/>
          <w:szCs w:val="22"/>
        </w:rPr>
      </w:pPr>
      <w:hyperlink w:anchor="_Toc433196124" w:history="1">
        <w:r w:rsidR="008F623C" w:rsidRPr="009D69D0">
          <w:rPr>
            <w:rStyle w:val="Hyperlink"/>
            <w:rFonts w:eastAsiaTheme="majorEastAsia"/>
            <w:iCs/>
          </w:rPr>
          <w:t>Creating Test Schedules</w:t>
        </w:r>
        <w:r w:rsidR="008F623C">
          <w:rPr>
            <w:webHidden/>
          </w:rPr>
          <w:tab/>
        </w:r>
        <w:r w:rsidR="008F623C">
          <w:rPr>
            <w:webHidden/>
          </w:rPr>
          <w:fldChar w:fldCharType="begin"/>
        </w:r>
        <w:r w:rsidR="008F623C">
          <w:rPr>
            <w:webHidden/>
          </w:rPr>
          <w:instrText xml:space="preserve"> PAGEREF _Toc433196124 \h </w:instrText>
        </w:r>
        <w:r w:rsidR="008F623C">
          <w:rPr>
            <w:webHidden/>
          </w:rPr>
        </w:r>
        <w:r w:rsidR="008F623C">
          <w:rPr>
            <w:webHidden/>
          </w:rPr>
          <w:fldChar w:fldCharType="separate"/>
        </w:r>
        <w:r w:rsidR="00211B29">
          <w:rPr>
            <w:webHidden/>
          </w:rPr>
          <w:t>84</w:t>
        </w:r>
        <w:r w:rsidR="008F623C">
          <w:rPr>
            <w:webHidden/>
          </w:rPr>
          <w:fldChar w:fldCharType="end"/>
        </w:r>
      </w:hyperlink>
    </w:p>
    <w:p w14:paraId="3DCECDD1" w14:textId="6B4FAE53" w:rsidR="008F623C" w:rsidRDefault="008A2B77">
      <w:pPr>
        <w:pStyle w:val="TOC3"/>
        <w:rPr>
          <w:rFonts w:asciiTheme="minorHAnsi" w:eastAsiaTheme="minorEastAsia" w:hAnsiTheme="minorHAnsi" w:cstheme="minorBidi"/>
          <w:szCs w:val="22"/>
        </w:rPr>
      </w:pPr>
      <w:hyperlink w:anchor="_Toc433196125" w:history="1">
        <w:r w:rsidR="008F623C" w:rsidRPr="009D69D0">
          <w:rPr>
            <w:rStyle w:val="Hyperlink"/>
            <w:rFonts w:eastAsiaTheme="majorEastAsia"/>
          </w:rPr>
          <w:t>Adding Proctors.</w:t>
        </w:r>
        <w:r w:rsidR="008F623C">
          <w:rPr>
            <w:webHidden/>
          </w:rPr>
          <w:tab/>
        </w:r>
        <w:r w:rsidR="008F623C">
          <w:rPr>
            <w:webHidden/>
          </w:rPr>
          <w:fldChar w:fldCharType="begin"/>
        </w:r>
        <w:r w:rsidR="008F623C">
          <w:rPr>
            <w:webHidden/>
          </w:rPr>
          <w:instrText xml:space="preserve"> PAGEREF _Toc433196125 \h </w:instrText>
        </w:r>
        <w:r w:rsidR="008F623C">
          <w:rPr>
            <w:webHidden/>
          </w:rPr>
        </w:r>
        <w:r w:rsidR="008F623C">
          <w:rPr>
            <w:webHidden/>
          </w:rPr>
          <w:fldChar w:fldCharType="separate"/>
        </w:r>
        <w:r w:rsidR="00211B29">
          <w:rPr>
            <w:webHidden/>
          </w:rPr>
          <w:t>84</w:t>
        </w:r>
        <w:r w:rsidR="008F623C">
          <w:rPr>
            <w:webHidden/>
          </w:rPr>
          <w:fldChar w:fldCharType="end"/>
        </w:r>
      </w:hyperlink>
    </w:p>
    <w:p w14:paraId="41BA9435" w14:textId="6ADFA1B5" w:rsidR="008F623C" w:rsidRDefault="008A2B77">
      <w:pPr>
        <w:pStyle w:val="TOC3"/>
        <w:rPr>
          <w:rFonts w:asciiTheme="minorHAnsi" w:eastAsiaTheme="minorEastAsia" w:hAnsiTheme="minorHAnsi" w:cstheme="minorBidi"/>
          <w:szCs w:val="22"/>
        </w:rPr>
      </w:pPr>
      <w:hyperlink w:anchor="_Toc433196126" w:history="1">
        <w:r w:rsidR="008F623C" w:rsidRPr="009D69D0">
          <w:rPr>
            <w:rStyle w:val="Hyperlink"/>
            <w:rFonts w:eastAsiaTheme="majorEastAsia"/>
          </w:rPr>
          <w:t>Adding Test Platforms.</w:t>
        </w:r>
        <w:r w:rsidR="008F623C">
          <w:rPr>
            <w:webHidden/>
          </w:rPr>
          <w:tab/>
        </w:r>
        <w:r w:rsidR="008F623C">
          <w:rPr>
            <w:webHidden/>
          </w:rPr>
          <w:fldChar w:fldCharType="begin"/>
        </w:r>
        <w:r w:rsidR="008F623C">
          <w:rPr>
            <w:webHidden/>
          </w:rPr>
          <w:instrText xml:space="preserve"> PAGEREF _Toc433196126 \h </w:instrText>
        </w:r>
        <w:r w:rsidR="008F623C">
          <w:rPr>
            <w:webHidden/>
          </w:rPr>
        </w:r>
        <w:r w:rsidR="008F623C">
          <w:rPr>
            <w:webHidden/>
          </w:rPr>
          <w:fldChar w:fldCharType="separate"/>
        </w:r>
        <w:r w:rsidR="00211B29">
          <w:rPr>
            <w:webHidden/>
          </w:rPr>
          <w:t>86</w:t>
        </w:r>
        <w:r w:rsidR="008F623C">
          <w:rPr>
            <w:webHidden/>
          </w:rPr>
          <w:fldChar w:fldCharType="end"/>
        </w:r>
      </w:hyperlink>
    </w:p>
    <w:p w14:paraId="2DD48175" w14:textId="204B8AD3" w:rsidR="008F623C" w:rsidRDefault="008A2B77">
      <w:pPr>
        <w:pStyle w:val="TOC3"/>
        <w:rPr>
          <w:rFonts w:asciiTheme="minorHAnsi" w:eastAsiaTheme="minorEastAsia" w:hAnsiTheme="minorHAnsi" w:cstheme="minorBidi"/>
          <w:szCs w:val="22"/>
        </w:rPr>
      </w:pPr>
      <w:hyperlink w:anchor="_Toc433196127" w:history="1">
        <w:r w:rsidR="008F623C" w:rsidRPr="009D69D0">
          <w:rPr>
            <w:rStyle w:val="Hyperlink"/>
            <w:rFonts w:eastAsiaTheme="majorEastAsia"/>
          </w:rPr>
          <w:t>Adding Accessibility Equipment.</w:t>
        </w:r>
        <w:r w:rsidR="008F623C">
          <w:rPr>
            <w:webHidden/>
          </w:rPr>
          <w:tab/>
        </w:r>
        <w:r w:rsidR="008F623C">
          <w:rPr>
            <w:webHidden/>
          </w:rPr>
          <w:fldChar w:fldCharType="begin"/>
        </w:r>
        <w:r w:rsidR="008F623C">
          <w:rPr>
            <w:webHidden/>
          </w:rPr>
          <w:instrText xml:space="preserve"> PAGEREF _Toc433196127 \h </w:instrText>
        </w:r>
        <w:r w:rsidR="008F623C">
          <w:rPr>
            <w:webHidden/>
          </w:rPr>
        </w:r>
        <w:r w:rsidR="008F623C">
          <w:rPr>
            <w:webHidden/>
          </w:rPr>
          <w:fldChar w:fldCharType="separate"/>
        </w:r>
        <w:r w:rsidR="00211B29">
          <w:rPr>
            <w:webHidden/>
          </w:rPr>
          <w:t>88</w:t>
        </w:r>
        <w:r w:rsidR="008F623C">
          <w:rPr>
            <w:webHidden/>
          </w:rPr>
          <w:fldChar w:fldCharType="end"/>
        </w:r>
      </w:hyperlink>
    </w:p>
    <w:p w14:paraId="4C7734ED" w14:textId="0D19940D" w:rsidR="008F623C" w:rsidRDefault="008A2B77">
      <w:pPr>
        <w:pStyle w:val="TOC3"/>
        <w:rPr>
          <w:rFonts w:asciiTheme="minorHAnsi" w:eastAsiaTheme="minorEastAsia" w:hAnsiTheme="minorHAnsi" w:cstheme="minorBidi"/>
          <w:szCs w:val="22"/>
        </w:rPr>
      </w:pPr>
      <w:hyperlink w:anchor="_Toc433196128" w:history="1">
        <w:r w:rsidR="008F623C" w:rsidRPr="009D69D0">
          <w:rPr>
            <w:rStyle w:val="Hyperlink"/>
            <w:rFonts w:eastAsiaTheme="majorEastAsia"/>
          </w:rPr>
          <w:t>Adding Test Facilities.</w:t>
        </w:r>
        <w:r w:rsidR="008F623C">
          <w:rPr>
            <w:webHidden/>
          </w:rPr>
          <w:tab/>
        </w:r>
        <w:r w:rsidR="008F623C">
          <w:rPr>
            <w:webHidden/>
          </w:rPr>
          <w:fldChar w:fldCharType="begin"/>
        </w:r>
        <w:r w:rsidR="008F623C">
          <w:rPr>
            <w:webHidden/>
          </w:rPr>
          <w:instrText xml:space="preserve"> PAGEREF _Toc433196128 \h </w:instrText>
        </w:r>
        <w:r w:rsidR="008F623C">
          <w:rPr>
            <w:webHidden/>
          </w:rPr>
        </w:r>
        <w:r w:rsidR="008F623C">
          <w:rPr>
            <w:webHidden/>
          </w:rPr>
          <w:fldChar w:fldCharType="separate"/>
        </w:r>
        <w:r w:rsidR="00211B29">
          <w:rPr>
            <w:webHidden/>
          </w:rPr>
          <w:t>91</w:t>
        </w:r>
        <w:r w:rsidR="008F623C">
          <w:rPr>
            <w:webHidden/>
          </w:rPr>
          <w:fldChar w:fldCharType="end"/>
        </w:r>
      </w:hyperlink>
    </w:p>
    <w:p w14:paraId="1436569F" w14:textId="29517092" w:rsidR="008F623C" w:rsidRDefault="008A2B77">
      <w:pPr>
        <w:pStyle w:val="TOC3"/>
        <w:rPr>
          <w:rFonts w:asciiTheme="minorHAnsi" w:eastAsiaTheme="minorEastAsia" w:hAnsiTheme="minorHAnsi" w:cstheme="minorBidi"/>
          <w:szCs w:val="22"/>
        </w:rPr>
      </w:pPr>
      <w:hyperlink w:anchor="_Toc433196129" w:history="1">
        <w:r w:rsidR="008F623C" w:rsidRPr="009D69D0">
          <w:rPr>
            <w:rStyle w:val="Hyperlink"/>
            <w:rFonts w:eastAsiaTheme="majorEastAsia"/>
          </w:rPr>
          <w:t>Adding Facility Time Periods.</w:t>
        </w:r>
        <w:r w:rsidR="008F623C">
          <w:rPr>
            <w:webHidden/>
          </w:rPr>
          <w:tab/>
        </w:r>
        <w:r w:rsidR="008F623C">
          <w:rPr>
            <w:webHidden/>
          </w:rPr>
          <w:fldChar w:fldCharType="begin"/>
        </w:r>
        <w:r w:rsidR="008F623C">
          <w:rPr>
            <w:webHidden/>
          </w:rPr>
          <w:instrText xml:space="preserve"> PAGEREF _Toc433196129 \h </w:instrText>
        </w:r>
        <w:r w:rsidR="008F623C">
          <w:rPr>
            <w:webHidden/>
          </w:rPr>
        </w:r>
        <w:r w:rsidR="008F623C">
          <w:rPr>
            <w:webHidden/>
          </w:rPr>
          <w:fldChar w:fldCharType="separate"/>
        </w:r>
        <w:r w:rsidR="00211B29">
          <w:rPr>
            <w:webHidden/>
          </w:rPr>
          <w:t>93</w:t>
        </w:r>
        <w:r w:rsidR="008F623C">
          <w:rPr>
            <w:webHidden/>
          </w:rPr>
          <w:fldChar w:fldCharType="end"/>
        </w:r>
      </w:hyperlink>
    </w:p>
    <w:p w14:paraId="03A5C22B" w14:textId="34584D35" w:rsidR="008F623C" w:rsidRDefault="008A2B77">
      <w:pPr>
        <w:pStyle w:val="TOC3"/>
        <w:rPr>
          <w:rFonts w:asciiTheme="minorHAnsi" w:eastAsiaTheme="minorEastAsia" w:hAnsiTheme="minorHAnsi" w:cstheme="minorBidi"/>
          <w:szCs w:val="22"/>
        </w:rPr>
      </w:pPr>
      <w:hyperlink w:anchor="_Toc433196130" w:history="1">
        <w:r w:rsidR="008F623C" w:rsidRPr="009D69D0">
          <w:rPr>
            <w:rStyle w:val="Hyperlink"/>
            <w:rFonts w:eastAsiaTheme="majorEastAsia"/>
          </w:rPr>
          <w:t>Creating Schedules.</w:t>
        </w:r>
        <w:r w:rsidR="008F623C">
          <w:rPr>
            <w:webHidden/>
          </w:rPr>
          <w:tab/>
        </w:r>
        <w:r w:rsidR="008F623C">
          <w:rPr>
            <w:webHidden/>
          </w:rPr>
          <w:fldChar w:fldCharType="begin"/>
        </w:r>
        <w:r w:rsidR="008F623C">
          <w:rPr>
            <w:webHidden/>
          </w:rPr>
          <w:instrText xml:space="preserve"> PAGEREF _Toc433196130 \h </w:instrText>
        </w:r>
        <w:r w:rsidR="008F623C">
          <w:rPr>
            <w:webHidden/>
          </w:rPr>
        </w:r>
        <w:r w:rsidR="008F623C">
          <w:rPr>
            <w:webHidden/>
          </w:rPr>
          <w:fldChar w:fldCharType="separate"/>
        </w:r>
        <w:r w:rsidR="00211B29">
          <w:rPr>
            <w:webHidden/>
          </w:rPr>
          <w:t>96</w:t>
        </w:r>
        <w:r w:rsidR="008F623C">
          <w:rPr>
            <w:webHidden/>
          </w:rPr>
          <w:fldChar w:fldCharType="end"/>
        </w:r>
      </w:hyperlink>
    </w:p>
    <w:p w14:paraId="0916AC23" w14:textId="3A96BEA0" w:rsidR="008F623C" w:rsidRDefault="008A2B77">
      <w:pPr>
        <w:pStyle w:val="TOC3"/>
        <w:rPr>
          <w:rFonts w:asciiTheme="minorHAnsi" w:eastAsiaTheme="minorEastAsia" w:hAnsiTheme="minorHAnsi" w:cstheme="minorBidi"/>
          <w:szCs w:val="22"/>
        </w:rPr>
      </w:pPr>
      <w:hyperlink w:anchor="_Toc433196131" w:history="1">
        <w:r w:rsidR="008F623C" w:rsidRPr="009D69D0">
          <w:rPr>
            <w:rStyle w:val="Hyperlink"/>
            <w:rFonts w:eastAsiaTheme="majorEastAsia"/>
            <w:iCs/>
          </w:rPr>
          <w:t>Viewing and Modifying Schedule Results.</w:t>
        </w:r>
        <w:r w:rsidR="008F623C">
          <w:rPr>
            <w:webHidden/>
          </w:rPr>
          <w:tab/>
        </w:r>
        <w:r w:rsidR="008F623C">
          <w:rPr>
            <w:webHidden/>
          </w:rPr>
          <w:fldChar w:fldCharType="begin"/>
        </w:r>
        <w:r w:rsidR="008F623C">
          <w:rPr>
            <w:webHidden/>
          </w:rPr>
          <w:instrText xml:space="preserve"> PAGEREF _Toc433196131 \h </w:instrText>
        </w:r>
        <w:r w:rsidR="008F623C">
          <w:rPr>
            <w:webHidden/>
          </w:rPr>
        </w:r>
        <w:r w:rsidR="008F623C">
          <w:rPr>
            <w:webHidden/>
          </w:rPr>
          <w:fldChar w:fldCharType="separate"/>
        </w:r>
        <w:r w:rsidR="00211B29">
          <w:rPr>
            <w:webHidden/>
          </w:rPr>
          <w:t>99</w:t>
        </w:r>
        <w:r w:rsidR="008F623C">
          <w:rPr>
            <w:webHidden/>
          </w:rPr>
          <w:fldChar w:fldCharType="end"/>
        </w:r>
      </w:hyperlink>
    </w:p>
    <w:p w14:paraId="45D67D40" w14:textId="441BC7D5" w:rsidR="008F623C" w:rsidRDefault="008A2B77">
      <w:pPr>
        <w:pStyle w:val="TOC2"/>
        <w:rPr>
          <w:rFonts w:asciiTheme="minorHAnsi" w:eastAsiaTheme="minorEastAsia" w:hAnsiTheme="minorHAnsi" w:cstheme="minorBidi"/>
          <w:szCs w:val="22"/>
        </w:rPr>
      </w:pPr>
      <w:hyperlink w:anchor="_Toc433196132" w:history="1">
        <w:r w:rsidR="008F623C" w:rsidRPr="009D69D0">
          <w:rPr>
            <w:rStyle w:val="Hyperlink"/>
            <w:rFonts w:eastAsiaTheme="majorEastAsia"/>
          </w:rPr>
          <w:t>Viewing Test Administration Reports</w:t>
        </w:r>
        <w:r w:rsidR="008F623C">
          <w:rPr>
            <w:webHidden/>
          </w:rPr>
          <w:tab/>
        </w:r>
        <w:r w:rsidR="008F623C">
          <w:rPr>
            <w:webHidden/>
          </w:rPr>
          <w:fldChar w:fldCharType="begin"/>
        </w:r>
        <w:r w:rsidR="008F623C">
          <w:rPr>
            <w:webHidden/>
          </w:rPr>
          <w:instrText xml:space="preserve"> PAGEREF _Toc433196132 \h </w:instrText>
        </w:r>
        <w:r w:rsidR="008F623C">
          <w:rPr>
            <w:webHidden/>
          </w:rPr>
        </w:r>
        <w:r w:rsidR="008F623C">
          <w:rPr>
            <w:webHidden/>
          </w:rPr>
          <w:fldChar w:fldCharType="separate"/>
        </w:r>
        <w:r w:rsidR="00211B29">
          <w:rPr>
            <w:webHidden/>
          </w:rPr>
          <w:t>101</w:t>
        </w:r>
        <w:r w:rsidR="008F623C">
          <w:rPr>
            <w:webHidden/>
          </w:rPr>
          <w:fldChar w:fldCharType="end"/>
        </w:r>
      </w:hyperlink>
    </w:p>
    <w:p w14:paraId="508FE57A" w14:textId="78CE09B2" w:rsidR="008F623C" w:rsidRDefault="008A2B77">
      <w:pPr>
        <w:pStyle w:val="TOC3"/>
        <w:rPr>
          <w:rFonts w:asciiTheme="minorHAnsi" w:eastAsiaTheme="minorEastAsia" w:hAnsiTheme="minorHAnsi" w:cstheme="minorBidi"/>
          <w:szCs w:val="22"/>
        </w:rPr>
      </w:pPr>
      <w:hyperlink w:anchor="_Toc433196133" w:history="1">
        <w:r w:rsidR="008F623C" w:rsidRPr="009D69D0">
          <w:rPr>
            <w:rStyle w:val="Hyperlink"/>
            <w:rFonts w:eastAsiaTheme="majorEastAsia"/>
          </w:rPr>
          <w:t>Participation Reports.</w:t>
        </w:r>
        <w:r w:rsidR="008F623C">
          <w:rPr>
            <w:webHidden/>
          </w:rPr>
          <w:tab/>
        </w:r>
        <w:r w:rsidR="008F623C">
          <w:rPr>
            <w:webHidden/>
          </w:rPr>
          <w:fldChar w:fldCharType="begin"/>
        </w:r>
        <w:r w:rsidR="008F623C">
          <w:rPr>
            <w:webHidden/>
          </w:rPr>
          <w:instrText xml:space="preserve"> PAGEREF _Toc433196133 \h </w:instrText>
        </w:r>
        <w:r w:rsidR="008F623C">
          <w:rPr>
            <w:webHidden/>
          </w:rPr>
        </w:r>
        <w:r w:rsidR="008F623C">
          <w:rPr>
            <w:webHidden/>
          </w:rPr>
          <w:fldChar w:fldCharType="separate"/>
        </w:r>
        <w:r w:rsidR="00211B29">
          <w:rPr>
            <w:webHidden/>
          </w:rPr>
          <w:t>101</w:t>
        </w:r>
        <w:r w:rsidR="008F623C">
          <w:rPr>
            <w:webHidden/>
          </w:rPr>
          <w:fldChar w:fldCharType="end"/>
        </w:r>
      </w:hyperlink>
    </w:p>
    <w:p w14:paraId="3B63625F" w14:textId="1356F145" w:rsidR="008F623C" w:rsidRDefault="008A2B77">
      <w:pPr>
        <w:pStyle w:val="TOC4"/>
        <w:rPr>
          <w:rFonts w:asciiTheme="minorHAnsi" w:eastAsiaTheme="minorEastAsia" w:hAnsiTheme="minorHAnsi" w:cstheme="minorBidi"/>
          <w:noProof/>
          <w:szCs w:val="22"/>
        </w:rPr>
      </w:pPr>
      <w:hyperlink w:anchor="_Toc433196134" w:history="1">
        <w:r w:rsidR="008F623C" w:rsidRPr="009D69D0">
          <w:rPr>
            <w:rStyle w:val="Hyperlink"/>
            <w:rFonts w:eastAsiaTheme="majorEastAsia"/>
            <w:noProof/>
          </w:rPr>
          <w:t>Participation Summary Reports.</w:t>
        </w:r>
        <w:r w:rsidR="008F623C">
          <w:rPr>
            <w:noProof/>
            <w:webHidden/>
          </w:rPr>
          <w:tab/>
        </w:r>
        <w:r w:rsidR="008F623C">
          <w:rPr>
            <w:noProof/>
            <w:webHidden/>
          </w:rPr>
          <w:fldChar w:fldCharType="begin"/>
        </w:r>
        <w:r w:rsidR="008F623C">
          <w:rPr>
            <w:noProof/>
            <w:webHidden/>
          </w:rPr>
          <w:instrText xml:space="preserve"> PAGEREF _Toc433196134 \h </w:instrText>
        </w:r>
        <w:r w:rsidR="008F623C">
          <w:rPr>
            <w:noProof/>
            <w:webHidden/>
          </w:rPr>
        </w:r>
        <w:r w:rsidR="008F623C">
          <w:rPr>
            <w:noProof/>
            <w:webHidden/>
          </w:rPr>
          <w:fldChar w:fldCharType="separate"/>
        </w:r>
        <w:r w:rsidR="00211B29">
          <w:rPr>
            <w:noProof/>
            <w:webHidden/>
          </w:rPr>
          <w:t>101</w:t>
        </w:r>
        <w:r w:rsidR="008F623C">
          <w:rPr>
            <w:noProof/>
            <w:webHidden/>
          </w:rPr>
          <w:fldChar w:fldCharType="end"/>
        </w:r>
      </w:hyperlink>
    </w:p>
    <w:p w14:paraId="6EC1A350" w14:textId="0972A46F" w:rsidR="008F623C" w:rsidRDefault="008A2B77">
      <w:pPr>
        <w:pStyle w:val="TOC4"/>
        <w:rPr>
          <w:rFonts w:asciiTheme="minorHAnsi" w:eastAsiaTheme="minorEastAsia" w:hAnsiTheme="minorHAnsi" w:cstheme="minorBidi"/>
          <w:noProof/>
          <w:szCs w:val="22"/>
        </w:rPr>
      </w:pPr>
      <w:hyperlink w:anchor="_Toc433196135" w:history="1">
        <w:r w:rsidR="008F623C" w:rsidRPr="009D69D0">
          <w:rPr>
            <w:rStyle w:val="Hyperlink"/>
            <w:rFonts w:eastAsiaTheme="majorEastAsia"/>
            <w:noProof/>
          </w:rPr>
          <w:t>Participation Details Reports.</w:t>
        </w:r>
        <w:r w:rsidR="008F623C">
          <w:rPr>
            <w:noProof/>
            <w:webHidden/>
          </w:rPr>
          <w:tab/>
        </w:r>
        <w:r w:rsidR="008F623C">
          <w:rPr>
            <w:noProof/>
            <w:webHidden/>
          </w:rPr>
          <w:fldChar w:fldCharType="begin"/>
        </w:r>
        <w:r w:rsidR="008F623C">
          <w:rPr>
            <w:noProof/>
            <w:webHidden/>
          </w:rPr>
          <w:instrText xml:space="preserve"> PAGEREF _Toc433196135 \h </w:instrText>
        </w:r>
        <w:r w:rsidR="008F623C">
          <w:rPr>
            <w:noProof/>
            <w:webHidden/>
          </w:rPr>
        </w:r>
        <w:r w:rsidR="008F623C">
          <w:rPr>
            <w:noProof/>
            <w:webHidden/>
          </w:rPr>
          <w:fldChar w:fldCharType="separate"/>
        </w:r>
        <w:r w:rsidR="00211B29">
          <w:rPr>
            <w:noProof/>
            <w:webHidden/>
          </w:rPr>
          <w:t>105</w:t>
        </w:r>
        <w:r w:rsidR="008F623C">
          <w:rPr>
            <w:noProof/>
            <w:webHidden/>
          </w:rPr>
          <w:fldChar w:fldCharType="end"/>
        </w:r>
      </w:hyperlink>
    </w:p>
    <w:p w14:paraId="15A314DF" w14:textId="0E1AEAED" w:rsidR="008F623C" w:rsidRDefault="008A2B77">
      <w:pPr>
        <w:pStyle w:val="TOC3"/>
        <w:rPr>
          <w:rFonts w:asciiTheme="minorHAnsi" w:eastAsiaTheme="minorEastAsia" w:hAnsiTheme="minorHAnsi" w:cstheme="minorBidi"/>
          <w:szCs w:val="22"/>
        </w:rPr>
      </w:pPr>
      <w:hyperlink w:anchor="_Toc433196136" w:history="1">
        <w:r w:rsidR="008F623C" w:rsidRPr="009D69D0">
          <w:rPr>
            <w:rStyle w:val="Hyperlink"/>
            <w:rFonts w:eastAsiaTheme="majorEastAsia"/>
          </w:rPr>
          <w:t>Proctor Schedule Reports.</w:t>
        </w:r>
        <w:r w:rsidR="008F623C">
          <w:rPr>
            <w:webHidden/>
          </w:rPr>
          <w:tab/>
        </w:r>
        <w:r w:rsidR="008F623C">
          <w:rPr>
            <w:webHidden/>
          </w:rPr>
          <w:fldChar w:fldCharType="begin"/>
        </w:r>
        <w:r w:rsidR="008F623C">
          <w:rPr>
            <w:webHidden/>
          </w:rPr>
          <w:instrText xml:space="preserve"> PAGEREF _Toc433196136 \h </w:instrText>
        </w:r>
        <w:r w:rsidR="008F623C">
          <w:rPr>
            <w:webHidden/>
          </w:rPr>
        </w:r>
        <w:r w:rsidR="008F623C">
          <w:rPr>
            <w:webHidden/>
          </w:rPr>
          <w:fldChar w:fldCharType="separate"/>
        </w:r>
        <w:r w:rsidR="00211B29">
          <w:rPr>
            <w:webHidden/>
          </w:rPr>
          <w:t>107</w:t>
        </w:r>
        <w:r w:rsidR="008F623C">
          <w:rPr>
            <w:webHidden/>
          </w:rPr>
          <w:fldChar w:fldCharType="end"/>
        </w:r>
      </w:hyperlink>
    </w:p>
    <w:p w14:paraId="2C647C90" w14:textId="39B34D35" w:rsidR="008F623C" w:rsidRDefault="008A2B77">
      <w:pPr>
        <w:pStyle w:val="TOC3"/>
        <w:rPr>
          <w:rFonts w:asciiTheme="minorHAnsi" w:eastAsiaTheme="minorEastAsia" w:hAnsiTheme="minorHAnsi" w:cstheme="minorBidi"/>
          <w:szCs w:val="22"/>
        </w:rPr>
      </w:pPr>
      <w:hyperlink w:anchor="_Toc433196137" w:history="1">
        <w:r w:rsidR="008F623C" w:rsidRPr="009D69D0">
          <w:rPr>
            <w:rStyle w:val="Hyperlink"/>
            <w:rFonts w:eastAsiaTheme="majorEastAsia"/>
          </w:rPr>
          <w:t>Student Schedule Reports.</w:t>
        </w:r>
        <w:r w:rsidR="008F623C">
          <w:rPr>
            <w:webHidden/>
          </w:rPr>
          <w:tab/>
        </w:r>
        <w:r w:rsidR="008F623C">
          <w:rPr>
            <w:webHidden/>
          </w:rPr>
          <w:fldChar w:fldCharType="begin"/>
        </w:r>
        <w:r w:rsidR="008F623C">
          <w:rPr>
            <w:webHidden/>
          </w:rPr>
          <w:instrText xml:space="preserve"> PAGEREF _Toc433196137 \h </w:instrText>
        </w:r>
        <w:r w:rsidR="008F623C">
          <w:rPr>
            <w:webHidden/>
          </w:rPr>
        </w:r>
        <w:r w:rsidR="008F623C">
          <w:rPr>
            <w:webHidden/>
          </w:rPr>
          <w:fldChar w:fldCharType="separate"/>
        </w:r>
        <w:r w:rsidR="00211B29">
          <w:rPr>
            <w:webHidden/>
          </w:rPr>
          <w:t>108</w:t>
        </w:r>
        <w:r w:rsidR="008F623C">
          <w:rPr>
            <w:webHidden/>
          </w:rPr>
          <w:fldChar w:fldCharType="end"/>
        </w:r>
      </w:hyperlink>
    </w:p>
    <w:p w14:paraId="260B7A14" w14:textId="2EA5AC31" w:rsidR="008F623C" w:rsidRDefault="008A2B77">
      <w:pPr>
        <w:pStyle w:val="TOC1"/>
        <w:rPr>
          <w:rFonts w:asciiTheme="minorHAnsi" w:eastAsiaTheme="minorEastAsia" w:hAnsiTheme="minorHAnsi" w:cstheme="minorBidi"/>
          <w:caps w:val="0"/>
          <w:szCs w:val="22"/>
        </w:rPr>
      </w:pPr>
      <w:hyperlink w:anchor="_Toc433196138" w:history="1">
        <w:r w:rsidR="008F623C" w:rsidRPr="009D69D0">
          <w:rPr>
            <w:rStyle w:val="Hyperlink"/>
            <w:rFonts w:eastAsiaTheme="majorEastAsia"/>
          </w:rPr>
          <w:t>Appendix A. Manage System Settings</w:t>
        </w:r>
        <w:r w:rsidR="008F623C">
          <w:rPr>
            <w:webHidden/>
          </w:rPr>
          <w:tab/>
        </w:r>
        <w:r w:rsidR="008F623C">
          <w:rPr>
            <w:webHidden/>
          </w:rPr>
          <w:fldChar w:fldCharType="begin"/>
        </w:r>
        <w:r w:rsidR="008F623C">
          <w:rPr>
            <w:webHidden/>
          </w:rPr>
          <w:instrText xml:space="preserve"> PAGEREF _Toc433196138 \h </w:instrText>
        </w:r>
        <w:r w:rsidR="008F623C">
          <w:rPr>
            <w:webHidden/>
          </w:rPr>
        </w:r>
        <w:r w:rsidR="008F623C">
          <w:rPr>
            <w:webHidden/>
          </w:rPr>
          <w:fldChar w:fldCharType="separate"/>
        </w:r>
        <w:r w:rsidR="00211B29">
          <w:rPr>
            <w:webHidden/>
          </w:rPr>
          <w:t>111</w:t>
        </w:r>
        <w:r w:rsidR="008F623C">
          <w:rPr>
            <w:webHidden/>
          </w:rPr>
          <w:fldChar w:fldCharType="end"/>
        </w:r>
      </w:hyperlink>
    </w:p>
    <w:p w14:paraId="21571BF9" w14:textId="24CBA7A6" w:rsidR="008F623C" w:rsidRDefault="008A2B77">
      <w:pPr>
        <w:pStyle w:val="TOC2"/>
        <w:rPr>
          <w:rFonts w:asciiTheme="minorHAnsi" w:eastAsiaTheme="minorEastAsia" w:hAnsiTheme="minorHAnsi" w:cstheme="minorBidi"/>
          <w:szCs w:val="22"/>
        </w:rPr>
      </w:pPr>
      <w:hyperlink w:anchor="_Toc433196139" w:history="1">
        <w:r w:rsidR="008F623C" w:rsidRPr="009D69D0">
          <w:rPr>
            <w:rStyle w:val="Hyperlink"/>
            <w:rFonts w:eastAsiaTheme="majorEastAsia"/>
          </w:rPr>
          <w:t>Client Configuration</w:t>
        </w:r>
        <w:r w:rsidR="008F623C">
          <w:rPr>
            <w:webHidden/>
          </w:rPr>
          <w:tab/>
        </w:r>
        <w:r w:rsidR="008F623C">
          <w:rPr>
            <w:webHidden/>
          </w:rPr>
          <w:fldChar w:fldCharType="begin"/>
        </w:r>
        <w:r w:rsidR="008F623C">
          <w:rPr>
            <w:webHidden/>
          </w:rPr>
          <w:instrText xml:space="preserve"> PAGEREF _Toc433196139 \h </w:instrText>
        </w:r>
        <w:r w:rsidR="008F623C">
          <w:rPr>
            <w:webHidden/>
          </w:rPr>
        </w:r>
        <w:r w:rsidR="008F623C">
          <w:rPr>
            <w:webHidden/>
          </w:rPr>
          <w:fldChar w:fldCharType="separate"/>
        </w:r>
        <w:r w:rsidR="00211B29">
          <w:rPr>
            <w:webHidden/>
          </w:rPr>
          <w:t>111</w:t>
        </w:r>
        <w:r w:rsidR="008F623C">
          <w:rPr>
            <w:webHidden/>
          </w:rPr>
          <w:fldChar w:fldCharType="end"/>
        </w:r>
      </w:hyperlink>
    </w:p>
    <w:p w14:paraId="25D8D69B" w14:textId="33EB4899" w:rsidR="008F623C" w:rsidRDefault="008A2B77">
      <w:pPr>
        <w:pStyle w:val="TOC2"/>
        <w:rPr>
          <w:rFonts w:asciiTheme="minorHAnsi" w:eastAsiaTheme="minorEastAsia" w:hAnsiTheme="minorHAnsi" w:cstheme="minorBidi"/>
          <w:szCs w:val="22"/>
        </w:rPr>
      </w:pPr>
      <w:hyperlink w:anchor="_Toc433196140" w:history="1">
        <w:r w:rsidR="008F623C" w:rsidRPr="009D69D0">
          <w:rPr>
            <w:rStyle w:val="Hyperlink"/>
            <w:rFonts w:eastAsiaTheme="majorEastAsia"/>
          </w:rPr>
          <w:t>Manage Subjects</w:t>
        </w:r>
        <w:r w:rsidR="008F623C">
          <w:rPr>
            <w:webHidden/>
          </w:rPr>
          <w:tab/>
        </w:r>
        <w:r w:rsidR="008F623C">
          <w:rPr>
            <w:webHidden/>
          </w:rPr>
          <w:fldChar w:fldCharType="begin"/>
        </w:r>
        <w:r w:rsidR="008F623C">
          <w:rPr>
            <w:webHidden/>
          </w:rPr>
          <w:instrText xml:space="preserve"> PAGEREF _Toc433196140 \h </w:instrText>
        </w:r>
        <w:r w:rsidR="008F623C">
          <w:rPr>
            <w:webHidden/>
          </w:rPr>
        </w:r>
        <w:r w:rsidR="008F623C">
          <w:rPr>
            <w:webHidden/>
          </w:rPr>
          <w:fldChar w:fldCharType="separate"/>
        </w:r>
        <w:r w:rsidR="00211B29">
          <w:rPr>
            <w:webHidden/>
          </w:rPr>
          <w:t>112</w:t>
        </w:r>
        <w:r w:rsidR="008F623C">
          <w:rPr>
            <w:webHidden/>
          </w:rPr>
          <w:fldChar w:fldCharType="end"/>
        </w:r>
      </w:hyperlink>
    </w:p>
    <w:p w14:paraId="0AADC62A" w14:textId="644CDF62" w:rsidR="008F623C" w:rsidRDefault="008A2B77">
      <w:pPr>
        <w:pStyle w:val="TOC1"/>
        <w:rPr>
          <w:rFonts w:asciiTheme="minorHAnsi" w:eastAsiaTheme="minorEastAsia" w:hAnsiTheme="minorHAnsi" w:cstheme="minorBidi"/>
          <w:caps w:val="0"/>
          <w:szCs w:val="22"/>
        </w:rPr>
      </w:pPr>
      <w:hyperlink w:anchor="_Toc433196141" w:history="1">
        <w:r w:rsidR="008F623C" w:rsidRPr="009D69D0">
          <w:rPr>
            <w:rStyle w:val="Hyperlink"/>
            <w:rFonts w:eastAsiaTheme="majorEastAsia"/>
          </w:rPr>
          <w:t>Appendix B. Opening a CSV File in Excel</w:t>
        </w:r>
        <w:r w:rsidR="008F623C">
          <w:rPr>
            <w:webHidden/>
          </w:rPr>
          <w:tab/>
        </w:r>
        <w:r w:rsidR="008F623C">
          <w:rPr>
            <w:webHidden/>
          </w:rPr>
          <w:fldChar w:fldCharType="begin"/>
        </w:r>
        <w:r w:rsidR="008F623C">
          <w:rPr>
            <w:webHidden/>
          </w:rPr>
          <w:instrText xml:space="preserve"> PAGEREF _Toc433196141 \h </w:instrText>
        </w:r>
        <w:r w:rsidR="008F623C">
          <w:rPr>
            <w:webHidden/>
          </w:rPr>
        </w:r>
        <w:r w:rsidR="008F623C">
          <w:rPr>
            <w:webHidden/>
          </w:rPr>
          <w:fldChar w:fldCharType="separate"/>
        </w:r>
        <w:r w:rsidR="00211B29">
          <w:rPr>
            <w:webHidden/>
          </w:rPr>
          <w:t>115</w:t>
        </w:r>
        <w:r w:rsidR="008F623C">
          <w:rPr>
            <w:webHidden/>
          </w:rPr>
          <w:fldChar w:fldCharType="end"/>
        </w:r>
      </w:hyperlink>
    </w:p>
    <w:p w14:paraId="4797E22B" w14:textId="7422AF94" w:rsidR="008F623C" w:rsidRDefault="008A2B77">
      <w:pPr>
        <w:pStyle w:val="TOC1"/>
        <w:rPr>
          <w:rFonts w:asciiTheme="minorHAnsi" w:eastAsiaTheme="minorEastAsia" w:hAnsiTheme="minorHAnsi" w:cstheme="minorBidi"/>
          <w:caps w:val="0"/>
          <w:szCs w:val="22"/>
        </w:rPr>
      </w:pPr>
      <w:hyperlink w:anchor="_Toc433196142" w:history="1">
        <w:r w:rsidR="008F623C" w:rsidRPr="009D69D0">
          <w:rPr>
            <w:rStyle w:val="Hyperlink"/>
            <w:rFonts w:eastAsiaTheme="majorEastAsia"/>
          </w:rPr>
          <w:t>Appendix C. Common Errors with File Uploads</w:t>
        </w:r>
        <w:r w:rsidR="008F623C">
          <w:rPr>
            <w:webHidden/>
          </w:rPr>
          <w:tab/>
        </w:r>
        <w:r w:rsidR="008F623C">
          <w:rPr>
            <w:webHidden/>
          </w:rPr>
          <w:fldChar w:fldCharType="begin"/>
        </w:r>
        <w:r w:rsidR="008F623C">
          <w:rPr>
            <w:webHidden/>
          </w:rPr>
          <w:instrText xml:space="preserve"> PAGEREF _Toc433196142 \h </w:instrText>
        </w:r>
        <w:r w:rsidR="008F623C">
          <w:rPr>
            <w:webHidden/>
          </w:rPr>
        </w:r>
        <w:r w:rsidR="008F623C">
          <w:rPr>
            <w:webHidden/>
          </w:rPr>
          <w:fldChar w:fldCharType="separate"/>
        </w:r>
        <w:r w:rsidR="00211B29">
          <w:rPr>
            <w:webHidden/>
          </w:rPr>
          <w:t>116</w:t>
        </w:r>
        <w:r w:rsidR="008F623C">
          <w:rPr>
            <w:webHidden/>
          </w:rPr>
          <w:fldChar w:fldCharType="end"/>
        </w:r>
      </w:hyperlink>
    </w:p>
    <w:p w14:paraId="28CC6C35" w14:textId="71B6C011" w:rsidR="008F623C" w:rsidRDefault="008A2B77">
      <w:pPr>
        <w:pStyle w:val="TOC1"/>
        <w:rPr>
          <w:rFonts w:asciiTheme="minorHAnsi" w:eastAsiaTheme="minorEastAsia" w:hAnsiTheme="minorHAnsi" w:cstheme="minorBidi"/>
          <w:caps w:val="0"/>
          <w:szCs w:val="22"/>
        </w:rPr>
      </w:pPr>
      <w:hyperlink w:anchor="_Toc433196143" w:history="1">
        <w:r w:rsidR="008F623C" w:rsidRPr="009D69D0">
          <w:rPr>
            <w:rStyle w:val="Hyperlink"/>
            <w:rFonts w:eastAsiaTheme="majorEastAsia"/>
          </w:rPr>
          <w:t>Appendix D. About the Calendar Widgets</w:t>
        </w:r>
        <w:r w:rsidR="008F623C">
          <w:rPr>
            <w:webHidden/>
          </w:rPr>
          <w:tab/>
        </w:r>
        <w:r w:rsidR="008F623C">
          <w:rPr>
            <w:webHidden/>
          </w:rPr>
          <w:fldChar w:fldCharType="begin"/>
        </w:r>
        <w:r w:rsidR="008F623C">
          <w:rPr>
            <w:webHidden/>
          </w:rPr>
          <w:instrText xml:space="preserve"> PAGEREF _Toc433196143 \h </w:instrText>
        </w:r>
        <w:r w:rsidR="008F623C">
          <w:rPr>
            <w:webHidden/>
          </w:rPr>
        </w:r>
        <w:r w:rsidR="008F623C">
          <w:rPr>
            <w:webHidden/>
          </w:rPr>
          <w:fldChar w:fldCharType="separate"/>
        </w:r>
        <w:r w:rsidR="00211B29">
          <w:rPr>
            <w:webHidden/>
          </w:rPr>
          <w:t>118</w:t>
        </w:r>
        <w:r w:rsidR="008F623C">
          <w:rPr>
            <w:webHidden/>
          </w:rPr>
          <w:fldChar w:fldCharType="end"/>
        </w:r>
      </w:hyperlink>
    </w:p>
    <w:p w14:paraId="1B9F9543" w14:textId="77777777" w:rsidR="000262C8" w:rsidRPr="00E070CC" w:rsidRDefault="00235A30" w:rsidP="00402A23">
      <w:r w:rsidRPr="00E070CC">
        <w:fldChar w:fldCharType="end"/>
      </w:r>
    </w:p>
    <w:p w14:paraId="542DFB70" w14:textId="77777777" w:rsidR="000262C8" w:rsidRPr="00084712" w:rsidRDefault="00125250" w:rsidP="00125250">
      <w:pPr>
        <w:pStyle w:val="TOAHeading"/>
      </w:pPr>
      <w:r>
        <w:t>List of Figures</w:t>
      </w:r>
    </w:p>
    <w:p w14:paraId="62E5DD67" w14:textId="77777777" w:rsidR="008F623C" w:rsidRDefault="000262C8">
      <w:pPr>
        <w:pStyle w:val="TableofFigures"/>
        <w:rPr>
          <w:rFonts w:asciiTheme="minorHAnsi" w:eastAsiaTheme="minorEastAsia" w:hAnsiTheme="minorHAnsi" w:cstheme="minorBidi"/>
          <w:szCs w:val="22"/>
        </w:rPr>
      </w:pPr>
      <w:r w:rsidRPr="00E070CC">
        <w:rPr>
          <w:sz w:val="24"/>
        </w:rPr>
        <w:fldChar w:fldCharType="begin"/>
      </w:r>
      <w:r w:rsidRPr="00E070CC">
        <w:instrText xml:space="preserve"> TOC \h \z \c "Figure" </w:instrText>
      </w:r>
      <w:r w:rsidRPr="00E070CC">
        <w:rPr>
          <w:sz w:val="24"/>
        </w:rPr>
        <w:fldChar w:fldCharType="separate"/>
      </w:r>
      <w:hyperlink w:anchor="_Toc433196144" w:history="1">
        <w:r w:rsidR="008F623C" w:rsidRPr="00857A50">
          <w:rPr>
            <w:rStyle w:val="Hyperlink"/>
          </w:rPr>
          <w:t>Figure 1. Simple Smarter Balanced Hierarchy</w:t>
        </w:r>
        <w:r w:rsidR="008F623C">
          <w:rPr>
            <w:webHidden/>
          </w:rPr>
          <w:tab/>
        </w:r>
        <w:r w:rsidR="008F623C">
          <w:rPr>
            <w:webHidden/>
          </w:rPr>
          <w:fldChar w:fldCharType="begin"/>
        </w:r>
        <w:r w:rsidR="008F623C">
          <w:rPr>
            <w:webHidden/>
          </w:rPr>
          <w:instrText xml:space="preserve"> PAGEREF _Toc433196144 \h </w:instrText>
        </w:r>
        <w:r w:rsidR="008F623C">
          <w:rPr>
            <w:webHidden/>
          </w:rPr>
        </w:r>
        <w:r w:rsidR="008F623C">
          <w:rPr>
            <w:webHidden/>
          </w:rPr>
          <w:fldChar w:fldCharType="separate"/>
        </w:r>
        <w:r w:rsidR="00211B29">
          <w:rPr>
            <w:webHidden/>
          </w:rPr>
          <w:t>9</w:t>
        </w:r>
        <w:r w:rsidR="008F623C">
          <w:rPr>
            <w:webHidden/>
          </w:rPr>
          <w:fldChar w:fldCharType="end"/>
        </w:r>
      </w:hyperlink>
    </w:p>
    <w:p w14:paraId="276BA969" w14:textId="77777777" w:rsidR="008F623C" w:rsidRDefault="008A2B77">
      <w:pPr>
        <w:pStyle w:val="TableofFigures"/>
        <w:rPr>
          <w:rFonts w:asciiTheme="minorHAnsi" w:eastAsiaTheme="minorEastAsia" w:hAnsiTheme="minorHAnsi" w:cstheme="minorBidi"/>
          <w:szCs w:val="22"/>
        </w:rPr>
      </w:pPr>
      <w:hyperlink w:anchor="_Toc433196145" w:history="1">
        <w:r w:rsidR="008F623C" w:rsidRPr="00857A50">
          <w:rPr>
            <w:rStyle w:val="Hyperlink"/>
          </w:rPr>
          <w:t>Figure 2. Smarter Balanced Hierarchy with Groupings</w:t>
        </w:r>
        <w:r w:rsidR="008F623C">
          <w:rPr>
            <w:webHidden/>
          </w:rPr>
          <w:tab/>
        </w:r>
        <w:r w:rsidR="008F623C">
          <w:rPr>
            <w:webHidden/>
          </w:rPr>
          <w:fldChar w:fldCharType="begin"/>
        </w:r>
        <w:r w:rsidR="008F623C">
          <w:rPr>
            <w:webHidden/>
          </w:rPr>
          <w:instrText xml:space="preserve"> PAGEREF _Toc433196145 \h </w:instrText>
        </w:r>
        <w:r w:rsidR="008F623C">
          <w:rPr>
            <w:webHidden/>
          </w:rPr>
        </w:r>
        <w:r w:rsidR="008F623C">
          <w:rPr>
            <w:webHidden/>
          </w:rPr>
          <w:fldChar w:fldCharType="separate"/>
        </w:r>
        <w:r w:rsidR="00211B29">
          <w:rPr>
            <w:webHidden/>
          </w:rPr>
          <w:t>10</w:t>
        </w:r>
        <w:r w:rsidR="008F623C">
          <w:rPr>
            <w:webHidden/>
          </w:rPr>
          <w:fldChar w:fldCharType="end"/>
        </w:r>
      </w:hyperlink>
    </w:p>
    <w:p w14:paraId="684EF7AF" w14:textId="1EF4BF4C" w:rsidR="008F623C" w:rsidRDefault="008A2B77">
      <w:pPr>
        <w:pStyle w:val="TableofFigures"/>
        <w:rPr>
          <w:rFonts w:asciiTheme="minorHAnsi" w:eastAsiaTheme="minorEastAsia" w:hAnsiTheme="minorHAnsi" w:cstheme="minorBidi"/>
          <w:szCs w:val="22"/>
        </w:rPr>
      </w:pPr>
      <w:hyperlink w:anchor="_Toc433196146" w:history="1">
        <w:r w:rsidR="008F623C" w:rsidRPr="00857A50">
          <w:rPr>
            <w:rStyle w:val="Hyperlink"/>
          </w:rPr>
          <w:t>Figure 3. Login Screen</w:t>
        </w:r>
        <w:r w:rsidR="008F623C">
          <w:rPr>
            <w:webHidden/>
          </w:rPr>
          <w:tab/>
        </w:r>
        <w:r w:rsidR="008F623C">
          <w:rPr>
            <w:webHidden/>
          </w:rPr>
          <w:fldChar w:fldCharType="begin"/>
        </w:r>
        <w:r w:rsidR="008F623C">
          <w:rPr>
            <w:webHidden/>
          </w:rPr>
          <w:instrText xml:space="preserve"> PAGEREF _Toc433196146 \h </w:instrText>
        </w:r>
        <w:r w:rsidR="008F623C">
          <w:rPr>
            <w:webHidden/>
          </w:rPr>
        </w:r>
        <w:r w:rsidR="008F623C">
          <w:rPr>
            <w:webHidden/>
          </w:rPr>
          <w:fldChar w:fldCharType="separate"/>
        </w:r>
        <w:r w:rsidR="00211B29">
          <w:rPr>
            <w:webHidden/>
          </w:rPr>
          <w:t>16</w:t>
        </w:r>
        <w:r w:rsidR="008F623C">
          <w:rPr>
            <w:webHidden/>
          </w:rPr>
          <w:fldChar w:fldCharType="end"/>
        </w:r>
      </w:hyperlink>
    </w:p>
    <w:p w14:paraId="3880ECE9" w14:textId="2E5B78E3" w:rsidR="008F623C" w:rsidRDefault="008A2B77">
      <w:pPr>
        <w:pStyle w:val="TableofFigures"/>
        <w:rPr>
          <w:rFonts w:asciiTheme="minorHAnsi" w:eastAsiaTheme="minorEastAsia" w:hAnsiTheme="minorHAnsi" w:cstheme="minorBidi"/>
          <w:szCs w:val="22"/>
        </w:rPr>
      </w:pPr>
      <w:hyperlink w:anchor="_Toc433196147" w:history="1">
        <w:r w:rsidR="008F623C" w:rsidRPr="00857A50">
          <w:rPr>
            <w:rStyle w:val="Hyperlink"/>
          </w:rPr>
          <w:t>Figure 4. ART Home Screen for the Client Role</w:t>
        </w:r>
        <w:r w:rsidR="008F623C">
          <w:rPr>
            <w:webHidden/>
          </w:rPr>
          <w:tab/>
        </w:r>
        <w:r w:rsidR="008F623C">
          <w:rPr>
            <w:webHidden/>
          </w:rPr>
          <w:fldChar w:fldCharType="begin"/>
        </w:r>
        <w:r w:rsidR="008F623C">
          <w:rPr>
            <w:webHidden/>
          </w:rPr>
          <w:instrText xml:space="preserve"> PAGEREF _Toc433196147 \h </w:instrText>
        </w:r>
        <w:r w:rsidR="008F623C">
          <w:rPr>
            <w:webHidden/>
          </w:rPr>
        </w:r>
        <w:r w:rsidR="008F623C">
          <w:rPr>
            <w:webHidden/>
          </w:rPr>
          <w:fldChar w:fldCharType="separate"/>
        </w:r>
        <w:r w:rsidR="00211B29">
          <w:rPr>
            <w:webHidden/>
          </w:rPr>
          <w:t>17</w:t>
        </w:r>
        <w:r w:rsidR="008F623C">
          <w:rPr>
            <w:webHidden/>
          </w:rPr>
          <w:fldChar w:fldCharType="end"/>
        </w:r>
      </w:hyperlink>
    </w:p>
    <w:p w14:paraId="450D758B" w14:textId="063971BD" w:rsidR="008F623C" w:rsidRDefault="008A2B77">
      <w:pPr>
        <w:pStyle w:val="TableofFigures"/>
        <w:rPr>
          <w:rFonts w:asciiTheme="minorHAnsi" w:eastAsiaTheme="minorEastAsia" w:hAnsiTheme="minorHAnsi" w:cstheme="minorBidi"/>
          <w:szCs w:val="22"/>
        </w:rPr>
      </w:pPr>
      <w:hyperlink w:anchor="_Toc433196148" w:history="1">
        <w:r w:rsidR="008F623C" w:rsidRPr="00857A50">
          <w:rPr>
            <w:rStyle w:val="Hyperlink"/>
          </w:rPr>
          <w:t>Figure 5. Task Bar</w:t>
        </w:r>
        <w:r w:rsidR="008F623C">
          <w:rPr>
            <w:webHidden/>
          </w:rPr>
          <w:tab/>
        </w:r>
        <w:r w:rsidR="008F623C">
          <w:rPr>
            <w:webHidden/>
          </w:rPr>
          <w:fldChar w:fldCharType="begin"/>
        </w:r>
        <w:r w:rsidR="008F623C">
          <w:rPr>
            <w:webHidden/>
          </w:rPr>
          <w:instrText xml:space="preserve"> PAGEREF _Toc433196148 \h </w:instrText>
        </w:r>
        <w:r w:rsidR="008F623C">
          <w:rPr>
            <w:webHidden/>
          </w:rPr>
        </w:r>
        <w:r w:rsidR="008F623C">
          <w:rPr>
            <w:webHidden/>
          </w:rPr>
          <w:fldChar w:fldCharType="separate"/>
        </w:r>
        <w:r w:rsidR="00211B29">
          <w:rPr>
            <w:webHidden/>
          </w:rPr>
          <w:t>18</w:t>
        </w:r>
        <w:r w:rsidR="008F623C">
          <w:rPr>
            <w:webHidden/>
          </w:rPr>
          <w:fldChar w:fldCharType="end"/>
        </w:r>
      </w:hyperlink>
    </w:p>
    <w:p w14:paraId="3063399A" w14:textId="64CD07E5" w:rsidR="008F623C" w:rsidRDefault="008A2B77">
      <w:pPr>
        <w:pStyle w:val="TableofFigures"/>
        <w:rPr>
          <w:rFonts w:asciiTheme="minorHAnsi" w:eastAsiaTheme="minorEastAsia" w:hAnsiTheme="minorHAnsi" w:cstheme="minorBidi"/>
          <w:szCs w:val="22"/>
        </w:rPr>
      </w:pPr>
      <w:hyperlink w:anchor="_Toc433196149" w:history="1">
        <w:r w:rsidR="008F623C" w:rsidRPr="00857A50">
          <w:rPr>
            <w:rStyle w:val="Hyperlink"/>
          </w:rPr>
          <w:t>Figure 6. Test Specifications Bank Search Screen</w:t>
        </w:r>
        <w:r w:rsidR="008F623C">
          <w:rPr>
            <w:webHidden/>
          </w:rPr>
          <w:tab/>
        </w:r>
        <w:r w:rsidR="008F623C">
          <w:rPr>
            <w:webHidden/>
          </w:rPr>
          <w:fldChar w:fldCharType="begin"/>
        </w:r>
        <w:r w:rsidR="008F623C">
          <w:rPr>
            <w:webHidden/>
          </w:rPr>
          <w:instrText xml:space="preserve"> PAGEREF _Toc433196149 \h </w:instrText>
        </w:r>
        <w:r w:rsidR="008F623C">
          <w:rPr>
            <w:webHidden/>
          </w:rPr>
        </w:r>
        <w:r w:rsidR="008F623C">
          <w:rPr>
            <w:webHidden/>
          </w:rPr>
          <w:fldChar w:fldCharType="separate"/>
        </w:r>
        <w:r w:rsidR="00211B29">
          <w:rPr>
            <w:webHidden/>
          </w:rPr>
          <w:t>19</w:t>
        </w:r>
        <w:r w:rsidR="008F623C">
          <w:rPr>
            <w:webHidden/>
          </w:rPr>
          <w:fldChar w:fldCharType="end"/>
        </w:r>
      </w:hyperlink>
    </w:p>
    <w:p w14:paraId="69A59632" w14:textId="28B4CACA" w:rsidR="008F623C" w:rsidRDefault="008A2B77">
      <w:pPr>
        <w:pStyle w:val="TableofFigures"/>
        <w:rPr>
          <w:rFonts w:asciiTheme="minorHAnsi" w:eastAsiaTheme="minorEastAsia" w:hAnsiTheme="minorHAnsi" w:cstheme="minorBidi"/>
          <w:szCs w:val="22"/>
        </w:rPr>
      </w:pPr>
      <w:hyperlink w:anchor="_Toc433196150" w:history="1">
        <w:r w:rsidR="008F623C" w:rsidRPr="00857A50">
          <w:rPr>
            <w:rStyle w:val="Hyperlink"/>
          </w:rPr>
          <w:t>Figure 7. Test Specifications Bank Assessment Search Screen with Update Notification</w:t>
        </w:r>
        <w:r w:rsidR="008F623C">
          <w:rPr>
            <w:webHidden/>
          </w:rPr>
          <w:tab/>
        </w:r>
        <w:r w:rsidR="008F623C">
          <w:rPr>
            <w:webHidden/>
          </w:rPr>
          <w:fldChar w:fldCharType="begin"/>
        </w:r>
        <w:r w:rsidR="008F623C">
          <w:rPr>
            <w:webHidden/>
          </w:rPr>
          <w:instrText xml:space="preserve"> PAGEREF _Toc433196150 \h </w:instrText>
        </w:r>
        <w:r w:rsidR="008F623C">
          <w:rPr>
            <w:webHidden/>
          </w:rPr>
        </w:r>
        <w:r w:rsidR="008F623C">
          <w:rPr>
            <w:webHidden/>
          </w:rPr>
          <w:fldChar w:fldCharType="separate"/>
        </w:r>
        <w:r w:rsidR="00211B29">
          <w:rPr>
            <w:webHidden/>
          </w:rPr>
          <w:t>21</w:t>
        </w:r>
        <w:r w:rsidR="008F623C">
          <w:rPr>
            <w:webHidden/>
          </w:rPr>
          <w:fldChar w:fldCharType="end"/>
        </w:r>
      </w:hyperlink>
    </w:p>
    <w:p w14:paraId="107FE06C" w14:textId="3AD45EC1" w:rsidR="008F623C" w:rsidRDefault="008A2B77">
      <w:pPr>
        <w:pStyle w:val="TableofFigures"/>
        <w:rPr>
          <w:rFonts w:asciiTheme="minorHAnsi" w:eastAsiaTheme="minorEastAsia" w:hAnsiTheme="minorHAnsi" w:cstheme="minorBidi"/>
          <w:szCs w:val="22"/>
        </w:rPr>
      </w:pPr>
      <w:hyperlink w:anchor="_Toc433196151" w:history="1">
        <w:r w:rsidR="008F623C" w:rsidRPr="00857A50">
          <w:rPr>
            <w:rStyle w:val="Hyperlink"/>
          </w:rPr>
          <w:t>Figure 8. Add/Modify Assessment Information Screen</w:t>
        </w:r>
        <w:r w:rsidR="008F623C">
          <w:rPr>
            <w:webHidden/>
          </w:rPr>
          <w:tab/>
        </w:r>
        <w:r w:rsidR="008F623C">
          <w:rPr>
            <w:webHidden/>
          </w:rPr>
          <w:fldChar w:fldCharType="begin"/>
        </w:r>
        <w:r w:rsidR="008F623C">
          <w:rPr>
            <w:webHidden/>
          </w:rPr>
          <w:instrText xml:space="preserve"> PAGEREF _Toc433196151 \h </w:instrText>
        </w:r>
        <w:r w:rsidR="008F623C">
          <w:rPr>
            <w:webHidden/>
          </w:rPr>
        </w:r>
        <w:r w:rsidR="008F623C">
          <w:rPr>
            <w:webHidden/>
          </w:rPr>
          <w:fldChar w:fldCharType="separate"/>
        </w:r>
        <w:r w:rsidR="00211B29">
          <w:rPr>
            <w:webHidden/>
          </w:rPr>
          <w:t>22</w:t>
        </w:r>
        <w:r w:rsidR="008F623C">
          <w:rPr>
            <w:webHidden/>
          </w:rPr>
          <w:fldChar w:fldCharType="end"/>
        </w:r>
      </w:hyperlink>
    </w:p>
    <w:p w14:paraId="14D14410" w14:textId="0043F4DF" w:rsidR="008F623C" w:rsidRDefault="008A2B77">
      <w:pPr>
        <w:pStyle w:val="TableofFigures"/>
        <w:rPr>
          <w:rFonts w:asciiTheme="minorHAnsi" w:eastAsiaTheme="minorEastAsia" w:hAnsiTheme="minorHAnsi" w:cstheme="minorBidi"/>
          <w:szCs w:val="22"/>
        </w:rPr>
      </w:pPr>
      <w:hyperlink w:anchor="_Toc433196152" w:history="1">
        <w:r w:rsidR="008F623C" w:rsidRPr="00857A50">
          <w:rPr>
            <w:rStyle w:val="Hyperlink"/>
          </w:rPr>
          <w:t>Figure 9. Effect of Test Windows, Delay, and Opportunities</w:t>
        </w:r>
        <w:r w:rsidR="008F623C">
          <w:rPr>
            <w:webHidden/>
          </w:rPr>
          <w:tab/>
        </w:r>
        <w:r w:rsidR="008F623C">
          <w:rPr>
            <w:webHidden/>
          </w:rPr>
          <w:fldChar w:fldCharType="begin"/>
        </w:r>
        <w:r w:rsidR="008F623C">
          <w:rPr>
            <w:webHidden/>
          </w:rPr>
          <w:instrText xml:space="preserve"> PAGEREF _Toc433196152 \h </w:instrText>
        </w:r>
        <w:r w:rsidR="008F623C">
          <w:rPr>
            <w:webHidden/>
          </w:rPr>
        </w:r>
        <w:r w:rsidR="008F623C">
          <w:rPr>
            <w:webHidden/>
          </w:rPr>
          <w:fldChar w:fldCharType="separate"/>
        </w:r>
        <w:r w:rsidR="00211B29">
          <w:rPr>
            <w:webHidden/>
          </w:rPr>
          <w:t>26</w:t>
        </w:r>
        <w:r w:rsidR="008F623C">
          <w:rPr>
            <w:webHidden/>
          </w:rPr>
          <w:fldChar w:fldCharType="end"/>
        </w:r>
      </w:hyperlink>
    </w:p>
    <w:p w14:paraId="3B2CCF76" w14:textId="4A15D1EC" w:rsidR="008F623C" w:rsidRDefault="008A2B77">
      <w:pPr>
        <w:pStyle w:val="TableofFigures"/>
        <w:rPr>
          <w:rFonts w:asciiTheme="minorHAnsi" w:eastAsiaTheme="minorEastAsia" w:hAnsiTheme="minorHAnsi" w:cstheme="minorBidi"/>
          <w:szCs w:val="22"/>
        </w:rPr>
      </w:pPr>
      <w:hyperlink w:anchor="_Toc433196153" w:history="1">
        <w:r w:rsidR="008F623C" w:rsidRPr="00857A50">
          <w:rPr>
            <w:rStyle w:val="Hyperlink"/>
          </w:rPr>
          <w:t>Figure 10. Effect of Time Zones on Test Windows</w:t>
        </w:r>
        <w:r w:rsidR="008F623C">
          <w:rPr>
            <w:webHidden/>
          </w:rPr>
          <w:tab/>
        </w:r>
        <w:r w:rsidR="008F623C">
          <w:rPr>
            <w:webHidden/>
          </w:rPr>
          <w:fldChar w:fldCharType="begin"/>
        </w:r>
        <w:r w:rsidR="008F623C">
          <w:rPr>
            <w:webHidden/>
          </w:rPr>
          <w:instrText xml:space="preserve"> PAGEREF _Toc433196153 \h </w:instrText>
        </w:r>
        <w:r w:rsidR="008F623C">
          <w:rPr>
            <w:webHidden/>
          </w:rPr>
        </w:r>
        <w:r w:rsidR="008F623C">
          <w:rPr>
            <w:webHidden/>
          </w:rPr>
          <w:fldChar w:fldCharType="separate"/>
        </w:r>
        <w:r w:rsidR="00211B29">
          <w:rPr>
            <w:webHidden/>
          </w:rPr>
          <w:t>26</w:t>
        </w:r>
        <w:r w:rsidR="008F623C">
          <w:rPr>
            <w:webHidden/>
          </w:rPr>
          <w:fldChar w:fldCharType="end"/>
        </w:r>
      </w:hyperlink>
    </w:p>
    <w:p w14:paraId="411FBDCE" w14:textId="42232C71" w:rsidR="008F623C" w:rsidRDefault="008A2B77">
      <w:pPr>
        <w:pStyle w:val="TableofFigures"/>
        <w:rPr>
          <w:rFonts w:asciiTheme="minorHAnsi" w:eastAsiaTheme="minorEastAsia" w:hAnsiTheme="minorHAnsi" w:cstheme="minorBidi"/>
          <w:szCs w:val="22"/>
        </w:rPr>
      </w:pPr>
      <w:hyperlink w:anchor="_Toc433196154" w:history="1">
        <w:r w:rsidR="008F623C" w:rsidRPr="00857A50">
          <w:rPr>
            <w:rStyle w:val="Hyperlink"/>
          </w:rPr>
          <w:t>Figure 11. Test Search Screen with Search Results Table</w:t>
        </w:r>
        <w:r w:rsidR="008F623C">
          <w:rPr>
            <w:webHidden/>
          </w:rPr>
          <w:tab/>
        </w:r>
        <w:r w:rsidR="008F623C">
          <w:rPr>
            <w:webHidden/>
          </w:rPr>
          <w:fldChar w:fldCharType="begin"/>
        </w:r>
        <w:r w:rsidR="008F623C">
          <w:rPr>
            <w:webHidden/>
          </w:rPr>
          <w:instrText xml:space="preserve"> PAGEREF _Toc433196154 \h </w:instrText>
        </w:r>
        <w:r w:rsidR="008F623C">
          <w:rPr>
            <w:webHidden/>
          </w:rPr>
        </w:r>
        <w:r w:rsidR="008F623C">
          <w:rPr>
            <w:webHidden/>
          </w:rPr>
          <w:fldChar w:fldCharType="separate"/>
        </w:r>
        <w:r w:rsidR="00211B29">
          <w:rPr>
            <w:webHidden/>
          </w:rPr>
          <w:t>27</w:t>
        </w:r>
        <w:r w:rsidR="008F623C">
          <w:rPr>
            <w:webHidden/>
          </w:rPr>
          <w:fldChar w:fldCharType="end"/>
        </w:r>
      </w:hyperlink>
    </w:p>
    <w:p w14:paraId="79C15CCD" w14:textId="5A6CCDE1" w:rsidR="008F623C" w:rsidRDefault="008A2B77">
      <w:pPr>
        <w:pStyle w:val="TableofFigures"/>
        <w:rPr>
          <w:rFonts w:asciiTheme="minorHAnsi" w:eastAsiaTheme="minorEastAsia" w:hAnsiTheme="minorHAnsi" w:cstheme="minorBidi"/>
          <w:szCs w:val="22"/>
        </w:rPr>
      </w:pPr>
      <w:hyperlink w:anchor="_Toc433196155" w:history="1">
        <w:r w:rsidR="008F623C" w:rsidRPr="00857A50">
          <w:rPr>
            <w:rStyle w:val="Hyperlink"/>
          </w:rPr>
          <w:t>Figure 12. Download Templates screen</w:t>
        </w:r>
        <w:r w:rsidR="008F623C">
          <w:rPr>
            <w:webHidden/>
          </w:rPr>
          <w:tab/>
        </w:r>
        <w:r w:rsidR="008F623C">
          <w:rPr>
            <w:webHidden/>
          </w:rPr>
          <w:fldChar w:fldCharType="begin"/>
        </w:r>
        <w:r w:rsidR="008F623C">
          <w:rPr>
            <w:webHidden/>
          </w:rPr>
          <w:instrText xml:space="preserve"> PAGEREF _Toc433196155 \h </w:instrText>
        </w:r>
        <w:r w:rsidR="008F623C">
          <w:rPr>
            <w:webHidden/>
          </w:rPr>
        </w:r>
        <w:r w:rsidR="008F623C">
          <w:rPr>
            <w:webHidden/>
          </w:rPr>
          <w:fldChar w:fldCharType="separate"/>
        </w:r>
        <w:r w:rsidR="00211B29">
          <w:rPr>
            <w:webHidden/>
          </w:rPr>
          <w:t>31</w:t>
        </w:r>
        <w:r w:rsidR="008F623C">
          <w:rPr>
            <w:webHidden/>
          </w:rPr>
          <w:fldChar w:fldCharType="end"/>
        </w:r>
      </w:hyperlink>
    </w:p>
    <w:p w14:paraId="0A1223EE" w14:textId="1B2320FC" w:rsidR="008F623C" w:rsidRDefault="008A2B77">
      <w:pPr>
        <w:pStyle w:val="TableofFigures"/>
        <w:rPr>
          <w:rFonts w:asciiTheme="minorHAnsi" w:eastAsiaTheme="minorEastAsia" w:hAnsiTheme="minorHAnsi" w:cstheme="minorBidi"/>
          <w:szCs w:val="22"/>
        </w:rPr>
      </w:pPr>
      <w:hyperlink w:anchor="_Toc433196156" w:history="1">
        <w:r w:rsidR="008F623C" w:rsidRPr="00857A50">
          <w:rPr>
            <w:rStyle w:val="Hyperlink"/>
          </w:rPr>
          <w:t>Figure 13. Sample Template for District Records</w:t>
        </w:r>
        <w:r w:rsidR="008F623C">
          <w:rPr>
            <w:webHidden/>
          </w:rPr>
          <w:tab/>
        </w:r>
        <w:r w:rsidR="008F623C">
          <w:rPr>
            <w:webHidden/>
          </w:rPr>
          <w:fldChar w:fldCharType="begin"/>
        </w:r>
        <w:r w:rsidR="008F623C">
          <w:rPr>
            <w:webHidden/>
          </w:rPr>
          <w:instrText xml:space="preserve"> PAGEREF _Toc433196156 \h </w:instrText>
        </w:r>
        <w:r w:rsidR="008F623C">
          <w:rPr>
            <w:webHidden/>
          </w:rPr>
        </w:r>
        <w:r w:rsidR="008F623C">
          <w:rPr>
            <w:webHidden/>
          </w:rPr>
          <w:fldChar w:fldCharType="separate"/>
        </w:r>
        <w:r w:rsidR="00211B29">
          <w:rPr>
            <w:webHidden/>
          </w:rPr>
          <w:t>32</w:t>
        </w:r>
        <w:r w:rsidR="008F623C">
          <w:rPr>
            <w:webHidden/>
          </w:rPr>
          <w:fldChar w:fldCharType="end"/>
        </w:r>
      </w:hyperlink>
    </w:p>
    <w:p w14:paraId="74F913E3" w14:textId="2DB51AC5" w:rsidR="008F623C" w:rsidRDefault="008A2B77">
      <w:pPr>
        <w:pStyle w:val="TableofFigures"/>
        <w:rPr>
          <w:rFonts w:asciiTheme="minorHAnsi" w:eastAsiaTheme="minorEastAsia" w:hAnsiTheme="minorHAnsi" w:cstheme="minorBidi"/>
          <w:szCs w:val="22"/>
        </w:rPr>
      </w:pPr>
      <w:hyperlink w:anchor="_Toc433196157" w:history="1">
        <w:r w:rsidR="008F623C" w:rsidRPr="00857A50">
          <w:rPr>
            <w:rStyle w:val="Hyperlink"/>
          </w:rPr>
          <w:t>Figure 14. Upload File, Step 1: Choose the File</w:t>
        </w:r>
        <w:r w:rsidR="008F623C">
          <w:rPr>
            <w:webHidden/>
          </w:rPr>
          <w:tab/>
        </w:r>
        <w:r w:rsidR="008F623C">
          <w:rPr>
            <w:webHidden/>
          </w:rPr>
          <w:fldChar w:fldCharType="begin"/>
        </w:r>
        <w:r w:rsidR="008F623C">
          <w:rPr>
            <w:webHidden/>
          </w:rPr>
          <w:instrText xml:space="preserve"> PAGEREF _Toc433196157 \h </w:instrText>
        </w:r>
        <w:r w:rsidR="008F623C">
          <w:rPr>
            <w:webHidden/>
          </w:rPr>
        </w:r>
        <w:r w:rsidR="008F623C">
          <w:rPr>
            <w:webHidden/>
          </w:rPr>
          <w:fldChar w:fldCharType="separate"/>
        </w:r>
        <w:r w:rsidR="00211B29">
          <w:rPr>
            <w:webHidden/>
          </w:rPr>
          <w:t>33</w:t>
        </w:r>
        <w:r w:rsidR="008F623C">
          <w:rPr>
            <w:webHidden/>
          </w:rPr>
          <w:fldChar w:fldCharType="end"/>
        </w:r>
      </w:hyperlink>
    </w:p>
    <w:p w14:paraId="127CCEAC" w14:textId="17D0CC63" w:rsidR="008F623C" w:rsidRDefault="008A2B77">
      <w:pPr>
        <w:pStyle w:val="TableofFigures"/>
        <w:rPr>
          <w:rFonts w:asciiTheme="minorHAnsi" w:eastAsiaTheme="minorEastAsia" w:hAnsiTheme="minorHAnsi" w:cstheme="minorBidi"/>
          <w:szCs w:val="22"/>
        </w:rPr>
      </w:pPr>
      <w:hyperlink w:anchor="_Toc433196158" w:history="1">
        <w:r w:rsidR="008F623C" w:rsidRPr="00857A50">
          <w:rPr>
            <w:rStyle w:val="Hyperlink"/>
          </w:rPr>
          <w:t>Figure 15. Upload File, Step 2: Preview Records</w:t>
        </w:r>
        <w:r w:rsidR="008F623C">
          <w:rPr>
            <w:webHidden/>
          </w:rPr>
          <w:tab/>
        </w:r>
        <w:r w:rsidR="008F623C">
          <w:rPr>
            <w:webHidden/>
          </w:rPr>
          <w:fldChar w:fldCharType="begin"/>
        </w:r>
        <w:r w:rsidR="008F623C">
          <w:rPr>
            <w:webHidden/>
          </w:rPr>
          <w:instrText xml:space="preserve"> PAGEREF _Toc433196158 \h </w:instrText>
        </w:r>
        <w:r w:rsidR="008F623C">
          <w:rPr>
            <w:webHidden/>
          </w:rPr>
        </w:r>
        <w:r w:rsidR="008F623C">
          <w:rPr>
            <w:webHidden/>
          </w:rPr>
          <w:fldChar w:fldCharType="separate"/>
        </w:r>
        <w:r w:rsidR="00211B29">
          <w:rPr>
            <w:webHidden/>
          </w:rPr>
          <w:t>34</w:t>
        </w:r>
        <w:r w:rsidR="008F623C">
          <w:rPr>
            <w:webHidden/>
          </w:rPr>
          <w:fldChar w:fldCharType="end"/>
        </w:r>
      </w:hyperlink>
    </w:p>
    <w:p w14:paraId="591162D7" w14:textId="403DBD1E" w:rsidR="008F623C" w:rsidRDefault="008A2B77">
      <w:pPr>
        <w:pStyle w:val="TableofFigures"/>
        <w:rPr>
          <w:rFonts w:asciiTheme="minorHAnsi" w:eastAsiaTheme="minorEastAsia" w:hAnsiTheme="minorHAnsi" w:cstheme="minorBidi"/>
          <w:szCs w:val="22"/>
        </w:rPr>
      </w:pPr>
      <w:hyperlink w:anchor="_Toc433196159" w:history="1">
        <w:r w:rsidR="008F623C" w:rsidRPr="00857A50">
          <w:rPr>
            <w:rStyle w:val="Hyperlink"/>
          </w:rPr>
          <w:t>Figure 16. Step 3: Successful Validation</w:t>
        </w:r>
        <w:r w:rsidR="008F623C">
          <w:rPr>
            <w:webHidden/>
          </w:rPr>
          <w:tab/>
        </w:r>
        <w:r w:rsidR="008F623C">
          <w:rPr>
            <w:webHidden/>
          </w:rPr>
          <w:fldChar w:fldCharType="begin"/>
        </w:r>
        <w:r w:rsidR="008F623C">
          <w:rPr>
            <w:webHidden/>
          </w:rPr>
          <w:instrText xml:space="preserve"> PAGEREF _Toc433196159 \h </w:instrText>
        </w:r>
        <w:r w:rsidR="008F623C">
          <w:rPr>
            <w:webHidden/>
          </w:rPr>
        </w:r>
        <w:r w:rsidR="008F623C">
          <w:rPr>
            <w:webHidden/>
          </w:rPr>
          <w:fldChar w:fldCharType="separate"/>
        </w:r>
        <w:r w:rsidR="00211B29">
          <w:rPr>
            <w:webHidden/>
          </w:rPr>
          <w:t>35</w:t>
        </w:r>
        <w:r w:rsidR="008F623C">
          <w:rPr>
            <w:webHidden/>
          </w:rPr>
          <w:fldChar w:fldCharType="end"/>
        </w:r>
      </w:hyperlink>
    </w:p>
    <w:p w14:paraId="0B09C174" w14:textId="1B8D08DC" w:rsidR="008F623C" w:rsidRDefault="008A2B77">
      <w:pPr>
        <w:pStyle w:val="TableofFigures"/>
        <w:rPr>
          <w:rFonts w:asciiTheme="minorHAnsi" w:eastAsiaTheme="minorEastAsia" w:hAnsiTheme="minorHAnsi" w:cstheme="minorBidi"/>
          <w:szCs w:val="22"/>
        </w:rPr>
      </w:pPr>
      <w:hyperlink w:anchor="_Toc433196160" w:history="1">
        <w:r w:rsidR="008F623C" w:rsidRPr="00857A50">
          <w:rPr>
            <w:rStyle w:val="Hyperlink"/>
          </w:rPr>
          <w:t>Figure 17. Failed Validation</w:t>
        </w:r>
        <w:r w:rsidR="008F623C">
          <w:rPr>
            <w:webHidden/>
          </w:rPr>
          <w:tab/>
        </w:r>
        <w:r w:rsidR="008F623C">
          <w:rPr>
            <w:webHidden/>
          </w:rPr>
          <w:fldChar w:fldCharType="begin"/>
        </w:r>
        <w:r w:rsidR="008F623C">
          <w:rPr>
            <w:webHidden/>
          </w:rPr>
          <w:instrText xml:space="preserve"> PAGEREF _Toc433196160 \h </w:instrText>
        </w:r>
        <w:r w:rsidR="008F623C">
          <w:rPr>
            <w:webHidden/>
          </w:rPr>
        </w:r>
        <w:r w:rsidR="008F623C">
          <w:rPr>
            <w:webHidden/>
          </w:rPr>
          <w:fldChar w:fldCharType="separate"/>
        </w:r>
        <w:r w:rsidR="00211B29">
          <w:rPr>
            <w:webHidden/>
          </w:rPr>
          <w:t>35</w:t>
        </w:r>
        <w:r w:rsidR="008F623C">
          <w:rPr>
            <w:webHidden/>
          </w:rPr>
          <w:fldChar w:fldCharType="end"/>
        </w:r>
      </w:hyperlink>
    </w:p>
    <w:p w14:paraId="104F2F79" w14:textId="0C99950D" w:rsidR="008F623C" w:rsidRDefault="008A2B77">
      <w:pPr>
        <w:pStyle w:val="TableofFigures"/>
        <w:rPr>
          <w:rFonts w:asciiTheme="minorHAnsi" w:eastAsiaTheme="minorEastAsia" w:hAnsiTheme="minorHAnsi" w:cstheme="minorBidi"/>
          <w:szCs w:val="22"/>
        </w:rPr>
      </w:pPr>
      <w:hyperlink w:anchor="_Toc433196161" w:history="1">
        <w:r w:rsidR="008F623C" w:rsidRPr="00857A50">
          <w:rPr>
            <w:rStyle w:val="Hyperlink"/>
          </w:rPr>
          <w:t>Figure 18. Upload File, Step 4: Confirmation</w:t>
        </w:r>
        <w:r w:rsidR="008F623C">
          <w:rPr>
            <w:webHidden/>
          </w:rPr>
          <w:tab/>
        </w:r>
        <w:r w:rsidR="008F623C">
          <w:rPr>
            <w:webHidden/>
          </w:rPr>
          <w:fldChar w:fldCharType="begin"/>
        </w:r>
        <w:r w:rsidR="008F623C">
          <w:rPr>
            <w:webHidden/>
          </w:rPr>
          <w:instrText xml:space="preserve"> PAGEREF _Toc433196161 \h </w:instrText>
        </w:r>
        <w:r w:rsidR="008F623C">
          <w:rPr>
            <w:webHidden/>
          </w:rPr>
        </w:r>
        <w:r w:rsidR="008F623C">
          <w:rPr>
            <w:webHidden/>
          </w:rPr>
          <w:fldChar w:fldCharType="separate"/>
        </w:r>
        <w:r w:rsidR="00211B29">
          <w:rPr>
            <w:webHidden/>
          </w:rPr>
          <w:t>36</w:t>
        </w:r>
        <w:r w:rsidR="008F623C">
          <w:rPr>
            <w:webHidden/>
          </w:rPr>
          <w:fldChar w:fldCharType="end"/>
        </w:r>
      </w:hyperlink>
    </w:p>
    <w:p w14:paraId="48DCEE80" w14:textId="7AF7BEE1" w:rsidR="008F623C" w:rsidRDefault="008A2B77">
      <w:pPr>
        <w:pStyle w:val="TableofFigures"/>
        <w:rPr>
          <w:rFonts w:asciiTheme="minorHAnsi" w:eastAsiaTheme="minorEastAsia" w:hAnsiTheme="minorHAnsi" w:cstheme="minorBidi"/>
          <w:szCs w:val="22"/>
        </w:rPr>
      </w:pPr>
      <w:hyperlink w:anchor="_Toc433196162" w:history="1">
        <w:r w:rsidR="008F623C" w:rsidRPr="00857A50">
          <w:rPr>
            <w:rStyle w:val="Hyperlink"/>
          </w:rPr>
          <w:t>Figure 19. Sample Create/Modify [Record Type] Screen</w:t>
        </w:r>
        <w:r w:rsidR="008F623C">
          <w:rPr>
            <w:webHidden/>
          </w:rPr>
          <w:tab/>
        </w:r>
        <w:r w:rsidR="008F623C">
          <w:rPr>
            <w:webHidden/>
          </w:rPr>
          <w:fldChar w:fldCharType="begin"/>
        </w:r>
        <w:r w:rsidR="008F623C">
          <w:rPr>
            <w:webHidden/>
          </w:rPr>
          <w:instrText xml:space="preserve"> PAGEREF _Toc433196162 \h </w:instrText>
        </w:r>
        <w:r w:rsidR="008F623C">
          <w:rPr>
            <w:webHidden/>
          </w:rPr>
        </w:r>
        <w:r w:rsidR="008F623C">
          <w:rPr>
            <w:webHidden/>
          </w:rPr>
          <w:fldChar w:fldCharType="separate"/>
        </w:r>
        <w:r w:rsidR="00211B29">
          <w:rPr>
            <w:webHidden/>
          </w:rPr>
          <w:t>37</w:t>
        </w:r>
        <w:r w:rsidR="008F623C">
          <w:rPr>
            <w:webHidden/>
          </w:rPr>
          <w:fldChar w:fldCharType="end"/>
        </w:r>
      </w:hyperlink>
    </w:p>
    <w:p w14:paraId="5EB69185" w14:textId="0D62AF8F" w:rsidR="008F623C" w:rsidRDefault="008A2B77">
      <w:pPr>
        <w:pStyle w:val="TableofFigures"/>
        <w:rPr>
          <w:rFonts w:asciiTheme="minorHAnsi" w:eastAsiaTheme="minorEastAsia" w:hAnsiTheme="minorHAnsi" w:cstheme="minorBidi"/>
          <w:szCs w:val="22"/>
        </w:rPr>
      </w:pPr>
      <w:hyperlink w:anchor="_Toc433196163" w:history="1">
        <w:r w:rsidR="008F623C" w:rsidRPr="00857A50">
          <w:rPr>
            <w:rStyle w:val="Hyperlink"/>
          </w:rPr>
          <w:t>Figure 20. Comparison Between Labels for Edit Fields and Data Columns</w:t>
        </w:r>
        <w:r w:rsidR="008F623C">
          <w:rPr>
            <w:webHidden/>
          </w:rPr>
          <w:tab/>
        </w:r>
        <w:r w:rsidR="008F623C">
          <w:rPr>
            <w:webHidden/>
          </w:rPr>
          <w:fldChar w:fldCharType="begin"/>
        </w:r>
        <w:r w:rsidR="008F623C">
          <w:rPr>
            <w:webHidden/>
          </w:rPr>
          <w:instrText xml:space="preserve"> PAGEREF _Toc433196163 \h </w:instrText>
        </w:r>
        <w:r w:rsidR="008F623C">
          <w:rPr>
            <w:webHidden/>
          </w:rPr>
        </w:r>
        <w:r w:rsidR="008F623C">
          <w:rPr>
            <w:webHidden/>
          </w:rPr>
          <w:fldChar w:fldCharType="separate"/>
        </w:r>
        <w:r w:rsidR="00211B29">
          <w:rPr>
            <w:webHidden/>
          </w:rPr>
          <w:t>39</w:t>
        </w:r>
        <w:r w:rsidR="008F623C">
          <w:rPr>
            <w:webHidden/>
          </w:rPr>
          <w:fldChar w:fldCharType="end"/>
        </w:r>
      </w:hyperlink>
    </w:p>
    <w:p w14:paraId="1CF9802C" w14:textId="1DF5B121" w:rsidR="008F623C" w:rsidRDefault="008A2B77">
      <w:pPr>
        <w:pStyle w:val="TableofFigures"/>
        <w:rPr>
          <w:rFonts w:asciiTheme="minorHAnsi" w:eastAsiaTheme="minorEastAsia" w:hAnsiTheme="minorHAnsi" w:cstheme="minorBidi"/>
          <w:szCs w:val="22"/>
        </w:rPr>
      </w:pPr>
      <w:hyperlink w:anchor="_Toc433196164" w:history="1">
        <w:r w:rsidR="008F623C" w:rsidRPr="00857A50">
          <w:rPr>
            <w:rStyle w:val="Hyperlink"/>
          </w:rPr>
          <w:t>Figure 21. Group of States Search Screen</w:t>
        </w:r>
        <w:r w:rsidR="008F623C">
          <w:rPr>
            <w:webHidden/>
          </w:rPr>
          <w:tab/>
        </w:r>
        <w:r w:rsidR="008F623C">
          <w:rPr>
            <w:webHidden/>
          </w:rPr>
          <w:fldChar w:fldCharType="begin"/>
        </w:r>
        <w:r w:rsidR="008F623C">
          <w:rPr>
            <w:webHidden/>
          </w:rPr>
          <w:instrText xml:space="preserve"> PAGEREF _Toc433196164 \h </w:instrText>
        </w:r>
        <w:r w:rsidR="008F623C">
          <w:rPr>
            <w:webHidden/>
          </w:rPr>
        </w:r>
        <w:r w:rsidR="008F623C">
          <w:rPr>
            <w:webHidden/>
          </w:rPr>
          <w:fldChar w:fldCharType="separate"/>
        </w:r>
        <w:r w:rsidR="00211B29">
          <w:rPr>
            <w:webHidden/>
          </w:rPr>
          <w:t>40</w:t>
        </w:r>
        <w:r w:rsidR="008F623C">
          <w:rPr>
            <w:webHidden/>
          </w:rPr>
          <w:fldChar w:fldCharType="end"/>
        </w:r>
      </w:hyperlink>
    </w:p>
    <w:p w14:paraId="2AB6DE32" w14:textId="759910F5" w:rsidR="008F623C" w:rsidRDefault="008A2B77">
      <w:pPr>
        <w:pStyle w:val="TableofFigures"/>
        <w:rPr>
          <w:rFonts w:asciiTheme="minorHAnsi" w:eastAsiaTheme="minorEastAsia" w:hAnsiTheme="minorHAnsi" w:cstheme="minorBidi"/>
          <w:szCs w:val="22"/>
        </w:rPr>
      </w:pPr>
      <w:hyperlink w:anchor="_Toc433196165" w:history="1">
        <w:r w:rsidR="008F623C" w:rsidRPr="00857A50">
          <w:rPr>
            <w:rStyle w:val="Hyperlink"/>
          </w:rPr>
          <w:t>Figure 22. State Search Screen</w:t>
        </w:r>
        <w:r w:rsidR="008F623C">
          <w:rPr>
            <w:webHidden/>
          </w:rPr>
          <w:tab/>
        </w:r>
        <w:r w:rsidR="008F623C">
          <w:rPr>
            <w:webHidden/>
          </w:rPr>
          <w:fldChar w:fldCharType="begin"/>
        </w:r>
        <w:r w:rsidR="008F623C">
          <w:rPr>
            <w:webHidden/>
          </w:rPr>
          <w:instrText xml:space="preserve"> PAGEREF _Toc433196165 \h </w:instrText>
        </w:r>
        <w:r w:rsidR="008F623C">
          <w:rPr>
            <w:webHidden/>
          </w:rPr>
        </w:r>
        <w:r w:rsidR="008F623C">
          <w:rPr>
            <w:webHidden/>
          </w:rPr>
          <w:fldChar w:fldCharType="separate"/>
        </w:r>
        <w:r w:rsidR="00211B29">
          <w:rPr>
            <w:webHidden/>
          </w:rPr>
          <w:t>42</w:t>
        </w:r>
        <w:r w:rsidR="008F623C">
          <w:rPr>
            <w:webHidden/>
          </w:rPr>
          <w:fldChar w:fldCharType="end"/>
        </w:r>
      </w:hyperlink>
    </w:p>
    <w:p w14:paraId="4476DF35" w14:textId="0C2C7C45" w:rsidR="008F623C" w:rsidRDefault="008A2B77">
      <w:pPr>
        <w:pStyle w:val="TableofFigures"/>
        <w:rPr>
          <w:rFonts w:asciiTheme="minorHAnsi" w:eastAsiaTheme="minorEastAsia" w:hAnsiTheme="minorHAnsi" w:cstheme="minorBidi"/>
          <w:szCs w:val="22"/>
        </w:rPr>
      </w:pPr>
      <w:hyperlink w:anchor="_Toc433196166" w:history="1">
        <w:r w:rsidR="008F623C" w:rsidRPr="00857A50">
          <w:rPr>
            <w:rStyle w:val="Hyperlink"/>
          </w:rPr>
          <w:t>Figure 23. Group of Districts Search Screen</w:t>
        </w:r>
        <w:r w:rsidR="008F623C">
          <w:rPr>
            <w:webHidden/>
          </w:rPr>
          <w:tab/>
        </w:r>
        <w:r w:rsidR="008F623C">
          <w:rPr>
            <w:webHidden/>
          </w:rPr>
          <w:fldChar w:fldCharType="begin"/>
        </w:r>
        <w:r w:rsidR="008F623C">
          <w:rPr>
            <w:webHidden/>
          </w:rPr>
          <w:instrText xml:space="preserve"> PAGEREF _Toc433196166 \h </w:instrText>
        </w:r>
        <w:r w:rsidR="008F623C">
          <w:rPr>
            <w:webHidden/>
          </w:rPr>
        </w:r>
        <w:r w:rsidR="008F623C">
          <w:rPr>
            <w:webHidden/>
          </w:rPr>
          <w:fldChar w:fldCharType="separate"/>
        </w:r>
        <w:r w:rsidR="00211B29">
          <w:rPr>
            <w:webHidden/>
          </w:rPr>
          <w:t>45</w:t>
        </w:r>
        <w:r w:rsidR="008F623C">
          <w:rPr>
            <w:webHidden/>
          </w:rPr>
          <w:fldChar w:fldCharType="end"/>
        </w:r>
      </w:hyperlink>
    </w:p>
    <w:p w14:paraId="1F5DD331" w14:textId="21A820E2" w:rsidR="008F623C" w:rsidRDefault="008A2B77">
      <w:pPr>
        <w:pStyle w:val="TableofFigures"/>
        <w:rPr>
          <w:rFonts w:asciiTheme="minorHAnsi" w:eastAsiaTheme="minorEastAsia" w:hAnsiTheme="minorHAnsi" w:cstheme="minorBidi"/>
          <w:szCs w:val="22"/>
        </w:rPr>
      </w:pPr>
      <w:hyperlink w:anchor="_Toc433196167" w:history="1">
        <w:r w:rsidR="008F623C" w:rsidRPr="00857A50">
          <w:rPr>
            <w:rStyle w:val="Hyperlink"/>
          </w:rPr>
          <w:t>Figure 24. District Search Screen</w:t>
        </w:r>
        <w:r w:rsidR="008F623C">
          <w:rPr>
            <w:webHidden/>
          </w:rPr>
          <w:tab/>
        </w:r>
        <w:r w:rsidR="008F623C">
          <w:rPr>
            <w:webHidden/>
          </w:rPr>
          <w:fldChar w:fldCharType="begin"/>
        </w:r>
        <w:r w:rsidR="008F623C">
          <w:rPr>
            <w:webHidden/>
          </w:rPr>
          <w:instrText xml:space="preserve"> PAGEREF _Toc433196167 \h </w:instrText>
        </w:r>
        <w:r w:rsidR="008F623C">
          <w:rPr>
            <w:webHidden/>
          </w:rPr>
        </w:r>
        <w:r w:rsidR="008F623C">
          <w:rPr>
            <w:webHidden/>
          </w:rPr>
          <w:fldChar w:fldCharType="separate"/>
        </w:r>
        <w:r w:rsidR="00211B29">
          <w:rPr>
            <w:webHidden/>
          </w:rPr>
          <w:t>48</w:t>
        </w:r>
        <w:r w:rsidR="008F623C">
          <w:rPr>
            <w:webHidden/>
          </w:rPr>
          <w:fldChar w:fldCharType="end"/>
        </w:r>
      </w:hyperlink>
    </w:p>
    <w:p w14:paraId="6D7BB798" w14:textId="4A025252" w:rsidR="008F623C" w:rsidRDefault="008A2B77">
      <w:pPr>
        <w:pStyle w:val="TableofFigures"/>
        <w:rPr>
          <w:rFonts w:asciiTheme="minorHAnsi" w:eastAsiaTheme="minorEastAsia" w:hAnsiTheme="minorHAnsi" w:cstheme="minorBidi"/>
          <w:szCs w:val="22"/>
        </w:rPr>
      </w:pPr>
      <w:hyperlink w:anchor="_Toc433196168" w:history="1">
        <w:r w:rsidR="008F623C" w:rsidRPr="00857A50">
          <w:rPr>
            <w:rStyle w:val="Hyperlink"/>
          </w:rPr>
          <w:t>Figure 25. Institution Group Search Screen</w:t>
        </w:r>
        <w:r w:rsidR="008F623C">
          <w:rPr>
            <w:webHidden/>
          </w:rPr>
          <w:tab/>
        </w:r>
        <w:r w:rsidR="008F623C">
          <w:rPr>
            <w:webHidden/>
          </w:rPr>
          <w:fldChar w:fldCharType="begin"/>
        </w:r>
        <w:r w:rsidR="008F623C">
          <w:rPr>
            <w:webHidden/>
          </w:rPr>
          <w:instrText xml:space="preserve"> PAGEREF _Toc433196168 \h </w:instrText>
        </w:r>
        <w:r w:rsidR="008F623C">
          <w:rPr>
            <w:webHidden/>
          </w:rPr>
        </w:r>
        <w:r w:rsidR="008F623C">
          <w:rPr>
            <w:webHidden/>
          </w:rPr>
          <w:fldChar w:fldCharType="separate"/>
        </w:r>
        <w:r w:rsidR="00211B29">
          <w:rPr>
            <w:webHidden/>
          </w:rPr>
          <w:t>51</w:t>
        </w:r>
        <w:r w:rsidR="008F623C">
          <w:rPr>
            <w:webHidden/>
          </w:rPr>
          <w:fldChar w:fldCharType="end"/>
        </w:r>
      </w:hyperlink>
    </w:p>
    <w:p w14:paraId="3E3F3648" w14:textId="561CF3EC" w:rsidR="008F623C" w:rsidRDefault="008A2B77">
      <w:pPr>
        <w:pStyle w:val="TableofFigures"/>
        <w:rPr>
          <w:rFonts w:asciiTheme="minorHAnsi" w:eastAsiaTheme="minorEastAsia" w:hAnsiTheme="minorHAnsi" w:cstheme="minorBidi"/>
          <w:szCs w:val="22"/>
        </w:rPr>
      </w:pPr>
      <w:hyperlink w:anchor="_Toc433196169" w:history="1">
        <w:r w:rsidR="008F623C" w:rsidRPr="00857A50">
          <w:rPr>
            <w:rStyle w:val="Hyperlink"/>
          </w:rPr>
          <w:t>Figure 26. Institution Search Screen</w:t>
        </w:r>
        <w:r w:rsidR="008F623C">
          <w:rPr>
            <w:webHidden/>
          </w:rPr>
          <w:tab/>
        </w:r>
        <w:r w:rsidR="008F623C">
          <w:rPr>
            <w:webHidden/>
          </w:rPr>
          <w:fldChar w:fldCharType="begin"/>
        </w:r>
        <w:r w:rsidR="008F623C">
          <w:rPr>
            <w:webHidden/>
          </w:rPr>
          <w:instrText xml:space="preserve"> PAGEREF _Toc433196169 \h </w:instrText>
        </w:r>
        <w:r w:rsidR="008F623C">
          <w:rPr>
            <w:webHidden/>
          </w:rPr>
        </w:r>
        <w:r w:rsidR="008F623C">
          <w:rPr>
            <w:webHidden/>
          </w:rPr>
          <w:fldChar w:fldCharType="separate"/>
        </w:r>
        <w:r w:rsidR="00211B29">
          <w:rPr>
            <w:webHidden/>
          </w:rPr>
          <w:t>54</w:t>
        </w:r>
        <w:r w:rsidR="008F623C">
          <w:rPr>
            <w:webHidden/>
          </w:rPr>
          <w:fldChar w:fldCharType="end"/>
        </w:r>
      </w:hyperlink>
    </w:p>
    <w:p w14:paraId="1A124FEF" w14:textId="2FC6804C" w:rsidR="008F623C" w:rsidRDefault="008A2B77">
      <w:pPr>
        <w:pStyle w:val="TableofFigures"/>
        <w:rPr>
          <w:rFonts w:asciiTheme="minorHAnsi" w:eastAsiaTheme="minorEastAsia" w:hAnsiTheme="minorHAnsi" w:cstheme="minorBidi"/>
          <w:szCs w:val="22"/>
        </w:rPr>
      </w:pPr>
      <w:hyperlink w:anchor="_Toc433196170" w:history="1">
        <w:r w:rsidR="008F623C" w:rsidRPr="00857A50">
          <w:rPr>
            <w:rStyle w:val="Hyperlink"/>
          </w:rPr>
          <w:t>Figure 27. User Search Screen</w:t>
        </w:r>
        <w:r w:rsidR="008F623C">
          <w:rPr>
            <w:webHidden/>
          </w:rPr>
          <w:tab/>
        </w:r>
        <w:r w:rsidR="008F623C">
          <w:rPr>
            <w:webHidden/>
          </w:rPr>
          <w:fldChar w:fldCharType="begin"/>
        </w:r>
        <w:r w:rsidR="008F623C">
          <w:rPr>
            <w:webHidden/>
          </w:rPr>
          <w:instrText xml:space="preserve"> PAGEREF _Toc433196170 \h </w:instrText>
        </w:r>
        <w:r w:rsidR="008F623C">
          <w:rPr>
            <w:webHidden/>
          </w:rPr>
        </w:r>
        <w:r w:rsidR="008F623C">
          <w:rPr>
            <w:webHidden/>
          </w:rPr>
          <w:fldChar w:fldCharType="separate"/>
        </w:r>
        <w:r w:rsidR="00211B29">
          <w:rPr>
            <w:webHidden/>
          </w:rPr>
          <w:t>57</w:t>
        </w:r>
        <w:r w:rsidR="008F623C">
          <w:rPr>
            <w:webHidden/>
          </w:rPr>
          <w:fldChar w:fldCharType="end"/>
        </w:r>
      </w:hyperlink>
    </w:p>
    <w:p w14:paraId="4B914D41" w14:textId="6D34BC19" w:rsidR="008F623C" w:rsidRDefault="008A2B77">
      <w:pPr>
        <w:pStyle w:val="TableofFigures"/>
        <w:rPr>
          <w:rFonts w:asciiTheme="minorHAnsi" w:eastAsiaTheme="minorEastAsia" w:hAnsiTheme="minorHAnsi" w:cstheme="minorBidi"/>
          <w:szCs w:val="22"/>
        </w:rPr>
      </w:pPr>
      <w:hyperlink w:anchor="_Toc433196171" w:history="1">
        <w:r w:rsidR="008F623C" w:rsidRPr="00857A50">
          <w:rPr>
            <w:rStyle w:val="Hyperlink"/>
          </w:rPr>
          <w:t>Figure 28. Proctor Information Screen</w:t>
        </w:r>
        <w:r w:rsidR="008F623C">
          <w:rPr>
            <w:webHidden/>
          </w:rPr>
          <w:tab/>
        </w:r>
        <w:r w:rsidR="008F623C">
          <w:rPr>
            <w:webHidden/>
          </w:rPr>
          <w:fldChar w:fldCharType="begin"/>
        </w:r>
        <w:r w:rsidR="008F623C">
          <w:rPr>
            <w:webHidden/>
          </w:rPr>
          <w:instrText xml:space="preserve"> PAGEREF _Toc433196171 \h </w:instrText>
        </w:r>
        <w:r w:rsidR="008F623C">
          <w:rPr>
            <w:webHidden/>
          </w:rPr>
        </w:r>
        <w:r w:rsidR="008F623C">
          <w:rPr>
            <w:webHidden/>
          </w:rPr>
          <w:fldChar w:fldCharType="separate"/>
        </w:r>
        <w:r w:rsidR="00211B29">
          <w:rPr>
            <w:webHidden/>
          </w:rPr>
          <w:t>60</w:t>
        </w:r>
        <w:r w:rsidR="008F623C">
          <w:rPr>
            <w:webHidden/>
          </w:rPr>
          <w:fldChar w:fldCharType="end"/>
        </w:r>
      </w:hyperlink>
    </w:p>
    <w:p w14:paraId="204D90C1" w14:textId="1B20F8C8" w:rsidR="008F623C" w:rsidRDefault="008A2B77">
      <w:pPr>
        <w:pStyle w:val="TableofFigures"/>
        <w:rPr>
          <w:rFonts w:asciiTheme="minorHAnsi" w:eastAsiaTheme="minorEastAsia" w:hAnsiTheme="minorHAnsi" w:cstheme="minorBidi"/>
          <w:szCs w:val="22"/>
        </w:rPr>
      </w:pPr>
      <w:hyperlink w:anchor="_Toc433196172" w:history="1">
        <w:r w:rsidR="008F623C" w:rsidRPr="00857A50">
          <w:rPr>
            <w:rStyle w:val="Hyperlink"/>
          </w:rPr>
          <w:t>Figure 29. Student Search Screen</w:t>
        </w:r>
        <w:r w:rsidR="008F623C">
          <w:rPr>
            <w:webHidden/>
          </w:rPr>
          <w:tab/>
        </w:r>
        <w:r w:rsidR="008F623C">
          <w:rPr>
            <w:webHidden/>
          </w:rPr>
          <w:fldChar w:fldCharType="begin"/>
        </w:r>
        <w:r w:rsidR="008F623C">
          <w:rPr>
            <w:webHidden/>
          </w:rPr>
          <w:instrText xml:space="preserve"> PAGEREF _Toc433196172 \h </w:instrText>
        </w:r>
        <w:r w:rsidR="008F623C">
          <w:rPr>
            <w:webHidden/>
          </w:rPr>
        </w:r>
        <w:r w:rsidR="008F623C">
          <w:rPr>
            <w:webHidden/>
          </w:rPr>
          <w:fldChar w:fldCharType="separate"/>
        </w:r>
        <w:r w:rsidR="00211B29">
          <w:rPr>
            <w:webHidden/>
          </w:rPr>
          <w:t>63</w:t>
        </w:r>
        <w:r w:rsidR="008F623C">
          <w:rPr>
            <w:webHidden/>
          </w:rPr>
          <w:fldChar w:fldCharType="end"/>
        </w:r>
      </w:hyperlink>
    </w:p>
    <w:p w14:paraId="5AB7034B" w14:textId="5AF4C122" w:rsidR="008F623C" w:rsidRDefault="008A2B77">
      <w:pPr>
        <w:pStyle w:val="TableofFigures"/>
        <w:rPr>
          <w:rFonts w:asciiTheme="minorHAnsi" w:eastAsiaTheme="minorEastAsia" w:hAnsiTheme="minorHAnsi" w:cstheme="minorBidi"/>
          <w:szCs w:val="22"/>
        </w:rPr>
      </w:pPr>
      <w:hyperlink w:anchor="_Toc433196173" w:history="1">
        <w:r w:rsidR="008F623C" w:rsidRPr="00857A50">
          <w:rPr>
            <w:rStyle w:val="Hyperlink"/>
          </w:rPr>
          <w:t>Figure 30. Student Groups Search Screen</w:t>
        </w:r>
        <w:r w:rsidR="008F623C">
          <w:rPr>
            <w:webHidden/>
          </w:rPr>
          <w:tab/>
        </w:r>
        <w:r w:rsidR="008F623C">
          <w:rPr>
            <w:webHidden/>
          </w:rPr>
          <w:fldChar w:fldCharType="begin"/>
        </w:r>
        <w:r w:rsidR="008F623C">
          <w:rPr>
            <w:webHidden/>
          </w:rPr>
          <w:instrText xml:space="preserve"> PAGEREF _Toc433196173 \h </w:instrText>
        </w:r>
        <w:r w:rsidR="008F623C">
          <w:rPr>
            <w:webHidden/>
          </w:rPr>
        </w:r>
        <w:r w:rsidR="008F623C">
          <w:rPr>
            <w:webHidden/>
          </w:rPr>
          <w:fldChar w:fldCharType="separate"/>
        </w:r>
        <w:r w:rsidR="00211B29">
          <w:rPr>
            <w:webHidden/>
          </w:rPr>
          <w:t>70</w:t>
        </w:r>
        <w:r w:rsidR="008F623C">
          <w:rPr>
            <w:webHidden/>
          </w:rPr>
          <w:fldChar w:fldCharType="end"/>
        </w:r>
      </w:hyperlink>
    </w:p>
    <w:p w14:paraId="3A064384" w14:textId="7AA22331" w:rsidR="008F623C" w:rsidRDefault="008A2B77">
      <w:pPr>
        <w:pStyle w:val="TableofFigures"/>
        <w:rPr>
          <w:rFonts w:asciiTheme="minorHAnsi" w:eastAsiaTheme="minorEastAsia" w:hAnsiTheme="minorHAnsi" w:cstheme="minorBidi"/>
          <w:szCs w:val="22"/>
        </w:rPr>
      </w:pPr>
      <w:hyperlink w:anchor="_Toc433196174" w:history="1">
        <w:r w:rsidR="008F623C" w:rsidRPr="00857A50">
          <w:rPr>
            <w:rStyle w:val="Hyperlink"/>
          </w:rPr>
          <w:t>Figure 31. Add Student Group Information Screen</w:t>
        </w:r>
        <w:r w:rsidR="008F623C">
          <w:rPr>
            <w:webHidden/>
          </w:rPr>
          <w:tab/>
        </w:r>
        <w:r w:rsidR="008F623C">
          <w:rPr>
            <w:webHidden/>
          </w:rPr>
          <w:fldChar w:fldCharType="begin"/>
        </w:r>
        <w:r w:rsidR="008F623C">
          <w:rPr>
            <w:webHidden/>
          </w:rPr>
          <w:instrText xml:space="preserve"> PAGEREF _Toc433196174 \h </w:instrText>
        </w:r>
        <w:r w:rsidR="008F623C">
          <w:rPr>
            <w:webHidden/>
          </w:rPr>
        </w:r>
        <w:r w:rsidR="008F623C">
          <w:rPr>
            <w:webHidden/>
          </w:rPr>
          <w:fldChar w:fldCharType="separate"/>
        </w:r>
        <w:r w:rsidR="00211B29">
          <w:rPr>
            <w:webHidden/>
          </w:rPr>
          <w:t>71</w:t>
        </w:r>
        <w:r w:rsidR="008F623C">
          <w:rPr>
            <w:webHidden/>
          </w:rPr>
          <w:fldChar w:fldCharType="end"/>
        </w:r>
      </w:hyperlink>
    </w:p>
    <w:p w14:paraId="1D58EEAE" w14:textId="392D19F2" w:rsidR="008F623C" w:rsidRDefault="008A2B77">
      <w:pPr>
        <w:pStyle w:val="TableofFigures"/>
        <w:rPr>
          <w:rFonts w:asciiTheme="minorHAnsi" w:eastAsiaTheme="minorEastAsia" w:hAnsiTheme="minorHAnsi" w:cstheme="minorBidi"/>
          <w:szCs w:val="22"/>
        </w:rPr>
      </w:pPr>
      <w:hyperlink w:anchor="_Toc433196175" w:history="1">
        <w:r w:rsidR="008F623C" w:rsidRPr="00857A50">
          <w:rPr>
            <w:rStyle w:val="Hyperlink"/>
          </w:rPr>
          <w:t>Figure 32. Eligible Assessments section on the Edit Student Information Screen</w:t>
        </w:r>
        <w:r w:rsidR="008F623C">
          <w:rPr>
            <w:webHidden/>
          </w:rPr>
          <w:tab/>
        </w:r>
        <w:r w:rsidR="008F623C">
          <w:rPr>
            <w:webHidden/>
          </w:rPr>
          <w:fldChar w:fldCharType="begin"/>
        </w:r>
        <w:r w:rsidR="008F623C">
          <w:rPr>
            <w:webHidden/>
          </w:rPr>
          <w:instrText xml:space="preserve"> PAGEREF _Toc433196175 \h </w:instrText>
        </w:r>
        <w:r w:rsidR="008F623C">
          <w:rPr>
            <w:webHidden/>
          </w:rPr>
        </w:r>
        <w:r w:rsidR="008F623C">
          <w:rPr>
            <w:webHidden/>
          </w:rPr>
          <w:fldChar w:fldCharType="separate"/>
        </w:r>
        <w:r w:rsidR="00211B29">
          <w:rPr>
            <w:webHidden/>
          </w:rPr>
          <w:t>74</w:t>
        </w:r>
        <w:r w:rsidR="008F623C">
          <w:rPr>
            <w:webHidden/>
          </w:rPr>
          <w:fldChar w:fldCharType="end"/>
        </w:r>
      </w:hyperlink>
    </w:p>
    <w:p w14:paraId="77C946E0" w14:textId="1249183B" w:rsidR="008F623C" w:rsidRDefault="008A2B77">
      <w:pPr>
        <w:pStyle w:val="TableofFigures"/>
        <w:rPr>
          <w:rFonts w:asciiTheme="minorHAnsi" w:eastAsiaTheme="minorEastAsia" w:hAnsiTheme="minorHAnsi" w:cstheme="minorBidi"/>
          <w:szCs w:val="22"/>
        </w:rPr>
      </w:pPr>
      <w:hyperlink w:anchor="_Toc433196176" w:history="1">
        <w:r w:rsidR="008F623C" w:rsidRPr="00857A50">
          <w:rPr>
            <w:rStyle w:val="Hyperlink"/>
          </w:rPr>
          <w:t>Figure 33. Accommodations section on the Edit Student Information Screen</w:t>
        </w:r>
        <w:r w:rsidR="008F623C">
          <w:rPr>
            <w:webHidden/>
          </w:rPr>
          <w:tab/>
        </w:r>
        <w:r w:rsidR="008F623C">
          <w:rPr>
            <w:webHidden/>
          </w:rPr>
          <w:fldChar w:fldCharType="begin"/>
        </w:r>
        <w:r w:rsidR="008F623C">
          <w:rPr>
            <w:webHidden/>
          </w:rPr>
          <w:instrText xml:space="preserve"> PAGEREF _Toc433196176 \h </w:instrText>
        </w:r>
        <w:r w:rsidR="008F623C">
          <w:rPr>
            <w:webHidden/>
          </w:rPr>
        </w:r>
        <w:r w:rsidR="008F623C">
          <w:rPr>
            <w:webHidden/>
          </w:rPr>
          <w:fldChar w:fldCharType="separate"/>
        </w:r>
        <w:r w:rsidR="00211B29">
          <w:rPr>
            <w:webHidden/>
          </w:rPr>
          <w:t>76</w:t>
        </w:r>
        <w:r w:rsidR="008F623C">
          <w:rPr>
            <w:webHidden/>
          </w:rPr>
          <w:fldChar w:fldCharType="end"/>
        </w:r>
      </w:hyperlink>
    </w:p>
    <w:p w14:paraId="7FB0EC04" w14:textId="19335592" w:rsidR="008F623C" w:rsidRDefault="008A2B77">
      <w:pPr>
        <w:pStyle w:val="TableofFigures"/>
        <w:rPr>
          <w:rFonts w:asciiTheme="minorHAnsi" w:eastAsiaTheme="minorEastAsia" w:hAnsiTheme="minorHAnsi" w:cstheme="minorBidi"/>
          <w:szCs w:val="22"/>
        </w:rPr>
      </w:pPr>
      <w:hyperlink w:anchor="_Toc433196177" w:history="1">
        <w:r w:rsidR="008F623C" w:rsidRPr="00857A50">
          <w:rPr>
            <w:rStyle w:val="Hyperlink"/>
          </w:rPr>
          <w:t>Figure 34. Test Administration Screen</w:t>
        </w:r>
        <w:r w:rsidR="008F623C">
          <w:rPr>
            <w:webHidden/>
          </w:rPr>
          <w:tab/>
        </w:r>
        <w:r w:rsidR="008F623C">
          <w:rPr>
            <w:webHidden/>
          </w:rPr>
          <w:fldChar w:fldCharType="begin"/>
        </w:r>
        <w:r w:rsidR="008F623C">
          <w:rPr>
            <w:webHidden/>
          </w:rPr>
          <w:instrText xml:space="preserve"> PAGEREF _Toc433196177 \h </w:instrText>
        </w:r>
        <w:r w:rsidR="008F623C">
          <w:rPr>
            <w:webHidden/>
          </w:rPr>
        </w:r>
        <w:r w:rsidR="008F623C">
          <w:rPr>
            <w:webHidden/>
          </w:rPr>
          <w:fldChar w:fldCharType="separate"/>
        </w:r>
        <w:r w:rsidR="00211B29">
          <w:rPr>
            <w:webHidden/>
          </w:rPr>
          <w:t>83</w:t>
        </w:r>
        <w:r w:rsidR="008F623C">
          <w:rPr>
            <w:webHidden/>
          </w:rPr>
          <w:fldChar w:fldCharType="end"/>
        </w:r>
      </w:hyperlink>
    </w:p>
    <w:p w14:paraId="415B6431" w14:textId="6166761D" w:rsidR="008F623C" w:rsidRDefault="008A2B77">
      <w:pPr>
        <w:pStyle w:val="TableofFigures"/>
        <w:rPr>
          <w:rFonts w:asciiTheme="minorHAnsi" w:eastAsiaTheme="minorEastAsia" w:hAnsiTheme="minorHAnsi" w:cstheme="minorBidi"/>
          <w:szCs w:val="22"/>
        </w:rPr>
      </w:pPr>
      <w:hyperlink w:anchor="_Toc433196178" w:history="1">
        <w:r w:rsidR="008F623C" w:rsidRPr="00857A50">
          <w:rPr>
            <w:rStyle w:val="Hyperlink"/>
          </w:rPr>
          <w:t>Figure 35. Proctor Roles Screen</w:t>
        </w:r>
        <w:r w:rsidR="008F623C">
          <w:rPr>
            <w:webHidden/>
          </w:rPr>
          <w:tab/>
        </w:r>
        <w:r w:rsidR="008F623C">
          <w:rPr>
            <w:webHidden/>
          </w:rPr>
          <w:fldChar w:fldCharType="begin"/>
        </w:r>
        <w:r w:rsidR="008F623C">
          <w:rPr>
            <w:webHidden/>
          </w:rPr>
          <w:instrText xml:space="preserve"> PAGEREF _Toc433196178 \h </w:instrText>
        </w:r>
        <w:r w:rsidR="008F623C">
          <w:rPr>
            <w:webHidden/>
          </w:rPr>
        </w:r>
        <w:r w:rsidR="008F623C">
          <w:rPr>
            <w:webHidden/>
          </w:rPr>
          <w:fldChar w:fldCharType="separate"/>
        </w:r>
        <w:r w:rsidR="00211B29">
          <w:rPr>
            <w:webHidden/>
          </w:rPr>
          <w:t>84</w:t>
        </w:r>
        <w:r w:rsidR="008F623C">
          <w:rPr>
            <w:webHidden/>
          </w:rPr>
          <w:fldChar w:fldCharType="end"/>
        </w:r>
      </w:hyperlink>
    </w:p>
    <w:p w14:paraId="6A1F86B0" w14:textId="32CE1997" w:rsidR="008F623C" w:rsidRDefault="008A2B77">
      <w:pPr>
        <w:pStyle w:val="TableofFigures"/>
        <w:rPr>
          <w:rFonts w:asciiTheme="minorHAnsi" w:eastAsiaTheme="minorEastAsia" w:hAnsiTheme="minorHAnsi" w:cstheme="minorBidi"/>
          <w:szCs w:val="22"/>
        </w:rPr>
      </w:pPr>
      <w:hyperlink w:anchor="_Toc433196179" w:history="1">
        <w:r w:rsidR="008F623C" w:rsidRPr="00857A50">
          <w:rPr>
            <w:rStyle w:val="Hyperlink"/>
          </w:rPr>
          <w:t>Figure 36. Edit Proctor Role Screen</w:t>
        </w:r>
        <w:r w:rsidR="008F623C">
          <w:rPr>
            <w:webHidden/>
          </w:rPr>
          <w:tab/>
        </w:r>
        <w:r w:rsidR="008F623C">
          <w:rPr>
            <w:webHidden/>
          </w:rPr>
          <w:fldChar w:fldCharType="begin"/>
        </w:r>
        <w:r w:rsidR="008F623C">
          <w:rPr>
            <w:webHidden/>
          </w:rPr>
          <w:instrText xml:space="preserve"> PAGEREF _Toc433196179 \h </w:instrText>
        </w:r>
        <w:r w:rsidR="008F623C">
          <w:rPr>
            <w:webHidden/>
          </w:rPr>
        </w:r>
        <w:r w:rsidR="008F623C">
          <w:rPr>
            <w:webHidden/>
          </w:rPr>
          <w:fldChar w:fldCharType="separate"/>
        </w:r>
        <w:r w:rsidR="00211B29">
          <w:rPr>
            <w:webHidden/>
          </w:rPr>
          <w:t>85</w:t>
        </w:r>
        <w:r w:rsidR="008F623C">
          <w:rPr>
            <w:webHidden/>
          </w:rPr>
          <w:fldChar w:fldCharType="end"/>
        </w:r>
      </w:hyperlink>
    </w:p>
    <w:p w14:paraId="567EF470" w14:textId="27B894A4" w:rsidR="008F623C" w:rsidRDefault="008A2B77">
      <w:pPr>
        <w:pStyle w:val="TableofFigures"/>
        <w:rPr>
          <w:rFonts w:asciiTheme="minorHAnsi" w:eastAsiaTheme="minorEastAsia" w:hAnsiTheme="minorHAnsi" w:cstheme="minorBidi"/>
          <w:szCs w:val="22"/>
        </w:rPr>
      </w:pPr>
      <w:hyperlink w:anchor="_Toc433196180" w:history="1">
        <w:r w:rsidR="008F623C" w:rsidRPr="00857A50">
          <w:rPr>
            <w:rStyle w:val="Hyperlink"/>
          </w:rPr>
          <w:t>Figure 37. Test Platform Search Screen</w:t>
        </w:r>
        <w:r w:rsidR="008F623C">
          <w:rPr>
            <w:webHidden/>
          </w:rPr>
          <w:tab/>
        </w:r>
        <w:r w:rsidR="008F623C">
          <w:rPr>
            <w:webHidden/>
          </w:rPr>
          <w:fldChar w:fldCharType="begin"/>
        </w:r>
        <w:r w:rsidR="008F623C">
          <w:rPr>
            <w:webHidden/>
          </w:rPr>
          <w:instrText xml:space="preserve"> PAGEREF _Toc433196180 \h </w:instrText>
        </w:r>
        <w:r w:rsidR="008F623C">
          <w:rPr>
            <w:webHidden/>
          </w:rPr>
        </w:r>
        <w:r w:rsidR="008F623C">
          <w:rPr>
            <w:webHidden/>
          </w:rPr>
          <w:fldChar w:fldCharType="separate"/>
        </w:r>
        <w:r w:rsidR="00211B29">
          <w:rPr>
            <w:webHidden/>
          </w:rPr>
          <w:t>86</w:t>
        </w:r>
        <w:r w:rsidR="008F623C">
          <w:rPr>
            <w:webHidden/>
          </w:rPr>
          <w:fldChar w:fldCharType="end"/>
        </w:r>
      </w:hyperlink>
    </w:p>
    <w:p w14:paraId="5F74591B" w14:textId="6F2B28CC" w:rsidR="008F623C" w:rsidRDefault="008A2B77">
      <w:pPr>
        <w:pStyle w:val="TableofFigures"/>
        <w:rPr>
          <w:rFonts w:asciiTheme="minorHAnsi" w:eastAsiaTheme="minorEastAsia" w:hAnsiTheme="minorHAnsi" w:cstheme="minorBidi"/>
          <w:szCs w:val="22"/>
        </w:rPr>
      </w:pPr>
      <w:hyperlink w:anchor="_Toc433196181" w:history="1">
        <w:r w:rsidR="008F623C" w:rsidRPr="00857A50">
          <w:rPr>
            <w:rStyle w:val="Hyperlink"/>
          </w:rPr>
          <w:t>Figure 38. Add Test Platform Information Screen</w:t>
        </w:r>
        <w:r w:rsidR="008F623C">
          <w:rPr>
            <w:webHidden/>
          </w:rPr>
          <w:tab/>
        </w:r>
        <w:r w:rsidR="008F623C">
          <w:rPr>
            <w:webHidden/>
          </w:rPr>
          <w:fldChar w:fldCharType="begin"/>
        </w:r>
        <w:r w:rsidR="008F623C">
          <w:rPr>
            <w:webHidden/>
          </w:rPr>
          <w:instrText xml:space="preserve"> PAGEREF _Toc433196181 \h </w:instrText>
        </w:r>
        <w:r w:rsidR="008F623C">
          <w:rPr>
            <w:webHidden/>
          </w:rPr>
        </w:r>
        <w:r w:rsidR="008F623C">
          <w:rPr>
            <w:webHidden/>
          </w:rPr>
          <w:fldChar w:fldCharType="separate"/>
        </w:r>
        <w:r w:rsidR="00211B29">
          <w:rPr>
            <w:webHidden/>
          </w:rPr>
          <w:t>87</w:t>
        </w:r>
        <w:r w:rsidR="008F623C">
          <w:rPr>
            <w:webHidden/>
          </w:rPr>
          <w:fldChar w:fldCharType="end"/>
        </w:r>
      </w:hyperlink>
    </w:p>
    <w:p w14:paraId="0D8B5AA5" w14:textId="65C9166A" w:rsidR="008F623C" w:rsidRDefault="008A2B77">
      <w:pPr>
        <w:pStyle w:val="TableofFigures"/>
        <w:rPr>
          <w:rFonts w:asciiTheme="minorHAnsi" w:eastAsiaTheme="minorEastAsia" w:hAnsiTheme="minorHAnsi" w:cstheme="minorBidi"/>
          <w:szCs w:val="22"/>
        </w:rPr>
      </w:pPr>
      <w:hyperlink w:anchor="_Toc433196182" w:history="1">
        <w:r w:rsidR="008F623C" w:rsidRPr="00857A50">
          <w:rPr>
            <w:rStyle w:val="Hyperlink"/>
          </w:rPr>
          <w:t>Figure 39. Accessibility Equipment Search Screen</w:t>
        </w:r>
        <w:r w:rsidR="008F623C">
          <w:rPr>
            <w:webHidden/>
          </w:rPr>
          <w:tab/>
        </w:r>
        <w:r w:rsidR="008F623C">
          <w:rPr>
            <w:webHidden/>
          </w:rPr>
          <w:fldChar w:fldCharType="begin"/>
        </w:r>
        <w:r w:rsidR="008F623C">
          <w:rPr>
            <w:webHidden/>
          </w:rPr>
          <w:instrText xml:space="preserve"> PAGEREF _Toc433196182 \h </w:instrText>
        </w:r>
        <w:r w:rsidR="008F623C">
          <w:rPr>
            <w:webHidden/>
          </w:rPr>
        </w:r>
        <w:r w:rsidR="008F623C">
          <w:rPr>
            <w:webHidden/>
          </w:rPr>
          <w:fldChar w:fldCharType="separate"/>
        </w:r>
        <w:r w:rsidR="00211B29">
          <w:rPr>
            <w:webHidden/>
          </w:rPr>
          <w:t>88</w:t>
        </w:r>
        <w:r w:rsidR="008F623C">
          <w:rPr>
            <w:webHidden/>
          </w:rPr>
          <w:fldChar w:fldCharType="end"/>
        </w:r>
      </w:hyperlink>
    </w:p>
    <w:p w14:paraId="36212CC1" w14:textId="6E6DC788" w:rsidR="008F623C" w:rsidRDefault="008A2B77">
      <w:pPr>
        <w:pStyle w:val="TableofFigures"/>
        <w:rPr>
          <w:rFonts w:asciiTheme="minorHAnsi" w:eastAsiaTheme="minorEastAsia" w:hAnsiTheme="minorHAnsi" w:cstheme="minorBidi"/>
          <w:szCs w:val="22"/>
        </w:rPr>
      </w:pPr>
      <w:hyperlink w:anchor="_Toc433196183" w:history="1">
        <w:r w:rsidR="008F623C" w:rsidRPr="00857A50">
          <w:rPr>
            <w:rStyle w:val="Hyperlink"/>
          </w:rPr>
          <w:t>Figure 40. Add Accessibility Equipment Screen</w:t>
        </w:r>
        <w:r w:rsidR="008F623C">
          <w:rPr>
            <w:webHidden/>
          </w:rPr>
          <w:tab/>
        </w:r>
        <w:r w:rsidR="008F623C">
          <w:rPr>
            <w:webHidden/>
          </w:rPr>
          <w:fldChar w:fldCharType="begin"/>
        </w:r>
        <w:r w:rsidR="008F623C">
          <w:rPr>
            <w:webHidden/>
          </w:rPr>
          <w:instrText xml:space="preserve"> PAGEREF _Toc433196183 \h </w:instrText>
        </w:r>
        <w:r w:rsidR="008F623C">
          <w:rPr>
            <w:webHidden/>
          </w:rPr>
        </w:r>
        <w:r w:rsidR="008F623C">
          <w:rPr>
            <w:webHidden/>
          </w:rPr>
          <w:fldChar w:fldCharType="separate"/>
        </w:r>
        <w:r w:rsidR="00211B29">
          <w:rPr>
            <w:webHidden/>
          </w:rPr>
          <w:t>89</w:t>
        </w:r>
        <w:r w:rsidR="008F623C">
          <w:rPr>
            <w:webHidden/>
          </w:rPr>
          <w:fldChar w:fldCharType="end"/>
        </w:r>
      </w:hyperlink>
    </w:p>
    <w:p w14:paraId="31BEC686" w14:textId="048CA33F" w:rsidR="008F623C" w:rsidRDefault="008A2B77">
      <w:pPr>
        <w:pStyle w:val="TableofFigures"/>
        <w:rPr>
          <w:rFonts w:asciiTheme="minorHAnsi" w:eastAsiaTheme="minorEastAsia" w:hAnsiTheme="minorHAnsi" w:cstheme="minorBidi"/>
          <w:szCs w:val="22"/>
        </w:rPr>
      </w:pPr>
      <w:hyperlink w:anchor="_Toc433196184" w:history="1">
        <w:r w:rsidR="008F623C" w:rsidRPr="00857A50">
          <w:rPr>
            <w:rStyle w:val="Hyperlink"/>
          </w:rPr>
          <w:t>Figure 41. Facility Search Screen</w:t>
        </w:r>
        <w:r w:rsidR="008F623C">
          <w:rPr>
            <w:webHidden/>
          </w:rPr>
          <w:tab/>
        </w:r>
        <w:r w:rsidR="008F623C">
          <w:rPr>
            <w:webHidden/>
          </w:rPr>
          <w:fldChar w:fldCharType="begin"/>
        </w:r>
        <w:r w:rsidR="008F623C">
          <w:rPr>
            <w:webHidden/>
          </w:rPr>
          <w:instrText xml:space="preserve"> PAGEREF _Toc433196184 \h </w:instrText>
        </w:r>
        <w:r w:rsidR="008F623C">
          <w:rPr>
            <w:webHidden/>
          </w:rPr>
        </w:r>
        <w:r w:rsidR="008F623C">
          <w:rPr>
            <w:webHidden/>
          </w:rPr>
          <w:fldChar w:fldCharType="separate"/>
        </w:r>
        <w:r w:rsidR="00211B29">
          <w:rPr>
            <w:webHidden/>
          </w:rPr>
          <w:t>91</w:t>
        </w:r>
        <w:r w:rsidR="008F623C">
          <w:rPr>
            <w:webHidden/>
          </w:rPr>
          <w:fldChar w:fldCharType="end"/>
        </w:r>
      </w:hyperlink>
    </w:p>
    <w:p w14:paraId="7ED2D76C" w14:textId="225F5EA9" w:rsidR="008F623C" w:rsidRDefault="008A2B77">
      <w:pPr>
        <w:pStyle w:val="TableofFigures"/>
        <w:rPr>
          <w:rFonts w:asciiTheme="minorHAnsi" w:eastAsiaTheme="minorEastAsia" w:hAnsiTheme="minorHAnsi" w:cstheme="minorBidi"/>
          <w:szCs w:val="22"/>
        </w:rPr>
      </w:pPr>
      <w:hyperlink w:anchor="_Toc433196185" w:history="1">
        <w:r w:rsidR="008F623C" w:rsidRPr="00857A50">
          <w:rPr>
            <w:rStyle w:val="Hyperlink"/>
          </w:rPr>
          <w:t>Figure 42. Add Facility Information Screen</w:t>
        </w:r>
        <w:r w:rsidR="008F623C">
          <w:rPr>
            <w:webHidden/>
          </w:rPr>
          <w:tab/>
        </w:r>
        <w:r w:rsidR="008F623C">
          <w:rPr>
            <w:webHidden/>
          </w:rPr>
          <w:fldChar w:fldCharType="begin"/>
        </w:r>
        <w:r w:rsidR="008F623C">
          <w:rPr>
            <w:webHidden/>
          </w:rPr>
          <w:instrText xml:space="preserve"> PAGEREF _Toc433196185 \h </w:instrText>
        </w:r>
        <w:r w:rsidR="008F623C">
          <w:rPr>
            <w:webHidden/>
          </w:rPr>
        </w:r>
        <w:r w:rsidR="008F623C">
          <w:rPr>
            <w:webHidden/>
          </w:rPr>
          <w:fldChar w:fldCharType="separate"/>
        </w:r>
        <w:r w:rsidR="00211B29">
          <w:rPr>
            <w:webHidden/>
          </w:rPr>
          <w:t>92</w:t>
        </w:r>
        <w:r w:rsidR="008F623C">
          <w:rPr>
            <w:webHidden/>
          </w:rPr>
          <w:fldChar w:fldCharType="end"/>
        </w:r>
      </w:hyperlink>
    </w:p>
    <w:p w14:paraId="799F34C7" w14:textId="3FBF4AC4" w:rsidR="008F623C" w:rsidRDefault="008A2B77">
      <w:pPr>
        <w:pStyle w:val="TableofFigures"/>
        <w:rPr>
          <w:rFonts w:asciiTheme="minorHAnsi" w:eastAsiaTheme="minorEastAsia" w:hAnsiTheme="minorHAnsi" w:cstheme="minorBidi"/>
          <w:szCs w:val="22"/>
        </w:rPr>
      </w:pPr>
      <w:hyperlink w:anchor="_Toc433196186" w:history="1">
        <w:r w:rsidR="008F623C" w:rsidRPr="00857A50">
          <w:rPr>
            <w:rStyle w:val="Hyperlink"/>
          </w:rPr>
          <w:t>Figure 43. Facility Availability Screen</w:t>
        </w:r>
        <w:r w:rsidR="008F623C">
          <w:rPr>
            <w:webHidden/>
          </w:rPr>
          <w:tab/>
        </w:r>
        <w:r w:rsidR="008F623C">
          <w:rPr>
            <w:webHidden/>
          </w:rPr>
          <w:fldChar w:fldCharType="begin"/>
        </w:r>
        <w:r w:rsidR="008F623C">
          <w:rPr>
            <w:webHidden/>
          </w:rPr>
          <w:instrText xml:space="preserve"> PAGEREF _Toc433196186 \h </w:instrText>
        </w:r>
        <w:r w:rsidR="008F623C">
          <w:rPr>
            <w:webHidden/>
          </w:rPr>
        </w:r>
        <w:r w:rsidR="008F623C">
          <w:rPr>
            <w:webHidden/>
          </w:rPr>
          <w:fldChar w:fldCharType="separate"/>
        </w:r>
        <w:r w:rsidR="00211B29">
          <w:rPr>
            <w:webHidden/>
          </w:rPr>
          <w:t>93</w:t>
        </w:r>
        <w:r w:rsidR="008F623C">
          <w:rPr>
            <w:webHidden/>
          </w:rPr>
          <w:fldChar w:fldCharType="end"/>
        </w:r>
      </w:hyperlink>
    </w:p>
    <w:p w14:paraId="6BB8C1BB" w14:textId="28A42516" w:rsidR="008F623C" w:rsidRDefault="008A2B77">
      <w:pPr>
        <w:pStyle w:val="TableofFigures"/>
        <w:rPr>
          <w:rFonts w:asciiTheme="minorHAnsi" w:eastAsiaTheme="minorEastAsia" w:hAnsiTheme="minorHAnsi" w:cstheme="minorBidi"/>
          <w:szCs w:val="22"/>
        </w:rPr>
      </w:pPr>
      <w:hyperlink w:anchor="_Toc433196187" w:history="1">
        <w:r w:rsidR="008F623C" w:rsidRPr="00857A50">
          <w:rPr>
            <w:rStyle w:val="Hyperlink"/>
          </w:rPr>
          <w:t>Figure 44. Add Facility Availability Screen</w:t>
        </w:r>
        <w:r w:rsidR="008F623C">
          <w:rPr>
            <w:webHidden/>
          </w:rPr>
          <w:tab/>
        </w:r>
        <w:r w:rsidR="008F623C">
          <w:rPr>
            <w:webHidden/>
          </w:rPr>
          <w:fldChar w:fldCharType="begin"/>
        </w:r>
        <w:r w:rsidR="008F623C">
          <w:rPr>
            <w:webHidden/>
          </w:rPr>
          <w:instrText xml:space="preserve"> PAGEREF _Toc433196187 \h </w:instrText>
        </w:r>
        <w:r w:rsidR="008F623C">
          <w:rPr>
            <w:webHidden/>
          </w:rPr>
        </w:r>
        <w:r w:rsidR="008F623C">
          <w:rPr>
            <w:webHidden/>
          </w:rPr>
          <w:fldChar w:fldCharType="separate"/>
        </w:r>
        <w:r w:rsidR="00211B29">
          <w:rPr>
            <w:webHidden/>
          </w:rPr>
          <w:t>95</w:t>
        </w:r>
        <w:r w:rsidR="008F623C">
          <w:rPr>
            <w:webHidden/>
          </w:rPr>
          <w:fldChar w:fldCharType="end"/>
        </w:r>
      </w:hyperlink>
    </w:p>
    <w:p w14:paraId="29ED247C" w14:textId="3C2F7557" w:rsidR="008F623C" w:rsidRDefault="008A2B77">
      <w:pPr>
        <w:pStyle w:val="TableofFigures"/>
        <w:rPr>
          <w:rFonts w:asciiTheme="minorHAnsi" w:eastAsiaTheme="minorEastAsia" w:hAnsiTheme="minorHAnsi" w:cstheme="minorBidi"/>
          <w:szCs w:val="22"/>
        </w:rPr>
      </w:pPr>
      <w:hyperlink w:anchor="_Toc433196188" w:history="1">
        <w:r w:rsidR="008F623C" w:rsidRPr="00857A50">
          <w:rPr>
            <w:rStyle w:val="Hyperlink"/>
          </w:rPr>
          <w:t>Figure 45. Schedule Search Screen</w:t>
        </w:r>
        <w:r w:rsidR="008F623C">
          <w:rPr>
            <w:webHidden/>
          </w:rPr>
          <w:tab/>
        </w:r>
        <w:r w:rsidR="008F623C">
          <w:rPr>
            <w:webHidden/>
          </w:rPr>
          <w:fldChar w:fldCharType="begin"/>
        </w:r>
        <w:r w:rsidR="008F623C">
          <w:rPr>
            <w:webHidden/>
          </w:rPr>
          <w:instrText xml:space="preserve"> PAGEREF _Toc433196188 \h </w:instrText>
        </w:r>
        <w:r w:rsidR="008F623C">
          <w:rPr>
            <w:webHidden/>
          </w:rPr>
        </w:r>
        <w:r w:rsidR="008F623C">
          <w:rPr>
            <w:webHidden/>
          </w:rPr>
          <w:fldChar w:fldCharType="separate"/>
        </w:r>
        <w:r w:rsidR="00211B29">
          <w:rPr>
            <w:webHidden/>
          </w:rPr>
          <w:t>96</w:t>
        </w:r>
        <w:r w:rsidR="008F623C">
          <w:rPr>
            <w:webHidden/>
          </w:rPr>
          <w:fldChar w:fldCharType="end"/>
        </w:r>
      </w:hyperlink>
    </w:p>
    <w:p w14:paraId="099D8523" w14:textId="03B554DD" w:rsidR="008F623C" w:rsidRDefault="008A2B77">
      <w:pPr>
        <w:pStyle w:val="TableofFigures"/>
        <w:rPr>
          <w:rFonts w:asciiTheme="minorHAnsi" w:eastAsiaTheme="minorEastAsia" w:hAnsiTheme="minorHAnsi" w:cstheme="minorBidi"/>
          <w:szCs w:val="22"/>
        </w:rPr>
      </w:pPr>
      <w:hyperlink w:anchor="_Toc433196189" w:history="1">
        <w:r w:rsidR="008F623C" w:rsidRPr="00857A50">
          <w:rPr>
            <w:rStyle w:val="Hyperlink"/>
          </w:rPr>
          <w:t>Figure 46. Add Schedule Information Screen</w:t>
        </w:r>
        <w:r w:rsidR="008F623C">
          <w:rPr>
            <w:webHidden/>
          </w:rPr>
          <w:tab/>
        </w:r>
        <w:r w:rsidR="008F623C">
          <w:rPr>
            <w:webHidden/>
          </w:rPr>
          <w:fldChar w:fldCharType="begin"/>
        </w:r>
        <w:r w:rsidR="008F623C">
          <w:rPr>
            <w:webHidden/>
          </w:rPr>
          <w:instrText xml:space="preserve"> PAGEREF _Toc433196189 \h </w:instrText>
        </w:r>
        <w:r w:rsidR="008F623C">
          <w:rPr>
            <w:webHidden/>
          </w:rPr>
        </w:r>
        <w:r w:rsidR="008F623C">
          <w:rPr>
            <w:webHidden/>
          </w:rPr>
          <w:fldChar w:fldCharType="separate"/>
        </w:r>
        <w:r w:rsidR="00211B29">
          <w:rPr>
            <w:webHidden/>
          </w:rPr>
          <w:t>97</w:t>
        </w:r>
        <w:r w:rsidR="008F623C">
          <w:rPr>
            <w:webHidden/>
          </w:rPr>
          <w:fldChar w:fldCharType="end"/>
        </w:r>
      </w:hyperlink>
    </w:p>
    <w:p w14:paraId="7B094C41" w14:textId="5E8555FC" w:rsidR="008F623C" w:rsidRDefault="008A2B77">
      <w:pPr>
        <w:pStyle w:val="TableofFigures"/>
        <w:rPr>
          <w:rFonts w:asciiTheme="minorHAnsi" w:eastAsiaTheme="minorEastAsia" w:hAnsiTheme="minorHAnsi" w:cstheme="minorBidi"/>
          <w:szCs w:val="22"/>
        </w:rPr>
      </w:pPr>
      <w:hyperlink w:anchor="_Toc433196190" w:history="1">
        <w:r w:rsidR="008F623C" w:rsidRPr="00857A50">
          <w:rPr>
            <w:rStyle w:val="Hyperlink"/>
          </w:rPr>
          <w:t>Figure 47. Schedule Summary Search Filter Screen</w:t>
        </w:r>
        <w:r w:rsidR="008F623C">
          <w:rPr>
            <w:webHidden/>
          </w:rPr>
          <w:tab/>
        </w:r>
        <w:r w:rsidR="008F623C">
          <w:rPr>
            <w:webHidden/>
          </w:rPr>
          <w:fldChar w:fldCharType="begin"/>
        </w:r>
        <w:r w:rsidR="008F623C">
          <w:rPr>
            <w:webHidden/>
          </w:rPr>
          <w:instrText xml:space="preserve"> PAGEREF _Toc433196190 \h </w:instrText>
        </w:r>
        <w:r w:rsidR="008F623C">
          <w:rPr>
            <w:webHidden/>
          </w:rPr>
        </w:r>
        <w:r w:rsidR="008F623C">
          <w:rPr>
            <w:webHidden/>
          </w:rPr>
          <w:fldChar w:fldCharType="separate"/>
        </w:r>
        <w:r w:rsidR="00211B29">
          <w:rPr>
            <w:webHidden/>
          </w:rPr>
          <w:t>99</w:t>
        </w:r>
        <w:r w:rsidR="008F623C">
          <w:rPr>
            <w:webHidden/>
          </w:rPr>
          <w:fldChar w:fldCharType="end"/>
        </w:r>
      </w:hyperlink>
    </w:p>
    <w:p w14:paraId="2EBF50D3" w14:textId="3C408B20" w:rsidR="008F623C" w:rsidRDefault="008A2B77">
      <w:pPr>
        <w:pStyle w:val="TableofFigures"/>
        <w:rPr>
          <w:rFonts w:asciiTheme="minorHAnsi" w:eastAsiaTheme="minorEastAsia" w:hAnsiTheme="minorHAnsi" w:cstheme="minorBidi"/>
          <w:szCs w:val="22"/>
        </w:rPr>
      </w:pPr>
      <w:hyperlink w:anchor="_Toc433196191" w:history="1">
        <w:r w:rsidR="008F623C" w:rsidRPr="00857A50">
          <w:rPr>
            <w:rStyle w:val="Hyperlink"/>
          </w:rPr>
          <w:t>Figure 48. Edit Schedule Screen</w:t>
        </w:r>
        <w:r w:rsidR="008F623C">
          <w:rPr>
            <w:webHidden/>
          </w:rPr>
          <w:tab/>
        </w:r>
        <w:r w:rsidR="008F623C">
          <w:rPr>
            <w:webHidden/>
          </w:rPr>
          <w:fldChar w:fldCharType="begin"/>
        </w:r>
        <w:r w:rsidR="008F623C">
          <w:rPr>
            <w:webHidden/>
          </w:rPr>
          <w:instrText xml:space="preserve"> PAGEREF _Toc433196191 \h </w:instrText>
        </w:r>
        <w:r w:rsidR="008F623C">
          <w:rPr>
            <w:webHidden/>
          </w:rPr>
        </w:r>
        <w:r w:rsidR="008F623C">
          <w:rPr>
            <w:webHidden/>
          </w:rPr>
          <w:fldChar w:fldCharType="separate"/>
        </w:r>
        <w:r w:rsidR="00211B29">
          <w:rPr>
            <w:webHidden/>
          </w:rPr>
          <w:t>100</w:t>
        </w:r>
        <w:r w:rsidR="008F623C">
          <w:rPr>
            <w:webHidden/>
          </w:rPr>
          <w:fldChar w:fldCharType="end"/>
        </w:r>
      </w:hyperlink>
    </w:p>
    <w:p w14:paraId="7C8C8830" w14:textId="132617A8" w:rsidR="008F623C" w:rsidRDefault="008A2B77">
      <w:pPr>
        <w:pStyle w:val="TableofFigures"/>
        <w:rPr>
          <w:rFonts w:asciiTheme="minorHAnsi" w:eastAsiaTheme="minorEastAsia" w:hAnsiTheme="minorHAnsi" w:cstheme="minorBidi"/>
          <w:szCs w:val="22"/>
        </w:rPr>
      </w:pPr>
      <w:hyperlink w:anchor="_Toc433196192" w:history="1">
        <w:r w:rsidR="008F623C" w:rsidRPr="00857A50">
          <w:rPr>
            <w:rStyle w:val="Hyperlink"/>
          </w:rPr>
          <w:t>Figure 49. Institution-level Participation Summary Report</w:t>
        </w:r>
        <w:r w:rsidR="008F623C">
          <w:rPr>
            <w:webHidden/>
          </w:rPr>
          <w:tab/>
        </w:r>
        <w:r w:rsidR="008F623C">
          <w:rPr>
            <w:webHidden/>
          </w:rPr>
          <w:fldChar w:fldCharType="begin"/>
        </w:r>
        <w:r w:rsidR="008F623C">
          <w:rPr>
            <w:webHidden/>
          </w:rPr>
          <w:instrText xml:space="preserve"> PAGEREF _Toc433196192 \h </w:instrText>
        </w:r>
        <w:r w:rsidR="008F623C">
          <w:rPr>
            <w:webHidden/>
          </w:rPr>
        </w:r>
        <w:r w:rsidR="008F623C">
          <w:rPr>
            <w:webHidden/>
          </w:rPr>
          <w:fldChar w:fldCharType="separate"/>
        </w:r>
        <w:r w:rsidR="00211B29">
          <w:rPr>
            <w:webHidden/>
          </w:rPr>
          <w:t>102</w:t>
        </w:r>
        <w:r w:rsidR="008F623C">
          <w:rPr>
            <w:webHidden/>
          </w:rPr>
          <w:fldChar w:fldCharType="end"/>
        </w:r>
      </w:hyperlink>
    </w:p>
    <w:p w14:paraId="36519BF7" w14:textId="37663105" w:rsidR="008F623C" w:rsidRDefault="008A2B77">
      <w:pPr>
        <w:pStyle w:val="TableofFigures"/>
        <w:rPr>
          <w:rFonts w:asciiTheme="minorHAnsi" w:eastAsiaTheme="minorEastAsia" w:hAnsiTheme="minorHAnsi" w:cstheme="minorBidi"/>
          <w:szCs w:val="22"/>
        </w:rPr>
      </w:pPr>
      <w:hyperlink w:anchor="_Toc433196193" w:history="1">
        <w:r w:rsidR="008F623C" w:rsidRPr="00857A50">
          <w:rPr>
            <w:rStyle w:val="Hyperlink"/>
          </w:rPr>
          <w:t>Figure 50. Generating a Participation Summary Report</w:t>
        </w:r>
        <w:r w:rsidR="008F623C">
          <w:rPr>
            <w:webHidden/>
          </w:rPr>
          <w:tab/>
        </w:r>
        <w:r w:rsidR="008F623C">
          <w:rPr>
            <w:webHidden/>
          </w:rPr>
          <w:fldChar w:fldCharType="begin"/>
        </w:r>
        <w:r w:rsidR="008F623C">
          <w:rPr>
            <w:webHidden/>
          </w:rPr>
          <w:instrText xml:space="preserve"> PAGEREF _Toc433196193 \h </w:instrText>
        </w:r>
        <w:r w:rsidR="008F623C">
          <w:rPr>
            <w:webHidden/>
          </w:rPr>
        </w:r>
        <w:r w:rsidR="008F623C">
          <w:rPr>
            <w:webHidden/>
          </w:rPr>
          <w:fldChar w:fldCharType="separate"/>
        </w:r>
        <w:r w:rsidR="00211B29">
          <w:rPr>
            <w:webHidden/>
          </w:rPr>
          <w:t>104</w:t>
        </w:r>
        <w:r w:rsidR="008F623C">
          <w:rPr>
            <w:webHidden/>
          </w:rPr>
          <w:fldChar w:fldCharType="end"/>
        </w:r>
      </w:hyperlink>
    </w:p>
    <w:p w14:paraId="73D9163D" w14:textId="66734E01" w:rsidR="008F623C" w:rsidRDefault="008A2B77">
      <w:pPr>
        <w:pStyle w:val="TableofFigures"/>
        <w:rPr>
          <w:rFonts w:asciiTheme="minorHAnsi" w:eastAsiaTheme="minorEastAsia" w:hAnsiTheme="minorHAnsi" w:cstheme="minorBidi"/>
          <w:szCs w:val="22"/>
        </w:rPr>
      </w:pPr>
      <w:hyperlink w:anchor="_Toc433196194" w:history="1">
        <w:r w:rsidR="008F623C" w:rsidRPr="00857A50">
          <w:rPr>
            <w:rStyle w:val="Hyperlink"/>
          </w:rPr>
          <w:t>Figure 51. Participatio</w:t>
        </w:r>
        <w:r w:rsidR="008F623C" w:rsidRPr="00857A50">
          <w:rPr>
            <w:rStyle w:val="Hyperlink"/>
            <w:rFonts w:eastAsiaTheme="minorHAnsi"/>
          </w:rPr>
          <w:t>n</w:t>
        </w:r>
        <w:r w:rsidR="008F623C" w:rsidRPr="00857A50">
          <w:rPr>
            <w:rStyle w:val="Hyperlink"/>
          </w:rPr>
          <w:t xml:space="preserve"> Details Report</w:t>
        </w:r>
        <w:r w:rsidR="008F623C">
          <w:rPr>
            <w:webHidden/>
          </w:rPr>
          <w:tab/>
        </w:r>
        <w:r w:rsidR="008F623C">
          <w:rPr>
            <w:webHidden/>
          </w:rPr>
          <w:fldChar w:fldCharType="begin"/>
        </w:r>
        <w:r w:rsidR="008F623C">
          <w:rPr>
            <w:webHidden/>
          </w:rPr>
          <w:instrText xml:space="preserve"> PAGEREF _Toc433196194 \h </w:instrText>
        </w:r>
        <w:r w:rsidR="008F623C">
          <w:rPr>
            <w:webHidden/>
          </w:rPr>
        </w:r>
        <w:r w:rsidR="008F623C">
          <w:rPr>
            <w:webHidden/>
          </w:rPr>
          <w:fldChar w:fldCharType="separate"/>
        </w:r>
        <w:r w:rsidR="00211B29">
          <w:rPr>
            <w:webHidden/>
          </w:rPr>
          <w:t>105</w:t>
        </w:r>
        <w:r w:rsidR="008F623C">
          <w:rPr>
            <w:webHidden/>
          </w:rPr>
          <w:fldChar w:fldCharType="end"/>
        </w:r>
      </w:hyperlink>
    </w:p>
    <w:p w14:paraId="6A37153F" w14:textId="70845740" w:rsidR="008F623C" w:rsidRDefault="008A2B77">
      <w:pPr>
        <w:pStyle w:val="TableofFigures"/>
        <w:rPr>
          <w:rFonts w:asciiTheme="minorHAnsi" w:eastAsiaTheme="minorEastAsia" w:hAnsiTheme="minorHAnsi" w:cstheme="minorBidi"/>
          <w:szCs w:val="22"/>
        </w:rPr>
      </w:pPr>
      <w:hyperlink w:anchor="_Toc433196195" w:history="1">
        <w:r w:rsidR="008F623C" w:rsidRPr="00857A50">
          <w:rPr>
            <w:rStyle w:val="Hyperlink"/>
          </w:rPr>
          <w:t>Figure 52. Generating a Participation Details Report</w:t>
        </w:r>
        <w:r w:rsidR="008F623C">
          <w:rPr>
            <w:webHidden/>
          </w:rPr>
          <w:tab/>
        </w:r>
        <w:r w:rsidR="008F623C">
          <w:rPr>
            <w:webHidden/>
          </w:rPr>
          <w:fldChar w:fldCharType="begin"/>
        </w:r>
        <w:r w:rsidR="008F623C">
          <w:rPr>
            <w:webHidden/>
          </w:rPr>
          <w:instrText xml:space="preserve"> PAGEREF _Toc433196195 \h </w:instrText>
        </w:r>
        <w:r w:rsidR="008F623C">
          <w:rPr>
            <w:webHidden/>
          </w:rPr>
        </w:r>
        <w:r w:rsidR="008F623C">
          <w:rPr>
            <w:webHidden/>
          </w:rPr>
          <w:fldChar w:fldCharType="separate"/>
        </w:r>
        <w:r w:rsidR="00211B29">
          <w:rPr>
            <w:webHidden/>
          </w:rPr>
          <w:t>106</w:t>
        </w:r>
        <w:r w:rsidR="008F623C">
          <w:rPr>
            <w:webHidden/>
          </w:rPr>
          <w:fldChar w:fldCharType="end"/>
        </w:r>
      </w:hyperlink>
    </w:p>
    <w:p w14:paraId="5E371216" w14:textId="201418C1" w:rsidR="008F623C" w:rsidRDefault="008A2B77">
      <w:pPr>
        <w:pStyle w:val="TableofFigures"/>
        <w:rPr>
          <w:rFonts w:asciiTheme="minorHAnsi" w:eastAsiaTheme="minorEastAsia" w:hAnsiTheme="minorHAnsi" w:cstheme="minorBidi"/>
          <w:szCs w:val="22"/>
        </w:rPr>
      </w:pPr>
      <w:hyperlink w:anchor="_Toc433196196" w:history="1">
        <w:r w:rsidR="008F623C" w:rsidRPr="00857A50">
          <w:rPr>
            <w:rStyle w:val="Hyperlink"/>
          </w:rPr>
          <w:t>Figure 53. Proctor Schedule Report</w:t>
        </w:r>
        <w:r w:rsidR="008F623C">
          <w:rPr>
            <w:webHidden/>
          </w:rPr>
          <w:tab/>
        </w:r>
        <w:r w:rsidR="008F623C">
          <w:rPr>
            <w:webHidden/>
          </w:rPr>
          <w:fldChar w:fldCharType="begin"/>
        </w:r>
        <w:r w:rsidR="008F623C">
          <w:rPr>
            <w:webHidden/>
          </w:rPr>
          <w:instrText xml:space="preserve"> PAGEREF _Toc433196196 \h </w:instrText>
        </w:r>
        <w:r w:rsidR="008F623C">
          <w:rPr>
            <w:webHidden/>
          </w:rPr>
        </w:r>
        <w:r w:rsidR="008F623C">
          <w:rPr>
            <w:webHidden/>
          </w:rPr>
          <w:fldChar w:fldCharType="separate"/>
        </w:r>
        <w:r w:rsidR="00211B29">
          <w:rPr>
            <w:webHidden/>
          </w:rPr>
          <w:t>107</w:t>
        </w:r>
        <w:r w:rsidR="008F623C">
          <w:rPr>
            <w:webHidden/>
          </w:rPr>
          <w:fldChar w:fldCharType="end"/>
        </w:r>
      </w:hyperlink>
    </w:p>
    <w:p w14:paraId="01BDCE08" w14:textId="3E066A2C" w:rsidR="008F623C" w:rsidRDefault="008A2B77">
      <w:pPr>
        <w:pStyle w:val="TableofFigures"/>
        <w:rPr>
          <w:rFonts w:asciiTheme="minorHAnsi" w:eastAsiaTheme="minorEastAsia" w:hAnsiTheme="minorHAnsi" w:cstheme="minorBidi"/>
          <w:szCs w:val="22"/>
        </w:rPr>
      </w:pPr>
      <w:hyperlink w:anchor="_Toc433196197" w:history="1">
        <w:r w:rsidR="008F623C" w:rsidRPr="00857A50">
          <w:rPr>
            <w:rStyle w:val="Hyperlink"/>
          </w:rPr>
          <w:t>Figure 54. Proctor Schedule Report Screen</w:t>
        </w:r>
        <w:r w:rsidR="008F623C">
          <w:rPr>
            <w:webHidden/>
          </w:rPr>
          <w:tab/>
        </w:r>
        <w:r w:rsidR="008F623C">
          <w:rPr>
            <w:webHidden/>
          </w:rPr>
          <w:fldChar w:fldCharType="begin"/>
        </w:r>
        <w:r w:rsidR="008F623C">
          <w:rPr>
            <w:webHidden/>
          </w:rPr>
          <w:instrText xml:space="preserve"> PAGEREF _Toc433196197 \h </w:instrText>
        </w:r>
        <w:r w:rsidR="008F623C">
          <w:rPr>
            <w:webHidden/>
          </w:rPr>
        </w:r>
        <w:r w:rsidR="008F623C">
          <w:rPr>
            <w:webHidden/>
          </w:rPr>
          <w:fldChar w:fldCharType="separate"/>
        </w:r>
        <w:r w:rsidR="00211B29">
          <w:rPr>
            <w:webHidden/>
          </w:rPr>
          <w:t>108</w:t>
        </w:r>
        <w:r w:rsidR="008F623C">
          <w:rPr>
            <w:webHidden/>
          </w:rPr>
          <w:fldChar w:fldCharType="end"/>
        </w:r>
      </w:hyperlink>
    </w:p>
    <w:p w14:paraId="6995BBEE" w14:textId="1723ED75" w:rsidR="008F623C" w:rsidRDefault="008A2B77">
      <w:pPr>
        <w:pStyle w:val="TableofFigures"/>
        <w:rPr>
          <w:rFonts w:asciiTheme="minorHAnsi" w:eastAsiaTheme="minorEastAsia" w:hAnsiTheme="minorHAnsi" w:cstheme="minorBidi"/>
          <w:szCs w:val="22"/>
        </w:rPr>
      </w:pPr>
      <w:hyperlink w:anchor="_Toc433196198" w:history="1">
        <w:r w:rsidR="008F623C" w:rsidRPr="00857A50">
          <w:rPr>
            <w:rStyle w:val="Hyperlink"/>
          </w:rPr>
          <w:t>Figure 55. Student Schedule Report</w:t>
        </w:r>
        <w:r w:rsidR="008F623C">
          <w:rPr>
            <w:webHidden/>
          </w:rPr>
          <w:tab/>
        </w:r>
        <w:r w:rsidR="008F623C">
          <w:rPr>
            <w:webHidden/>
          </w:rPr>
          <w:fldChar w:fldCharType="begin"/>
        </w:r>
        <w:r w:rsidR="008F623C">
          <w:rPr>
            <w:webHidden/>
          </w:rPr>
          <w:instrText xml:space="preserve"> PAGEREF _Toc433196198 \h </w:instrText>
        </w:r>
        <w:r w:rsidR="008F623C">
          <w:rPr>
            <w:webHidden/>
          </w:rPr>
        </w:r>
        <w:r w:rsidR="008F623C">
          <w:rPr>
            <w:webHidden/>
          </w:rPr>
          <w:fldChar w:fldCharType="separate"/>
        </w:r>
        <w:r w:rsidR="00211B29">
          <w:rPr>
            <w:webHidden/>
          </w:rPr>
          <w:t>108</w:t>
        </w:r>
        <w:r w:rsidR="008F623C">
          <w:rPr>
            <w:webHidden/>
          </w:rPr>
          <w:fldChar w:fldCharType="end"/>
        </w:r>
      </w:hyperlink>
    </w:p>
    <w:p w14:paraId="30578E0E" w14:textId="58596251" w:rsidR="008F623C" w:rsidRDefault="008A2B77">
      <w:pPr>
        <w:pStyle w:val="TableofFigures"/>
        <w:rPr>
          <w:rFonts w:asciiTheme="minorHAnsi" w:eastAsiaTheme="minorEastAsia" w:hAnsiTheme="minorHAnsi" w:cstheme="minorBidi"/>
          <w:szCs w:val="22"/>
        </w:rPr>
      </w:pPr>
      <w:hyperlink w:anchor="_Toc433196199" w:history="1">
        <w:r w:rsidR="008F623C" w:rsidRPr="00857A50">
          <w:rPr>
            <w:rStyle w:val="Hyperlink"/>
          </w:rPr>
          <w:t>Figure 56. Student Schedule Report Screen</w:t>
        </w:r>
        <w:r w:rsidR="008F623C">
          <w:rPr>
            <w:webHidden/>
          </w:rPr>
          <w:tab/>
        </w:r>
        <w:r w:rsidR="008F623C">
          <w:rPr>
            <w:webHidden/>
          </w:rPr>
          <w:fldChar w:fldCharType="begin"/>
        </w:r>
        <w:r w:rsidR="008F623C">
          <w:rPr>
            <w:webHidden/>
          </w:rPr>
          <w:instrText xml:space="preserve"> PAGEREF _Toc433196199 \h </w:instrText>
        </w:r>
        <w:r w:rsidR="008F623C">
          <w:rPr>
            <w:webHidden/>
          </w:rPr>
        </w:r>
        <w:r w:rsidR="008F623C">
          <w:rPr>
            <w:webHidden/>
          </w:rPr>
          <w:fldChar w:fldCharType="separate"/>
        </w:r>
        <w:r w:rsidR="00211B29">
          <w:rPr>
            <w:webHidden/>
          </w:rPr>
          <w:t>109</w:t>
        </w:r>
        <w:r w:rsidR="008F623C">
          <w:rPr>
            <w:webHidden/>
          </w:rPr>
          <w:fldChar w:fldCharType="end"/>
        </w:r>
      </w:hyperlink>
    </w:p>
    <w:p w14:paraId="29F16B7B" w14:textId="781D9BD5" w:rsidR="008F623C" w:rsidRDefault="008A2B77">
      <w:pPr>
        <w:pStyle w:val="TableofFigures"/>
        <w:rPr>
          <w:rFonts w:asciiTheme="minorHAnsi" w:eastAsiaTheme="minorEastAsia" w:hAnsiTheme="minorHAnsi" w:cstheme="minorBidi"/>
          <w:szCs w:val="22"/>
        </w:rPr>
      </w:pPr>
      <w:hyperlink w:anchor="_Toc433196200" w:history="1">
        <w:r w:rsidR="008F623C" w:rsidRPr="00857A50">
          <w:rPr>
            <w:rStyle w:val="Hyperlink"/>
          </w:rPr>
          <w:t>Figure 57. Client Configuration Screen</w:t>
        </w:r>
        <w:r w:rsidR="008F623C">
          <w:rPr>
            <w:webHidden/>
          </w:rPr>
          <w:tab/>
        </w:r>
        <w:r w:rsidR="008F623C">
          <w:rPr>
            <w:webHidden/>
          </w:rPr>
          <w:fldChar w:fldCharType="begin"/>
        </w:r>
        <w:r w:rsidR="008F623C">
          <w:rPr>
            <w:webHidden/>
          </w:rPr>
          <w:instrText xml:space="preserve"> PAGEREF _Toc433196200 \h </w:instrText>
        </w:r>
        <w:r w:rsidR="008F623C">
          <w:rPr>
            <w:webHidden/>
          </w:rPr>
        </w:r>
        <w:r w:rsidR="008F623C">
          <w:rPr>
            <w:webHidden/>
          </w:rPr>
          <w:fldChar w:fldCharType="separate"/>
        </w:r>
        <w:r w:rsidR="00211B29">
          <w:rPr>
            <w:webHidden/>
          </w:rPr>
          <w:t>111</w:t>
        </w:r>
        <w:r w:rsidR="008F623C">
          <w:rPr>
            <w:webHidden/>
          </w:rPr>
          <w:fldChar w:fldCharType="end"/>
        </w:r>
      </w:hyperlink>
    </w:p>
    <w:p w14:paraId="2DB51099" w14:textId="22F0357D" w:rsidR="008F623C" w:rsidRDefault="008A2B77">
      <w:pPr>
        <w:pStyle w:val="TableofFigures"/>
        <w:rPr>
          <w:rFonts w:asciiTheme="minorHAnsi" w:eastAsiaTheme="minorEastAsia" w:hAnsiTheme="minorHAnsi" w:cstheme="minorBidi"/>
          <w:szCs w:val="22"/>
        </w:rPr>
      </w:pPr>
      <w:hyperlink w:anchor="_Toc433196201" w:history="1">
        <w:r w:rsidR="008F623C" w:rsidRPr="00857A50">
          <w:rPr>
            <w:rStyle w:val="Hyperlink"/>
          </w:rPr>
          <w:t>Figure 58. Subjects Table</w:t>
        </w:r>
        <w:r w:rsidR="008F623C">
          <w:rPr>
            <w:webHidden/>
          </w:rPr>
          <w:tab/>
        </w:r>
        <w:r w:rsidR="008F623C">
          <w:rPr>
            <w:webHidden/>
          </w:rPr>
          <w:fldChar w:fldCharType="begin"/>
        </w:r>
        <w:r w:rsidR="008F623C">
          <w:rPr>
            <w:webHidden/>
          </w:rPr>
          <w:instrText xml:space="preserve"> PAGEREF _Toc433196201 \h </w:instrText>
        </w:r>
        <w:r w:rsidR="008F623C">
          <w:rPr>
            <w:webHidden/>
          </w:rPr>
        </w:r>
        <w:r w:rsidR="008F623C">
          <w:rPr>
            <w:webHidden/>
          </w:rPr>
          <w:fldChar w:fldCharType="separate"/>
        </w:r>
        <w:r w:rsidR="00211B29">
          <w:rPr>
            <w:webHidden/>
          </w:rPr>
          <w:t>112</w:t>
        </w:r>
        <w:r w:rsidR="008F623C">
          <w:rPr>
            <w:webHidden/>
          </w:rPr>
          <w:fldChar w:fldCharType="end"/>
        </w:r>
      </w:hyperlink>
    </w:p>
    <w:p w14:paraId="164A78EE" w14:textId="7440C0AB" w:rsidR="008F623C" w:rsidRDefault="008A2B77">
      <w:pPr>
        <w:pStyle w:val="TableofFigures"/>
        <w:rPr>
          <w:rFonts w:asciiTheme="minorHAnsi" w:eastAsiaTheme="minorEastAsia" w:hAnsiTheme="minorHAnsi" w:cstheme="minorBidi"/>
          <w:szCs w:val="22"/>
        </w:rPr>
      </w:pPr>
      <w:hyperlink w:anchor="_Toc433196202" w:history="1">
        <w:r w:rsidR="008F623C" w:rsidRPr="00857A50">
          <w:rPr>
            <w:rStyle w:val="Hyperlink"/>
          </w:rPr>
          <w:t>Figure 59. Add Subject Information Screen</w:t>
        </w:r>
        <w:r w:rsidR="008F623C">
          <w:rPr>
            <w:webHidden/>
          </w:rPr>
          <w:tab/>
        </w:r>
        <w:r w:rsidR="008F623C">
          <w:rPr>
            <w:webHidden/>
          </w:rPr>
          <w:fldChar w:fldCharType="begin"/>
        </w:r>
        <w:r w:rsidR="008F623C">
          <w:rPr>
            <w:webHidden/>
          </w:rPr>
          <w:instrText xml:space="preserve"> PAGEREF _Toc433196202 \h </w:instrText>
        </w:r>
        <w:r w:rsidR="008F623C">
          <w:rPr>
            <w:webHidden/>
          </w:rPr>
        </w:r>
        <w:r w:rsidR="008F623C">
          <w:rPr>
            <w:webHidden/>
          </w:rPr>
          <w:fldChar w:fldCharType="separate"/>
        </w:r>
        <w:r w:rsidR="00211B29">
          <w:rPr>
            <w:webHidden/>
          </w:rPr>
          <w:t>113</w:t>
        </w:r>
        <w:r w:rsidR="008F623C">
          <w:rPr>
            <w:webHidden/>
          </w:rPr>
          <w:fldChar w:fldCharType="end"/>
        </w:r>
      </w:hyperlink>
    </w:p>
    <w:p w14:paraId="420DF08B" w14:textId="732C4C2A" w:rsidR="008F623C" w:rsidRDefault="008A2B77">
      <w:pPr>
        <w:pStyle w:val="TableofFigures"/>
        <w:rPr>
          <w:rFonts w:asciiTheme="minorHAnsi" w:eastAsiaTheme="minorEastAsia" w:hAnsiTheme="minorHAnsi" w:cstheme="minorBidi"/>
          <w:szCs w:val="22"/>
        </w:rPr>
      </w:pPr>
      <w:hyperlink w:anchor="_Toc433196203" w:history="1">
        <w:r w:rsidR="008F623C" w:rsidRPr="00857A50">
          <w:rPr>
            <w:rStyle w:val="Hyperlink"/>
          </w:rPr>
          <w:t>Figure 60. Merge Subject Screen</w:t>
        </w:r>
        <w:r w:rsidR="008F623C">
          <w:rPr>
            <w:webHidden/>
          </w:rPr>
          <w:tab/>
        </w:r>
        <w:r w:rsidR="008F623C">
          <w:rPr>
            <w:webHidden/>
          </w:rPr>
          <w:fldChar w:fldCharType="begin"/>
        </w:r>
        <w:r w:rsidR="008F623C">
          <w:rPr>
            <w:webHidden/>
          </w:rPr>
          <w:instrText xml:space="preserve"> PAGEREF _Toc433196203 \h </w:instrText>
        </w:r>
        <w:r w:rsidR="008F623C">
          <w:rPr>
            <w:webHidden/>
          </w:rPr>
        </w:r>
        <w:r w:rsidR="008F623C">
          <w:rPr>
            <w:webHidden/>
          </w:rPr>
          <w:fldChar w:fldCharType="separate"/>
        </w:r>
        <w:r w:rsidR="00211B29">
          <w:rPr>
            <w:webHidden/>
          </w:rPr>
          <w:t>113</w:t>
        </w:r>
        <w:r w:rsidR="008F623C">
          <w:rPr>
            <w:webHidden/>
          </w:rPr>
          <w:fldChar w:fldCharType="end"/>
        </w:r>
      </w:hyperlink>
    </w:p>
    <w:p w14:paraId="2BD1D32C" w14:textId="0572E4C4" w:rsidR="008F623C" w:rsidRDefault="008A2B77">
      <w:pPr>
        <w:pStyle w:val="TableofFigures"/>
        <w:rPr>
          <w:rFonts w:asciiTheme="minorHAnsi" w:eastAsiaTheme="minorEastAsia" w:hAnsiTheme="minorHAnsi" w:cstheme="minorBidi"/>
          <w:szCs w:val="22"/>
        </w:rPr>
      </w:pPr>
      <w:hyperlink w:anchor="_Toc433196204" w:history="1">
        <w:r w:rsidR="008F623C" w:rsidRPr="00857A50">
          <w:rPr>
            <w:rStyle w:val="Hyperlink"/>
          </w:rPr>
          <w:t>Figure 61. Sample Error Message</w:t>
        </w:r>
        <w:r w:rsidR="008F623C">
          <w:rPr>
            <w:webHidden/>
          </w:rPr>
          <w:tab/>
        </w:r>
        <w:r w:rsidR="008F623C">
          <w:rPr>
            <w:webHidden/>
          </w:rPr>
          <w:fldChar w:fldCharType="begin"/>
        </w:r>
        <w:r w:rsidR="008F623C">
          <w:rPr>
            <w:webHidden/>
          </w:rPr>
          <w:instrText xml:space="preserve"> PAGEREF _Toc433196204 \h </w:instrText>
        </w:r>
        <w:r w:rsidR="008F623C">
          <w:rPr>
            <w:webHidden/>
          </w:rPr>
        </w:r>
        <w:r w:rsidR="008F623C">
          <w:rPr>
            <w:webHidden/>
          </w:rPr>
          <w:fldChar w:fldCharType="separate"/>
        </w:r>
        <w:r w:rsidR="00211B29">
          <w:rPr>
            <w:webHidden/>
          </w:rPr>
          <w:t>116</w:t>
        </w:r>
        <w:r w:rsidR="008F623C">
          <w:rPr>
            <w:webHidden/>
          </w:rPr>
          <w:fldChar w:fldCharType="end"/>
        </w:r>
      </w:hyperlink>
    </w:p>
    <w:p w14:paraId="2B9F0E2F" w14:textId="23BEF046" w:rsidR="008F623C" w:rsidRDefault="008A2B77">
      <w:pPr>
        <w:pStyle w:val="TableofFigures"/>
        <w:rPr>
          <w:rFonts w:asciiTheme="minorHAnsi" w:eastAsiaTheme="minorEastAsia" w:hAnsiTheme="minorHAnsi" w:cstheme="minorBidi"/>
          <w:szCs w:val="22"/>
        </w:rPr>
      </w:pPr>
      <w:hyperlink w:anchor="_Toc433196205" w:history="1">
        <w:r w:rsidR="008F623C" w:rsidRPr="00857A50">
          <w:rPr>
            <w:rStyle w:val="Hyperlink"/>
          </w:rPr>
          <w:t>Figure 62. Calendar Widget</w:t>
        </w:r>
        <w:r w:rsidR="008F623C">
          <w:rPr>
            <w:webHidden/>
          </w:rPr>
          <w:tab/>
        </w:r>
        <w:r w:rsidR="008F623C">
          <w:rPr>
            <w:webHidden/>
          </w:rPr>
          <w:fldChar w:fldCharType="begin"/>
        </w:r>
        <w:r w:rsidR="008F623C">
          <w:rPr>
            <w:webHidden/>
          </w:rPr>
          <w:instrText xml:space="preserve"> PAGEREF _Toc433196205 \h </w:instrText>
        </w:r>
        <w:r w:rsidR="008F623C">
          <w:rPr>
            <w:webHidden/>
          </w:rPr>
        </w:r>
        <w:r w:rsidR="008F623C">
          <w:rPr>
            <w:webHidden/>
          </w:rPr>
          <w:fldChar w:fldCharType="separate"/>
        </w:r>
        <w:r w:rsidR="00211B29">
          <w:rPr>
            <w:webHidden/>
          </w:rPr>
          <w:t>118</w:t>
        </w:r>
        <w:r w:rsidR="008F623C">
          <w:rPr>
            <w:webHidden/>
          </w:rPr>
          <w:fldChar w:fldCharType="end"/>
        </w:r>
      </w:hyperlink>
    </w:p>
    <w:p w14:paraId="0FEFFAB1" w14:textId="6F146254" w:rsidR="008F623C" w:rsidRDefault="008A2B77">
      <w:pPr>
        <w:pStyle w:val="TableofFigures"/>
        <w:rPr>
          <w:rFonts w:asciiTheme="minorHAnsi" w:eastAsiaTheme="minorEastAsia" w:hAnsiTheme="minorHAnsi" w:cstheme="minorBidi"/>
          <w:szCs w:val="22"/>
        </w:rPr>
      </w:pPr>
      <w:hyperlink w:anchor="_Toc433196206" w:history="1">
        <w:r w:rsidR="008F623C" w:rsidRPr="00857A50">
          <w:rPr>
            <w:rStyle w:val="Hyperlink"/>
          </w:rPr>
          <w:t>Figure 63. Calendar Widget: Year View</w:t>
        </w:r>
        <w:r w:rsidR="008F623C">
          <w:rPr>
            <w:webHidden/>
          </w:rPr>
          <w:tab/>
        </w:r>
        <w:r w:rsidR="008F623C">
          <w:rPr>
            <w:webHidden/>
          </w:rPr>
          <w:fldChar w:fldCharType="begin"/>
        </w:r>
        <w:r w:rsidR="008F623C">
          <w:rPr>
            <w:webHidden/>
          </w:rPr>
          <w:instrText xml:space="preserve"> PAGEREF _Toc433196206 \h </w:instrText>
        </w:r>
        <w:r w:rsidR="008F623C">
          <w:rPr>
            <w:webHidden/>
          </w:rPr>
        </w:r>
        <w:r w:rsidR="008F623C">
          <w:rPr>
            <w:webHidden/>
          </w:rPr>
          <w:fldChar w:fldCharType="separate"/>
        </w:r>
        <w:r w:rsidR="00211B29">
          <w:rPr>
            <w:webHidden/>
          </w:rPr>
          <w:t>118</w:t>
        </w:r>
        <w:r w:rsidR="008F623C">
          <w:rPr>
            <w:webHidden/>
          </w:rPr>
          <w:fldChar w:fldCharType="end"/>
        </w:r>
      </w:hyperlink>
    </w:p>
    <w:p w14:paraId="2A7CA6DD" w14:textId="77777777" w:rsidR="00820F16" w:rsidRDefault="000262C8" w:rsidP="00820F16">
      <w:r w:rsidRPr="00E070CC">
        <w:fldChar w:fldCharType="end"/>
      </w:r>
      <w:bookmarkStart w:id="0" w:name="_Toc344307361"/>
      <w:bookmarkStart w:id="1" w:name="_Toc387308386"/>
    </w:p>
    <w:p w14:paraId="0B1A28C1" w14:textId="77777777" w:rsidR="00D3351E" w:rsidRDefault="00D3351E" w:rsidP="00FD5680">
      <w:pPr>
        <w:pStyle w:val="Heading1"/>
      </w:pPr>
      <w:bookmarkStart w:id="2" w:name="_Ref387921167"/>
      <w:bookmarkStart w:id="3" w:name="_Toc391560278"/>
      <w:bookmarkStart w:id="4" w:name="_Toc433196049"/>
      <w:bookmarkEnd w:id="0"/>
      <w:bookmarkEnd w:id="1"/>
      <w:r>
        <w:t xml:space="preserve">Overview of the </w:t>
      </w:r>
      <w:r w:rsidR="00DD7873">
        <w:t>Administration and Registration Tools</w:t>
      </w:r>
      <w:r>
        <w:t xml:space="preserve"> System</w:t>
      </w:r>
      <w:bookmarkEnd w:id="2"/>
      <w:bookmarkEnd w:id="3"/>
      <w:bookmarkEnd w:id="4"/>
    </w:p>
    <w:p w14:paraId="059A3DFF" w14:textId="77777777" w:rsidR="006A23C4" w:rsidRPr="006A23C4" w:rsidRDefault="006A23C4" w:rsidP="006A23C4">
      <w:r>
        <w:t xml:space="preserve">The </w:t>
      </w:r>
      <w:r w:rsidR="00DD7873">
        <w:t>Administration and Registration Tools (ART) system</w:t>
      </w:r>
      <w:r w:rsidRPr="00D32325">
        <w:t xml:space="preserve"> manages</w:t>
      </w:r>
      <w:r>
        <w:t xml:space="preserve"> </w:t>
      </w:r>
      <w:r w:rsidR="00500FCE">
        <w:t>registrations of students for assessment</w:t>
      </w:r>
      <w:r w:rsidR="00DA5AF5">
        <w:t>s</w:t>
      </w:r>
      <w:r>
        <w:t xml:space="preserve">. </w:t>
      </w:r>
      <w:r w:rsidR="00DD7873">
        <w:t xml:space="preserve">ART </w:t>
      </w:r>
      <w:r w:rsidR="00354469">
        <w:t xml:space="preserve">also allows authorized users to create and manage records for students, </w:t>
      </w:r>
      <w:r w:rsidR="004B549F">
        <w:t>users</w:t>
      </w:r>
      <w:r w:rsidR="00354469">
        <w:t xml:space="preserve">, and </w:t>
      </w:r>
      <w:r w:rsidR="0092692A">
        <w:t>entities</w:t>
      </w:r>
      <w:r w:rsidR="00354469">
        <w:t xml:space="preserve"> such as states, districts, and </w:t>
      </w:r>
      <w:r w:rsidR="0092692A">
        <w:t>institutions</w:t>
      </w:r>
      <w:r w:rsidR="00354469">
        <w:t>.</w:t>
      </w:r>
      <w:r w:rsidR="00C232CB">
        <w:t xml:space="preserve"> </w:t>
      </w:r>
      <w:r w:rsidR="009D066E">
        <w:t>You can upload r</w:t>
      </w:r>
      <w:r w:rsidR="00C232CB">
        <w:t xml:space="preserve">ecords </w:t>
      </w:r>
      <w:r w:rsidR="009D066E">
        <w:t>in groups or manage them</w:t>
      </w:r>
      <w:r w:rsidR="00C232CB">
        <w:t xml:space="preserve"> individually in </w:t>
      </w:r>
      <w:r w:rsidR="00DD7873">
        <w:t>ART</w:t>
      </w:r>
      <w:r w:rsidR="00C232CB">
        <w:t xml:space="preserve">. </w:t>
      </w:r>
      <w:r w:rsidR="009D066E">
        <w:t>You</w:t>
      </w:r>
      <w:r w:rsidR="00C232CB">
        <w:t xml:space="preserve"> may also manage the assessments settings and accommodation information for students.</w:t>
      </w:r>
      <w:r>
        <w:t xml:space="preserve"> </w:t>
      </w:r>
    </w:p>
    <w:p w14:paraId="094916DD" w14:textId="77777777" w:rsidR="002E47F4" w:rsidRDefault="002E47F4" w:rsidP="002E47F4">
      <w:pPr>
        <w:pStyle w:val="Heading2"/>
      </w:pPr>
      <w:bookmarkStart w:id="5" w:name="_Toc387308388"/>
      <w:bookmarkStart w:id="6" w:name="_Toc391560279"/>
      <w:bookmarkStart w:id="7" w:name="_Toc433196050"/>
      <w:r>
        <w:t xml:space="preserve">Inter-relation between the </w:t>
      </w:r>
      <w:r w:rsidR="00DD7873">
        <w:t xml:space="preserve">Administration and </w:t>
      </w:r>
      <w:r>
        <w:t xml:space="preserve">Registration </w:t>
      </w:r>
      <w:r w:rsidR="00DD7873">
        <w:t xml:space="preserve">Tools </w:t>
      </w:r>
      <w:r>
        <w:t>System and other Smarter Balanced Systems</w:t>
      </w:r>
      <w:bookmarkEnd w:id="5"/>
      <w:bookmarkEnd w:id="6"/>
      <w:bookmarkEnd w:id="7"/>
    </w:p>
    <w:p w14:paraId="53FECABD" w14:textId="77777777" w:rsidR="006A23C4" w:rsidRPr="006A23C4" w:rsidRDefault="00DD7873" w:rsidP="006A23C4">
      <w:r>
        <w:t xml:space="preserve">ART </w:t>
      </w:r>
      <w:r w:rsidR="00337AB9">
        <w:t>has connections to the following Smarter Balanced systems.</w:t>
      </w:r>
    </w:p>
    <w:p w14:paraId="70B4A62D" w14:textId="77777777" w:rsidR="00FC6D8C" w:rsidRDefault="00FC6D8C" w:rsidP="00FC6D8C">
      <w:pPr>
        <w:pStyle w:val="ListBullet"/>
      </w:pPr>
      <w:r w:rsidRPr="00FC6D8C">
        <w:rPr>
          <w:rStyle w:val="Strong"/>
        </w:rPr>
        <w:t>Single Sign On (SSO)</w:t>
      </w:r>
      <w:r>
        <w:t>: This system</w:t>
      </w:r>
      <w:r w:rsidRPr="00F52A05">
        <w:t xml:space="preserve"> </w:t>
      </w:r>
      <w:r>
        <w:t xml:space="preserve">is responsible for user authentication and authorization, and </w:t>
      </w:r>
      <w:r w:rsidRPr="00F52A05">
        <w:t xml:space="preserve">allows you to log in to the </w:t>
      </w:r>
      <w:r>
        <w:t xml:space="preserve">Smarter Balanced </w:t>
      </w:r>
      <w:r w:rsidRPr="00F52A05">
        <w:t>systems provided by the American Institutes for Research (AIR). After logging in, you can switch between systems without log</w:t>
      </w:r>
      <w:r w:rsidR="00030CC6">
        <w:t>ging</w:t>
      </w:r>
      <w:r w:rsidRPr="00F52A05">
        <w:t xml:space="preserve"> in and out of each </w:t>
      </w:r>
      <w:r w:rsidR="00030CC6">
        <w:t xml:space="preserve">individual </w:t>
      </w:r>
      <w:r w:rsidRPr="00F52A05">
        <w:t>system.</w:t>
      </w:r>
      <w:r w:rsidR="00337AB9">
        <w:t xml:space="preserve"> Users added through </w:t>
      </w:r>
      <w:r w:rsidR="00DD7873">
        <w:t>ART</w:t>
      </w:r>
      <w:r w:rsidR="00337AB9">
        <w:t xml:space="preserve"> are automatically added to SSO, and users added to SSO can log in to </w:t>
      </w:r>
      <w:r w:rsidR="00DD7873">
        <w:t>ART</w:t>
      </w:r>
      <w:r w:rsidR="00337AB9">
        <w:t>.</w:t>
      </w:r>
    </w:p>
    <w:p w14:paraId="5D57ED4E" w14:textId="77777777" w:rsidR="00FC6D8C" w:rsidRDefault="00FC6D8C" w:rsidP="00FC6D8C">
      <w:pPr>
        <w:pStyle w:val="ListBullet"/>
      </w:pPr>
      <w:r w:rsidRPr="00FC6D8C">
        <w:rPr>
          <w:rStyle w:val="Strong"/>
        </w:rPr>
        <w:t>Program Management</w:t>
      </w:r>
      <w:r>
        <w:t xml:space="preserve">: This system stores information about the tenants who have subscribed to the Smarter Balanced systems. When logging in to </w:t>
      </w:r>
      <w:r w:rsidR="00DD7873">
        <w:t>ART</w:t>
      </w:r>
      <w:r>
        <w:t>, only users who are associated with tenants in good standing are allowed access.</w:t>
      </w:r>
    </w:p>
    <w:p w14:paraId="1137A4FA" w14:textId="7C0D137E" w:rsidR="00FC6D8C" w:rsidRDefault="00FC6D8C" w:rsidP="00FC6D8C">
      <w:pPr>
        <w:pStyle w:val="ListBullet"/>
      </w:pPr>
      <w:r w:rsidRPr="00FC6D8C">
        <w:rPr>
          <w:rStyle w:val="Strong"/>
        </w:rPr>
        <w:t>Permissions</w:t>
      </w:r>
      <w:r>
        <w:t>: This system stores the</w:t>
      </w:r>
      <w:r w:rsidRPr="0099442C">
        <w:t xml:space="preserve"> list of roles </w:t>
      </w:r>
      <w:r w:rsidR="00030CC6">
        <w:t xml:space="preserve">and associated permissions to </w:t>
      </w:r>
      <w:r w:rsidR="00DD7873">
        <w:t xml:space="preserve">ART </w:t>
      </w:r>
      <w:r w:rsidR="00030CC6">
        <w:t xml:space="preserve">features. </w:t>
      </w:r>
      <w:r w:rsidR="00CC782F">
        <w:t xml:space="preserve">When you sign on to </w:t>
      </w:r>
      <w:r w:rsidR="00DD7873">
        <w:t>ART</w:t>
      </w:r>
      <w:r w:rsidR="00CC782F">
        <w:t>, Permissions checks your role, and gives you access to those features associated with your role</w:t>
      </w:r>
      <w:r>
        <w:t>.</w:t>
      </w:r>
      <w:r w:rsidR="00CC782F">
        <w:t xml:space="preserve"> For additional information about permissions, see the </w:t>
      </w:r>
      <w:r w:rsidR="00CC782F" w:rsidRPr="006A609D">
        <w:rPr>
          <w:rStyle w:val="CrossReference"/>
        </w:rPr>
        <w:fldChar w:fldCharType="begin"/>
      </w:r>
      <w:r w:rsidR="006A609D" w:rsidRPr="006A609D">
        <w:rPr>
          <w:rStyle w:val="CrossReference"/>
        </w:rPr>
        <w:instrText xml:space="preserve"> REF _Ref389463453 \* MERGEFORMAT \h</w:instrText>
      </w:r>
      <w:r w:rsidR="00CC782F" w:rsidRPr="006A609D">
        <w:rPr>
          <w:rStyle w:val="CrossReference"/>
        </w:rPr>
      </w:r>
      <w:r w:rsidR="00CC782F" w:rsidRPr="006A609D">
        <w:rPr>
          <w:rStyle w:val="CrossReference"/>
        </w:rPr>
        <w:fldChar w:fldCharType="separate"/>
      </w:r>
      <w:ins w:id="8" w:author="Jamika D. Burge" w:date="2015-11-24T15:06:00Z">
        <w:r w:rsidR="00211B29" w:rsidRPr="00211B29">
          <w:rPr>
            <w:rStyle w:val="CrossReference"/>
            <w:rPrChange w:id="9" w:author="Jamika D. Burge" w:date="2015-11-24T15:06:00Z">
              <w:rPr/>
            </w:rPrChange>
          </w:rPr>
          <w:t>User Roles and Permissions</w:t>
        </w:r>
      </w:ins>
      <w:del w:id="10" w:author="Jamika D. Burge" w:date="2015-11-24T15:06:00Z">
        <w:r w:rsidR="00ED0EE4" w:rsidRPr="00ED0EE4" w:rsidDel="00211B29">
          <w:rPr>
            <w:rStyle w:val="CrossReference"/>
          </w:rPr>
          <w:delText>User Roles and Permissions</w:delText>
        </w:r>
      </w:del>
      <w:r w:rsidR="00CC782F" w:rsidRPr="006A609D">
        <w:rPr>
          <w:rStyle w:val="CrossReference"/>
        </w:rPr>
        <w:fldChar w:fldCharType="end"/>
      </w:r>
      <w:r w:rsidR="00CC782F">
        <w:t xml:space="preserve"> section.</w:t>
      </w:r>
    </w:p>
    <w:p w14:paraId="1EC0C3EB" w14:textId="77777777" w:rsidR="002E47F4" w:rsidRDefault="00E81FCC" w:rsidP="002E47F4">
      <w:pPr>
        <w:pStyle w:val="ListBullet"/>
      </w:pPr>
      <w:r w:rsidRPr="00E81FCC">
        <w:rPr>
          <w:rStyle w:val="Strong"/>
        </w:rPr>
        <w:t>Consortium Data Warehouse</w:t>
      </w:r>
      <w:r>
        <w:t xml:space="preserve">: This </w:t>
      </w:r>
      <w:r w:rsidR="006D1876">
        <w:t xml:space="preserve">system stores registrations </w:t>
      </w:r>
      <w:r w:rsidR="00392412">
        <w:t xml:space="preserve">and results </w:t>
      </w:r>
      <w:r w:rsidR="006D1876">
        <w:t xml:space="preserve">for assessments, </w:t>
      </w:r>
      <w:r w:rsidR="0055192A">
        <w:t>as well as</w:t>
      </w:r>
      <w:r w:rsidR="006D1876">
        <w:t xml:space="preserve"> other information shared among Smarter Balanced members.</w:t>
      </w:r>
    </w:p>
    <w:p w14:paraId="6428D194" w14:textId="77777777" w:rsidR="0092692A" w:rsidRDefault="0092692A" w:rsidP="0092692A">
      <w:pPr>
        <w:pStyle w:val="ListBullet2"/>
      </w:pPr>
      <w:r>
        <w:t>If a state does not wish to share identifying student information, then that state must provide its own local data warehouse.</w:t>
      </w:r>
    </w:p>
    <w:p w14:paraId="0CFD1859" w14:textId="77777777" w:rsidR="00354469" w:rsidRDefault="00354469" w:rsidP="002E47F4">
      <w:pPr>
        <w:pStyle w:val="ListBullet"/>
      </w:pPr>
      <w:r>
        <w:rPr>
          <w:rStyle w:val="Strong"/>
        </w:rPr>
        <w:t>Test Authoring System</w:t>
      </w:r>
      <w:r w:rsidRPr="00354469">
        <w:t>:</w:t>
      </w:r>
      <w:r>
        <w:t xml:space="preserve"> This system construct</w:t>
      </w:r>
      <w:r w:rsidR="00CC782F">
        <w:t>s</w:t>
      </w:r>
      <w:r>
        <w:t xml:space="preserve"> the tests </w:t>
      </w:r>
      <w:r w:rsidR="00C232CB">
        <w:t xml:space="preserve">for which students are registered in </w:t>
      </w:r>
      <w:r w:rsidR="00DD7873">
        <w:t>ART</w:t>
      </w:r>
      <w:r>
        <w:t xml:space="preserve">. Tests created in the Test Authoring System are stored as test packages in the </w:t>
      </w:r>
      <w:r w:rsidRPr="00A9278F">
        <w:rPr>
          <w:rStyle w:val="Strong"/>
        </w:rPr>
        <w:t>Test Specification</w:t>
      </w:r>
      <w:r w:rsidR="00A9278F" w:rsidRPr="00A9278F">
        <w:rPr>
          <w:rStyle w:val="Strong"/>
        </w:rPr>
        <w:t>s</w:t>
      </w:r>
      <w:r w:rsidRPr="00A9278F">
        <w:rPr>
          <w:rStyle w:val="Strong"/>
        </w:rPr>
        <w:t xml:space="preserve"> Bank.</w:t>
      </w:r>
    </w:p>
    <w:p w14:paraId="649BD24A" w14:textId="77777777" w:rsidR="002E7678" w:rsidRPr="002E7678" w:rsidRDefault="002E7678" w:rsidP="002E47F4">
      <w:pPr>
        <w:pStyle w:val="ListBullet"/>
      </w:pPr>
      <w:r>
        <w:rPr>
          <w:rStyle w:val="Strong"/>
        </w:rPr>
        <w:t>Test Delivery System</w:t>
      </w:r>
      <w:r w:rsidR="00DF4D94">
        <w:rPr>
          <w:rStyle w:val="Strong"/>
        </w:rPr>
        <w:t xml:space="preserve"> (TDS)</w:t>
      </w:r>
      <w:r w:rsidRPr="002E7678">
        <w:t>:</w:t>
      </w:r>
      <w:r>
        <w:t xml:space="preserve"> This system delivers assessments to the students. </w:t>
      </w:r>
      <w:r w:rsidR="00DF4D94">
        <w:t xml:space="preserve">TDS delivers only those tests for which a student is registered through </w:t>
      </w:r>
      <w:r w:rsidR="00DD7873">
        <w:t>ART</w:t>
      </w:r>
      <w:r w:rsidR="00DF4D94">
        <w:t>.</w:t>
      </w:r>
      <w:r w:rsidR="00A35A1F">
        <w:t xml:space="preserve"> </w:t>
      </w:r>
    </w:p>
    <w:p w14:paraId="48DF576B" w14:textId="77777777" w:rsidR="002E47F4" w:rsidRDefault="002E47F4" w:rsidP="002E47F4">
      <w:pPr>
        <w:pStyle w:val="Heading2"/>
      </w:pPr>
      <w:bookmarkStart w:id="11" w:name="_Toc387308389"/>
      <w:bookmarkStart w:id="12" w:name="_Ref389463453"/>
      <w:bookmarkStart w:id="13" w:name="_Toc391560280"/>
      <w:bookmarkStart w:id="14" w:name="_Toc433196051"/>
      <w:r>
        <w:t xml:space="preserve">User Roles and </w:t>
      </w:r>
      <w:r w:rsidR="00B40F21">
        <w:t>Permissions</w:t>
      </w:r>
      <w:bookmarkEnd w:id="11"/>
      <w:bookmarkEnd w:id="12"/>
      <w:bookmarkEnd w:id="13"/>
      <w:bookmarkEnd w:id="14"/>
    </w:p>
    <w:p w14:paraId="3B298B59" w14:textId="1CB1C708" w:rsidR="002E47F4" w:rsidRDefault="00DD7873" w:rsidP="00303F59">
      <w:pPr>
        <w:keepNext/>
      </w:pPr>
      <w:r>
        <w:t>ART</w:t>
      </w:r>
      <w:r w:rsidR="00316F18">
        <w:t xml:space="preserve"> restrict</w:t>
      </w:r>
      <w:r w:rsidR="009D066E">
        <w:t>s</w:t>
      </w:r>
      <w:r w:rsidR="00316F18">
        <w:t xml:space="preserve"> access to certain tasks based on </w:t>
      </w:r>
      <w:r w:rsidR="009D066E">
        <w:t>your</w:t>
      </w:r>
      <w:r w:rsidR="00316F18">
        <w:t xml:space="preserve"> designated role. </w:t>
      </w:r>
      <w:r w:rsidR="009D066E">
        <w:t>You</w:t>
      </w:r>
      <w:r w:rsidR="002E47F4" w:rsidRPr="001E3D7D">
        <w:t xml:space="preserve"> </w:t>
      </w:r>
      <w:r w:rsidR="002E47F4">
        <w:t xml:space="preserve">can access the data stored in </w:t>
      </w:r>
      <w:r>
        <w:t>ART</w:t>
      </w:r>
      <w:r w:rsidR="00724A9C">
        <w:t xml:space="preserve"> </w:t>
      </w:r>
      <w:r w:rsidR="002E47F4">
        <w:t>and perform tasks</w:t>
      </w:r>
      <w:r w:rsidR="002E47F4" w:rsidRPr="001E3D7D">
        <w:t xml:space="preserve"> based on </w:t>
      </w:r>
      <w:r w:rsidR="009D066E">
        <w:t>your</w:t>
      </w:r>
      <w:r w:rsidR="00724A9C">
        <w:t xml:space="preserve"> </w:t>
      </w:r>
      <w:r w:rsidR="002676A5">
        <w:t>permissions</w:t>
      </w:r>
      <w:r w:rsidR="002E47F4" w:rsidRPr="001E3D7D">
        <w:t>.</w:t>
      </w:r>
      <w:r w:rsidR="002E47F4">
        <w:t xml:space="preserve"> </w:t>
      </w:r>
      <w:r w:rsidR="001E596B" w:rsidRPr="006A609D">
        <w:rPr>
          <w:rStyle w:val="CrossReference"/>
        </w:rPr>
        <w:fldChar w:fldCharType="begin"/>
      </w:r>
      <w:r w:rsidR="006A609D" w:rsidRPr="006A609D">
        <w:rPr>
          <w:rStyle w:val="CrossReference"/>
        </w:rPr>
        <w:instrText xml:space="preserve"> REF _Ref387926757 \* MERGEFORMAT \h</w:instrText>
      </w:r>
      <w:r w:rsidR="001E596B" w:rsidRPr="006A609D">
        <w:rPr>
          <w:rStyle w:val="CrossReference"/>
        </w:rPr>
      </w:r>
      <w:r w:rsidR="001E596B" w:rsidRPr="006A609D">
        <w:rPr>
          <w:rStyle w:val="CrossReference"/>
        </w:rPr>
        <w:fldChar w:fldCharType="separate"/>
      </w:r>
      <w:ins w:id="15" w:author="Jamika D. Burge" w:date="2015-11-24T15:06:00Z">
        <w:r w:rsidR="00211B29" w:rsidRPr="00211B29">
          <w:rPr>
            <w:rStyle w:val="CrossReference"/>
            <w:rPrChange w:id="16" w:author="Jamika D. Burge" w:date="2015-11-24T15:06:00Z">
              <w:rPr/>
            </w:rPrChange>
          </w:rPr>
          <w:t>Table 1</w:t>
        </w:r>
      </w:ins>
      <w:del w:id="17" w:author="Jamika D. Burge" w:date="2015-11-24T15:06:00Z">
        <w:r w:rsidR="00ED0EE4" w:rsidRPr="00ED0EE4" w:rsidDel="00211B29">
          <w:rPr>
            <w:rStyle w:val="CrossReference"/>
          </w:rPr>
          <w:delText>Table 1</w:delText>
        </w:r>
      </w:del>
      <w:r w:rsidR="001E596B" w:rsidRPr="006A609D">
        <w:rPr>
          <w:rStyle w:val="CrossReference"/>
        </w:rPr>
        <w:fldChar w:fldCharType="end"/>
      </w:r>
      <w:r w:rsidR="001E596B" w:rsidRPr="001E596B">
        <w:t xml:space="preserve"> lists </w:t>
      </w:r>
      <w:r w:rsidR="001E596B">
        <w:t xml:space="preserve">the standard roles in </w:t>
      </w:r>
      <w:r>
        <w:t>ART</w:t>
      </w:r>
      <w:r w:rsidR="00C963FA">
        <w:t>.</w:t>
      </w:r>
      <w:r w:rsidR="000D5604">
        <w:t xml:space="preserve"> </w:t>
      </w:r>
    </w:p>
    <w:p w14:paraId="43D3A940" w14:textId="77777777" w:rsidR="002E47F4" w:rsidRDefault="000D5604" w:rsidP="00800BB7">
      <w:pPr>
        <w:pStyle w:val="TableCaption"/>
      </w:pPr>
      <w:bookmarkStart w:id="18" w:name="_Ref387926757"/>
      <w:r>
        <w:t>Table </w:t>
      </w:r>
      <w:r w:rsidR="008A2B77">
        <w:fldChar w:fldCharType="begin"/>
      </w:r>
      <w:r w:rsidR="008A2B77">
        <w:instrText xml:space="preserve"> SEQ Table \* ARABIC </w:instrText>
      </w:r>
      <w:r w:rsidR="008A2B77">
        <w:fldChar w:fldCharType="separate"/>
      </w:r>
      <w:r w:rsidR="00211B29">
        <w:rPr>
          <w:noProof/>
        </w:rPr>
        <w:t>1</w:t>
      </w:r>
      <w:r w:rsidR="008A2B77">
        <w:rPr>
          <w:noProof/>
        </w:rPr>
        <w:fldChar w:fldCharType="end"/>
      </w:r>
      <w:bookmarkEnd w:id="18"/>
      <w:r w:rsidR="002E47F4">
        <w:t xml:space="preserve">. </w:t>
      </w:r>
      <w:r w:rsidR="00B40F21">
        <w:t xml:space="preserve">Standard </w:t>
      </w:r>
      <w:r w:rsidR="00DD7873">
        <w:t>ART</w:t>
      </w:r>
      <w:r w:rsidR="00B40F21">
        <w:t xml:space="preserve"> </w:t>
      </w:r>
      <w:r w:rsidR="002E47F4">
        <w:t>User Roles</w:t>
      </w:r>
    </w:p>
    <w:tbl>
      <w:tblPr>
        <w:tblStyle w:val="TableGrid"/>
        <w:tblW w:w="0" w:type="auto"/>
        <w:tblLayout w:type="fixed"/>
        <w:tblLook w:val="04A0" w:firstRow="1" w:lastRow="0" w:firstColumn="1" w:lastColumn="0" w:noHBand="0" w:noVBand="1"/>
      </w:tblPr>
      <w:tblGrid>
        <w:gridCol w:w="1784"/>
        <w:gridCol w:w="7544"/>
      </w:tblGrid>
      <w:tr w:rsidR="002E47F4" w:rsidRPr="00E17057" w14:paraId="76E14770" w14:textId="77777777" w:rsidTr="0037765F">
        <w:trPr>
          <w:cnfStyle w:val="100000000000" w:firstRow="1" w:lastRow="0" w:firstColumn="0" w:lastColumn="0" w:oddVBand="0" w:evenVBand="0" w:oddHBand="0" w:evenHBand="0" w:firstRowFirstColumn="0" w:firstRowLastColumn="0" w:lastRowFirstColumn="0" w:lastRowLastColumn="0"/>
          <w:tblHeader/>
        </w:trPr>
        <w:tc>
          <w:tcPr>
            <w:tcW w:w="1784" w:type="dxa"/>
          </w:tcPr>
          <w:p w14:paraId="2A10E6E0" w14:textId="77777777" w:rsidR="002E47F4" w:rsidRPr="00E17057" w:rsidRDefault="00F05FA6" w:rsidP="003A67BE">
            <w:pPr>
              <w:pStyle w:val="TableHeader"/>
            </w:pPr>
            <w:r>
              <w:t xml:space="preserve">User </w:t>
            </w:r>
            <w:r w:rsidR="002E47F4" w:rsidRPr="00E17057">
              <w:t>Role</w:t>
            </w:r>
          </w:p>
        </w:tc>
        <w:tc>
          <w:tcPr>
            <w:tcW w:w="7544" w:type="dxa"/>
          </w:tcPr>
          <w:p w14:paraId="6575E50E" w14:textId="77777777" w:rsidR="002E47F4" w:rsidRPr="00E17057" w:rsidRDefault="002E47F4" w:rsidP="003A67BE">
            <w:pPr>
              <w:pStyle w:val="TableHeader"/>
            </w:pPr>
            <w:r w:rsidRPr="00E17057">
              <w:t>Description</w:t>
            </w:r>
          </w:p>
        </w:tc>
      </w:tr>
      <w:tr w:rsidR="00FC16EF" w:rsidRPr="00E17057" w14:paraId="60479757" w14:textId="77777777" w:rsidTr="0037765F">
        <w:tc>
          <w:tcPr>
            <w:tcW w:w="1784" w:type="dxa"/>
          </w:tcPr>
          <w:p w14:paraId="3B7E8F78" w14:textId="77777777" w:rsidR="00FC16EF" w:rsidRPr="009B5102" w:rsidRDefault="00C963FA" w:rsidP="009B5102">
            <w:pPr>
              <w:pStyle w:val="TableText"/>
              <w:keepNext/>
              <w:rPr>
                <w:rStyle w:val="Strong"/>
              </w:rPr>
            </w:pPr>
            <w:r w:rsidRPr="009B5102">
              <w:rPr>
                <w:rStyle w:val="Strong"/>
              </w:rPr>
              <w:t>Test Registration</w:t>
            </w:r>
            <w:r w:rsidR="00920ADD" w:rsidRPr="009B5102">
              <w:rPr>
                <w:rStyle w:val="Strong"/>
              </w:rPr>
              <w:t xml:space="preserve"> </w:t>
            </w:r>
            <w:r w:rsidR="00FC16EF" w:rsidRPr="009B5102">
              <w:rPr>
                <w:rStyle w:val="Strong"/>
              </w:rPr>
              <w:t>Administrator</w:t>
            </w:r>
          </w:p>
        </w:tc>
        <w:tc>
          <w:tcPr>
            <w:tcW w:w="7544" w:type="dxa"/>
          </w:tcPr>
          <w:p w14:paraId="0152CB22" w14:textId="77777777" w:rsidR="00FC16EF" w:rsidRPr="005E4BF1" w:rsidRDefault="00C963FA" w:rsidP="00CD7261">
            <w:pPr>
              <w:pStyle w:val="TableText"/>
              <w:keepNext/>
            </w:pPr>
            <w:r w:rsidRPr="009B5102">
              <w:t>Test Registration</w:t>
            </w:r>
            <w:r w:rsidR="007549EF" w:rsidRPr="009B5102">
              <w:t xml:space="preserve"> Administrators </w:t>
            </w:r>
            <w:r w:rsidR="00F541FC">
              <w:t xml:space="preserve">can </w:t>
            </w:r>
            <w:r w:rsidRPr="009B5102">
              <w:t>import and modify assessments.</w:t>
            </w:r>
            <w:r w:rsidR="001A029C" w:rsidRPr="009B5102">
              <w:t xml:space="preserve"> They can also create Client </w:t>
            </w:r>
            <w:r w:rsidR="00CD7261">
              <w:t>Coordinator</w:t>
            </w:r>
            <w:r w:rsidR="001A029C" w:rsidRPr="009B5102">
              <w:t xml:space="preserve"> users.</w:t>
            </w:r>
          </w:p>
        </w:tc>
      </w:tr>
      <w:tr w:rsidR="00954E83" w:rsidRPr="00E17057" w14:paraId="2144AFD1" w14:textId="77777777" w:rsidTr="0037765F">
        <w:tc>
          <w:tcPr>
            <w:tcW w:w="1784" w:type="dxa"/>
          </w:tcPr>
          <w:p w14:paraId="3585C318" w14:textId="77777777" w:rsidR="00954E83" w:rsidRPr="009B5102" w:rsidRDefault="00C963FA" w:rsidP="00CD7261">
            <w:pPr>
              <w:pStyle w:val="TableText"/>
              <w:rPr>
                <w:rStyle w:val="Strong"/>
              </w:rPr>
            </w:pPr>
            <w:r w:rsidRPr="009B5102">
              <w:rPr>
                <w:rStyle w:val="Strong"/>
              </w:rPr>
              <w:t xml:space="preserve">Client </w:t>
            </w:r>
            <w:r w:rsidR="00CD7261">
              <w:rPr>
                <w:rStyle w:val="Strong"/>
              </w:rPr>
              <w:t>Coordinator</w:t>
            </w:r>
          </w:p>
        </w:tc>
        <w:tc>
          <w:tcPr>
            <w:tcW w:w="7544" w:type="dxa"/>
          </w:tcPr>
          <w:p w14:paraId="679A3088" w14:textId="77777777" w:rsidR="00954E83" w:rsidRDefault="00C963FA" w:rsidP="00CD7261">
            <w:pPr>
              <w:pStyle w:val="TableText"/>
            </w:pPr>
            <w:r w:rsidRPr="009B5102">
              <w:t xml:space="preserve">Client </w:t>
            </w:r>
            <w:r w:rsidR="00CD7261">
              <w:t>Coordinator</w:t>
            </w:r>
            <w:r w:rsidR="00207BE7">
              <w:t>s</w:t>
            </w:r>
            <w:r w:rsidR="00F541FC" w:rsidRPr="009B5102">
              <w:t xml:space="preserve"> </w:t>
            </w:r>
            <w:r w:rsidRPr="009B5102">
              <w:t xml:space="preserve">can create State Coordinator, District Coordinator, School Coordinator, and Test Administrator accounts. They can upload data across all states, districts, and </w:t>
            </w:r>
            <w:r w:rsidR="00C87BD8">
              <w:t>institutions</w:t>
            </w:r>
            <w:r w:rsidRPr="009B5102">
              <w:t xml:space="preserve"> </w:t>
            </w:r>
            <w:r w:rsidR="00C87BD8" w:rsidRPr="009B5102">
              <w:t>that</w:t>
            </w:r>
            <w:r w:rsidRPr="009B5102">
              <w:t xml:space="preserve"> belong to the same client.</w:t>
            </w:r>
          </w:p>
        </w:tc>
      </w:tr>
      <w:tr w:rsidR="00FC16EF" w:rsidRPr="00E17057" w14:paraId="0469E834" w14:textId="77777777" w:rsidTr="0037765F">
        <w:tc>
          <w:tcPr>
            <w:tcW w:w="1784" w:type="dxa"/>
          </w:tcPr>
          <w:p w14:paraId="6319B9AB" w14:textId="77777777" w:rsidR="00FC16EF" w:rsidRPr="009B5102" w:rsidRDefault="00FC16EF" w:rsidP="003A67BE">
            <w:pPr>
              <w:pStyle w:val="TableText"/>
              <w:rPr>
                <w:rStyle w:val="Strong"/>
              </w:rPr>
            </w:pPr>
            <w:r w:rsidRPr="009B5102">
              <w:rPr>
                <w:rStyle w:val="Strong"/>
              </w:rPr>
              <w:t>State Coordinator</w:t>
            </w:r>
          </w:p>
        </w:tc>
        <w:tc>
          <w:tcPr>
            <w:tcW w:w="7544" w:type="dxa"/>
          </w:tcPr>
          <w:p w14:paraId="6CF4BFAB" w14:textId="77777777" w:rsidR="00FC16EF" w:rsidRPr="005E4BF1" w:rsidRDefault="00FC16EF" w:rsidP="00C87BD8">
            <w:pPr>
              <w:pStyle w:val="TableText"/>
            </w:pPr>
            <w:r w:rsidRPr="009B5102">
              <w:t xml:space="preserve">State Coordinators </w:t>
            </w:r>
            <w:r w:rsidR="00500FED" w:rsidRPr="009B5102">
              <w:t xml:space="preserve">can </w:t>
            </w:r>
            <w:r w:rsidRPr="009B5102">
              <w:t xml:space="preserve">create other State Coordinator accounts as well as District </w:t>
            </w:r>
            <w:r w:rsidR="00500FED" w:rsidRPr="009B5102">
              <w:t xml:space="preserve">Coordinator, </w:t>
            </w:r>
            <w:r w:rsidRPr="009B5102">
              <w:t>School Coordinator</w:t>
            </w:r>
            <w:r w:rsidR="00500FED" w:rsidRPr="009B5102">
              <w:t xml:space="preserve">, </w:t>
            </w:r>
            <w:r w:rsidRPr="009B5102">
              <w:t xml:space="preserve">and Test Administrator accounts. They </w:t>
            </w:r>
            <w:r w:rsidR="00BA65F8" w:rsidRPr="009B5102">
              <w:t xml:space="preserve">can </w:t>
            </w:r>
            <w:r w:rsidRPr="009B5102">
              <w:t xml:space="preserve">upload data across all districts and </w:t>
            </w:r>
            <w:r w:rsidR="00C87BD8">
              <w:t>institutions</w:t>
            </w:r>
            <w:r w:rsidRPr="009B5102">
              <w:t xml:space="preserve"> within their states.</w:t>
            </w:r>
          </w:p>
        </w:tc>
      </w:tr>
      <w:tr w:rsidR="00FC16EF" w:rsidRPr="00E17057" w14:paraId="249E24B6" w14:textId="77777777" w:rsidTr="0037765F">
        <w:tc>
          <w:tcPr>
            <w:tcW w:w="1784" w:type="dxa"/>
          </w:tcPr>
          <w:p w14:paraId="6DFDC7B6" w14:textId="77777777" w:rsidR="00FC16EF" w:rsidRPr="009B5102" w:rsidRDefault="00FC16EF" w:rsidP="003A67BE">
            <w:pPr>
              <w:pStyle w:val="TableText"/>
              <w:rPr>
                <w:rStyle w:val="Strong"/>
              </w:rPr>
            </w:pPr>
            <w:r w:rsidRPr="009B5102">
              <w:rPr>
                <w:rStyle w:val="Strong"/>
              </w:rPr>
              <w:t>District Coordinator</w:t>
            </w:r>
          </w:p>
        </w:tc>
        <w:tc>
          <w:tcPr>
            <w:tcW w:w="7544" w:type="dxa"/>
          </w:tcPr>
          <w:p w14:paraId="3BE3937E" w14:textId="77777777" w:rsidR="00FC16EF" w:rsidRPr="005E4BF1" w:rsidRDefault="002547E7" w:rsidP="00C87BD8">
            <w:pPr>
              <w:pStyle w:val="TableText"/>
            </w:pPr>
            <w:r w:rsidRPr="009B5102">
              <w:t xml:space="preserve">District </w:t>
            </w:r>
            <w:r w:rsidR="00FC16EF" w:rsidRPr="009B5102">
              <w:t xml:space="preserve">Coordinators </w:t>
            </w:r>
            <w:r w:rsidR="00BA65F8" w:rsidRPr="009B5102">
              <w:t xml:space="preserve">can </w:t>
            </w:r>
            <w:r w:rsidR="00FC16EF" w:rsidRPr="009B5102">
              <w:t xml:space="preserve">create other District Coordinator accounts as well as School Coordinator and Test Administrator accounts. They </w:t>
            </w:r>
            <w:r w:rsidR="00BA65F8" w:rsidRPr="009B5102">
              <w:t xml:space="preserve">can </w:t>
            </w:r>
            <w:r w:rsidR="00FC16EF" w:rsidRPr="009B5102">
              <w:t xml:space="preserve">upload data across all </w:t>
            </w:r>
            <w:r w:rsidR="00C87BD8">
              <w:t>institutions</w:t>
            </w:r>
            <w:r w:rsidR="00FC16EF" w:rsidRPr="009B5102">
              <w:t xml:space="preserve"> within their districts.</w:t>
            </w:r>
          </w:p>
        </w:tc>
      </w:tr>
      <w:tr w:rsidR="00FC16EF" w:rsidRPr="00E17057" w14:paraId="580E5658" w14:textId="77777777" w:rsidTr="0037765F">
        <w:tc>
          <w:tcPr>
            <w:tcW w:w="1784" w:type="dxa"/>
          </w:tcPr>
          <w:p w14:paraId="61F32F16" w14:textId="77777777" w:rsidR="00FC16EF" w:rsidRPr="009B5102" w:rsidRDefault="00FC16EF" w:rsidP="003A67BE">
            <w:pPr>
              <w:pStyle w:val="TableText"/>
              <w:rPr>
                <w:rStyle w:val="Strong"/>
              </w:rPr>
            </w:pPr>
            <w:r w:rsidRPr="009B5102">
              <w:rPr>
                <w:rStyle w:val="Strong"/>
              </w:rPr>
              <w:t>School Coordinator</w:t>
            </w:r>
          </w:p>
        </w:tc>
        <w:tc>
          <w:tcPr>
            <w:tcW w:w="7544" w:type="dxa"/>
          </w:tcPr>
          <w:p w14:paraId="49623815" w14:textId="77777777" w:rsidR="00FC16EF" w:rsidRPr="005E4BF1" w:rsidRDefault="00FC16EF" w:rsidP="00C87BD8">
            <w:pPr>
              <w:pStyle w:val="TableText"/>
            </w:pPr>
            <w:r w:rsidRPr="009B5102">
              <w:t xml:space="preserve">School </w:t>
            </w:r>
            <w:r w:rsidR="002547E7" w:rsidRPr="009B5102">
              <w:t xml:space="preserve">Coordinators can </w:t>
            </w:r>
            <w:r w:rsidRPr="009B5102">
              <w:t xml:space="preserve">create other School Coordinator and Test Administrator accounts. They are able to upload data for their </w:t>
            </w:r>
            <w:r w:rsidR="00C87BD8">
              <w:t>institution</w:t>
            </w:r>
            <w:r w:rsidRPr="009B5102">
              <w:t xml:space="preserve"> only.</w:t>
            </w:r>
          </w:p>
        </w:tc>
      </w:tr>
      <w:tr w:rsidR="00FC16EF" w:rsidRPr="00E17057" w14:paraId="4939FDE7" w14:textId="77777777" w:rsidTr="0037765F">
        <w:tc>
          <w:tcPr>
            <w:tcW w:w="1784" w:type="dxa"/>
          </w:tcPr>
          <w:p w14:paraId="39134A35" w14:textId="77777777" w:rsidR="00FC16EF" w:rsidRPr="009B5102" w:rsidRDefault="00C963FA" w:rsidP="003A67BE">
            <w:pPr>
              <w:pStyle w:val="TableText"/>
              <w:rPr>
                <w:rStyle w:val="Strong"/>
              </w:rPr>
            </w:pPr>
            <w:r w:rsidRPr="009B5102">
              <w:rPr>
                <w:rStyle w:val="Strong"/>
              </w:rPr>
              <w:t xml:space="preserve">Test </w:t>
            </w:r>
            <w:r w:rsidR="00FC16EF" w:rsidRPr="009B5102">
              <w:rPr>
                <w:rStyle w:val="Strong"/>
              </w:rPr>
              <w:t>Administrator</w:t>
            </w:r>
          </w:p>
        </w:tc>
        <w:tc>
          <w:tcPr>
            <w:tcW w:w="7544" w:type="dxa"/>
          </w:tcPr>
          <w:p w14:paraId="34129DBC" w14:textId="77777777" w:rsidR="00C22FA5" w:rsidRPr="005E4BF1" w:rsidRDefault="00FC16EF" w:rsidP="0037765F">
            <w:pPr>
              <w:pStyle w:val="TableText"/>
            </w:pPr>
            <w:r w:rsidRPr="009B5102">
              <w:t>Test Administrators can search for</w:t>
            </w:r>
            <w:r w:rsidR="003A4DA7" w:rsidRPr="009B5102">
              <w:t xml:space="preserve">, view, and change </w:t>
            </w:r>
            <w:r w:rsidRPr="009B5102">
              <w:t>student</w:t>
            </w:r>
            <w:r w:rsidR="003A4DA7" w:rsidRPr="009B5102">
              <w:t>s</w:t>
            </w:r>
            <w:r w:rsidRPr="009B5102">
              <w:t xml:space="preserve"> and accommodation</w:t>
            </w:r>
            <w:r w:rsidR="00B02B01" w:rsidRPr="009B5102">
              <w:t xml:space="preserve">s. They can change </w:t>
            </w:r>
            <w:r w:rsidR="00803A76" w:rsidRPr="009B5102">
              <w:t xml:space="preserve">accommodations </w:t>
            </w:r>
            <w:r w:rsidR="0037765F" w:rsidRPr="009B5102">
              <w:t>with</w:t>
            </w:r>
            <w:r w:rsidR="00803A76" w:rsidRPr="009B5102">
              <w:t xml:space="preserve"> the </w:t>
            </w:r>
            <w:r w:rsidR="0037765F" w:rsidRPr="00545E13">
              <w:rPr>
                <w:rStyle w:val="IntenseEmphasis"/>
              </w:rPr>
              <w:t>Create/Modify Students</w:t>
            </w:r>
            <w:r w:rsidR="0037765F" w:rsidRPr="009B5102">
              <w:rPr>
                <w:rStyle w:val="Strong"/>
              </w:rPr>
              <w:t xml:space="preserve"> </w:t>
            </w:r>
            <w:r w:rsidR="0037765F" w:rsidRPr="0096591F">
              <w:t>task</w:t>
            </w:r>
            <w:r w:rsidR="00803A76" w:rsidRPr="009B5102">
              <w:t xml:space="preserve">, </w:t>
            </w:r>
            <w:r w:rsidR="00C87BD8">
              <w:t xml:space="preserve">but </w:t>
            </w:r>
            <w:r w:rsidR="00803A76" w:rsidRPr="009B5102">
              <w:t>not through file uploads. They can also deliver summative assessments.</w:t>
            </w:r>
          </w:p>
        </w:tc>
      </w:tr>
      <w:tr w:rsidR="00FC16EF" w:rsidRPr="00E17057" w14:paraId="476BD0A6" w14:textId="77777777" w:rsidTr="0037765F">
        <w:tc>
          <w:tcPr>
            <w:tcW w:w="1784" w:type="dxa"/>
          </w:tcPr>
          <w:p w14:paraId="50CE6122" w14:textId="77777777" w:rsidR="00FC16EF" w:rsidRPr="009B5102" w:rsidRDefault="00C97804" w:rsidP="005B6DFB">
            <w:pPr>
              <w:pStyle w:val="TableText"/>
              <w:rPr>
                <w:rStyle w:val="Strong"/>
              </w:rPr>
            </w:pPr>
            <w:r w:rsidRPr="009B5102">
              <w:rPr>
                <w:rStyle w:val="Strong"/>
              </w:rPr>
              <w:t>Interim Test Administrator</w:t>
            </w:r>
          </w:p>
        </w:tc>
        <w:tc>
          <w:tcPr>
            <w:tcW w:w="7544" w:type="dxa"/>
          </w:tcPr>
          <w:p w14:paraId="18712381" w14:textId="77777777" w:rsidR="00FC16EF" w:rsidRDefault="001F7FD3" w:rsidP="00F33F6F">
            <w:pPr>
              <w:pStyle w:val="TableText"/>
            </w:pPr>
            <w:r w:rsidRPr="009B5102">
              <w:t xml:space="preserve">Interim Test Administrators can search for, view, and change students and accommodations. </w:t>
            </w:r>
            <w:r w:rsidR="0037765F" w:rsidRPr="009B5102">
              <w:t xml:space="preserve">They can change accommodations with the </w:t>
            </w:r>
            <w:r w:rsidR="0037765F" w:rsidRPr="00545E13">
              <w:rPr>
                <w:rStyle w:val="IntenseEmphasis"/>
              </w:rPr>
              <w:t>Create/Modify Students</w:t>
            </w:r>
            <w:r w:rsidR="0037765F" w:rsidRPr="009B5102">
              <w:rPr>
                <w:rStyle w:val="Strong"/>
              </w:rPr>
              <w:t xml:space="preserve"> </w:t>
            </w:r>
            <w:r w:rsidR="0037765F" w:rsidRPr="0096591F">
              <w:t>task</w:t>
            </w:r>
            <w:r w:rsidR="0037765F" w:rsidRPr="009B5102">
              <w:t xml:space="preserve">, </w:t>
            </w:r>
            <w:r w:rsidR="00C87BD8">
              <w:t xml:space="preserve">but </w:t>
            </w:r>
            <w:r w:rsidR="0037765F" w:rsidRPr="009B5102">
              <w:t xml:space="preserve">not through file uploads. </w:t>
            </w:r>
            <w:r w:rsidRPr="009B5102">
              <w:t>They can also deliver formative and interim assessments.</w:t>
            </w:r>
          </w:p>
        </w:tc>
      </w:tr>
    </w:tbl>
    <w:p w14:paraId="0E304068" w14:textId="77777777" w:rsidR="002E47F4" w:rsidRDefault="002E47F4" w:rsidP="002E47F4"/>
    <w:p w14:paraId="6C238FEC" w14:textId="402E09E0" w:rsidR="00C627D1" w:rsidRDefault="00B523AE" w:rsidP="00303F59">
      <w:pPr>
        <w:keepNext/>
      </w:pPr>
      <w:r>
        <w:t xml:space="preserve">For each of the </w:t>
      </w:r>
      <w:r w:rsidR="00E152CC">
        <w:t xml:space="preserve">user </w:t>
      </w:r>
      <w:r>
        <w:t xml:space="preserve">roles listed in </w:t>
      </w:r>
      <w:r w:rsidRPr="006A609D">
        <w:rPr>
          <w:rStyle w:val="CrossReference"/>
        </w:rPr>
        <w:fldChar w:fldCharType="begin"/>
      </w:r>
      <w:r w:rsidR="006A609D" w:rsidRPr="006A609D">
        <w:rPr>
          <w:rStyle w:val="CrossReference"/>
        </w:rPr>
        <w:instrText xml:space="preserve"> REF _Ref387926757 \* MERGEFORMAT \h</w:instrText>
      </w:r>
      <w:r w:rsidRPr="006A609D">
        <w:rPr>
          <w:rStyle w:val="CrossReference"/>
        </w:rPr>
      </w:r>
      <w:r w:rsidRPr="006A609D">
        <w:rPr>
          <w:rStyle w:val="CrossReference"/>
        </w:rPr>
        <w:fldChar w:fldCharType="separate"/>
      </w:r>
      <w:ins w:id="19" w:author="Jamika D. Burge" w:date="2015-11-24T15:06:00Z">
        <w:r w:rsidR="00211B29" w:rsidRPr="00211B29">
          <w:rPr>
            <w:rStyle w:val="CrossReference"/>
            <w:rPrChange w:id="20" w:author="Jamika D. Burge" w:date="2015-11-24T15:06:00Z">
              <w:rPr/>
            </w:rPrChange>
          </w:rPr>
          <w:t>Table 1</w:t>
        </w:r>
      </w:ins>
      <w:del w:id="21" w:author="Jamika D. Burge" w:date="2015-11-24T15:06:00Z">
        <w:r w:rsidR="00ED0EE4" w:rsidRPr="00ED0EE4" w:rsidDel="00211B29">
          <w:rPr>
            <w:rStyle w:val="CrossReference"/>
          </w:rPr>
          <w:delText>Table 1</w:delText>
        </w:r>
      </w:del>
      <w:r w:rsidRPr="006A609D">
        <w:rPr>
          <w:rStyle w:val="CrossReference"/>
        </w:rPr>
        <w:fldChar w:fldCharType="end"/>
      </w:r>
      <w:r w:rsidRPr="00B523AE">
        <w:t xml:space="preserve">, there are associated </w:t>
      </w:r>
      <w:r>
        <w:t>permissions</w:t>
      </w:r>
      <w:r w:rsidR="00EB6CE9">
        <w:t>.</w:t>
      </w:r>
      <w:r>
        <w:t xml:space="preserve"> </w:t>
      </w:r>
      <w:r w:rsidR="003A6A08" w:rsidRPr="006A609D">
        <w:rPr>
          <w:rStyle w:val="CrossReference"/>
        </w:rPr>
        <w:fldChar w:fldCharType="begin"/>
      </w:r>
      <w:r w:rsidR="006A609D" w:rsidRPr="006A609D">
        <w:rPr>
          <w:rStyle w:val="CrossReference"/>
        </w:rPr>
        <w:instrText xml:space="preserve"> REF _Ref388434706 \* MERGEFORMAT \h</w:instrText>
      </w:r>
      <w:r w:rsidR="003A6A08" w:rsidRPr="006A609D">
        <w:rPr>
          <w:rStyle w:val="CrossReference"/>
        </w:rPr>
      </w:r>
      <w:r w:rsidR="003A6A08" w:rsidRPr="006A609D">
        <w:rPr>
          <w:rStyle w:val="CrossReference"/>
        </w:rPr>
        <w:fldChar w:fldCharType="separate"/>
      </w:r>
      <w:ins w:id="22" w:author="Jamika D. Burge" w:date="2015-11-24T15:06:00Z">
        <w:r w:rsidR="00211B29" w:rsidRPr="00211B29">
          <w:rPr>
            <w:rStyle w:val="CrossReference"/>
            <w:rPrChange w:id="23" w:author="Jamika D. Burge" w:date="2015-11-24T15:06:00Z">
              <w:rPr/>
            </w:rPrChange>
          </w:rPr>
          <w:t>Table 2</w:t>
        </w:r>
      </w:ins>
      <w:del w:id="24" w:author="Jamika D. Burge" w:date="2015-11-24T15:06:00Z">
        <w:r w:rsidR="00ED0EE4" w:rsidRPr="00ED0EE4" w:rsidDel="00211B29">
          <w:rPr>
            <w:rStyle w:val="CrossReference"/>
          </w:rPr>
          <w:delText>Table 2</w:delText>
        </w:r>
      </w:del>
      <w:r w:rsidR="003A6A08" w:rsidRPr="006A609D">
        <w:rPr>
          <w:rStyle w:val="CrossReference"/>
        </w:rPr>
        <w:fldChar w:fldCharType="end"/>
      </w:r>
      <w:r w:rsidR="003A6A08">
        <w:t xml:space="preserve"> lists the permissions associated with </w:t>
      </w:r>
      <w:r w:rsidR="007F6AD0">
        <w:t xml:space="preserve">the standard </w:t>
      </w:r>
      <w:r w:rsidR="00DD7873">
        <w:t>ART</w:t>
      </w:r>
      <w:r w:rsidR="007F6AD0">
        <w:t xml:space="preserve"> user roles. </w:t>
      </w:r>
    </w:p>
    <w:p w14:paraId="2B554F24" w14:textId="77777777" w:rsidR="00E13A0D" w:rsidRDefault="000D5604" w:rsidP="00800BB7">
      <w:pPr>
        <w:pStyle w:val="TableCaption"/>
      </w:pPr>
      <w:bookmarkStart w:id="25" w:name="_Ref388434706"/>
      <w:r>
        <w:t>Table </w:t>
      </w:r>
      <w:r w:rsidR="008A2B77">
        <w:fldChar w:fldCharType="begin"/>
      </w:r>
      <w:r w:rsidR="008A2B77">
        <w:instrText xml:space="preserve"> SEQ Table \* ARABIC </w:instrText>
      </w:r>
      <w:r w:rsidR="008A2B77">
        <w:fldChar w:fldCharType="separate"/>
      </w:r>
      <w:r w:rsidR="00211B29">
        <w:rPr>
          <w:noProof/>
        </w:rPr>
        <w:t>2</w:t>
      </w:r>
      <w:r w:rsidR="008A2B77">
        <w:rPr>
          <w:noProof/>
        </w:rPr>
        <w:fldChar w:fldCharType="end"/>
      </w:r>
      <w:bookmarkEnd w:id="25"/>
      <w:r w:rsidR="00B523AE">
        <w:t>. User Roles</w:t>
      </w:r>
      <w:r w:rsidR="00EB6CE9">
        <w:t xml:space="preserve"> and Associated Permissions</w:t>
      </w:r>
    </w:p>
    <w:tbl>
      <w:tblPr>
        <w:tblStyle w:val="TableGrid"/>
        <w:tblW w:w="0" w:type="auto"/>
        <w:tblLayout w:type="fixed"/>
        <w:tblLook w:val="04A0" w:firstRow="1" w:lastRow="0" w:firstColumn="1" w:lastColumn="0" w:noHBand="0" w:noVBand="1"/>
      </w:tblPr>
      <w:tblGrid>
        <w:gridCol w:w="1749"/>
        <w:gridCol w:w="1260"/>
        <w:gridCol w:w="1232"/>
        <w:gridCol w:w="1018"/>
        <w:gridCol w:w="1080"/>
        <w:gridCol w:w="1010"/>
        <w:gridCol w:w="810"/>
        <w:gridCol w:w="1158"/>
      </w:tblGrid>
      <w:tr w:rsidR="001A029C" w:rsidRPr="004E7536" w14:paraId="322A3EFA" w14:textId="77777777" w:rsidTr="00C270D1">
        <w:trPr>
          <w:cnfStyle w:val="100000000000" w:firstRow="1" w:lastRow="0" w:firstColumn="0" w:lastColumn="0" w:oddVBand="0" w:evenVBand="0" w:oddHBand="0" w:evenHBand="0" w:firstRowFirstColumn="0" w:firstRowLastColumn="0" w:lastRowFirstColumn="0" w:lastRowLastColumn="0"/>
          <w:tblHeader/>
        </w:trPr>
        <w:tc>
          <w:tcPr>
            <w:tcW w:w="1749" w:type="dxa"/>
          </w:tcPr>
          <w:p w14:paraId="02C9DC0B" w14:textId="77777777" w:rsidR="00D72553" w:rsidRPr="004E7536" w:rsidRDefault="00D72553" w:rsidP="004E7536">
            <w:pPr>
              <w:pStyle w:val="TableHeader"/>
            </w:pPr>
            <w:r w:rsidRPr="004E7536">
              <w:t>Permissions</w:t>
            </w:r>
          </w:p>
        </w:tc>
        <w:tc>
          <w:tcPr>
            <w:tcW w:w="1260" w:type="dxa"/>
          </w:tcPr>
          <w:p w14:paraId="150B3BCF" w14:textId="77777777" w:rsidR="00D72553" w:rsidRPr="004E7536" w:rsidRDefault="0037765F" w:rsidP="0057536B">
            <w:pPr>
              <w:pStyle w:val="TableHeader"/>
            </w:pPr>
            <w:r>
              <w:t>School Coordi</w:t>
            </w:r>
            <w:r w:rsidR="009C015C">
              <w:softHyphen/>
            </w:r>
            <w:r>
              <w:t>nator</w:t>
            </w:r>
          </w:p>
        </w:tc>
        <w:tc>
          <w:tcPr>
            <w:tcW w:w="1232" w:type="dxa"/>
          </w:tcPr>
          <w:p w14:paraId="6B023550" w14:textId="77777777" w:rsidR="00D72553" w:rsidRPr="004E7536" w:rsidRDefault="0037765F" w:rsidP="004E7536">
            <w:pPr>
              <w:pStyle w:val="TableHeader"/>
            </w:pPr>
            <w:r>
              <w:t>District Coordi</w:t>
            </w:r>
            <w:r w:rsidR="009C015C">
              <w:softHyphen/>
            </w:r>
            <w:r>
              <w:t>nator</w:t>
            </w:r>
          </w:p>
        </w:tc>
        <w:tc>
          <w:tcPr>
            <w:tcW w:w="1018" w:type="dxa"/>
          </w:tcPr>
          <w:p w14:paraId="4EC428FC" w14:textId="77777777" w:rsidR="00D72553" w:rsidRPr="004E7536" w:rsidRDefault="0037765F" w:rsidP="004E7536">
            <w:pPr>
              <w:pStyle w:val="TableHeader"/>
            </w:pPr>
            <w:r>
              <w:t>State Coordi</w:t>
            </w:r>
            <w:r w:rsidR="00030CC6">
              <w:softHyphen/>
            </w:r>
            <w:r>
              <w:t>nator</w:t>
            </w:r>
          </w:p>
        </w:tc>
        <w:tc>
          <w:tcPr>
            <w:tcW w:w="1080" w:type="dxa"/>
          </w:tcPr>
          <w:p w14:paraId="56652D2D" w14:textId="77777777" w:rsidR="00D72553" w:rsidRPr="004E7536" w:rsidRDefault="0037765F" w:rsidP="005B318E">
            <w:pPr>
              <w:pStyle w:val="TableHeader"/>
            </w:pPr>
            <w:r>
              <w:t xml:space="preserve">Client </w:t>
            </w:r>
            <w:r w:rsidR="005B318E">
              <w:t>Adminis</w:t>
            </w:r>
            <w:r w:rsidR="005B318E">
              <w:softHyphen/>
              <w:t>trator</w:t>
            </w:r>
          </w:p>
        </w:tc>
        <w:tc>
          <w:tcPr>
            <w:tcW w:w="1010" w:type="dxa"/>
          </w:tcPr>
          <w:p w14:paraId="02830B31" w14:textId="77777777" w:rsidR="00D72553" w:rsidRPr="004E7536" w:rsidRDefault="0037765F" w:rsidP="0037765F">
            <w:pPr>
              <w:pStyle w:val="TableHeader"/>
            </w:pPr>
            <w:r>
              <w:t>Test Reg. Admin</w:t>
            </w:r>
          </w:p>
        </w:tc>
        <w:tc>
          <w:tcPr>
            <w:tcW w:w="810" w:type="dxa"/>
          </w:tcPr>
          <w:p w14:paraId="7851033B" w14:textId="77777777" w:rsidR="00D72553" w:rsidRPr="004E7536" w:rsidRDefault="0037765F" w:rsidP="004E7536">
            <w:pPr>
              <w:pStyle w:val="TableHeader"/>
            </w:pPr>
            <w:r>
              <w:t>Test Admin</w:t>
            </w:r>
          </w:p>
        </w:tc>
        <w:tc>
          <w:tcPr>
            <w:tcW w:w="1158" w:type="dxa"/>
          </w:tcPr>
          <w:p w14:paraId="56F5E39F" w14:textId="77777777" w:rsidR="00D72553" w:rsidRPr="004E7536" w:rsidRDefault="0037765F" w:rsidP="004E7536">
            <w:pPr>
              <w:pStyle w:val="TableHeader"/>
            </w:pPr>
            <w:r>
              <w:t>Interim Test Admin</w:t>
            </w:r>
          </w:p>
        </w:tc>
      </w:tr>
      <w:tr w:rsidR="001A029C" w:rsidRPr="004E7536" w14:paraId="575D6B9F" w14:textId="77777777" w:rsidTr="00C270D1">
        <w:tc>
          <w:tcPr>
            <w:tcW w:w="1749" w:type="dxa"/>
          </w:tcPr>
          <w:p w14:paraId="19BECC19" w14:textId="77777777" w:rsidR="0037765F" w:rsidRPr="004E7536" w:rsidRDefault="0037765F" w:rsidP="0057536B">
            <w:pPr>
              <w:pStyle w:val="TableText"/>
            </w:pPr>
            <w:r w:rsidRPr="004E7536">
              <w:t>Accommodations Modify</w:t>
            </w:r>
          </w:p>
        </w:tc>
        <w:tc>
          <w:tcPr>
            <w:tcW w:w="1260" w:type="dxa"/>
          </w:tcPr>
          <w:p w14:paraId="47A8954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97489F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76DE484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888EEA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837F1CE" w14:textId="77777777" w:rsidR="0037765F" w:rsidRPr="00AC3E24" w:rsidRDefault="0037765F" w:rsidP="00AC3E24">
            <w:pPr>
              <w:pStyle w:val="TableTextCenter"/>
              <w:rPr>
                <w:rFonts w:ascii="Wingdings" w:hAnsi="Wingdings"/>
              </w:rPr>
            </w:pPr>
          </w:p>
        </w:tc>
        <w:tc>
          <w:tcPr>
            <w:tcW w:w="810" w:type="dxa"/>
          </w:tcPr>
          <w:p w14:paraId="254438B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454085E5"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4DB8B877" w14:textId="77777777" w:rsidTr="00C270D1">
        <w:tc>
          <w:tcPr>
            <w:tcW w:w="1749" w:type="dxa"/>
          </w:tcPr>
          <w:p w14:paraId="35F68CE7" w14:textId="77777777" w:rsidR="0037765F" w:rsidRPr="004E7536" w:rsidRDefault="0037765F" w:rsidP="0057536B">
            <w:pPr>
              <w:pStyle w:val="TableText"/>
            </w:pPr>
            <w:r w:rsidRPr="004E7536">
              <w:t>Accommodations Read</w:t>
            </w:r>
          </w:p>
        </w:tc>
        <w:tc>
          <w:tcPr>
            <w:tcW w:w="1260" w:type="dxa"/>
          </w:tcPr>
          <w:p w14:paraId="4E88411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5C364B5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29F58B6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BF26BE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E224334" w14:textId="77777777" w:rsidR="0037765F" w:rsidRPr="00AC3E24" w:rsidRDefault="0037765F" w:rsidP="00AC3E24">
            <w:pPr>
              <w:pStyle w:val="TableTextCenter"/>
              <w:rPr>
                <w:rFonts w:ascii="Wingdings" w:hAnsi="Wingdings"/>
              </w:rPr>
            </w:pPr>
          </w:p>
        </w:tc>
        <w:tc>
          <w:tcPr>
            <w:tcW w:w="810" w:type="dxa"/>
          </w:tcPr>
          <w:p w14:paraId="7378E3E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7FCBEFBA"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6212C948" w14:textId="77777777" w:rsidTr="00C270D1">
        <w:tc>
          <w:tcPr>
            <w:tcW w:w="1749" w:type="dxa"/>
          </w:tcPr>
          <w:p w14:paraId="42899DD9" w14:textId="77777777" w:rsidR="0037765F" w:rsidRPr="004E7536" w:rsidRDefault="0037765F" w:rsidP="0057536B">
            <w:pPr>
              <w:pStyle w:val="TableText"/>
            </w:pPr>
            <w:r w:rsidRPr="004E7536">
              <w:t>Accommodations Upload</w:t>
            </w:r>
          </w:p>
        </w:tc>
        <w:tc>
          <w:tcPr>
            <w:tcW w:w="1260" w:type="dxa"/>
          </w:tcPr>
          <w:p w14:paraId="347967E6"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3093A2C5"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2AD82C98"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42339291"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4F8AAC3A" w14:textId="77777777" w:rsidR="0037765F" w:rsidRPr="00AC3E24" w:rsidRDefault="0037765F" w:rsidP="00AC3E24">
            <w:pPr>
              <w:pStyle w:val="TableTextCenter"/>
              <w:rPr>
                <w:rFonts w:ascii="Wingdings" w:hAnsi="Wingdings"/>
              </w:rPr>
            </w:pPr>
          </w:p>
        </w:tc>
        <w:tc>
          <w:tcPr>
            <w:tcW w:w="810" w:type="dxa"/>
          </w:tcPr>
          <w:p w14:paraId="15FE07F6" w14:textId="77777777" w:rsidR="0037765F" w:rsidRPr="00AC3E24" w:rsidRDefault="0037765F" w:rsidP="00AC3E24">
            <w:pPr>
              <w:pStyle w:val="TableTextCenter"/>
              <w:rPr>
                <w:rFonts w:ascii="Wingdings" w:hAnsi="Wingdings"/>
              </w:rPr>
            </w:pPr>
          </w:p>
        </w:tc>
        <w:tc>
          <w:tcPr>
            <w:tcW w:w="1158" w:type="dxa"/>
          </w:tcPr>
          <w:p w14:paraId="4D842881" w14:textId="77777777" w:rsidR="0037765F" w:rsidRPr="00AC3E24" w:rsidRDefault="0037765F" w:rsidP="00AC3E24">
            <w:pPr>
              <w:pStyle w:val="TableTextCenter"/>
              <w:rPr>
                <w:rFonts w:ascii="Wingdings" w:hAnsi="Wingdings"/>
              </w:rPr>
            </w:pPr>
          </w:p>
        </w:tc>
      </w:tr>
      <w:tr w:rsidR="001A029C" w:rsidRPr="004E7536" w14:paraId="4DACEA5C" w14:textId="77777777" w:rsidTr="00C270D1">
        <w:tc>
          <w:tcPr>
            <w:tcW w:w="1749" w:type="dxa"/>
          </w:tcPr>
          <w:p w14:paraId="05C0C8FE" w14:textId="77777777" w:rsidR="0037765F" w:rsidRPr="004E7536" w:rsidRDefault="0037765F" w:rsidP="0057536B">
            <w:pPr>
              <w:pStyle w:val="TableText"/>
            </w:pPr>
            <w:r w:rsidRPr="004E7536">
              <w:t>Assessment Import</w:t>
            </w:r>
          </w:p>
        </w:tc>
        <w:tc>
          <w:tcPr>
            <w:tcW w:w="1260" w:type="dxa"/>
          </w:tcPr>
          <w:p w14:paraId="4FEB7916" w14:textId="77777777" w:rsidR="0037765F" w:rsidRPr="00AC3E24" w:rsidRDefault="0037765F" w:rsidP="00AC3E24">
            <w:pPr>
              <w:pStyle w:val="TableTextCenter"/>
              <w:rPr>
                <w:rFonts w:ascii="Wingdings" w:hAnsi="Wingdings"/>
              </w:rPr>
            </w:pPr>
          </w:p>
        </w:tc>
        <w:tc>
          <w:tcPr>
            <w:tcW w:w="1232" w:type="dxa"/>
          </w:tcPr>
          <w:p w14:paraId="17911F68" w14:textId="77777777" w:rsidR="0037765F" w:rsidRPr="00AC3E24" w:rsidRDefault="0037765F" w:rsidP="00AC3E24">
            <w:pPr>
              <w:pStyle w:val="TableTextCenter"/>
              <w:rPr>
                <w:rFonts w:ascii="Wingdings" w:hAnsi="Wingdings"/>
              </w:rPr>
            </w:pPr>
          </w:p>
        </w:tc>
        <w:tc>
          <w:tcPr>
            <w:tcW w:w="1018" w:type="dxa"/>
          </w:tcPr>
          <w:p w14:paraId="356E872A" w14:textId="77777777" w:rsidR="0037765F" w:rsidRPr="00AC3E24" w:rsidRDefault="0037765F" w:rsidP="00AC3E24">
            <w:pPr>
              <w:pStyle w:val="TableTextCenter"/>
              <w:rPr>
                <w:rFonts w:ascii="Wingdings" w:hAnsi="Wingdings"/>
              </w:rPr>
            </w:pPr>
          </w:p>
        </w:tc>
        <w:tc>
          <w:tcPr>
            <w:tcW w:w="1080" w:type="dxa"/>
          </w:tcPr>
          <w:p w14:paraId="6C441A71" w14:textId="77777777" w:rsidR="0037765F" w:rsidRPr="00AC3E24" w:rsidRDefault="0037765F" w:rsidP="00AC3E24">
            <w:pPr>
              <w:pStyle w:val="TableTextCenter"/>
              <w:rPr>
                <w:rFonts w:ascii="Wingdings" w:hAnsi="Wingdings"/>
              </w:rPr>
            </w:pPr>
          </w:p>
        </w:tc>
        <w:tc>
          <w:tcPr>
            <w:tcW w:w="1010" w:type="dxa"/>
          </w:tcPr>
          <w:p w14:paraId="0BB74622"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110A3B2E" w14:textId="77777777" w:rsidR="0037765F" w:rsidRPr="00AC3E24" w:rsidRDefault="0037765F" w:rsidP="00AC3E24">
            <w:pPr>
              <w:pStyle w:val="TableTextCenter"/>
              <w:rPr>
                <w:rFonts w:ascii="Wingdings" w:hAnsi="Wingdings"/>
              </w:rPr>
            </w:pPr>
          </w:p>
        </w:tc>
        <w:tc>
          <w:tcPr>
            <w:tcW w:w="1158" w:type="dxa"/>
          </w:tcPr>
          <w:p w14:paraId="508D095C" w14:textId="77777777" w:rsidR="0037765F" w:rsidRPr="00AC3E24" w:rsidRDefault="0037765F" w:rsidP="00AC3E24">
            <w:pPr>
              <w:pStyle w:val="TableTextCenter"/>
              <w:rPr>
                <w:rFonts w:ascii="Wingdings" w:hAnsi="Wingdings"/>
              </w:rPr>
            </w:pPr>
          </w:p>
        </w:tc>
      </w:tr>
      <w:tr w:rsidR="001A029C" w:rsidRPr="004E7536" w14:paraId="214076A4" w14:textId="77777777" w:rsidTr="00C270D1">
        <w:tc>
          <w:tcPr>
            <w:tcW w:w="1749" w:type="dxa"/>
          </w:tcPr>
          <w:p w14:paraId="7DA7A063" w14:textId="77777777" w:rsidR="0037765F" w:rsidRPr="004E7536" w:rsidRDefault="0037765F" w:rsidP="0057536B">
            <w:pPr>
              <w:pStyle w:val="TableText"/>
            </w:pPr>
            <w:r w:rsidRPr="004E7536">
              <w:t>Assessment Modify</w:t>
            </w:r>
          </w:p>
        </w:tc>
        <w:tc>
          <w:tcPr>
            <w:tcW w:w="1260" w:type="dxa"/>
          </w:tcPr>
          <w:p w14:paraId="22C0F56C" w14:textId="77777777" w:rsidR="0037765F" w:rsidRPr="00AC3E24" w:rsidRDefault="0037765F" w:rsidP="00AC3E24">
            <w:pPr>
              <w:pStyle w:val="TableTextCenter"/>
              <w:rPr>
                <w:rFonts w:ascii="Wingdings" w:hAnsi="Wingdings"/>
              </w:rPr>
            </w:pPr>
          </w:p>
        </w:tc>
        <w:tc>
          <w:tcPr>
            <w:tcW w:w="1232" w:type="dxa"/>
          </w:tcPr>
          <w:p w14:paraId="5F93E2A9" w14:textId="77777777" w:rsidR="0037765F" w:rsidRPr="00AC3E24" w:rsidRDefault="0037765F" w:rsidP="00AC3E24">
            <w:pPr>
              <w:pStyle w:val="TableTextCenter"/>
              <w:rPr>
                <w:rFonts w:ascii="Wingdings" w:hAnsi="Wingdings"/>
              </w:rPr>
            </w:pPr>
          </w:p>
        </w:tc>
        <w:tc>
          <w:tcPr>
            <w:tcW w:w="1018" w:type="dxa"/>
          </w:tcPr>
          <w:p w14:paraId="476B5099" w14:textId="77777777" w:rsidR="0037765F" w:rsidRPr="00AC3E24" w:rsidRDefault="0037765F" w:rsidP="00AC3E24">
            <w:pPr>
              <w:pStyle w:val="TableTextCenter"/>
              <w:rPr>
                <w:rFonts w:ascii="Wingdings" w:hAnsi="Wingdings"/>
              </w:rPr>
            </w:pPr>
          </w:p>
        </w:tc>
        <w:tc>
          <w:tcPr>
            <w:tcW w:w="1080" w:type="dxa"/>
          </w:tcPr>
          <w:p w14:paraId="7AFFEA4D" w14:textId="77777777" w:rsidR="0037765F" w:rsidRPr="00AC3E24" w:rsidRDefault="0037765F" w:rsidP="00AC3E24">
            <w:pPr>
              <w:pStyle w:val="TableTextCenter"/>
              <w:rPr>
                <w:rFonts w:ascii="Wingdings" w:hAnsi="Wingdings"/>
              </w:rPr>
            </w:pPr>
          </w:p>
        </w:tc>
        <w:tc>
          <w:tcPr>
            <w:tcW w:w="1010" w:type="dxa"/>
          </w:tcPr>
          <w:p w14:paraId="46CC7B51"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2DA3A945" w14:textId="77777777" w:rsidR="0037765F" w:rsidRPr="00AC3E24" w:rsidRDefault="0037765F" w:rsidP="00AC3E24">
            <w:pPr>
              <w:pStyle w:val="TableTextCenter"/>
              <w:rPr>
                <w:rFonts w:ascii="Wingdings" w:hAnsi="Wingdings"/>
              </w:rPr>
            </w:pPr>
          </w:p>
        </w:tc>
        <w:tc>
          <w:tcPr>
            <w:tcW w:w="1158" w:type="dxa"/>
          </w:tcPr>
          <w:p w14:paraId="7AA1838B" w14:textId="77777777" w:rsidR="0037765F" w:rsidRPr="00AC3E24" w:rsidRDefault="0037765F" w:rsidP="00AC3E24">
            <w:pPr>
              <w:pStyle w:val="TableTextCenter"/>
              <w:rPr>
                <w:rFonts w:ascii="Wingdings" w:hAnsi="Wingdings"/>
              </w:rPr>
            </w:pPr>
          </w:p>
        </w:tc>
      </w:tr>
      <w:tr w:rsidR="001A029C" w:rsidRPr="004E7536" w14:paraId="782DB648" w14:textId="77777777" w:rsidTr="00C270D1">
        <w:tc>
          <w:tcPr>
            <w:tcW w:w="1749" w:type="dxa"/>
          </w:tcPr>
          <w:p w14:paraId="411430E5" w14:textId="77777777" w:rsidR="0037765F" w:rsidRPr="004E7536" w:rsidRDefault="0037765F" w:rsidP="0057536B">
            <w:pPr>
              <w:pStyle w:val="TableText"/>
            </w:pPr>
            <w:r w:rsidRPr="004E7536">
              <w:t>Assessment Read</w:t>
            </w:r>
          </w:p>
        </w:tc>
        <w:tc>
          <w:tcPr>
            <w:tcW w:w="1260" w:type="dxa"/>
          </w:tcPr>
          <w:p w14:paraId="3EA48753"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48E85597"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142864EA"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6CB41D6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54D9D62F" w14:textId="77777777" w:rsidR="0037765F" w:rsidRPr="00AC3E24" w:rsidRDefault="0037765F" w:rsidP="00AC3E24">
            <w:pPr>
              <w:pStyle w:val="TableTextCenter"/>
              <w:rPr>
                <w:rFonts w:ascii="Wingdings" w:hAnsi="Wingdings"/>
              </w:rPr>
            </w:pPr>
          </w:p>
        </w:tc>
        <w:tc>
          <w:tcPr>
            <w:tcW w:w="810" w:type="dxa"/>
          </w:tcPr>
          <w:p w14:paraId="43FA9F04" w14:textId="77777777" w:rsidR="0037765F" w:rsidRPr="00AC3E24" w:rsidRDefault="0037765F" w:rsidP="00AC3E24">
            <w:pPr>
              <w:pStyle w:val="TableTextCenter"/>
              <w:rPr>
                <w:rFonts w:ascii="Wingdings" w:hAnsi="Wingdings"/>
              </w:rPr>
            </w:pPr>
          </w:p>
        </w:tc>
        <w:tc>
          <w:tcPr>
            <w:tcW w:w="1158" w:type="dxa"/>
          </w:tcPr>
          <w:p w14:paraId="00B34369" w14:textId="77777777" w:rsidR="0037765F" w:rsidRPr="00AC3E24" w:rsidRDefault="0037765F" w:rsidP="00AC3E24">
            <w:pPr>
              <w:pStyle w:val="TableTextCenter"/>
              <w:rPr>
                <w:rFonts w:ascii="Wingdings" w:hAnsi="Wingdings"/>
              </w:rPr>
            </w:pPr>
          </w:p>
        </w:tc>
      </w:tr>
      <w:tr w:rsidR="001A029C" w:rsidRPr="004E7536" w14:paraId="7E0408B8" w14:textId="77777777" w:rsidTr="00C270D1">
        <w:tc>
          <w:tcPr>
            <w:tcW w:w="1749" w:type="dxa"/>
          </w:tcPr>
          <w:p w14:paraId="0CB6EFA2" w14:textId="77777777" w:rsidR="0037765F" w:rsidRPr="004E7536" w:rsidRDefault="0037765F" w:rsidP="0057536B">
            <w:pPr>
              <w:pStyle w:val="TableText"/>
            </w:pPr>
            <w:r w:rsidRPr="004E7536">
              <w:t>Client Administrator</w:t>
            </w:r>
          </w:p>
        </w:tc>
        <w:tc>
          <w:tcPr>
            <w:tcW w:w="1260" w:type="dxa"/>
          </w:tcPr>
          <w:p w14:paraId="6113C216" w14:textId="77777777" w:rsidR="0037765F" w:rsidRPr="00AC3E24" w:rsidRDefault="0037765F" w:rsidP="00AC3E24">
            <w:pPr>
              <w:pStyle w:val="TableTextCenter"/>
              <w:rPr>
                <w:rFonts w:ascii="Wingdings" w:hAnsi="Wingdings"/>
              </w:rPr>
            </w:pPr>
          </w:p>
        </w:tc>
        <w:tc>
          <w:tcPr>
            <w:tcW w:w="1232" w:type="dxa"/>
          </w:tcPr>
          <w:p w14:paraId="4E09B496" w14:textId="77777777" w:rsidR="0037765F" w:rsidRPr="00AC3E24" w:rsidRDefault="0037765F" w:rsidP="00AC3E24">
            <w:pPr>
              <w:pStyle w:val="TableTextCenter"/>
              <w:rPr>
                <w:rFonts w:ascii="Wingdings" w:hAnsi="Wingdings"/>
              </w:rPr>
            </w:pPr>
          </w:p>
        </w:tc>
        <w:tc>
          <w:tcPr>
            <w:tcW w:w="1018" w:type="dxa"/>
          </w:tcPr>
          <w:p w14:paraId="6561BC3A" w14:textId="77777777" w:rsidR="0037765F" w:rsidRPr="00AC3E24" w:rsidRDefault="0037765F" w:rsidP="00AC3E24">
            <w:pPr>
              <w:pStyle w:val="TableTextCenter"/>
              <w:rPr>
                <w:rFonts w:ascii="Wingdings" w:hAnsi="Wingdings"/>
              </w:rPr>
            </w:pPr>
          </w:p>
        </w:tc>
        <w:tc>
          <w:tcPr>
            <w:tcW w:w="1080" w:type="dxa"/>
          </w:tcPr>
          <w:p w14:paraId="717EDFD3" w14:textId="77777777" w:rsidR="0037765F" w:rsidRPr="00AC3E24" w:rsidRDefault="0037765F" w:rsidP="00AC3E24">
            <w:pPr>
              <w:pStyle w:val="TableTextCenter"/>
              <w:rPr>
                <w:rFonts w:ascii="Wingdings" w:hAnsi="Wingdings"/>
              </w:rPr>
            </w:pPr>
          </w:p>
        </w:tc>
        <w:tc>
          <w:tcPr>
            <w:tcW w:w="1010" w:type="dxa"/>
          </w:tcPr>
          <w:p w14:paraId="2B5D8AEE"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3EA787E1" w14:textId="77777777" w:rsidR="0037765F" w:rsidRPr="00AC3E24" w:rsidRDefault="0037765F" w:rsidP="00AC3E24">
            <w:pPr>
              <w:pStyle w:val="TableTextCenter"/>
              <w:rPr>
                <w:rFonts w:ascii="Wingdings" w:hAnsi="Wingdings"/>
              </w:rPr>
            </w:pPr>
          </w:p>
        </w:tc>
        <w:tc>
          <w:tcPr>
            <w:tcW w:w="1158" w:type="dxa"/>
          </w:tcPr>
          <w:p w14:paraId="3C149E27" w14:textId="77777777" w:rsidR="0037765F" w:rsidRPr="00AC3E24" w:rsidRDefault="0037765F" w:rsidP="00AC3E24">
            <w:pPr>
              <w:pStyle w:val="TableTextCenter"/>
              <w:rPr>
                <w:rFonts w:ascii="Wingdings" w:hAnsi="Wingdings"/>
              </w:rPr>
            </w:pPr>
          </w:p>
        </w:tc>
      </w:tr>
      <w:tr w:rsidR="001A029C" w:rsidRPr="004E7536" w14:paraId="214EB6E0" w14:textId="77777777" w:rsidTr="00C270D1">
        <w:tc>
          <w:tcPr>
            <w:tcW w:w="1749" w:type="dxa"/>
          </w:tcPr>
          <w:p w14:paraId="7BCF70C7" w14:textId="77777777" w:rsidR="0037765F" w:rsidRPr="004E7536" w:rsidRDefault="0037765F" w:rsidP="0037765F">
            <w:pPr>
              <w:pStyle w:val="TableText"/>
            </w:pPr>
            <w:r w:rsidRPr="004E7536">
              <w:t xml:space="preserve">Eligibility </w:t>
            </w:r>
            <w:r>
              <w:t>Upload</w:t>
            </w:r>
          </w:p>
        </w:tc>
        <w:tc>
          <w:tcPr>
            <w:tcW w:w="1260" w:type="dxa"/>
          </w:tcPr>
          <w:p w14:paraId="60267EE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3FDF1A1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CF8CAB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1F85603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AC9DFF2" w14:textId="77777777" w:rsidR="0037765F" w:rsidRPr="00AC3E24" w:rsidRDefault="0037765F" w:rsidP="00AC3E24">
            <w:pPr>
              <w:pStyle w:val="TableTextCenter"/>
              <w:rPr>
                <w:rFonts w:ascii="Wingdings" w:hAnsi="Wingdings"/>
              </w:rPr>
            </w:pPr>
          </w:p>
        </w:tc>
        <w:tc>
          <w:tcPr>
            <w:tcW w:w="810" w:type="dxa"/>
          </w:tcPr>
          <w:p w14:paraId="0DA13450" w14:textId="77777777" w:rsidR="0037765F" w:rsidRPr="00AC3E24" w:rsidRDefault="0037765F" w:rsidP="00AC3E24">
            <w:pPr>
              <w:pStyle w:val="TableTextCenter"/>
              <w:rPr>
                <w:rFonts w:ascii="Wingdings" w:hAnsi="Wingdings"/>
              </w:rPr>
            </w:pPr>
          </w:p>
        </w:tc>
        <w:tc>
          <w:tcPr>
            <w:tcW w:w="1158" w:type="dxa"/>
          </w:tcPr>
          <w:p w14:paraId="7C609C07" w14:textId="77777777" w:rsidR="0037765F" w:rsidRPr="00AC3E24" w:rsidRDefault="0037765F" w:rsidP="00AC3E24">
            <w:pPr>
              <w:pStyle w:val="TableTextCenter"/>
              <w:rPr>
                <w:rFonts w:ascii="Wingdings" w:hAnsi="Wingdings"/>
              </w:rPr>
            </w:pPr>
          </w:p>
        </w:tc>
      </w:tr>
      <w:tr w:rsidR="001A029C" w:rsidRPr="004E7536" w14:paraId="65F7C5A5" w14:textId="77777777" w:rsidTr="00C270D1">
        <w:tc>
          <w:tcPr>
            <w:tcW w:w="1749" w:type="dxa"/>
          </w:tcPr>
          <w:p w14:paraId="63CA6C71" w14:textId="77777777" w:rsidR="0037765F" w:rsidRPr="004E7536" w:rsidRDefault="0037765F" w:rsidP="0057536B">
            <w:pPr>
              <w:pStyle w:val="TableText"/>
            </w:pPr>
            <w:r w:rsidRPr="004E7536">
              <w:t>Entity Modify</w:t>
            </w:r>
          </w:p>
        </w:tc>
        <w:tc>
          <w:tcPr>
            <w:tcW w:w="1260" w:type="dxa"/>
          </w:tcPr>
          <w:p w14:paraId="67AF065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40920E0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E3193D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F0067E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1D9F04DA" w14:textId="77777777" w:rsidR="0037765F" w:rsidRPr="00AC3E24" w:rsidRDefault="0037765F" w:rsidP="00AC3E24">
            <w:pPr>
              <w:pStyle w:val="TableTextCenter"/>
              <w:rPr>
                <w:rFonts w:ascii="Wingdings" w:hAnsi="Wingdings"/>
              </w:rPr>
            </w:pPr>
          </w:p>
        </w:tc>
        <w:tc>
          <w:tcPr>
            <w:tcW w:w="810" w:type="dxa"/>
          </w:tcPr>
          <w:p w14:paraId="7889E34D" w14:textId="77777777" w:rsidR="0037765F" w:rsidRPr="00AC3E24" w:rsidRDefault="0037765F" w:rsidP="00AC3E24">
            <w:pPr>
              <w:pStyle w:val="TableTextCenter"/>
              <w:rPr>
                <w:rFonts w:ascii="Wingdings" w:hAnsi="Wingdings"/>
              </w:rPr>
            </w:pPr>
          </w:p>
        </w:tc>
        <w:tc>
          <w:tcPr>
            <w:tcW w:w="1158" w:type="dxa"/>
          </w:tcPr>
          <w:p w14:paraId="5CE20572" w14:textId="77777777" w:rsidR="0037765F" w:rsidRPr="00AC3E24" w:rsidRDefault="0037765F" w:rsidP="00AC3E24">
            <w:pPr>
              <w:pStyle w:val="TableTextCenter"/>
              <w:rPr>
                <w:rFonts w:ascii="Wingdings" w:hAnsi="Wingdings"/>
              </w:rPr>
            </w:pPr>
          </w:p>
        </w:tc>
      </w:tr>
      <w:tr w:rsidR="001A029C" w:rsidRPr="004E7536" w14:paraId="0FAF0ECD" w14:textId="77777777" w:rsidTr="00C270D1">
        <w:tc>
          <w:tcPr>
            <w:tcW w:w="1749" w:type="dxa"/>
          </w:tcPr>
          <w:p w14:paraId="6D6645F9" w14:textId="77777777" w:rsidR="0037765F" w:rsidRPr="004E7536" w:rsidRDefault="0037765F" w:rsidP="0057536B">
            <w:pPr>
              <w:pStyle w:val="TableText"/>
            </w:pPr>
            <w:r w:rsidRPr="004E7536">
              <w:t>Entity Read</w:t>
            </w:r>
          </w:p>
        </w:tc>
        <w:tc>
          <w:tcPr>
            <w:tcW w:w="1260" w:type="dxa"/>
          </w:tcPr>
          <w:p w14:paraId="0797450A"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5140538B"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2BD1DD34"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2D1FE856"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3C20F9EB" w14:textId="77777777" w:rsidR="0037765F" w:rsidRPr="00AC3E24" w:rsidRDefault="0037765F" w:rsidP="00AC3E24">
            <w:pPr>
              <w:pStyle w:val="TableTextCenter"/>
              <w:rPr>
                <w:rFonts w:ascii="Wingdings" w:hAnsi="Wingdings"/>
              </w:rPr>
            </w:pPr>
          </w:p>
        </w:tc>
        <w:tc>
          <w:tcPr>
            <w:tcW w:w="810" w:type="dxa"/>
          </w:tcPr>
          <w:p w14:paraId="58207B92" w14:textId="77777777" w:rsidR="0037765F" w:rsidRPr="00AC3E24" w:rsidRDefault="0037765F" w:rsidP="00AC3E24">
            <w:pPr>
              <w:pStyle w:val="TableTextCenter"/>
              <w:rPr>
                <w:rFonts w:ascii="Wingdings" w:hAnsi="Wingdings"/>
              </w:rPr>
            </w:pPr>
          </w:p>
        </w:tc>
        <w:tc>
          <w:tcPr>
            <w:tcW w:w="1158" w:type="dxa"/>
          </w:tcPr>
          <w:p w14:paraId="713169A7" w14:textId="77777777" w:rsidR="0037765F" w:rsidRPr="00AC3E24" w:rsidRDefault="0037765F" w:rsidP="00AC3E24">
            <w:pPr>
              <w:pStyle w:val="TableTextCenter"/>
              <w:rPr>
                <w:rFonts w:ascii="Wingdings" w:hAnsi="Wingdings"/>
              </w:rPr>
            </w:pPr>
          </w:p>
        </w:tc>
      </w:tr>
      <w:tr w:rsidR="001A029C" w:rsidRPr="004E7536" w14:paraId="512968CF" w14:textId="77777777" w:rsidTr="00C270D1">
        <w:tc>
          <w:tcPr>
            <w:tcW w:w="1749" w:type="dxa"/>
          </w:tcPr>
          <w:p w14:paraId="49D78DF0" w14:textId="77777777" w:rsidR="0037765F" w:rsidRPr="004E7536" w:rsidRDefault="0037765F" w:rsidP="0057536B">
            <w:pPr>
              <w:pStyle w:val="TableText"/>
            </w:pPr>
            <w:r w:rsidRPr="004E7536">
              <w:t>Entity Upload</w:t>
            </w:r>
          </w:p>
        </w:tc>
        <w:tc>
          <w:tcPr>
            <w:tcW w:w="1260" w:type="dxa"/>
          </w:tcPr>
          <w:p w14:paraId="6D6D044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A492A2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3E3BDD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2F7A5F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31A7F1E4" w14:textId="77777777" w:rsidR="0037765F" w:rsidRPr="00AC3E24" w:rsidRDefault="0037765F" w:rsidP="00AC3E24">
            <w:pPr>
              <w:pStyle w:val="TableTextCenter"/>
              <w:rPr>
                <w:rFonts w:ascii="Wingdings" w:hAnsi="Wingdings"/>
              </w:rPr>
            </w:pPr>
          </w:p>
        </w:tc>
        <w:tc>
          <w:tcPr>
            <w:tcW w:w="810" w:type="dxa"/>
          </w:tcPr>
          <w:p w14:paraId="12F791E5" w14:textId="77777777" w:rsidR="0037765F" w:rsidRPr="00AC3E24" w:rsidRDefault="0037765F" w:rsidP="00AC3E24">
            <w:pPr>
              <w:pStyle w:val="TableTextCenter"/>
              <w:rPr>
                <w:rFonts w:ascii="Wingdings" w:hAnsi="Wingdings"/>
              </w:rPr>
            </w:pPr>
          </w:p>
        </w:tc>
        <w:tc>
          <w:tcPr>
            <w:tcW w:w="1158" w:type="dxa"/>
          </w:tcPr>
          <w:p w14:paraId="3EA4BE68" w14:textId="77777777" w:rsidR="0037765F" w:rsidRPr="00AC3E24" w:rsidRDefault="0037765F" w:rsidP="00AC3E24">
            <w:pPr>
              <w:pStyle w:val="TableTextCenter"/>
              <w:rPr>
                <w:rFonts w:ascii="Wingdings" w:hAnsi="Wingdings"/>
              </w:rPr>
            </w:pPr>
          </w:p>
        </w:tc>
      </w:tr>
      <w:tr w:rsidR="001A029C" w:rsidRPr="004E7536" w14:paraId="19FAC458" w14:textId="77777777" w:rsidTr="00C270D1">
        <w:tc>
          <w:tcPr>
            <w:tcW w:w="1749" w:type="dxa"/>
          </w:tcPr>
          <w:p w14:paraId="3CA69C8C" w14:textId="77777777" w:rsidR="0037765F" w:rsidRPr="004E7536" w:rsidRDefault="0037765F" w:rsidP="0057536B">
            <w:pPr>
              <w:pStyle w:val="TableText"/>
            </w:pPr>
            <w:r w:rsidRPr="004E7536">
              <w:t>Student Modify</w:t>
            </w:r>
          </w:p>
        </w:tc>
        <w:tc>
          <w:tcPr>
            <w:tcW w:w="1260" w:type="dxa"/>
          </w:tcPr>
          <w:p w14:paraId="5ED08E6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1F42D0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0F70726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67E1EC3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12F715D" w14:textId="77777777" w:rsidR="0037765F" w:rsidRPr="00AC3E24" w:rsidRDefault="0037765F" w:rsidP="00AC3E24">
            <w:pPr>
              <w:pStyle w:val="TableTextCenter"/>
              <w:rPr>
                <w:rFonts w:ascii="Wingdings" w:hAnsi="Wingdings"/>
              </w:rPr>
            </w:pPr>
          </w:p>
        </w:tc>
        <w:tc>
          <w:tcPr>
            <w:tcW w:w="810" w:type="dxa"/>
          </w:tcPr>
          <w:p w14:paraId="741CDAE4" w14:textId="77777777" w:rsidR="0037765F" w:rsidRPr="00AC3E24" w:rsidRDefault="0037765F" w:rsidP="00AC3E24">
            <w:pPr>
              <w:pStyle w:val="TableTextCenter"/>
              <w:rPr>
                <w:rFonts w:ascii="Wingdings" w:hAnsi="Wingdings"/>
              </w:rPr>
            </w:pPr>
          </w:p>
        </w:tc>
        <w:tc>
          <w:tcPr>
            <w:tcW w:w="1158" w:type="dxa"/>
          </w:tcPr>
          <w:p w14:paraId="1206626E" w14:textId="77777777" w:rsidR="0037765F" w:rsidRPr="00AC3E24" w:rsidRDefault="0037765F" w:rsidP="00AC3E24">
            <w:pPr>
              <w:pStyle w:val="TableTextCenter"/>
              <w:rPr>
                <w:rFonts w:ascii="Wingdings" w:hAnsi="Wingdings"/>
              </w:rPr>
            </w:pPr>
          </w:p>
        </w:tc>
      </w:tr>
      <w:tr w:rsidR="001A029C" w:rsidRPr="004E7536" w14:paraId="6A9AE008" w14:textId="77777777" w:rsidTr="00C270D1">
        <w:tc>
          <w:tcPr>
            <w:tcW w:w="1749" w:type="dxa"/>
          </w:tcPr>
          <w:p w14:paraId="444B2827" w14:textId="77777777" w:rsidR="0037765F" w:rsidRPr="004E7536" w:rsidRDefault="0037765F" w:rsidP="0057536B">
            <w:pPr>
              <w:pStyle w:val="TableText"/>
            </w:pPr>
            <w:r w:rsidRPr="004E7536">
              <w:t>Student Read</w:t>
            </w:r>
          </w:p>
        </w:tc>
        <w:tc>
          <w:tcPr>
            <w:tcW w:w="1260" w:type="dxa"/>
          </w:tcPr>
          <w:p w14:paraId="1250454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C7D5D0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0659E0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356CEC0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EA8A9AE" w14:textId="77777777" w:rsidR="0037765F" w:rsidRPr="00AC3E24" w:rsidRDefault="0037765F" w:rsidP="00AC3E24">
            <w:pPr>
              <w:pStyle w:val="TableTextCenter"/>
              <w:rPr>
                <w:rFonts w:ascii="Wingdings" w:hAnsi="Wingdings"/>
              </w:rPr>
            </w:pPr>
          </w:p>
        </w:tc>
        <w:tc>
          <w:tcPr>
            <w:tcW w:w="810" w:type="dxa"/>
          </w:tcPr>
          <w:p w14:paraId="178254D3" w14:textId="77777777" w:rsidR="0037765F" w:rsidRPr="00AC3E24" w:rsidRDefault="0037765F" w:rsidP="00AC3E24">
            <w:pPr>
              <w:pStyle w:val="TableTextCenter"/>
              <w:rPr>
                <w:rFonts w:ascii="Wingdings" w:hAnsi="Wingdings"/>
              </w:rPr>
            </w:pPr>
          </w:p>
        </w:tc>
        <w:tc>
          <w:tcPr>
            <w:tcW w:w="1158" w:type="dxa"/>
          </w:tcPr>
          <w:p w14:paraId="7DFCE99B" w14:textId="77777777" w:rsidR="0037765F" w:rsidRPr="00AC3E24" w:rsidRDefault="0037765F" w:rsidP="00AC3E24">
            <w:pPr>
              <w:pStyle w:val="TableTextCenter"/>
              <w:rPr>
                <w:rFonts w:ascii="Wingdings" w:hAnsi="Wingdings"/>
              </w:rPr>
            </w:pPr>
          </w:p>
        </w:tc>
      </w:tr>
      <w:tr w:rsidR="001A029C" w:rsidRPr="004E7536" w14:paraId="45C86EC7" w14:textId="77777777" w:rsidTr="00C270D1">
        <w:tc>
          <w:tcPr>
            <w:tcW w:w="1749" w:type="dxa"/>
          </w:tcPr>
          <w:p w14:paraId="52919581" w14:textId="77777777" w:rsidR="0037765F" w:rsidRPr="004E7536" w:rsidRDefault="0037765F" w:rsidP="0057536B">
            <w:pPr>
              <w:pStyle w:val="TableText"/>
            </w:pPr>
            <w:r w:rsidRPr="004E7536">
              <w:t>Student Upload</w:t>
            </w:r>
          </w:p>
        </w:tc>
        <w:tc>
          <w:tcPr>
            <w:tcW w:w="1260" w:type="dxa"/>
          </w:tcPr>
          <w:p w14:paraId="362166B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3A6DF65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279101A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0F8985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BFA12EE" w14:textId="77777777" w:rsidR="0037765F" w:rsidRPr="00AC3E24" w:rsidRDefault="0037765F" w:rsidP="00AC3E24">
            <w:pPr>
              <w:pStyle w:val="TableTextCenter"/>
              <w:rPr>
                <w:rFonts w:ascii="Wingdings" w:hAnsi="Wingdings"/>
              </w:rPr>
            </w:pPr>
          </w:p>
        </w:tc>
        <w:tc>
          <w:tcPr>
            <w:tcW w:w="810" w:type="dxa"/>
          </w:tcPr>
          <w:p w14:paraId="23B52AED" w14:textId="77777777" w:rsidR="0037765F" w:rsidRPr="00AC3E24" w:rsidRDefault="0037765F" w:rsidP="00AC3E24">
            <w:pPr>
              <w:pStyle w:val="TableTextCenter"/>
              <w:rPr>
                <w:rFonts w:ascii="Wingdings" w:hAnsi="Wingdings"/>
              </w:rPr>
            </w:pPr>
          </w:p>
        </w:tc>
        <w:tc>
          <w:tcPr>
            <w:tcW w:w="1158" w:type="dxa"/>
          </w:tcPr>
          <w:p w14:paraId="783C8BB4" w14:textId="77777777" w:rsidR="0037765F" w:rsidRPr="00AC3E24" w:rsidRDefault="0037765F" w:rsidP="00AC3E24">
            <w:pPr>
              <w:pStyle w:val="TableTextCenter"/>
              <w:rPr>
                <w:rFonts w:ascii="Wingdings" w:hAnsi="Wingdings"/>
              </w:rPr>
            </w:pPr>
          </w:p>
        </w:tc>
      </w:tr>
      <w:tr w:rsidR="001A029C" w:rsidRPr="004E7536" w14:paraId="6AF624D1" w14:textId="77777777" w:rsidTr="00C270D1">
        <w:tc>
          <w:tcPr>
            <w:tcW w:w="1749" w:type="dxa"/>
          </w:tcPr>
          <w:p w14:paraId="354EA1D5" w14:textId="77777777" w:rsidR="0037765F" w:rsidRPr="004E7536" w:rsidRDefault="0037765F" w:rsidP="0057536B">
            <w:pPr>
              <w:pStyle w:val="TableText"/>
            </w:pPr>
            <w:r w:rsidRPr="004E7536">
              <w:t>StudentGroup Modify</w:t>
            </w:r>
          </w:p>
        </w:tc>
        <w:tc>
          <w:tcPr>
            <w:tcW w:w="1260" w:type="dxa"/>
          </w:tcPr>
          <w:p w14:paraId="24A3448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6894C0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7C35B57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337EFCF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9BBFAEF" w14:textId="77777777" w:rsidR="0037765F" w:rsidRPr="00AC3E24" w:rsidRDefault="0037765F" w:rsidP="00AC3E24">
            <w:pPr>
              <w:pStyle w:val="TableTextCenter"/>
              <w:rPr>
                <w:rFonts w:ascii="Wingdings" w:hAnsi="Wingdings"/>
              </w:rPr>
            </w:pPr>
          </w:p>
        </w:tc>
        <w:tc>
          <w:tcPr>
            <w:tcW w:w="810" w:type="dxa"/>
          </w:tcPr>
          <w:p w14:paraId="2B965CD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4273AE65"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2174B1E6" w14:textId="77777777" w:rsidTr="00C270D1">
        <w:tc>
          <w:tcPr>
            <w:tcW w:w="1749" w:type="dxa"/>
          </w:tcPr>
          <w:p w14:paraId="7FEF54BE" w14:textId="77777777" w:rsidR="0037765F" w:rsidRPr="004E7536" w:rsidRDefault="0037765F" w:rsidP="0057536B">
            <w:pPr>
              <w:pStyle w:val="TableText"/>
            </w:pPr>
            <w:r w:rsidRPr="004E7536">
              <w:t>StudentGroup Read</w:t>
            </w:r>
          </w:p>
        </w:tc>
        <w:tc>
          <w:tcPr>
            <w:tcW w:w="1260" w:type="dxa"/>
          </w:tcPr>
          <w:p w14:paraId="1B92EFB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6F04031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07F79CF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14D834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5B20293" w14:textId="77777777" w:rsidR="0037765F" w:rsidRPr="00AC3E24" w:rsidRDefault="0037765F" w:rsidP="00AC3E24">
            <w:pPr>
              <w:pStyle w:val="TableTextCenter"/>
              <w:rPr>
                <w:rFonts w:ascii="Wingdings" w:hAnsi="Wingdings"/>
              </w:rPr>
            </w:pPr>
          </w:p>
        </w:tc>
        <w:tc>
          <w:tcPr>
            <w:tcW w:w="810" w:type="dxa"/>
          </w:tcPr>
          <w:p w14:paraId="29199BB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5676AA6B"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042F4F63" w14:textId="77777777" w:rsidTr="00C270D1">
        <w:tc>
          <w:tcPr>
            <w:tcW w:w="1749" w:type="dxa"/>
          </w:tcPr>
          <w:p w14:paraId="14D99508" w14:textId="77777777" w:rsidR="0037765F" w:rsidRPr="004E7536" w:rsidRDefault="0037765F" w:rsidP="0057536B">
            <w:pPr>
              <w:pStyle w:val="TableText"/>
            </w:pPr>
            <w:r w:rsidRPr="004E7536">
              <w:t>StudentGroup Upload</w:t>
            </w:r>
          </w:p>
        </w:tc>
        <w:tc>
          <w:tcPr>
            <w:tcW w:w="1260" w:type="dxa"/>
          </w:tcPr>
          <w:p w14:paraId="7A370A8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C9BC6D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F28123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6F50190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EDD195A" w14:textId="77777777" w:rsidR="0037765F" w:rsidRPr="00AC3E24" w:rsidRDefault="0037765F" w:rsidP="00AC3E24">
            <w:pPr>
              <w:pStyle w:val="TableTextCenter"/>
              <w:rPr>
                <w:rFonts w:ascii="Wingdings" w:hAnsi="Wingdings"/>
              </w:rPr>
            </w:pPr>
          </w:p>
        </w:tc>
        <w:tc>
          <w:tcPr>
            <w:tcW w:w="810" w:type="dxa"/>
          </w:tcPr>
          <w:p w14:paraId="33227C9E" w14:textId="77777777" w:rsidR="0037765F" w:rsidRPr="00AC3E24" w:rsidRDefault="0037765F" w:rsidP="00AC3E24">
            <w:pPr>
              <w:pStyle w:val="TableTextCenter"/>
              <w:rPr>
                <w:rFonts w:ascii="Wingdings" w:hAnsi="Wingdings"/>
              </w:rPr>
            </w:pPr>
          </w:p>
        </w:tc>
        <w:tc>
          <w:tcPr>
            <w:tcW w:w="1158" w:type="dxa"/>
          </w:tcPr>
          <w:p w14:paraId="4D139B08" w14:textId="77777777" w:rsidR="0037765F" w:rsidRPr="00AC3E24" w:rsidRDefault="0037765F" w:rsidP="00AC3E24">
            <w:pPr>
              <w:pStyle w:val="TableTextCenter"/>
              <w:rPr>
                <w:rFonts w:ascii="Wingdings" w:hAnsi="Wingdings"/>
              </w:rPr>
            </w:pPr>
          </w:p>
        </w:tc>
      </w:tr>
      <w:tr w:rsidR="001A029C" w:rsidRPr="004E7536" w14:paraId="0281BE80" w14:textId="77777777" w:rsidTr="00C270D1">
        <w:tc>
          <w:tcPr>
            <w:tcW w:w="1749" w:type="dxa"/>
          </w:tcPr>
          <w:p w14:paraId="26053566" w14:textId="77777777" w:rsidR="0037765F" w:rsidRPr="004E7536" w:rsidRDefault="0037765F" w:rsidP="0057536B">
            <w:pPr>
              <w:pStyle w:val="TableText"/>
            </w:pPr>
            <w:r w:rsidRPr="004E7536">
              <w:t>Template Download</w:t>
            </w:r>
          </w:p>
        </w:tc>
        <w:tc>
          <w:tcPr>
            <w:tcW w:w="1260" w:type="dxa"/>
          </w:tcPr>
          <w:p w14:paraId="30DE58E1"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5D048CDF"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129D3EC0"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357D0944"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18D9546A" w14:textId="77777777" w:rsidR="0037765F" w:rsidRPr="00AC3E24" w:rsidRDefault="0037765F" w:rsidP="00AC3E24">
            <w:pPr>
              <w:pStyle w:val="TableTextCenter"/>
              <w:rPr>
                <w:rFonts w:ascii="Wingdings" w:hAnsi="Wingdings"/>
              </w:rPr>
            </w:pPr>
          </w:p>
        </w:tc>
        <w:tc>
          <w:tcPr>
            <w:tcW w:w="810" w:type="dxa"/>
          </w:tcPr>
          <w:p w14:paraId="648830C3" w14:textId="77777777" w:rsidR="0037765F" w:rsidRPr="00AC3E24" w:rsidRDefault="0037765F" w:rsidP="00AC3E24">
            <w:pPr>
              <w:pStyle w:val="TableTextCenter"/>
              <w:rPr>
                <w:rFonts w:ascii="Wingdings" w:hAnsi="Wingdings"/>
              </w:rPr>
            </w:pPr>
          </w:p>
        </w:tc>
        <w:tc>
          <w:tcPr>
            <w:tcW w:w="1158" w:type="dxa"/>
          </w:tcPr>
          <w:p w14:paraId="57C382E7" w14:textId="77777777" w:rsidR="0037765F" w:rsidRPr="00AC3E24" w:rsidRDefault="0037765F" w:rsidP="00AC3E24">
            <w:pPr>
              <w:pStyle w:val="TableTextCenter"/>
              <w:rPr>
                <w:rFonts w:ascii="Wingdings" w:hAnsi="Wingdings"/>
              </w:rPr>
            </w:pPr>
          </w:p>
        </w:tc>
      </w:tr>
      <w:tr w:rsidR="001A029C" w:rsidRPr="004E7536" w14:paraId="7CCA6AD1" w14:textId="77777777" w:rsidTr="00C270D1">
        <w:tc>
          <w:tcPr>
            <w:tcW w:w="1749" w:type="dxa"/>
          </w:tcPr>
          <w:p w14:paraId="4675DB2A" w14:textId="77777777" w:rsidR="0037765F" w:rsidRPr="004E7536" w:rsidRDefault="0037765F" w:rsidP="0057536B">
            <w:pPr>
              <w:pStyle w:val="TableText"/>
            </w:pPr>
            <w:r w:rsidRPr="004E7536">
              <w:t>User Modify</w:t>
            </w:r>
          </w:p>
        </w:tc>
        <w:tc>
          <w:tcPr>
            <w:tcW w:w="1260" w:type="dxa"/>
          </w:tcPr>
          <w:p w14:paraId="3265A99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1289DD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0E3CF91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542D682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D00D832" w14:textId="77777777" w:rsidR="0037765F" w:rsidRPr="00AC3E24" w:rsidRDefault="0037765F" w:rsidP="00AC3E24">
            <w:pPr>
              <w:pStyle w:val="TableTextCenter"/>
              <w:rPr>
                <w:rFonts w:ascii="Wingdings" w:hAnsi="Wingdings"/>
              </w:rPr>
            </w:pPr>
          </w:p>
        </w:tc>
        <w:tc>
          <w:tcPr>
            <w:tcW w:w="810" w:type="dxa"/>
          </w:tcPr>
          <w:p w14:paraId="5472F7A4" w14:textId="77777777" w:rsidR="0037765F" w:rsidRPr="00AC3E24" w:rsidRDefault="0037765F" w:rsidP="00AC3E24">
            <w:pPr>
              <w:pStyle w:val="TableTextCenter"/>
              <w:rPr>
                <w:rFonts w:ascii="Wingdings" w:hAnsi="Wingdings"/>
              </w:rPr>
            </w:pPr>
          </w:p>
        </w:tc>
        <w:tc>
          <w:tcPr>
            <w:tcW w:w="1158" w:type="dxa"/>
          </w:tcPr>
          <w:p w14:paraId="5993239F" w14:textId="77777777" w:rsidR="0037765F" w:rsidRPr="00AC3E24" w:rsidRDefault="0037765F" w:rsidP="00AC3E24">
            <w:pPr>
              <w:pStyle w:val="TableTextCenter"/>
              <w:rPr>
                <w:rFonts w:ascii="Wingdings" w:hAnsi="Wingdings"/>
              </w:rPr>
            </w:pPr>
          </w:p>
        </w:tc>
      </w:tr>
      <w:tr w:rsidR="001A029C" w:rsidRPr="004E7536" w14:paraId="1BBF7031" w14:textId="77777777" w:rsidTr="00C270D1">
        <w:tc>
          <w:tcPr>
            <w:tcW w:w="1749" w:type="dxa"/>
          </w:tcPr>
          <w:p w14:paraId="7C70CEE1" w14:textId="77777777" w:rsidR="0037765F" w:rsidRPr="004E7536" w:rsidRDefault="0037765F" w:rsidP="0057536B">
            <w:pPr>
              <w:pStyle w:val="TableText"/>
            </w:pPr>
            <w:r>
              <w:t>User Profile Modify</w:t>
            </w:r>
          </w:p>
        </w:tc>
        <w:tc>
          <w:tcPr>
            <w:tcW w:w="1260" w:type="dxa"/>
          </w:tcPr>
          <w:p w14:paraId="0EBD90CB" w14:textId="77777777" w:rsidR="0037765F" w:rsidRPr="00AC3E24" w:rsidRDefault="0037765F" w:rsidP="0070766E">
            <w:pPr>
              <w:pStyle w:val="TableTextCenter"/>
              <w:rPr>
                <w:rFonts w:ascii="Wingdings" w:hAnsi="Wingdings"/>
              </w:rPr>
            </w:pPr>
          </w:p>
        </w:tc>
        <w:tc>
          <w:tcPr>
            <w:tcW w:w="1232" w:type="dxa"/>
          </w:tcPr>
          <w:p w14:paraId="19686363" w14:textId="77777777" w:rsidR="0037765F" w:rsidRPr="00AC3E24" w:rsidRDefault="0037765F" w:rsidP="0070766E">
            <w:pPr>
              <w:pStyle w:val="TableTextCenter"/>
              <w:rPr>
                <w:rFonts w:ascii="Wingdings" w:hAnsi="Wingdings"/>
              </w:rPr>
            </w:pPr>
          </w:p>
        </w:tc>
        <w:tc>
          <w:tcPr>
            <w:tcW w:w="1018" w:type="dxa"/>
          </w:tcPr>
          <w:p w14:paraId="54B983D0" w14:textId="77777777" w:rsidR="0037765F" w:rsidRPr="00AC3E24" w:rsidRDefault="0037765F" w:rsidP="0070766E">
            <w:pPr>
              <w:pStyle w:val="TableTextCenter"/>
              <w:rPr>
                <w:rFonts w:ascii="Wingdings" w:hAnsi="Wingdings"/>
              </w:rPr>
            </w:pPr>
          </w:p>
        </w:tc>
        <w:tc>
          <w:tcPr>
            <w:tcW w:w="1080" w:type="dxa"/>
          </w:tcPr>
          <w:p w14:paraId="6C029AE7" w14:textId="77777777" w:rsidR="0037765F" w:rsidRPr="00AC3E24" w:rsidRDefault="0037765F" w:rsidP="0070766E">
            <w:pPr>
              <w:pStyle w:val="TableTextCenter"/>
              <w:rPr>
                <w:rFonts w:ascii="Wingdings" w:hAnsi="Wingdings"/>
              </w:rPr>
            </w:pPr>
          </w:p>
        </w:tc>
        <w:tc>
          <w:tcPr>
            <w:tcW w:w="1010" w:type="dxa"/>
          </w:tcPr>
          <w:p w14:paraId="3AFD6FAD" w14:textId="77777777" w:rsidR="0037765F" w:rsidRPr="00AC3E24" w:rsidRDefault="0037765F" w:rsidP="00AC3E24">
            <w:pPr>
              <w:pStyle w:val="TableTextCenter"/>
              <w:rPr>
                <w:rFonts w:ascii="Wingdings" w:hAnsi="Wingdings"/>
              </w:rPr>
            </w:pPr>
          </w:p>
        </w:tc>
        <w:tc>
          <w:tcPr>
            <w:tcW w:w="810" w:type="dxa"/>
          </w:tcPr>
          <w:p w14:paraId="27B21F1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775F3D4B"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08DFAEB6" w14:textId="77777777" w:rsidTr="00C270D1">
        <w:tc>
          <w:tcPr>
            <w:tcW w:w="1749" w:type="dxa"/>
          </w:tcPr>
          <w:p w14:paraId="1A3FCAB7" w14:textId="77777777" w:rsidR="0037765F" w:rsidRPr="004E7536" w:rsidRDefault="0037765F" w:rsidP="0057536B">
            <w:pPr>
              <w:pStyle w:val="TableText"/>
            </w:pPr>
            <w:r w:rsidRPr="004E7536">
              <w:t>User Read</w:t>
            </w:r>
          </w:p>
        </w:tc>
        <w:tc>
          <w:tcPr>
            <w:tcW w:w="1260" w:type="dxa"/>
          </w:tcPr>
          <w:p w14:paraId="1C5089D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58C4381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7AA8E5C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3C8312A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0B70508A" w14:textId="77777777" w:rsidR="0037765F" w:rsidRPr="00AC3E24" w:rsidRDefault="0037765F" w:rsidP="00AC3E24">
            <w:pPr>
              <w:pStyle w:val="TableTextCenter"/>
              <w:rPr>
                <w:rFonts w:ascii="Wingdings" w:hAnsi="Wingdings"/>
              </w:rPr>
            </w:pPr>
          </w:p>
        </w:tc>
        <w:tc>
          <w:tcPr>
            <w:tcW w:w="810" w:type="dxa"/>
          </w:tcPr>
          <w:p w14:paraId="6ECE81D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03590349"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7762AD9F" w14:textId="77777777" w:rsidTr="00C270D1">
        <w:tc>
          <w:tcPr>
            <w:tcW w:w="1749" w:type="dxa"/>
          </w:tcPr>
          <w:p w14:paraId="083E2F86" w14:textId="77777777" w:rsidR="0037765F" w:rsidRPr="004E7536" w:rsidRDefault="0037765F" w:rsidP="0057536B">
            <w:pPr>
              <w:pStyle w:val="TableText"/>
            </w:pPr>
            <w:r w:rsidRPr="004E7536">
              <w:t>User Upload</w:t>
            </w:r>
          </w:p>
        </w:tc>
        <w:tc>
          <w:tcPr>
            <w:tcW w:w="1260" w:type="dxa"/>
          </w:tcPr>
          <w:p w14:paraId="54B1CC0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43ECB95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B8E995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589E7A6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2CB61F7" w14:textId="77777777" w:rsidR="0037765F" w:rsidRPr="00AC3E24" w:rsidRDefault="0037765F" w:rsidP="00AC3E24">
            <w:pPr>
              <w:pStyle w:val="TableTextCenter"/>
              <w:rPr>
                <w:rFonts w:ascii="Wingdings" w:hAnsi="Wingdings"/>
              </w:rPr>
            </w:pPr>
          </w:p>
        </w:tc>
        <w:tc>
          <w:tcPr>
            <w:tcW w:w="810" w:type="dxa"/>
          </w:tcPr>
          <w:p w14:paraId="5F7A2DAD" w14:textId="77777777" w:rsidR="0037765F" w:rsidRPr="00AC3E24" w:rsidRDefault="0037765F" w:rsidP="00AC3E24">
            <w:pPr>
              <w:pStyle w:val="TableTextCenter"/>
              <w:rPr>
                <w:rFonts w:ascii="Wingdings" w:hAnsi="Wingdings"/>
              </w:rPr>
            </w:pPr>
          </w:p>
        </w:tc>
        <w:tc>
          <w:tcPr>
            <w:tcW w:w="1158" w:type="dxa"/>
          </w:tcPr>
          <w:p w14:paraId="6D3723BB" w14:textId="77777777" w:rsidR="0037765F" w:rsidRPr="00AC3E24" w:rsidRDefault="0037765F" w:rsidP="00AC3E24">
            <w:pPr>
              <w:pStyle w:val="TableTextCenter"/>
              <w:rPr>
                <w:rFonts w:ascii="Wingdings" w:hAnsi="Wingdings"/>
              </w:rPr>
            </w:pPr>
          </w:p>
        </w:tc>
      </w:tr>
      <w:tr w:rsidR="001A029C" w:rsidRPr="004E7536" w14:paraId="2BB7CD48" w14:textId="77777777" w:rsidTr="00C270D1">
        <w:tc>
          <w:tcPr>
            <w:tcW w:w="1749" w:type="dxa"/>
          </w:tcPr>
          <w:p w14:paraId="1FABB429" w14:textId="77777777" w:rsidR="0037765F" w:rsidRPr="004E7536" w:rsidRDefault="0037765F" w:rsidP="0057536B">
            <w:pPr>
              <w:pStyle w:val="TableText"/>
            </w:pPr>
            <w:r w:rsidRPr="004E7536">
              <w:t>Warehouse Extract Admin</w:t>
            </w:r>
          </w:p>
        </w:tc>
        <w:tc>
          <w:tcPr>
            <w:tcW w:w="1260" w:type="dxa"/>
          </w:tcPr>
          <w:p w14:paraId="192B4511" w14:textId="77777777" w:rsidR="0037765F" w:rsidRPr="00AC3E24" w:rsidRDefault="0037765F" w:rsidP="00AC3E24">
            <w:pPr>
              <w:pStyle w:val="TableTextCenter"/>
              <w:rPr>
                <w:rFonts w:ascii="Wingdings" w:hAnsi="Wingdings"/>
              </w:rPr>
            </w:pPr>
          </w:p>
        </w:tc>
        <w:tc>
          <w:tcPr>
            <w:tcW w:w="1232" w:type="dxa"/>
          </w:tcPr>
          <w:p w14:paraId="2C054B2F" w14:textId="77777777" w:rsidR="0037765F" w:rsidRPr="00AC3E24" w:rsidRDefault="0037765F" w:rsidP="00AC3E24">
            <w:pPr>
              <w:pStyle w:val="TableTextCenter"/>
              <w:rPr>
                <w:rFonts w:ascii="Wingdings" w:hAnsi="Wingdings"/>
              </w:rPr>
            </w:pPr>
          </w:p>
        </w:tc>
        <w:tc>
          <w:tcPr>
            <w:tcW w:w="1018" w:type="dxa"/>
          </w:tcPr>
          <w:p w14:paraId="622211C7" w14:textId="77777777" w:rsidR="0037765F" w:rsidRPr="00AC3E24" w:rsidRDefault="0037765F" w:rsidP="00AC3E24">
            <w:pPr>
              <w:pStyle w:val="TableTextCenter"/>
              <w:rPr>
                <w:rFonts w:ascii="Wingdings" w:hAnsi="Wingdings"/>
              </w:rPr>
            </w:pPr>
          </w:p>
        </w:tc>
        <w:tc>
          <w:tcPr>
            <w:tcW w:w="1080" w:type="dxa"/>
          </w:tcPr>
          <w:p w14:paraId="5010F8FA" w14:textId="77777777" w:rsidR="0037765F" w:rsidRPr="00AC3E24" w:rsidRDefault="0037765F" w:rsidP="00AC3E24">
            <w:pPr>
              <w:pStyle w:val="TableTextCenter"/>
              <w:rPr>
                <w:rFonts w:ascii="Wingdings" w:hAnsi="Wingdings"/>
              </w:rPr>
            </w:pPr>
          </w:p>
        </w:tc>
        <w:tc>
          <w:tcPr>
            <w:tcW w:w="1010" w:type="dxa"/>
          </w:tcPr>
          <w:p w14:paraId="362C6810" w14:textId="77777777"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14:paraId="60A0EE19" w14:textId="77777777" w:rsidR="0037765F" w:rsidRPr="00AC3E24" w:rsidRDefault="0037765F" w:rsidP="00AC3E24">
            <w:pPr>
              <w:pStyle w:val="TableTextCenter"/>
              <w:rPr>
                <w:rFonts w:ascii="Wingdings" w:hAnsi="Wingdings"/>
              </w:rPr>
            </w:pPr>
          </w:p>
        </w:tc>
        <w:tc>
          <w:tcPr>
            <w:tcW w:w="1158" w:type="dxa"/>
          </w:tcPr>
          <w:p w14:paraId="18DB2F71" w14:textId="77777777" w:rsidR="0037765F" w:rsidRPr="00AC3E24" w:rsidRDefault="0037765F" w:rsidP="00AC3E24">
            <w:pPr>
              <w:pStyle w:val="TableTextCenter"/>
              <w:rPr>
                <w:rFonts w:ascii="Wingdings" w:hAnsi="Wingdings"/>
              </w:rPr>
            </w:pPr>
          </w:p>
        </w:tc>
      </w:tr>
      <w:tr w:rsidR="001A029C" w:rsidRPr="004E7536" w14:paraId="02D36017" w14:textId="77777777" w:rsidTr="00C270D1">
        <w:tc>
          <w:tcPr>
            <w:tcW w:w="1749" w:type="dxa"/>
          </w:tcPr>
          <w:p w14:paraId="454B04B8" w14:textId="77777777" w:rsidR="0037765F" w:rsidRPr="004E7536" w:rsidRDefault="0037765F" w:rsidP="0057536B">
            <w:pPr>
              <w:pStyle w:val="TableText"/>
            </w:pPr>
            <w:r w:rsidRPr="004E7536">
              <w:t>Eligibility Extract</w:t>
            </w:r>
          </w:p>
        </w:tc>
        <w:tc>
          <w:tcPr>
            <w:tcW w:w="1260" w:type="dxa"/>
          </w:tcPr>
          <w:p w14:paraId="6A00DE35" w14:textId="77777777" w:rsidR="0037765F" w:rsidRPr="00AC3E24" w:rsidRDefault="0037765F" w:rsidP="00AC3E24">
            <w:pPr>
              <w:pStyle w:val="TableTextCenter"/>
              <w:rPr>
                <w:rFonts w:ascii="Wingdings" w:hAnsi="Wingdings"/>
              </w:rPr>
            </w:pPr>
          </w:p>
        </w:tc>
        <w:tc>
          <w:tcPr>
            <w:tcW w:w="1232" w:type="dxa"/>
          </w:tcPr>
          <w:p w14:paraId="3E598F84" w14:textId="77777777" w:rsidR="0037765F" w:rsidRPr="00AC3E24" w:rsidRDefault="0037765F" w:rsidP="00AC3E24">
            <w:pPr>
              <w:pStyle w:val="TableTextCenter"/>
              <w:rPr>
                <w:rFonts w:ascii="Wingdings" w:hAnsi="Wingdings"/>
              </w:rPr>
            </w:pPr>
          </w:p>
        </w:tc>
        <w:tc>
          <w:tcPr>
            <w:tcW w:w="1018" w:type="dxa"/>
          </w:tcPr>
          <w:p w14:paraId="0CE382E3" w14:textId="77777777" w:rsidR="0037765F" w:rsidRPr="00AC3E24" w:rsidRDefault="0037765F" w:rsidP="00AC3E24">
            <w:pPr>
              <w:pStyle w:val="TableTextCenter"/>
              <w:rPr>
                <w:rFonts w:ascii="Wingdings" w:hAnsi="Wingdings"/>
              </w:rPr>
            </w:pPr>
          </w:p>
        </w:tc>
        <w:tc>
          <w:tcPr>
            <w:tcW w:w="1080" w:type="dxa"/>
          </w:tcPr>
          <w:p w14:paraId="0F210055" w14:textId="77777777" w:rsidR="0037765F" w:rsidRPr="00AC3E24" w:rsidRDefault="0037765F" w:rsidP="00AC3E24">
            <w:pPr>
              <w:pStyle w:val="TableTextCenter"/>
              <w:rPr>
                <w:rFonts w:ascii="Wingdings" w:hAnsi="Wingdings"/>
              </w:rPr>
            </w:pPr>
          </w:p>
        </w:tc>
        <w:tc>
          <w:tcPr>
            <w:tcW w:w="1010" w:type="dxa"/>
          </w:tcPr>
          <w:p w14:paraId="00166365" w14:textId="77777777"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14:paraId="75EFDB1A" w14:textId="77777777" w:rsidR="0037765F" w:rsidRPr="00AC3E24" w:rsidRDefault="0037765F" w:rsidP="00AC3E24">
            <w:pPr>
              <w:pStyle w:val="TableTextCenter"/>
              <w:rPr>
                <w:rFonts w:ascii="Wingdings" w:hAnsi="Wingdings"/>
              </w:rPr>
            </w:pPr>
          </w:p>
        </w:tc>
        <w:tc>
          <w:tcPr>
            <w:tcW w:w="1158" w:type="dxa"/>
          </w:tcPr>
          <w:p w14:paraId="0DB5643E" w14:textId="77777777" w:rsidR="0037765F" w:rsidRPr="00AC3E24" w:rsidRDefault="0037765F" w:rsidP="00AC3E24">
            <w:pPr>
              <w:pStyle w:val="TableTextCenter"/>
              <w:rPr>
                <w:rFonts w:ascii="Wingdings" w:hAnsi="Wingdings"/>
              </w:rPr>
            </w:pPr>
          </w:p>
        </w:tc>
      </w:tr>
    </w:tbl>
    <w:p w14:paraId="021A035D" w14:textId="77777777" w:rsidR="00B523AE" w:rsidRDefault="00B523AE" w:rsidP="002E47F4"/>
    <w:p w14:paraId="3AFFB252" w14:textId="77777777" w:rsidR="007C0537" w:rsidRDefault="007C0537" w:rsidP="007C0537">
      <w:pPr>
        <w:pStyle w:val="Heading2"/>
      </w:pPr>
      <w:bookmarkStart w:id="26" w:name="_Ref388247329"/>
      <w:bookmarkStart w:id="27" w:name="_Toc391560281"/>
      <w:bookmarkStart w:id="28" w:name="_Toc433196052"/>
      <w:r>
        <w:t>Understanding the Smarter Balanced Hierarchy</w:t>
      </w:r>
      <w:bookmarkEnd w:id="26"/>
      <w:bookmarkEnd w:id="27"/>
      <w:bookmarkEnd w:id="28"/>
    </w:p>
    <w:p w14:paraId="7E68D2B7" w14:textId="413DBD1A" w:rsidR="007C0537" w:rsidRDefault="005F113B" w:rsidP="00C270D1">
      <w:pPr>
        <w:keepNext/>
        <w:keepLines/>
      </w:pPr>
      <w:r>
        <w:t>The Smarter Balanced hierarchy organizes students</w:t>
      </w:r>
      <w:r w:rsidR="008D6271">
        <w:t xml:space="preserve"> and entities. For the purposes of this user guide, the term “entity” refer</w:t>
      </w:r>
      <w:r w:rsidR="00C270D1">
        <w:t>s</w:t>
      </w:r>
      <w:r w:rsidR="008D6271">
        <w:t xml:space="preserve"> to </w:t>
      </w:r>
      <w:r w:rsidR="001A029C">
        <w:t>institutions</w:t>
      </w:r>
      <w:r w:rsidR="008D6271">
        <w:t xml:space="preserve">, </w:t>
      </w:r>
      <w:r w:rsidR="005B1799">
        <w:t xml:space="preserve">groups of institutions, </w:t>
      </w:r>
      <w:r w:rsidR="008D6271">
        <w:t>districts,</w:t>
      </w:r>
      <w:r w:rsidR="005B1799">
        <w:t xml:space="preserve"> groups of districts, states,</w:t>
      </w:r>
      <w:r w:rsidR="008D6271">
        <w:t xml:space="preserve"> and </w:t>
      </w:r>
      <w:r w:rsidR="005B1799">
        <w:t xml:space="preserve">groups of </w:t>
      </w:r>
      <w:r w:rsidR="008D6271">
        <w:t>states</w:t>
      </w:r>
      <w:r w:rsidR="009D066E">
        <w:t>.</w:t>
      </w:r>
      <w:r w:rsidR="008D6271">
        <w:t xml:space="preserve"> </w:t>
      </w:r>
      <w:r w:rsidR="00243974" w:rsidRPr="006A609D">
        <w:rPr>
          <w:rStyle w:val="CrossReference"/>
        </w:rPr>
        <w:fldChar w:fldCharType="begin"/>
      </w:r>
      <w:r w:rsidR="006A609D" w:rsidRPr="006A609D">
        <w:rPr>
          <w:rStyle w:val="CrossReference"/>
        </w:rPr>
        <w:instrText xml:space="preserve"> REF _Ref388248567 \* MERGEFORMAT \h</w:instrText>
      </w:r>
      <w:r w:rsidR="00243974" w:rsidRPr="006A609D">
        <w:rPr>
          <w:rStyle w:val="CrossReference"/>
        </w:rPr>
      </w:r>
      <w:r w:rsidR="00243974" w:rsidRPr="006A609D">
        <w:rPr>
          <w:rStyle w:val="CrossReference"/>
        </w:rPr>
        <w:fldChar w:fldCharType="separate"/>
      </w:r>
      <w:ins w:id="29" w:author="Jamika D. Burge" w:date="2015-11-24T15:06:00Z">
        <w:r w:rsidR="00211B29" w:rsidRPr="00211B29">
          <w:rPr>
            <w:rStyle w:val="CrossReference"/>
            <w:rPrChange w:id="30" w:author="Jamika D. Burge" w:date="2015-11-24T15:06:00Z">
              <w:rPr/>
            </w:rPrChange>
          </w:rPr>
          <w:t>Figure 1</w:t>
        </w:r>
      </w:ins>
      <w:del w:id="31" w:author="Jamika D. Burge" w:date="2015-11-24T15:06:00Z">
        <w:r w:rsidR="00ED0EE4" w:rsidRPr="00ED0EE4" w:rsidDel="00211B29">
          <w:rPr>
            <w:rStyle w:val="CrossReference"/>
          </w:rPr>
          <w:delText>Figure 1</w:delText>
        </w:r>
      </w:del>
      <w:r w:rsidR="00243974" w:rsidRPr="006A609D">
        <w:rPr>
          <w:rStyle w:val="CrossReference"/>
        </w:rPr>
        <w:fldChar w:fldCharType="end"/>
      </w:r>
      <w:r w:rsidR="009D066E" w:rsidRPr="009D066E">
        <w:rPr>
          <w:rStyle w:val="CrossReference"/>
          <w:u w:val="none"/>
        </w:rPr>
        <w:t xml:space="preserve"> </w:t>
      </w:r>
      <w:r w:rsidR="009D066E" w:rsidRPr="009D066E">
        <w:rPr>
          <w:rStyle w:val="CrossReference"/>
          <w:color w:val="auto"/>
          <w:u w:val="none"/>
        </w:rPr>
        <w:t>provides a simple hierarchy</w:t>
      </w:r>
      <w:r w:rsidR="00243974">
        <w:t>.</w:t>
      </w:r>
      <w:r w:rsidR="00485CB6">
        <w:t xml:space="preserve"> </w:t>
      </w:r>
      <w:r w:rsidR="008D6271">
        <w:t>In this case, a student attends a</w:t>
      </w:r>
      <w:r w:rsidR="00C87BD8">
        <w:t>n institution</w:t>
      </w:r>
      <w:r w:rsidR="008D6271">
        <w:t xml:space="preserve">, the </w:t>
      </w:r>
      <w:r w:rsidR="00C87BD8">
        <w:t>institution</w:t>
      </w:r>
      <w:r w:rsidR="008D6271">
        <w:t xml:space="preserve"> is in a </w:t>
      </w:r>
      <w:r w:rsidR="005B1799">
        <w:t xml:space="preserve">group of institutions, the group of institutions is in a </w:t>
      </w:r>
      <w:r w:rsidR="008D6271">
        <w:t xml:space="preserve">district, the district is in a </w:t>
      </w:r>
      <w:r w:rsidR="005B1799">
        <w:t xml:space="preserve">group of districts, the group of districts is in a </w:t>
      </w:r>
      <w:r w:rsidR="008D6271">
        <w:t xml:space="preserve">state, </w:t>
      </w:r>
      <w:r w:rsidR="005B1799">
        <w:t xml:space="preserve">the state is in a group of states, </w:t>
      </w:r>
      <w:r w:rsidR="008D6271">
        <w:t xml:space="preserve">and </w:t>
      </w:r>
      <w:r w:rsidR="005B1799">
        <w:t>the group of</w:t>
      </w:r>
      <w:r w:rsidR="008D6271">
        <w:t xml:space="preserve"> state</w:t>
      </w:r>
      <w:r w:rsidR="005B1799">
        <w:t>s</w:t>
      </w:r>
      <w:r w:rsidR="008D6271">
        <w:t xml:space="preserve"> is a member of the Smarter Balanced consortium.</w:t>
      </w:r>
      <w:r w:rsidR="00CD7261">
        <w:t xml:space="preserve"> </w:t>
      </w:r>
      <w:r w:rsidR="004A712C">
        <w:t>You may construct hierarchies with different structures as well.</w:t>
      </w:r>
    </w:p>
    <w:tbl>
      <w:tblPr>
        <w:tblStyle w:val="TableNote"/>
        <w:tblW w:w="0" w:type="auto"/>
        <w:tblLayout w:type="fixed"/>
        <w:tblLook w:val="04A0" w:firstRow="1" w:lastRow="0" w:firstColumn="1" w:lastColumn="0" w:noHBand="0" w:noVBand="1"/>
      </w:tblPr>
      <w:tblGrid>
        <w:gridCol w:w="720"/>
        <w:gridCol w:w="8640"/>
      </w:tblGrid>
      <w:tr w:rsidR="005B1799" w14:paraId="19F55CAB" w14:textId="77777777" w:rsidTr="005B1799">
        <w:trPr>
          <w:trHeight w:val="581"/>
        </w:trPr>
        <w:tc>
          <w:tcPr>
            <w:tcW w:w="720" w:type="dxa"/>
          </w:tcPr>
          <w:p w14:paraId="1668B45D" w14:textId="77777777" w:rsidR="005B1799" w:rsidRDefault="005B1799" w:rsidP="005B1799">
            <w:pPr>
              <w:pStyle w:val="NoteIcon"/>
              <w:keepNext/>
            </w:pPr>
            <w:r w:rsidRPr="004B16D1">
              <w:rPr>
                <w:sz w:val="20"/>
                <w:szCs w:val="20"/>
              </w:rPr>
              <w:drawing>
                <wp:inline distT="0" distB="0" distL="0" distR="0" wp14:anchorId="2C52FA84" wp14:editId="06615A3F">
                  <wp:extent cx="292608" cy="39474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9DC0D41" w14:textId="77777777" w:rsidR="005B1799" w:rsidRPr="007A1FC3" w:rsidRDefault="004A712C" w:rsidP="004A712C">
            <w:pPr>
              <w:pStyle w:val="NoteText"/>
              <w:keepNext/>
              <w:rPr>
                <w:rStyle w:val="Emphasis"/>
                <w:i w:val="0"/>
                <w:iCs w:val="0"/>
                <w:sz w:val="20"/>
                <w:szCs w:val="20"/>
              </w:rPr>
            </w:pPr>
            <w:r>
              <w:t>You can rename any of these entity levels. For example, you may choose to rename “Institution” and “Group of Institutions” as “School” and “Group of Schools,” respectively.</w:t>
            </w:r>
          </w:p>
        </w:tc>
      </w:tr>
    </w:tbl>
    <w:p w14:paraId="74F0CEBB" w14:textId="77777777" w:rsidR="005B1799" w:rsidRPr="007C0537" w:rsidRDefault="005B1799" w:rsidP="00C270D1">
      <w:pPr>
        <w:keepNext/>
        <w:keepLines/>
      </w:pPr>
    </w:p>
    <w:p w14:paraId="5537C821" w14:textId="77777777" w:rsidR="00211D49" w:rsidRDefault="00211D49" w:rsidP="00211D49">
      <w:pPr>
        <w:pStyle w:val="ImageCaption"/>
      </w:pPr>
      <w:bookmarkStart w:id="32" w:name="_Ref388248567"/>
      <w:bookmarkStart w:id="33" w:name="_Toc391560238"/>
      <w:bookmarkStart w:id="34" w:name="_Toc433196144"/>
      <w:r w:rsidRPr="00E17057">
        <w:t>Figure</w:t>
      </w:r>
      <w:r w:rsidR="000D5604">
        <w:t> </w:t>
      </w:r>
      <w:r w:rsidR="008A2B77">
        <w:fldChar w:fldCharType="begin"/>
      </w:r>
      <w:r w:rsidR="008A2B77">
        <w:instrText xml:space="preserve"> SEQ Figure \* ARABIC </w:instrText>
      </w:r>
      <w:r w:rsidR="008A2B77">
        <w:fldChar w:fldCharType="separate"/>
      </w:r>
      <w:r w:rsidR="00211B29">
        <w:rPr>
          <w:noProof/>
        </w:rPr>
        <w:t>1</w:t>
      </w:r>
      <w:r w:rsidR="008A2B77">
        <w:rPr>
          <w:noProof/>
        </w:rPr>
        <w:fldChar w:fldCharType="end"/>
      </w:r>
      <w:bookmarkEnd w:id="32"/>
      <w:r w:rsidRPr="00E17057">
        <w:t xml:space="preserve">. </w:t>
      </w:r>
      <w:r>
        <w:t>Simple Smarter Balanced Hierarchy</w:t>
      </w:r>
      <w:bookmarkEnd w:id="33"/>
      <w:bookmarkEnd w:id="34"/>
    </w:p>
    <w:p w14:paraId="58057EEA" w14:textId="77777777" w:rsidR="007C0537" w:rsidRDefault="005B1799" w:rsidP="006E49A2">
      <w:pPr>
        <w:pStyle w:val="Image"/>
      </w:pPr>
      <w:r>
        <w:drawing>
          <wp:inline distT="0" distB="0" distL="0" distR="0" wp14:anchorId="5FCFD084" wp14:editId="427F498B">
            <wp:extent cx="2057400" cy="4754573"/>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4754573"/>
                    </a:xfrm>
                    <a:prstGeom prst="rect">
                      <a:avLst/>
                    </a:prstGeom>
                    <a:noFill/>
                    <a:ln>
                      <a:solidFill>
                        <a:schemeClr val="bg1">
                          <a:lumMod val="65000"/>
                        </a:schemeClr>
                      </a:solidFill>
                    </a:ln>
                  </pic:spPr>
                </pic:pic>
              </a:graphicData>
            </a:graphic>
          </wp:inline>
        </w:drawing>
      </w:r>
    </w:p>
    <w:p w14:paraId="65E2CA8C" w14:textId="788C6968" w:rsidR="002B2923" w:rsidRDefault="00412157" w:rsidP="00033AAD">
      <w:pPr>
        <w:keepNext/>
        <w:keepLines/>
      </w:pPr>
      <w:r>
        <w:t>In a more complex example, there can be groups</w:t>
      </w:r>
      <w:r w:rsidR="001A029C">
        <w:t xml:space="preserve"> </w:t>
      </w:r>
      <w:r w:rsidR="001E0725">
        <w:t xml:space="preserve">of students within </w:t>
      </w:r>
      <w:r w:rsidR="00127F5F">
        <w:t>institutions</w:t>
      </w:r>
      <w:r w:rsidR="001E0725">
        <w:t xml:space="preserve">, groups </w:t>
      </w:r>
      <w:r>
        <w:t xml:space="preserve">of </w:t>
      </w:r>
      <w:r w:rsidR="00127F5F">
        <w:t>institutions</w:t>
      </w:r>
      <w:r>
        <w:t xml:space="preserve"> </w:t>
      </w:r>
      <w:r w:rsidR="002C6ABC">
        <w:t xml:space="preserve">within </w:t>
      </w:r>
      <w:r w:rsidR="002E05D7">
        <w:t>district</w:t>
      </w:r>
      <w:r w:rsidR="002C6ABC">
        <w:t>s</w:t>
      </w:r>
      <w:r w:rsidR="002E05D7">
        <w:t xml:space="preserve">, groups of districts </w:t>
      </w:r>
      <w:r w:rsidR="002C6ABC">
        <w:t>within states</w:t>
      </w:r>
      <w:r w:rsidR="00127F5F">
        <w:t>, and groups of states within the Smarter Balanced consortium</w:t>
      </w:r>
      <w:r w:rsidR="002E05D7">
        <w:t>.</w:t>
      </w:r>
      <w:r w:rsidR="006F7751">
        <w:t xml:space="preserve"> </w:t>
      </w:r>
      <w:r w:rsidR="00243974">
        <w:t xml:space="preserve">See </w:t>
      </w:r>
      <w:r w:rsidR="00243974" w:rsidRPr="006A609D">
        <w:rPr>
          <w:rStyle w:val="CrossReference"/>
        </w:rPr>
        <w:fldChar w:fldCharType="begin"/>
      </w:r>
      <w:r w:rsidR="006A609D" w:rsidRPr="006A609D">
        <w:rPr>
          <w:rStyle w:val="CrossReference"/>
        </w:rPr>
        <w:instrText xml:space="preserve"> REF _Ref388248576 \* MERGEFORMAT \h</w:instrText>
      </w:r>
      <w:r w:rsidR="00243974" w:rsidRPr="006A609D">
        <w:rPr>
          <w:rStyle w:val="CrossReference"/>
        </w:rPr>
      </w:r>
      <w:r w:rsidR="00243974" w:rsidRPr="006A609D">
        <w:rPr>
          <w:rStyle w:val="CrossReference"/>
        </w:rPr>
        <w:fldChar w:fldCharType="separate"/>
      </w:r>
      <w:ins w:id="35" w:author="Jamika D. Burge" w:date="2015-11-24T15:06:00Z">
        <w:r w:rsidR="00211B29" w:rsidRPr="00211B29">
          <w:rPr>
            <w:rStyle w:val="CrossReference"/>
            <w:rPrChange w:id="36" w:author="Jamika D. Burge" w:date="2015-11-24T15:06:00Z">
              <w:rPr/>
            </w:rPrChange>
          </w:rPr>
          <w:t>Figure 2</w:t>
        </w:r>
      </w:ins>
      <w:del w:id="37" w:author="Jamika D. Burge" w:date="2015-11-24T15:06:00Z">
        <w:r w:rsidR="00ED0EE4" w:rsidRPr="00ED0EE4" w:rsidDel="00211B29">
          <w:rPr>
            <w:rStyle w:val="CrossReference"/>
          </w:rPr>
          <w:delText>Figure 2</w:delText>
        </w:r>
      </w:del>
      <w:r w:rsidR="00243974" w:rsidRPr="006A609D">
        <w:rPr>
          <w:rStyle w:val="CrossReference"/>
        </w:rPr>
        <w:fldChar w:fldCharType="end"/>
      </w:r>
      <w:r w:rsidR="00243974">
        <w:t>.</w:t>
      </w:r>
    </w:p>
    <w:p w14:paraId="48813A25" w14:textId="77777777" w:rsidR="002B2923" w:rsidRDefault="000D5604" w:rsidP="008E0508">
      <w:pPr>
        <w:pStyle w:val="ImageCaption"/>
      </w:pPr>
      <w:bookmarkStart w:id="38" w:name="_Ref388248576"/>
      <w:bookmarkStart w:id="39" w:name="_Toc391560239"/>
      <w:bookmarkStart w:id="40" w:name="_Toc433196145"/>
      <w:r>
        <w:t>Figure </w:t>
      </w:r>
      <w:r w:rsidR="008A2B77">
        <w:fldChar w:fldCharType="begin"/>
      </w:r>
      <w:r w:rsidR="008A2B77">
        <w:instrText xml:space="preserve"> SEQ Figure \* ARABIC </w:instrText>
      </w:r>
      <w:r w:rsidR="008A2B77">
        <w:fldChar w:fldCharType="separate"/>
      </w:r>
      <w:r w:rsidR="00211B29">
        <w:rPr>
          <w:noProof/>
        </w:rPr>
        <w:t>2</w:t>
      </w:r>
      <w:r w:rsidR="008A2B77">
        <w:rPr>
          <w:noProof/>
        </w:rPr>
        <w:fldChar w:fldCharType="end"/>
      </w:r>
      <w:bookmarkEnd w:id="38"/>
      <w:r w:rsidR="002B2923" w:rsidRPr="00E17057">
        <w:t xml:space="preserve">. </w:t>
      </w:r>
      <w:r w:rsidR="002B2923">
        <w:t>Smarter Balanced Hierarchy with Groupings</w:t>
      </w:r>
      <w:bookmarkEnd w:id="39"/>
      <w:bookmarkEnd w:id="40"/>
    </w:p>
    <w:p w14:paraId="20A07CC1" w14:textId="77777777" w:rsidR="008E0508" w:rsidRDefault="00C87BD8" w:rsidP="002B2923">
      <w:pPr>
        <w:pStyle w:val="Image"/>
      </w:pPr>
      <w:r>
        <w:drawing>
          <wp:inline distT="0" distB="0" distL="0" distR="0" wp14:anchorId="2835416C" wp14:editId="1E1BA39A">
            <wp:extent cx="5939790" cy="4556125"/>
            <wp:effectExtent l="19050" t="19050" r="228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solidFill>
                        <a:schemeClr val="bg1">
                          <a:lumMod val="65000"/>
                        </a:schemeClr>
                      </a:solidFill>
                    </a:ln>
                  </pic:spPr>
                </pic:pic>
              </a:graphicData>
            </a:graphic>
          </wp:inline>
        </w:drawing>
      </w:r>
    </w:p>
    <w:p w14:paraId="47DEAD63" w14:textId="77777777" w:rsidR="00494DB5" w:rsidRDefault="00CA1944" w:rsidP="00494DB5">
      <w:pPr>
        <w:keepNext/>
      </w:pPr>
      <w:r>
        <w:t>The following rules apply w</w:t>
      </w:r>
      <w:r w:rsidR="00586C1D">
        <w:t>hen designing hierarchies:</w:t>
      </w:r>
    </w:p>
    <w:p w14:paraId="44AE8E6C" w14:textId="77777777" w:rsidR="00586C1D" w:rsidRDefault="00494DB5" w:rsidP="00494DB5">
      <w:pPr>
        <w:pStyle w:val="ListBullet"/>
      </w:pPr>
      <w:r>
        <w:t xml:space="preserve">An entity </w:t>
      </w:r>
      <w:r w:rsidR="00564FCC">
        <w:t xml:space="preserve">or student </w:t>
      </w:r>
      <w:r>
        <w:t xml:space="preserve">must have only one </w:t>
      </w:r>
      <w:r w:rsidR="008D6271">
        <w:t>“</w:t>
      </w:r>
      <w:r>
        <w:t>parent.</w:t>
      </w:r>
      <w:r w:rsidR="008D6271">
        <w:t xml:space="preserve">” The parent is the entity </w:t>
      </w:r>
      <w:r w:rsidR="00763F59">
        <w:t xml:space="preserve">to which </w:t>
      </w:r>
      <w:r w:rsidR="008D6271">
        <w:t>another entity, user, or student belongs.</w:t>
      </w:r>
      <w:r w:rsidR="007E6E86">
        <w:t xml:space="preserve"> For example, a student can attend only one </w:t>
      </w:r>
      <w:r w:rsidR="00127F5F">
        <w:t>institution</w:t>
      </w:r>
      <w:r w:rsidR="007E6E86">
        <w:t xml:space="preserve">, </w:t>
      </w:r>
      <w:r w:rsidR="008D6271">
        <w:t>a</w:t>
      </w:r>
      <w:r w:rsidR="00127F5F">
        <w:t>n institution</w:t>
      </w:r>
      <w:r w:rsidR="008D6271">
        <w:t xml:space="preserve"> can be in only one district, and </w:t>
      </w:r>
      <w:r w:rsidR="007E6E86">
        <w:t>a district can be in only one state.</w:t>
      </w:r>
    </w:p>
    <w:p w14:paraId="779AAECE" w14:textId="77777777" w:rsidR="00494DB5" w:rsidRDefault="007E6E86" w:rsidP="00494DB5">
      <w:pPr>
        <w:pStyle w:val="ListBullet"/>
      </w:pPr>
      <w:r>
        <w:t xml:space="preserve">An entity </w:t>
      </w:r>
      <w:r w:rsidR="00641AE1">
        <w:t xml:space="preserve">(excluding students or student groups) </w:t>
      </w:r>
      <w:r>
        <w:t xml:space="preserve">must be the </w:t>
      </w:r>
      <w:r w:rsidR="008D6271">
        <w:t>“</w:t>
      </w:r>
      <w:r>
        <w:t>child</w:t>
      </w:r>
      <w:r w:rsidR="008D6271">
        <w:t>”</w:t>
      </w:r>
      <w:r>
        <w:t xml:space="preserve"> of an upper-level entity.</w:t>
      </w:r>
      <w:r w:rsidR="003D0EB6">
        <w:t xml:space="preserve"> </w:t>
      </w:r>
      <w:r w:rsidR="008D6271">
        <w:t xml:space="preserve">The child is the student, user, or entity that belongs to another entity. </w:t>
      </w:r>
      <w:r w:rsidR="00127F5F">
        <w:t xml:space="preserve">For example, an institution </w:t>
      </w:r>
      <w:r>
        <w:t xml:space="preserve">can be the child of any entity from </w:t>
      </w:r>
      <w:r w:rsidR="00127F5F">
        <w:t>institution</w:t>
      </w:r>
      <w:r>
        <w:t xml:space="preserve"> </w:t>
      </w:r>
      <w:r w:rsidR="00763F59">
        <w:t xml:space="preserve">group </w:t>
      </w:r>
      <w:r>
        <w:t xml:space="preserve">to state; a </w:t>
      </w:r>
      <w:r w:rsidR="004621A6">
        <w:t>district</w:t>
      </w:r>
      <w:r>
        <w:t xml:space="preserve"> can be </w:t>
      </w:r>
      <w:r w:rsidR="0027641C">
        <w:t>the</w:t>
      </w:r>
      <w:r>
        <w:t xml:space="preserve"> child of a</w:t>
      </w:r>
      <w:r w:rsidR="00F0701C">
        <w:t xml:space="preserve"> </w:t>
      </w:r>
      <w:r w:rsidR="00AD2DBC">
        <w:t xml:space="preserve">district </w:t>
      </w:r>
      <w:r w:rsidR="00F0701C">
        <w:t xml:space="preserve">group or a </w:t>
      </w:r>
      <w:r w:rsidR="00AD2DBC">
        <w:t>state</w:t>
      </w:r>
      <w:r w:rsidR="00F0701C">
        <w:t>.</w:t>
      </w:r>
    </w:p>
    <w:p w14:paraId="0431126B" w14:textId="77777777" w:rsidR="000F198A" w:rsidRDefault="00517D29" w:rsidP="00494DB5">
      <w:pPr>
        <w:pStyle w:val="ListBullet"/>
      </w:pPr>
      <w:r>
        <w:t>A student or student group</w:t>
      </w:r>
      <w:r w:rsidR="000F198A">
        <w:t xml:space="preserve"> must be the child of a</w:t>
      </w:r>
      <w:r w:rsidR="00127F5F">
        <w:t>n institution</w:t>
      </w:r>
      <w:r w:rsidR="000F198A">
        <w:t>.</w:t>
      </w:r>
    </w:p>
    <w:p w14:paraId="699C56D4" w14:textId="77777777" w:rsidR="00A8540F" w:rsidRDefault="004A27B6" w:rsidP="00A8540F">
      <w:pPr>
        <w:pStyle w:val="ListBullet"/>
      </w:pPr>
      <w:r>
        <w:t xml:space="preserve">All relationships </w:t>
      </w:r>
      <w:r w:rsidR="00AC3808">
        <w:t xml:space="preserve">are limited by permissions. For example, a user at the </w:t>
      </w:r>
      <w:r w:rsidR="00127F5F">
        <w:t>institution</w:t>
      </w:r>
      <w:r w:rsidR="00AC3808">
        <w:t xml:space="preserve"> level cannot add </w:t>
      </w:r>
      <w:r w:rsidR="00E068E6">
        <w:t xml:space="preserve">users or </w:t>
      </w:r>
      <w:r w:rsidR="00AC3808">
        <w:t>entities to the district level</w:t>
      </w:r>
      <w:r w:rsidR="00517D29">
        <w:t>, but</w:t>
      </w:r>
      <w:r w:rsidR="00A8540F">
        <w:t xml:space="preserve"> a user at the district level can add students to </w:t>
      </w:r>
      <w:r w:rsidR="00127F5F">
        <w:t>institutions</w:t>
      </w:r>
      <w:r w:rsidR="00A8540F">
        <w:t xml:space="preserve"> within that district.</w:t>
      </w:r>
    </w:p>
    <w:p w14:paraId="2DBBF98E" w14:textId="77777777" w:rsidR="00A309B0" w:rsidRDefault="00A309B0" w:rsidP="00A309B0">
      <w:pPr>
        <w:pStyle w:val="Heading2"/>
      </w:pPr>
      <w:bookmarkStart w:id="41" w:name="_Toc391560282"/>
      <w:bookmarkStart w:id="42" w:name="_Toc433196053"/>
      <w:r>
        <w:t>About Microsoft Excel Files</w:t>
      </w:r>
      <w:bookmarkEnd w:id="41"/>
      <w:bookmarkEnd w:id="42"/>
    </w:p>
    <w:p w14:paraId="1F617DB3" w14:textId="77777777" w:rsidR="00A309B0" w:rsidRDefault="005F6D8B" w:rsidP="005F6D8B">
      <w:pPr>
        <w:keepNext/>
      </w:pPr>
      <w:r>
        <w:t xml:space="preserve">The </w:t>
      </w:r>
      <w:r w:rsidR="00DD7873">
        <w:t xml:space="preserve">Administration and Registration Tools </w:t>
      </w:r>
      <w:r w:rsidR="00E068E6">
        <w:t>s</w:t>
      </w:r>
      <w:r w:rsidR="00DD7873">
        <w:t>ystem</w:t>
      </w:r>
      <w:r>
        <w:t xml:space="preserve"> </w:t>
      </w:r>
      <w:r w:rsidR="00A309B0">
        <w:t xml:space="preserve">allows </w:t>
      </w:r>
      <w:r w:rsidR="00415721">
        <w:t>you</w:t>
      </w:r>
      <w:r w:rsidR="00A309B0">
        <w:t xml:space="preserve"> to upload files in one of two formats: .csv and .xlsx. Your version of Excel impacts the file format you should select or use.</w:t>
      </w:r>
    </w:p>
    <w:p w14:paraId="7A200FF2" w14:textId="77777777" w:rsidR="00A309B0" w:rsidRDefault="00A309B0" w:rsidP="00A309B0">
      <w:pPr>
        <w:pStyle w:val="SectionHeading"/>
      </w:pPr>
      <w:r>
        <w:t>CSV (comma-separated values):</w:t>
      </w:r>
    </w:p>
    <w:p w14:paraId="3B10A18A" w14:textId="3DB4A841" w:rsidR="00A309B0" w:rsidRDefault="00A309B0" w:rsidP="005F6D8B">
      <w:pPr>
        <w:keepNext/>
      </w:pPr>
      <w:r>
        <w:t>If you have Excel 2003 or earlier, AIR recommends that you download exported records in .csv format. CSV files do not automatically preserve leading zeros (numbers that begin with at least one zero at the beginning, e.g., 0001234). Therefo</w:t>
      </w:r>
      <w:r w:rsidR="0024539E">
        <w:t>re, to ensure that student data</w:t>
      </w:r>
      <w:r>
        <w:t xml:space="preserve"> </w:t>
      </w:r>
      <w:r w:rsidR="0024539E">
        <w:t>(especially SSIDs)</w:t>
      </w:r>
      <w:r>
        <w:t xml:space="preserve"> appear in Excel correctly when using the .csv file, </w:t>
      </w:r>
      <w:r w:rsidRPr="007419FB">
        <w:t>follow the</w:t>
      </w:r>
      <w:r w:rsidR="007419FB">
        <w:t xml:space="preserve"> instructions in</w:t>
      </w:r>
      <w:r w:rsidR="00E068E6">
        <w:t xml:space="preserve"> </w:t>
      </w:r>
      <w:r w:rsidR="00E068E6" w:rsidRPr="006A609D">
        <w:rPr>
          <w:rStyle w:val="CrossReference"/>
        </w:rPr>
        <w:fldChar w:fldCharType="begin"/>
      </w:r>
      <w:r w:rsidR="006A609D" w:rsidRPr="006A609D">
        <w:rPr>
          <w:rStyle w:val="CrossReference"/>
        </w:rPr>
        <w:instrText xml:space="preserve"> REF _Ref398724196 \* MERGEFORMAT \h</w:instrText>
      </w:r>
      <w:r w:rsidR="00E068E6" w:rsidRPr="006A609D">
        <w:rPr>
          <w:rStyle w:val="CrossReference"/>
        </w:rPr>
      </w:r>
      <w:r w:rsidR="00E068E6" w:rsidRPr="006A609D">
        <w:rPr>
          <w:rStyle w:val="CrossReference"/>
        </w:rPr>
        <w:fldChar w:fldCharType="separate"/>
      </w:r>
      <w:ins w:id="43" w:author="Jamika D. Burge" w:date="2015-11-24T15:06:00Z">
        <w:r w:rsidR="00211B29" w:rsidRPr="00211B29">
          <w:rPr>
            <w:rStyle w:val="CrossReference"/>
            <w:rPrChange w:id="44" w:author="Jamika D. Burge" w:date="2015-11-24T15:06:00Z">
              <w:rPr/>
            </w:rPrChange>
          </w:rPr>
          <w:t>Appendix B. Opening a CSV File in Excel</w:t>
        </w:r>
      </w:ins>
      <w:del w:id="45" w:author="Jamika D. Burge" w:date="2015-11-24T15:06:00Z">
        <w:r w:rsidR="00ED0EE4" w:rsidRPr="00ED0EE4" w:rsidDel="00211B29">
          <w:rPr>
            <w:rStyle w:val="CrossReference"/>
          </w:rPr>
          <w:delText>Appendix B. Opening a CSV File in Excel</w:delText>
        </w:r>
      </w:del>
      <w:r w:rsidR="00E068E6" w:rsidRPr="006A609D">
        <w:rPr>
          <w:rStyle w:val="CrossReference"/>
        </w:rPr>
        <w:fldChar w:fldCharType="end"/>
      </w:r>
      <w:r w:rsidRPr="007419FB">
        <w:t>.</w:t>
      </w:r>
    </w:p>
    <w:p w14:paraId="0811F0E5" w14:textId="77777777" w:rsidR="00A309B0" w:rsidRDefault="00A309B0" w:rsidP="00A309B0">
      <w:pPr>
        <w:pStyle w:val="SectionHeading"/>
      </w:pPr>
      <w:r>
        <w:t>Excel:</w:t>
      </w:r>
    </w:p>
    <w:p w14:paraId="335338CA" w14:textId="77777777" w:rsidR="002E47F4" w:rsidRPr="002E47F4" w:rsidRDefault="00A309B0" w:rsidP="00A309B0">
      <w:r>
        <w:t>Microsoft Excel 2007 .xlsx files automatically preserve leading zeros. Excel 2007, 2010, or 2013 must be used to correctly open these files. These files cannot be opened using an earlier version of Excel.</w:t>
      </w:r>
    </w:p>
    <w:p w14:paraId="1AB66EAF" w14:textId="77777777" w:rsidR="00153FDF" w:rsidRDefault="00153FDF" w:rsidP="00153FDF">
      <w:pPr>
        <w:pStyle w:val="Heading1"/>
      </w:pPr>
      <w:bookmarkStart w:id="46" w:name="_Toc391560283"/>
      <w:bookmarkStart w:id="47" w:name="_Toc433196054"/>
      <w:bookmarkStart w:id="48" w:name="_Ref387921169"/>
      <w:r>
        <w:t>Introduction to This User Guide</w:t>
      </w:r>
      <w:bookmarkEnd w:id="46"/>
      <w:bookmarkEnd w:id="47"/>
    </w:p>
    <w:p w14:paraId="63C0E61F" w14:textId="77777777" w:rsidR="00153FDF" w:rsidRPr="00714829" w:rsidRDefault="00153FDF" w:rsidP="00153FDF">
      <w:r w:rsidRPr="00E17057">
        <w:t>This user</w:t>
      </w:r>
      <w:r w:rsidR="00BD56F5">
        <w:t xml:space="preserve"> guide</w:t>
      </w:r>
      <w:r w:rsidRPr="00E17057">
        <w:t xml:space="preserve"> </w:t>
      </w:r>
      <w:r w:rsidR="00FF28CC">
        <w:t xml:space="preserve">provides information about using </w:t>
      </w:r>
      <w:r w:rsidR="00DD7873">
        <w:t>ART</w:t>
      </w:r>
      <w:r w:rsidR="00FF28CC">
        <w:t xml:space="preserve"> </w:t>
      </w:r>
      <w:r w:rsidRPr="00E17057">
        <w:t xml:space="preserve">to </w:t>
      </w:r>
      <w:r>
        <w:t xml:space="preserve">create and manage </w:t>
      </w:r>
      <w:r w:rsidR="00392412">
        <w:t xml:space="preserve">assessment </w:t>
      </w:r>
      <w:r w:rsidR="007502A4">
        <w:t>registrations</w:t>
      </w:r>
      <w:r w:rsidR="00E068E6">
        <w:t xml:space="preserve"> and schedules</w:t>
      </w:r>
      <w:r>
        <w:t xml:space="preserve">. </w:t>
      </w:r>
      <w:r w:rsidRPr="008F6401">
        <w:t>This introduction describes the contents of this document and includes a key for identifying icons and elements.</w:t>
      </w:r>
    </w:p>
    <w:p w14:paraId="7A491617" w14:textId="77777777" w:rsidR="00153FDF" w:rsidRPr="0081008B" w:rsidRDefault="00153FDF" w:rsidP="000B622A">
      <w:pPr>
        <w:pStyle w:val="ListIntroduction"/>
      </w:pPr>
      <w:r w:rsidRPr="00E17057">
        <w:t xml:space="preserve">This user guide </w:t>
      </w:r>
      <w:r w:rsidR="00D411E6">
        <w:t>includes the following sections</w:t>
      </w:r>
      <w:r>
        <w:t>:</w:t>
      </w:r>
    </w:p>
    <w:p w14:paraId="60E16099" w14:textId="56A787A0" w:rsidR="000F6FC6" w:rsidRDefault="004B549F" w:rsidP="00B30BC7">
      <w:pPr>
        <w:pStyle w:val="ListBullet"/>
      </w:pPr>
      <w:r w:rsidRPr="006A609D">
        <w:rPr>
          <w:rStyle w:val="CrossReference"/>
        </w:rPr>
        <w:fldChar w:fldCharType="begin"/>
      </w:r>
      <w:r w:rsidR="006A609D" w:rsidRPr="006A609D">
        <w:rPr>
          <w:rStyle w:val="CrossReference"/>
        </w:rPr>
        <w:instrText xml:space="preserve"> REF _Ref396463878 \* MERGEFORMAT \h</w:instrText>
      </w:r>
      <w:r w:rsidRPr="006A609D">
        <w:rPr>
          <w:rStyle w:val="CrossReference"/>
        </w:rPr>
      </w:r>
      <w:r w:rsidRPr="006A609D">
        <w:rPr>
          <w:rStyle w:val="CrossReference"/>
        </w:rPr>
        <w:fldChar w:fldCharType="separate"/>
      </w:r>
      <w:ins w:id="49" w:author="Jamika D. Burge" w:date="2015-11-24T15:06:00Z">
        <w:r w:rsidR="00211B29" w:rsidRPr="00211B29">
          <w:rPr>
            <w:rStyle w:val="CrossReference"/>
            <w:rPrChange w:id="50" w:author="Jamika D. Burge" w:date="2015-11-24T15:06:00Z">
              <w:rPr/>
            </w:rPrChange>
          </w:rPr>
          <w:t>Accessing the Administration and Registration Tools System</w:t>
        </w:r>
      </w:ins>
      <w:del w:id="51" w:author="Jamika D. Burge" w:date="2015-11-24T15:06:00Z">
        <w:r w:rsidR="00ED0EE4" w:rsidRPr="00ED0EE4" w:rsidDel="00211B29">
          <w:rPr>
            <w:rStyle w:val="CrossReference"/>
          </w:rPr>
          <w:delText>Accessing the Administration and Registration Tools System</w:delText>
        </w:r>
      </w:del>
      <w:r w:rsidRPr="006A609D">
        <w:rPr>
          <w:rStyle w:val="CrossReference"/>
        </w:rPr>
        <w:fldChar w:fldCharType="end"/>
      </w:r>
      <w:r>
        <w:t xml:space="preserve"> </w:t>
      </w:r>
      <w:r w:rsidR="00153FDF" w:rsidRPr="00796224">
        <w:t xml:space="preserve">explains how </w:t>
      </w:r>
      <w:r w:rsidR="00153FDF">
        <w:t xml:space="preserve">to </w:t>
      </w:r>
      <w:r w:rsidR="00153FDF" w:rsidRPr="00796224">
        <w:t>log in</w:t>
      </w:r>
      <w:r w:rsidR="00153FDF">
        <w:t xml:space="preserve"> </w:t>
      </w:r>
      <w:r w:rsidR="00153FDF" w:rsidRPr="00796224">
        <w:t xml:space="preserve">to </w:t>
      </w:r>
      <w:r w:rsidR="00DD7873">
        <w:t>ART</w:t>
      </w:r>
      <w:r w:rsidR="000F6FC6">
        <w:t>.</w:t>
      </w:r>
    </w:p>
    <w:p w14:paraId="4143AB51" w14:textId="740ADFEF" w:rsidR="00153FDF" w:rsidRDefault="000F6FC6" w:rsidP="00B30BC7">
      <w:pPr>
        <w:pStyle w:val="ListBullet"/>
      </w:pPr>
      <w:r w:rsidRPr="006A609D">
        <w:rPr>
          <w:rStyle w:val="CrossReference"/>
        </w:rPr>
        <w:fldChar w:fldCharType="begin"/>
      </w:r>
      <w:r w:rsidR="006A609D" w:rsidRPr="006A609D">
        <w:rPr>
          <w:rStyle w:val="CrossReference"/>
        </w:rPr>
        <w:instrText xml:space="preserve"> REF _Ref387999423 \* MERGEFORMAT \h</w:instrText>
      </w:r>
      <w:r w:rsidRPr="006A609D">
        <w:rPr>
          <w:rStyle w:val="CrossReference"/>
        </w:rPr>
      </w:r>
      <w:r w:rsidRPr="006A609D">
        <w:rPr>
          <w:rStyle w:val="CrossReference"/>
        </w:rPr>
        <w:fldChar w:fldCharType="separate"/>
      </w:r>
      <w:ins w:id="52" w:author="Jamika D. Burge" w:date="2015-11-24T15:06:00Z">
        <w:r w:rsidR="00211B29" w:rsidRPr="00211B29">
          <w:rPr>
            <w:rStyle w:val="CrossReference"/>
            <w:rPrChange w:id="53" w:author="Jamika D. Burge" w:date="2015-11-24T15:06:00Z">
              <w:rPr/>
            </w:rPrChange>
          </w:rPr>
          <w:t>Understanding the ART Interface</w:t>
        </w:r>
      </w:ins>
      <w:del w:id="54" w:author="Jamika D. Burge" w:date="2015-11-24T15:06:00Z">
        <w:r w:rsidR="00ED0EE4" w:rsidRPr="00ED0EE4" w:rsidDel="00211B29">
          <w:rPr>
            <w:rStyle w:val="CrossReference"/>
          </w:rPr>
          <w:delText>Understanding the ART Interface</w:delText>
        </w:r>
      </w:del>
      <w:r w:rsidRPr="006A609D">
        <w:rPr>
          <w:rStyle w:val="CrossReference"/>
        </w:rPr>
        <w:fldChar w:fldCharType="end"/>
      </w:r>
      <w:r w:rsidR="00153FDF">
        <w:t xml:space="preserve"> describes the overall layout of the </w:t>
      </w:r>
      <w:r w:rsidR="00DD7873">
        <w:t>ART</w:t>
      </w:r>
      <w:r w:rsidR="00964DB0">
        <w:t xml:space="preserve"> i</w:t>
      </w:r>
      <w:r w:rsidR="00153FDF">
        <w:t>nterface.</w:t>
      </w:r>
    </w:p>
    <w:p w14:paraId="5C10252E" w14:textId="603DD9B8" w:rsidR="00153FDF" w:rsidRDefault="00153FDF" w:rsidP="00B30BC7">
      <w:pPr>
        <w:pStyle w:val="ListBullet"/>
      </w:pPr>
      <w:r w:rsidRPr="006A609D">
        <w:rPr>
          <w:rStyle w:val="CrossReference"/>
        </w:rPr>
        <w:fldChar w:fldCharType="begin"/>
      </w:r>
      <w:r w:rsidR="006A609D" w:rsidRPr="006A609D">
        <w:rPr>
          <w:rStyle w:val="CrossReference"/>
        </w:rPr>
        <w:instrText xml:space="preserve"> REF _Ref387921171 \* MERGEFORMAT \h</w:instrText>
      </w:r>
      <w:r w:rsidRPr="006A609D">
        <w:rPr>
          <w:rStyle w:val="CrossReference"/>
        </w:rPr>
      </w:r>
      <w:r w:rsidRPr="006A609D">
        <w:rPr>
          <w:rStyle w:val="CrossReference"/>
        </w:rPr>
        <w:fldChar w:fldCharType="separate"/>
      </w:r>
      <w:ins w:id="55" w:author="Jamika D. Burge" w:date="2015-11-24T15:06:00Z">
        <w:r w:rsidR="00211B29" w:rsidRPr="00211B29">
          <w:rPr>
            <w:rStyle w:val="CrossReference"/>
            <w:rPrChange w:id="56" w:author="Jamika D. Burge" w:date="2015-11-24T15:06:00Z">
              <w:rPr/>
            </w:rPrChange>
          </w:rPr>
          <w:t>Assessment Tasks</w:t>
        </w:r>
      </w:ins>
      <w:del w:id="57" w:author="Jamika D. Burge" w:date="2015-11-24T15:06:00Z">
        <w:r w:rsidR="00ED0EE4" w:rsidRPr="00ED0EE4" w:rsidDel="00211B29">
          <w:rPr>
            <w:rStyle w:val="CrossReference"/>
          </w:rPr>
          <w:delText>Assessment Tasks</w:delText>
        </w:r>
      </w:del>
      <w:r w:rsidRPr="006A609D">
        <w:rPr>
          <w:rStyle w:val="CrossReference"/>
        </w:rPr>
        <w:fldChar w:fldCharType="end"/>
      </w:r>
      <w:r>
        <w:t xml:space="preserve"> explains how to select, create, and manage assessments.</w:t>
      </w:r>
    </w:p>
    <w:p w14:paraId="726F3EFC" w14:textId="3FD65876" w:rsidR="00D8063F" w:rsidRPr="0008579B" w:rsidRDefault="00153FDF" w:rsidP="00D8063F">
      <w:pPr>
        <w:pStyle w:val="ListBullet"/>
      </w:pPr>
      <w:r w:rsidRPr="006A609D">
        <w:rPr>
          <w:rStyle w:val="CrossReference"/>
        </w:rPr>
        <w:fldChar w:fldCharType="begin"/>
      </w:r>
      <w:r w:rsidR="006A609D" w:rsidRPr="006A609D">
        <w:rPr>
          <w:rStyle w:val="CrossReference"/>
        </w:rPr>
        <w:instrText xml:space="preserve"> REF _Ref387921173 \* MERGEFORMAT \h</w:instrText>
      </w:r>
      <w:r w:rsidRPr="006A609D">
        <w:rPr>
          <w:rStyle w:val="CrossReference"/>
        </w:rPr>
      </w:r>
      <w:r w:rsidRPr="006A609D">
        <w:rPr>
          <w:rStyle w:val="CrossReference"/>
        </w:rPr>
        <w:fldChar w:fldCharType="separate"/>
      </w:r>
      <w:ins w:id="58" w:author="Jamika D. Burge" w:date="2015-11-24T15:06:00Z">
        <w:r w:rsidR="00211B29" w:rsidRPr="00211B29">
          <w:rPr>
            <w:rStyle w:val="CrossReference"/>
            <w:rPrChange w:id="59" w:author="Jamika D. Burge" w:date="2015-11-24T15:06:00Z">
              <w:rPr/>
            </w:rPrChange>
          </w:rPr>
          <w:t>Test Registration Tasks</w:t>
        </w:r>
      </w:ins>
      <w:del w:id="60" w:author="Jamika D. Burge" w:date="2015-11-24T15:06:00Z">
        <w:r w:rsidR="00ED0EE4" w:rsidRPr="00ED0EE4" w:rsidDel="00211B29">
          <w:rPr>
            <w:rStyle w:val="CrossReference"/>
          </w:rPr>
          <w:delText>Test Registration Tasks</w:delText>
        </w:r>
      </w:del>
      <w:r w:rsidRPr="006A609D">
        <w:rPr>
          <w:rStyle w:val="CrossReference"/>
        </w:rPr>
        <w:fldChar w:fldCharType="end"/>
      </w:r>
      <w:r>
        <w:t xml:space="preserve"> describes how to create and manage </w:t>
      </w:r>
      <w:r w:rsidR="00392412">
        <w:t>assessment</w:t>
      </w:r>
      <w:r>
        <w:t xml:space="preserve"> registrations</w:t>
      </w:r>
      <w:r w:rsidR="006F724B">
        <w:t xml:space="preserve">, as well as how to create various </w:t>
      </w:r>
      <w:r w:rsidR="004B549F">
        <w:t>user</w:t>
      </w:r>
      <w:r w:rsidR="00D4763F">
        <w:t xml:space="preserve">, </w:t>
      </w:r>
      <w:r w:rsidR="009A0D10">
        <w:t>student</w:t>
      </w:r>
      <w:r w:rsidR="00D4763F">
        <w:t>, student gr</w:t>
      </w:r>
      <w:r w:rsidR="009A0D10">
        <w:t>oup, and institution records</w:t>
      </w:r>
      <w:r w:rsidR="00D4763F">
        <w:t>.</w:t>
      </w:r>
    </w:p>
    <w:p w14:paraId="30D02B41" w14:textId="1D0C80EF" w:rsidR="00591945" w:rsidRPr="00591945" w:rsidRDefault="00591945" w:rsidP="00591945">
      <w:pPr>
        <w:pStyle w:val="ListBullet"/>
        <w:rPr>
          <w:rStyle w:val="CrossReference"/>
          <w:color w:val="auto"/>
          <w:u w:val="none"/>
        </w:rPr>
      </w:pPr>
      <w:r w:rsidRPr="006A609D">
        <w:rPr>
          <w:rStyle w:val="CrossReference"/>
        </w:rPr>
        <w:fldChar w:fldCharType="begin"/>
      </w:r>
      <w:r w:rsidR="006A609D" w:rsidRPr="006A609D">
        <w:rPr>
          <w:rStyle w:val="CrossReference"/>
        </w:rPr>
        <w:instrText xml:space="preserve"> REF _Ref397525504 \* MERGEFORMAT \h</w:instrText>
      </w:r>
      <w:r w:rsidRPr="006A609D">
        <w:rPr>
          <w:rStyle w:val="CrossReference"/>
        </w:rPr>
      </w:r>
      <w:r w:rsidRPr="006A609D">
        <w:rPr>
          <w:rStyle w:val="CrossReference"/>
        </w:rPr>
        <w:fldChar w:fldCharType="separate"/>
      </w:r>
      <w:ins w:id="61" w:author="Jamika D. Burge" w:date="2015-11-24T15:06:00Z">
        <w:r w:rsidR="00211B29" w:rsidRPr="00211B29">
          <w:rPr>
            <w:rStyle w:val="CrossReference"/>
            <w:rPrChange w:id="62" w:author="Jamika D. Burge" w:date="2015-11-24T15:06:00Z">
              <w:rPr/>
            </w:rPrChange>
          </w:rPr>
          <w:t>Test Administration Tasks</w:t>
        </w:r>
      </w:ins>
      <w:del w:id="63" w:author="Jamika D. Burge" w:date="2015-11-24T15:06:00Z">
        <w:r w:rsidR="00ED0EE4" w:rsidRPr="00ED0EE4" w:rsidDel="00211B29">
          <w:rPr>
            <w:rStyle w:val="CrossReference"/>
          </w:rPr>
          <w:delText>Test Administration Tasks</w:delText>
        </w:r>
      </w:del>
      <w:r w:rsidRPr="006A609D">
        <w:rPr>
          <w:rStyle w:val="CrossReference"/>
        </w:rPr>
        <w:fldChar w:fldCharType="end"/>
      </w:r>
      <w:r>
        <w:rPr>
          <w:rStyle w:val="CrossReference"/>
          <w:color w:val="auto"/>
          <w:u w:val="none"/>
        </w:rPr>
        <w:t xml:space="preserve"> describes how to create schedules and view test administration reports.</w:t>
      </w:r>
    </w:p>
    <w:p w14:paraId="3D18310F" w14:textId="03BB110B" w:rsidR="00BD56F5" w:rsidRDefault="00591945" w:rsidP="00591945">
      <w:pPr>
        <w:pStyle w:val="ListBullet"/>
      </w:pPr>
      <w:r w:rsidRPr="006A609D">
        <w:rPr>
          <w:rStyle w:val="CrossReference"/>
        </w:rPr>
        <w:fldChar w:fldCharType="begin"/>
      </w:r>
      <w:r w:rsidR="006A609D" w:rsidRPr="006A609D">
        <w:rPr>
          <w:rStyle w:val="CrossReference"/>
        </w:rPr>
        <w:instrText xml:space="preserve"> REF _Ref397525562 \* MERGEFORMAT \h</w:instrText>
      </w:r>
      <w:r w:rsidRPr="006A609D">
        <w:rPr>
          <w:rStyle w:val="CrossReference"/>
        </w:rPr>
      </w:r>
      <w:r w:rsidRPr="006A609D">
        <w:rPr>
          <w:rStyle w:val="CrossReference"/>
        </w:rPr>
        <w:fldChar w:fldCharType="separate"/>
      </w:r>
      <w:ins w:id="64" w:author="Jamika D. Burge" w:date="2015-11-24T15:06:00Z">
        <w:r w:rsidR="00211B29" w:rsidRPr="00211B29">
          <w:rPr>
            <w:rStyle w:val="CrossReference"/>
            <w:rPrChange w:id="65" w:author="Jamika D. Burge" w:date="2015-11-24T15:06:00Z">
              <w:rPr/>
            </w:rPrChange>
          </w:rPr>
          <w:t>Appendix A. Manage System Settings</w:t>
        </w:r>
      </w:ins>
      <w:del w:id="66" w:author="Jamika D. Burge" w:date="2015-11-24T15:06:00Z">
        <w:r w:rsidR="00ED0EE4" w:rsidRPr="00ED0EE4" w:rsidDel="00211B29">
          <w:rPr>
            <w:rStyle w:val="CrossReference"/>
          </w:rPr>
          <w:delText>Appendix A. Manage System Settings</w:delText>
        </w:r>
      </w:del>
      <w:r w:rsidRPr="006A609D">
        <w:rPr>
          <w:rStyle w:val="CrossReference"/>
        </w:rPr>
        <w:fldChar w:fldCharType="end"/>
      </w:r>
      <w:r>
        <w:t xml:space="preserve"> </w:t>
      </w:r>
      <w:r w:rsidR="0008579B" w:rsidRPr="0008579B">
        <w:t xml:space="preserve">explains </w:t>
      </w:r>
      <w:r w:rsidR="003B6C4C">
        <w:t>how to configure system settings and manage subjects</w:t>
      </w:r>
      <w:r w:rsidR="0008579B" w:rsidRPr="0008579B">
        <w:t>.</w:t>
      </w:r>
      <w:r w:rsidR="00153FDF" w:rsidRPr="0008579B">
        <w:t xml:space="preserve"> </w:t>
      </w:r>
    </w:p>
    <w:p w14:paraId="641EDB1F" w14:textId="3A8979A9" w:rsidR="00C16FB0" w:rsidRDefault="00C16FB0" w:rsidP="00C16FB0">
      <w:pPr>
        <w:pStyle w:val="ListBullet"/>
      </w:pPr>
      <w:r w:rsidRPr="006A609D">
        <w:rPr>
          <w:rStyle w:val="CrossReference"/>
        </w:rPr>
        <w:fldChar w:fldCharType="begin"/>
      </w:r>
      <w:r w:rsidR="006A609D" w:rsidRPr="006A609D">
        <w:rPr>
          <w:rStyle w:val="CrossReference"/>
        </w:rPr>
        <w:instrText xml:space="preserve"> REF _Ref389477416 \* MERGEFORMAT \h</w:instrText>
      </w:r>
      <w:r w:rsidRPr="006A609D">
        <w:rPr>
          <w:rStyle w:val="CrossReference"/>
        </w:rPr>
      </w:r>
      <w:r w:rsidRPr="006A609D">
        <w:rPr>
          <w:rStyle w:val="CrossReference"/>
        </w:rPr>
        <w:fldChar w:fldCharType="separate"/>
      </w:r>
      <w:ins w:id="67" w:author="Jamika D. Burge" w:date="2015-11-24T15:06:00Z">
        <w:r w:rsidR="00211B29" w:rsidRPr="00211B29">
          <w:rPr>
            <w:rStyle w:val="CrossReference"/>
            <w:rPrChange w:id="68" w:author="Jamika D. Burge" w:date="2015-11-24T15:06:00Z">
              <w:rPr/>
            </w:rPrChange>
          </w:rPr>
          <w:t>Appendix B. Opening a CSV File in Excel</w:t>
        </w:r>
      </w:ins>
      <w:del w:id="69" w:author="Jamika D. Burge" w:date="2015-11-24T15:06:00Z">
        <w:r w:rsidR="00ED0EE4" w:rsidRPr="00ED0EE4" w:rsidDel="00211B29">
          <w:rPr>
            <w:rStyle w:val="CrossReference"/>
          </w:rPr>
          <w:delText>Appendix B. Opening a CSV File in Excel</w:delText>
        </w:r>
      </w:del>
      <w:r w:rsidRPr="006A609D">
        <w:rPr>
          <w:rStyle w:val="CrossReference"/>
        </w:rPr>
        <w:fldChar w:fldCharType="end"/>
      </w:r>
      <w:r w:rsidR="00415721">
        <w:t xml:space="preserve"> explains how to open comma-sepa</w:t>
      </w:r>
      <w:r>
        <w:t>rated value files in Excel.</w:t>
      </w:r>
    </w:p>
    <w:p w14:paraId="0EC929D4" w14:textId="5C54BB93" w:rsidR="00D31084" w:rsidRDefault="00C16FB0" w:rsidP="00C16FB0">
      <w:pPr>
        <w:pStyle w:val="ListBullet"/>
      </w:pPr>
      <w:r w:rsidRPr="006A609D">
        <w:rPr>
          <w:rStyle w:val="CrossReference"/>
        </w:rPr>
        <w:fldChar w:fldCharType="begin"/>
      </w:r>
      <w:r w:rsidR="006A609D" w:rsidRPr="006A609D">
        <w:rPr>
          <w:rStyle w:val="CrossReference"/>
        </w:rPr>
        <w:instrText xml:space="preserve"> REF _Ref389477454 \* MERGEFORMAT \h</w:instrText>
      </w:r>
      <w:r w:rsidRPr="006A609D">
        <w:rPr>
          <w:rStyle w:val="CrossReference"/>
        </w:rPr>
      </w:r>
      <w:r w:rsidRPr="006A609D">
        <w:rPr>
          <w:rStyle w:val="CrossReference"/>
        </w:rPr>
        <w:fldChar w:fldCharType="separate"/>
      </w:r>
      <w:ins w:id="70" w:author="Jamika D. Burge" w:date="2015-11-24T15:06:00Z">
        <w:r w:rsidR="00211B29" w:rsidRPr="00211B29">
          <w:rPr>
            <w:rStyle w:val="CrossReference"/>
            <w:rPrChange w:id="71" w:author="Jamika D. Burge" w:date="2015-11-24T15:06:00Z">
              <w:rPr/>
            </w:rPrChange>
          </w:rPr>
          <w:t>Appendix C. Common Errors with File Uploads</w:t>
        </w:r>
      </w:ins>
      <w:del w:id="72" w:author="Jamika D. Burge" w:date="2015-11-24T15:06:00Z">
        <w:r w:rsidR="00ED0EE4" w:rsidRPr="00ED0EE4" w:rsidDel="00211B29">
          <w:rPr>
            <w:rStyle w:val="CrossReference"/>
          </w:rPr>
          <w:delText>Appendix C. Common Errors with File Uploads</w:delText>
        </w:r>
      </w:del>
      <w:r w:rsidRPr="006A609D">
        <w:rPr>
          <w:rStyle w:val="CrossReference"/>
        </w:rPr>
        <w:fldChar w:fldCharType="end"/>
      </w:r>
      <w:r>
        <w:t xml:space="preserve"> explains how to resolve some common errors that may occur while uploading files in </w:t>
      </w:r>
      <w:r w:rsidR="00DD7873">
        <w:t>ART</w:t>
      </w:r>
      <w:r>
        <w:t>.</w:t>
      </w:r>
    </w:p>
    <w:p w14:paraId="56565D44" w14:textId="35E5EA63" w:rsidR="00591945" w:rsidRDefault="00591945" w:rsidP="00C16FB0">
      <w:pPr>
        <w:pStyle w:val="ListBullet"/>
      </w:pPr>
      <w:r w:rsidRPr="006A609D">
        <w:rPr>
          <w:rStyle w:val="CrossReference"/>
        </w:rPr>
        <w:fldChar w:fldCharType="begin"/>
      </w:r>
      <w:r w:rsidR="006A609D" w:rsidRPr="006A609D">
        <w:rPr>
          <w:rStyle w:val="CrossReference"/>
        </w:rPr>
        <w:instrText xml:space="preserve"> REF _Ref397525505 \* MERGEFORMAT \h</w:instrText>
      </w:r>
      <w:r w:rsidRPr="006A609D">
        <w:rPr>
          <w:rStyle w:val="CrossReference"/>
        </w:rPr>
      </w:r>
      <w:r w:rsidRPr="006A609D">
        <w:rPr>
          <w:rStyle w:val="CrossReference"/>
        </w:rPr>
        <w:fldChar w:fldCharType="separate"/>
      </w:r>
      <w:ins w:id="73" w:author="Jamika D. Burge" w:date="2015-11-24T15:06:00Z">
        <w:r w:rsidR="00211B29" w:rsidRPr="00211B29">
          <w:rPr>
            <w:rStyle w:val="CrossReference"/>
            <w:rPrChange w:id="74" w:author="Jamika D. Burge" w:date="2015-11-24T15:06:00Z">
              <w:rPr/>
            </w:rPrChange>
          </w:rPr>
          <w:t>Appendix D. About the Calendar Widgets</w:t>
        </w:r>
      </w:ins>
      <w:del w:id="75" w:author="Jamika D. Burge" w:date="2015-11-24T15:06:00Z">
        <w:r w:rsidR="00ED0EE4" w:rsidRPr="00ED0EE4" w:rsidDel="00211B29">
          <w:rPr>
            <w:rStyle w:val="CrossReference"/>
          </w:rPr>
          <w:delText>Appendix D. About the Calendar Widgets</w:delText>
        </w:r>
      </w:del>
      <w:r w:rsidRPr="006A609D">
        <w:rPr>
          <w:rStyle w:val="CrossReference"/>
        </w:rPr>
        <w:fldChar w:fldCharType="end"/>
      </w:r>
      <w:r>
        <w:t xml:space="preserve"> explains how to use calendar widgets in ART.</w:t>
      </w:r>
    </w:p>
    <w:p w14:paraId="4A44DCD5" w14:textId="505D9E06" w:rsidR="005E71E4" w:rsidRPr="0008579B" w:rsidRDefault="005E71E4" w:rsidP="001416D6">
      <w:pPr>
        <w:keepNext/>
      </w:pPr>
      <w:r w:rsidRPr="006A609D">
        <w:rPr>
          <w:rStyle w:val="CrossReference"/>
        </w:rPr>
        <w:fldChar w:fldCharType="begin"/>
      </w:r>
      <w:r w:rsidR="006A609D" w:rsidRPr="006A609D">
        <w:rPr>
          <w:rStyle w:val="CrossReference"/>
        </w:rPr>
        <w:instrText xml:space="preserve"> REF _Ref387927129 \* MERGEFORMAT \h</w:instrText>
      </w:r>
      <w:r w:rsidRPr="006A609D">
        <w:rPr>
          <w:rStyle w:val="CrossReference"/>
        </w:rPr>
      </w:r>
      <w:r w:rsidRPr="006A609D">
        <w:rPr>
          <w:rStyle w:val="CrossReference"/>
        </w:rPr>
        <w:fldChar w:fldCharType="separate"/>
      </w:r>
      <w:ins w:id="76" w:author="Jamika D. Burge" w:date="2015-11-24T15:06:00Z">
        <w:r w:rsidR="00211B29" w:rsidRPr="00211B29">
          <w:rPr>
            <w:rStyle w:val="CrossReference"/>
            <w:rPrChange w:id="77" w:author="Jamika D. Burge" w:date="2015-11-24T15:06:00Z">
              <w:rPr/>
            </w:rPrChange>
          </w:rPr>
          <w:t>Table 3</w:t>
        </w:r>
      </w:ins>
      <w:del w:id="78" w:author="Jamika D. Burge" w:date="2015-11-24T15:06:00Z">
        <w:r w:rsidR="00ED0EE4" w:rsidRPr="00ED0EE4" w:rsidDel="00211B29">
          <w:rPr>
            <w:rStyle w:val="CrossReference"/>
          </w:rPr>
          <w:delText>Table 3</w:delText>
        </w:r>
      </w:del>
      <w:r w:rsidRPr="006A609D">
        <w:rPr>
          <w:rStyle w:val="CrossReference"/>
        </w:rPr>
        <w:fldChar w:fldCharType="end"/>
      </w:r>
      <w:r>
        <w:t xml:space="preserve"> describes icons and typographical elements that appear in this user guide.</w:t>
      </w:r>
    </w:p>
    <w:p w14:paraId="4ED8BD22" w14:textId="77777777" w:rsidR="00153FDF" w:rsidRDefault="00153FDF" w:rsidP="00800BB7">
      <w:pPr>
        <w:pStyle w:val="TableCaption"/>
      </w:pPr>
      <w:bookmarkStart w:id="79" w:name="_Ref387927129"/>
      <w:r>
        <w:t>Table</w:t>
      </w:r>
      <w:r w:rsidR="00192EB8">
        <w:t> </w:t>
      </w:r>
      <w:r w:rsidR="008A2B77">
        <w:fldChar w:fldCharType="begin"/>
      </w:r>
      <w:r w:rsidR="008A2B77">
        <w:instrText xml:space="preserve"> SEQ Table \* ARABIC </w:instrText>
      </w:r>
      <w:r w:rsidR="008A2B77">
        <w:fldChar w:fldCharType="separate"/>
      </w:r>
      <w:r w:rsidR="00211B29">
        <w:rPr>
          <w:noProof/>
        </w:rPr>
        <w:t>3</w:t>
      </w:r>
      <w:r w:rsidR="008A2B77">
        <w:rPr>
          <w:noProof/>
        </w:rPr>
        <w:fldChar w:fldCharType="end"/>
      </w:r>
      <w:bookmarkEnd w:id="79"/>
      <w:r>
        <w:t>. Key Icons and Elements</w:t>
      </w:r>
    </w:p>
    <w:tbl>
      <w:tblPr>
        <w:tblStyle w:val="TableGrid"/>
        <w:tblW w:w="0" w:type="auto"/>
        <w:tblLayout w:type="fixed"/>
        <w:tblLook w:val="04A0" w:firstRow="1" w:lastRow="0" w:firstColumn="1" w:lastColumn="0" w:noHBand="0" w:noVBand="1"/>
      </w:tblPr>
      <w:tblGrid>
        <w:gridCol w:w="1080"/>
        <w:gridCol w:w="8280"/>
      </w:tblGrid>
      <w:tr w:rsidR="00153FDF" w:rsidRPr="00F91B28" w14:paraId="686A41EE" w14:textId="77777777" w:rsidTr="00CF4376">
        <w:trPr>
          <w:cnfStyle w:val="100000000000" w:firstRow="1" w:lastRow="0" w:firstColumn="0" w:lastColumn="0" w:oddVBand="0" w:evenVBand="0" w:oddHBand="0" w:evenHBand="0" w:firstRowFirstColumn="0" w:firstRowLastColumn="0" w:lastRowFirstColumn="0" w:lastRowLastColumn="0"/>
          <w:tblHeader/>
        </w:trPr>
        <w:tc>
          <w:tcPr>
            <w:tcW w:w="1080" w:type="dxa"/>
          </w:tcPr>
          <w:p w14:paraId="6BDC8E73" w14:textId="77777777" w:rsidR="00153FDF" w:rsidRPr="00F91B28" w:rsidRDefault="00153FDF" w:rsidP="005920C9">
            <w:pPr>
              <w:pStyle w:val="TableHeader"/>
            </w:pPr>
            <w:r>
              <w:t>Icon</w:t>
            </w:r>
          </w:p>
        </w:tc>
        <w:tc>
          <w:tcPr>
            <w:tcW w:w="8280" w:type="dxa"/>
          </w:tcPr>
          <w:p w14:paraId="0751CE76" w14:textId="77777777" w:rsidR="00153FDF" w:rsidRPr="00F91B28" w:rsidRDefault="00153FDF" w:rsidP="005920C9">
            <w:pPr>
              <w:pStyle w:val="TableHeader"/>
            </w:pPr>
            <w:r>
              <w:t>Description</w:t>
            </w:r>
          </w:p>
        </w:tc>
      </w:tr>
      <w:tr w:rsidR="00153FDF" w:rsidRPr="00F91B28" w14:paraId="12F52F47" w14:textId="77777777" w:rsidTr="00D34778">
        <w:tc>
          <w:tcPr>
            <w:tcW w:w="1080" w:type="dxa"/>
          </w:tcPr>
          <w:p w14:paraId="4F704916" w14:textId="77777777" w:rsidR="00153FDF" w:rsidRPr="00E250DF" w:rsidRDefault="00A6543B" w:rsidP="005920C9">
            <w:pPr>
              <w:pStyle w:val="NoteIcon"/>
              <w:rPr>
                <w:sz w:val="20"/>
                <w:szCs w:val="20"/>
              </w:rPr>
            </w:pPr>
            <w:r>
              <w:drawing>
                <wp:inline distT="0" distB="0" distL="0" distR="0" wp14:anchorId="25601CD8" wp14:editId="733F5266">
                  <wp:extent cx="292608" cy="24098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14:paraId="21B0B3FA" w14:textId="77777777" w:rsidR="00153FDF" w:rsidRPr="00F91B28" w:rsidRDefault="00153FDF" w:rsidP="005920C9">
            <w:pPr>
              <w:pStyle w:val="TableText"/>
            </w:pPr>
            <w:r w:rsidRPr="00800BB7">
              <w:rPr>
                <w:rStyle w:val="Strong"/>
              </w:rPr>
              <w:t xml:space="preserve">Warning: </w:t>
            </w:r>
            <w:r>
              <w:t>This symbol appears with text that contains extremely important information regarding actions that may cause errors.</w:t>
            </w:r>
          </w:p>
        </w:tc>
      </w:tr>
      <w:tr w:rsidR="00153FDF" w:rsidRPr="00F91B28" w14:paraId="1C121C9D" w14:textId="77777777" w:rsidTr="00D34778">
        <w:tc>
          <w:tcPr>
            <w:tcW w:w="1080" w:type="dxa"/>
          </w:tcPr>
          <w:p w14:paraId="632365C5" w14:textId="77777777" w:rsidR="00153FDF" w:rsidRPr="00800BB7" w:rsidRDefault="00A6543B" w:rsidP="005920C9">
            <w:pPr>
              <w:pStyle w:val="NoteIcon"/>
            </w:pPr>
            <w:r>
              <w:drawing>
                <wp:inline distT="0" distB="0" distL="0" distR="0" wp14:anchorId="5F48FB47" wp14:editId="0DDCC61C">
                  <wp:extent cx="292608" cy="24098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14:paraId="6004327F" w14:textId="77777777" w:rsidR="00153FDF" w:rsidRPr="00F91B28" w:rsidRDefault="00153FDF" w:rsidP="005920C9">
            <w:pPr>
              <w:pStyle w:val="TableText"/>
            </w:pPr>
            <w:r w:rsidRPr="00800BB7">
              <w:rPr>
                <w:rStyle w:val="Strong"/>
              </w:rPr>
              <w:t xml:space="preserve">Caution: </w:t>
            </w:r>
            <w:r>
              <w:t xml:space="preserve">This symbol appears with text that contains important information regarding a task. </w:t>
            </w:r>
          </w:p>
        </w:tc>
      </w:tr>
      <w:tr w:rsidR="00153FDF" w:rsidRPr="00F91B28" w14:paraId="6F1E5492" w14:textId="77777777" w:rsidTr="00D34778">
        <w:tc>
          <w:tcPr>
            <w:tcW w:w="1080" w:type="dxa"/>
          </w:tcPr>
          <w:p w14:paraId="7DE06AC7" w14:textId="77777777" w:rsidR="00153FDF" w:rsidRPr="00F91B28" w:rsidRDefault="00A6543B" w:rsidP="005920C9">
            <w:pPr>
              <w:pStyle w:val="NoteIcon"/>
              <w:rPr>
                <w:sz w:val="20"/>
                <w:szCs w:val="20"/>
              </w:rPr>
            </w:pPr>
            <w:r>
              <w:rPr>
                <w:sz w:val="20"/>
                <w:szCs w:val="20"/>
              </w:rPr>
              <w:drawing>
                <wp:inline distT="0" distB="0" distL="0" distR="0" wp14:anchorId="69A8E88D" wp14:editId="0FEE54E6">
                  <wp:extent cx="292608" cy="39474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280" w:type="dxa"/>
          </w:tcPr>
          <w:p w14:paraId="256D59E4" w14:textId="77777777" w:rsidR="00153FDF" w:rsidRPr="00F91B28" w:rsidRDefault="00153FDF" w:rsidP="005920C9">
            <w:pPr>
              <w:pStyle w:val="TableText"/>
            </w:pPr>
            <w:r w:rsidRPr="00800BB7">
              <w:rPr>
                <w:rStyle w:val="Strong"/>
              </w:rPr>
              <w:t>Note:</w:t>
            </w:r>
            <w:r>
              <w:t xml:space="preserve"> This symbol appears next to text that contains helpful information or reminders. </w:t>
            </w:r>
          </w:p>
        </w:tc>
      </w:tr>
      <w:tr w:rsidR="00153FDF" w:rsidRPr="00F91B28" w14:paraId="1D40B0D8" w14:textId="77777777" w:rsidTr="00D34778">
        <w:tc>
          <w:tcPr>
            <w:tcW w:w="1080" w:type="dxa"/>
          </w:tcPr>
          <w:p w14:paraId="799F4F95" w14:textId="77777777" w:rsidR="00153FDF" w:rsidRPr="00C47D7A" w:rsidRDefault="00153FDF" w:rsidP="005920C9">
            <w:pPr>
              <w:pStyle w:val="NoteIcon"/>
            </w:pPr>
            <w:r>
              <w:drawing>
                <wp:inline distT="0" distB="0" distL="0" distR="0" wp14:anchorId="453BAFB4" wp14:editId="1DD0766B">
                  <wp:extent cx="47625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50" cy="314325"/>
                          </a:xfrm>
                          <a:prstGeom prst="rect">
                            <a:avLst/>
                          </a:prstGeom>
                        </pic:spPr>
                      </pic:pic>
                    </a:graphicData>
                  </a:graphic>
                </wp:inline>
              </w:drawing>
            </w:r>
          </w:p>
        </w:tc>
        <w:tc>
          <w:tcPr>
            <w:tcW w:w="8280" w:type="dxa"/>
          </w:tcPr>
          <w:p w14:paraId="6FBD12B8" w14:textId="77777777" w:rsidR="00153FDF" w:rsidRDefault="00153FDF" w:rsidP="005920C9">
            <w:pPr>
              <w:pStyle w:val="TableText"/>
            </w:pPr>
            <w:r>
              <w:t xml:space="preserve">Text that appears in gray boxes provides instructions relevant to the task described. </w:t>
            </w:r>
          </w:p>
          <w:p w14:paraId="438405F8" w14:textId="77777777" w:rsidR="00153FDF" w:rsidRDefault="00153FDF" w:rsidP="005920C9">
            <w:pPr>
              <w:pStyle w:val="TableTextBullet"/>
            </w:pPr>
            <w:r>
              <w:t>Numbered (ordered) lists provide step-by-step instructions.</w:t>
            </w:r>
          </w:p>
          <w:p w14:paraId="3AE5CEF0" w14:textId="77777777" w:rsidR="00153FDF" w:rsidRPr="0094537A" w:rsidRDefault="00153FDF" w:rsidP="005920C9">
            <w:pPr>
              <w:pStyle w:val="TableTextBullet"/>
            </w:pPr>
            <w:r>
              <w:t>Bulleted lists provide instructions that do not need to be done in a specific order.</w:t>
            </w:r>
          </w:p>
        </w:tc>
      </w:tr>
      <w:tr w:rsidR="00153FDF" w:rsidRPr="00F91B28" w14:paraId="19C0014D" w14:textId="77777777" w:rsidTr="00D34778">
        <w:tc>
          <w:tcPr>
            <w:tcW w:w="1080" w:type="dxa"/>
          </w:tcPr>
          <w:p w14:paraId="55CD1846" w14:textId="77777777" w:rsidR="00153FDF" w:rsidRPr="005D1DC3" w:rsidRDefault="00153FDF" w:rsidP="005920C9">
            <w:pPr>
              <w:pStyle w:val="TableTextCenter"/>
            </w:pPr>
            <w:r w:rsidRPr="005D1DC3">
              <w:t>[</w:t>
            </w:r>
            <w:r w:rsidRPr="005920C9">
              <w:rPr>
                <w:rStyle w:val="Strong"/>
              </w:rPr>
              <w:t>Text</w:t>
            </w:r>
            <w:r w:rsidRPr="005D1DC3">
              <w:t>]</w:t>
            </w:r>
          </w:p>
        </w:tc>
        <w:tc>
          <w:tcPr>
            <w:tcW w:w="8280" w:type="dxa"/>
          </w:tcPr>
          <w:p w14:paraId="38290C0C" w14:textId="77777777" w:rsidR="00153FDF" w:rsidRDefault="00153FDF" w:rsidP="005920C9">
            <w:pPr>
              <w:pStyle w:val="TableText"/>
            </w:pPr>
            <w:r>
              <w:t xml:space="preserve">Text in brackets is used to indicate a link or button that is clickable. </w:t>
            </w:r>
          </w:p>
        </w:tc>
      </w:tr>
      <w:tr w:rsidR="00017CE3" w:rsidRPr="00F91B28" w14:paraId="651A5C3C" w14:textId="77777777" w:rsidTr="00D34778">
        <w:tc>
          <w:tcPr>
            <w:tcW w:w="1080" w:type="dxa"/>
          </w:tcPr>
          <w:p w14:paraId="75FEB1C0" w14:textId="77777777" w:rsidR="00017CE3" w:rsidRPr="00017CE3" w:rsidRDefault="00017CE3" w:rsidP="005920C9">
            <w:pPr>
              <w:pStyle w:val="TableTextCenter"/>
              <w:rPr>
                <w:rStyle w:val="IntenseEmphasis"/>
              </w:rPr>
            </w:pPr>
            <w:r w:rsidRPr="00017CE3">
              <w:rPr>
                <w:rStyle w:val="IntenseEmphasis"/>
              </w:rPr>
              <w:t>Text</w:t>
            </w:r>
          </w:p>
        </w:tc>
        <w:tc>
          <w:tcPr>
            <w:tcW w:w="8280" w:type="dxa"/>
          </w:tcPr>
          <w:p w14:paraId="46F5F73B" w14:textId="77777777" w:rsidR="00017CE3" w:rsidRDefault="00017CE3" w:rsidP="005920C9">
            <w:pPr>
              <w:pStyle w:val="TableText"/>
            </w:pPr>
            <w:r>
              <w:t>Text in bold italics indicates a screen name.</w:t>
            </w:r>
          </w:p>
        </w:tc>
      </w:tr>
      <w:tr w:rsidR="00153FDF" w:rsidRPr="00F91B28" w14:paraId="382EFD93" w14:textId="77777777" w:rsidTr="00D34778">
        <w:tc>
          <w:tcPr>
            <w:tcW w:w="1080" w:type="dxa"/>
          </w:tcPr>
          <w:p w14:paraId="3F5166C7" w14:textId="77777777" w:rsidR="00153FDF" w:rsidRPr="005920C9" w:rsidRDefault="00153FDF" w:rsidP="005920C9">
            <w:pPr>
              <w:pStyle w:val="TableTextCenter"/>
              <w:rPr>
                <w:rStyle w:val="Emphasis"/>
              </w:rPr>
            </w:pPr>
            <w:r w:rsidRPr="005920C9">
              <w:rPr>
                <w:rStyle w:val="Emphasis"/>
              </w:rPr>
              <w:t>Text</w:t>
            </w:r>
          </w:p>
        </w:tc>
        <w:tc>
          <w:tcPr>
            <w:tcW w:w="8280" w:type="dxa"/>
          </w:tcPr>
          <w:p w14:paraId="30E0B93C" w14:textId="77777777" w:rsidR="00153FDF" w:rsidRDefault="00153FDF" w:rsidP="005920C9">
            <w:pPr>
              <w:pStyle w:val="TableText"/>
            </w:pPr>
            <w:r>
              <w:t>Text in italics indicates field names or labels.</w:t>
            </w:r>
          </w:p>
        </w:tc>
      </w:tr>
    </w:tbl>
    <w:p w14:paraId="7DC2D4E1" w14:textId="77777777" w:rsidR="00153FDF" w:rsidRDefault="00153FDF" w:rsidP="00E73495"/>
    <w:p w14:paraId="366DABD5" w14:textId="77777777" w:rsidR="00667871" w:rsidRDefault="00667871" w:rsidP="00667871">
      <w:pPr>
        <w:pStyle w:val="Heading1"/>
      </w:pPr>
      <w:bookmarkStart w:id="80" w:name="_Toc391560284"/>
      <w:bookmarkStart w:id="81" w:name="_Toc433196055"/>
      <w:r>
        <w:t xml:space="preserve">Checklist for </w:t>
      </w:r>
      <w:r w:rsidR="00260D06">
        <w:t xml:space="preserve">Test Registration </w:t>
      </w:r>
      <w:r>
        <w:t>Administrat</w:t>
      </w:r>
      <w:r w:rsidR="00260D06">
        <w:t>ors</w:t>
      </w:r>
      <w:bookmarkEnd w:id="80"/>
      <w:bookmarkEnd w:id="81"/>
    </w:p>
    <w:p w14:paraId="2865DA08" w14:textId="77777777" w:rsidR="00667871" w:rsidRDefault="00667871" w:rsidP="00667871">
      <w:pPr>
        <w:keepLines/>
      </w:pPr>
      <w:r>
        <w:t xml:space="preserve">The following checklist provides a summary of the essential tasks involved in the </w:t>
      </w:r>
      <w:r w:rsidR="00B5279E">
        <w:t>assessment</w:t>
      </w:r>
      <w:r>
        <w:t xml:space="preserve"> </w:t>
      </w:r>
      <w:r w:rsidR="00944774">
        <w:t>configuration</w:t>
      </w:r>
      <w:r>
        <w:t xml:space="preserve"> workflow.</w:t>
      </w:r>
      <w:r w:rsidR="00B5279E">
        <w:t xml:space="preserve"> Test Registration Administrators</w:t>
      </w:r>
      <w:r>
        <w:t xml:space="preserve"> must complete each of these tasks in order to properly </w:t>
      </w:r>
      <w:r w:rsidR="00944774">
        <w:t xml:space="preserve">set up the assessments </w:t>
      </w:r>
      <w:r w:rsidR="00B5279E">
        <w:t>for</w:t>
      </w:r>
      <w:r w:rsidR="00944774">
        <w:t xml:space="preserve"> which students are registered in </w:t>
      </w:r>
      <w:r w:rsidR="00DD7873">
        <w:t>ART</w:t>
      </w:r>
      <w:r>
        <w:t xml:space="preserve">. </w:t>
      </w:r>
      <w:r w:rsidR="004E21BD">
        <w:t>These tasks are described in greater detail in their respective system user guides.</w:t>
      </w:r>
    </w:p>
    <w:tbl>
      <w:tblPr>
        <w:tblStyle w:val="TableNote"/>
        <w:tblW w:w="0" w:type="auto"/>
        <w:tblLayout w:type="fixed"/>
        <w:tblLook w:val="04A0" w:firstRow="1" w:lastRow="0" w:firstColumn="1" w:lastColumn="0" w:noHBand="0" w:noVBand="1"/>
      </w:tblPr>
      <w:tblGrid>
        <w:gridCol w:w="720"/>
        <w:gridCol w:w="8640"/>
      </w:tblGrid>
      <w:tr w:rsidR="00667871" w14:paraId="3413D51E" w14:textId="77777777" w:rsidTr="00944774">
        <w:trPr>
          <w:trHeight w:val="581"/>
        </w:trPr>
        <w:tc>
          <w:tcPr>
            <w:tcW w:w="720" w:type="dxa"/>
          </w:tcPr>
          <w:p w14:paraId="666A1B9A" w14:textId="77777777" w:rsidR="00667871" w:rsidRDefault="00667871" w:rsidP="00944774">
            <w:pPr>
              <w:pStyle w:val="NoteIcon"/>
            </w:pPr>
            <w:r>
              <w:drawing>
                <wp:inline distT="0" distB="0" distL="0" distR="0" wp14:anchorId="615B9B2B" wp14:editId="125CB896">
                  <wp:extent cx="292608" cy="3947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FB1D3B7" w14:textId="77777777" w:rsidR="00667871" w:rsidRPr="003A3841" w:rsidRDefault="00667871" w:rsidP="00944774">
            <w:pPr>
              <w:pStyle w:val="NoteText"/>
              <w:rPr>
                <w:rStyle w:val="Emphasis"/>
                <w:i w:val="0"/>
              </w:rPr>
            </w:pPr>
            <w:r>
              <w:t>This checklist includes steps that you must complete in other Smart Balanced systems. These systems’ user guides may also include a checklist of the steps required to complete the respective workflow. Please refer to each system’s user guide for a complete list of steps that</w:t>
            </w:r>
            <w:r w:rsidR="003B6C4C">
              <w:t xml:space="preserve"> you must complete before</w:t>
            </w:r>
            <w:r>
              <w:t xml:space="preserve"> setting up tests in </w:t>
            </w:r>
            <w:r w:rsidR="00DD7873">
              <w:t>ART</w:t>
            </w:r>
            <w:r>
              <w:t>.</w:t>
            </w:r>
          </w:p>
        </w:tc>
      </w:tr>
    </w:tbl>
    <w:p w14:paraId="77E3BE3B" w14:textId="77777777" w:rsidR="00667871" w:rsidRDefault="00667871" w:rsidP="00667871">
      <w:pPr>
        <w:keepLines/>
      </w:pPr>
    </w:p>
    <w:p w14:paraId="7705D192" w14:textId="77777777" w:rsidR="00667871" w:rsidRDefault="00667871" w:rsidP="00667871">
      <w:pPr>
        <w:keepLines/>
        <w:rPr>
          <w:b/>
        </w:rPr>
      </w:pPr>
      <w:r w:rsidRPr="00496041">
        <w:rPr>
          <w:b/>
        </w:rPr>
        <w:t xml:space="preserve">Before accessing </w:t>
      </w:r>
      <w:r w:rsidR="00DD7873">
        <w:rPr>
          <w:b/>
        </w:rPr>
        <w:t>ART</w:t>
      </w:r>
      <w:r>
        <w:rPr>
          <w:b/>
        </w:rPr>
        <w:t>,</w:t>
      </w:r>
      <w:r w:rsidRPr="00496041">
        <w:rPr>
          <w:b/>
        </w:rPr>
        <w:t xml:space="preserve"> you must do the following:</w:t>
      </w:r>
    </w:p>
    <w:p w14:paraId="3545BCDC" w14:textId="77777777" w:rsidR="00667871" w:rsidRPr="00B928B2" w:rsidRDefault="00667871" w:rsidP="00D1375C">
      <w:pPr>
        <w:keepLines/>
        <w:numPr>
          <w:ilvl w:val="0"/>
          <w:numId w:val="81"/>
        </w:numPr>
        <w:rPr>
          <w:rStyle w:val="Strong"/>
          <w:bCs w:val="0"/>
        </w:rPr>
      </w:pPr>
      <w:r>
        <w:rPr>
          <w:rStyle w:val="Strong"/>
          <w:b w:val="0"/>
        </w:rPr>
        <w:t xml:space="preserve">In the Test Authoring System (TAS), construct </w:t>
      </w:r>
      <w:r w:rsidR="00CD7261">
        <w:rPr>
          <w:rStyle w:val="Strong"/>
          <w:b w:val="0"/>
        </w:rPr>
        <w:t xml:space="preserve">a preliminary test, </w:t>
      </w:r>
      <w:r w:rsidR="00713586">
        <w:rPr>
          <w:rStyle w:val="Strong"/>
          <w:b w:val="0"/>
        </w:rPr>
        <w:t xml:space="preserve">including </w:t>
      </w:r>
      <w:r w:rsidR="00CD7261">
        <w:rPr>
          <w:rStyle w:val="Strong"/>
          <w:b w:val="0"/>
        </w:rPr>
        <w:t>segments and forms</w:t>
      </w:r>
      <w:r>
        <w:rPr>
          <w:rStyle w:val="Strong"/>
          <w:b w:val="0"/>
        </w:rPr>
        <w:t>. For more information about constructing tests, refer to the TAS user guide.</w:t>
      </w:r>
    </w:p>
    <w:p w14:paraId="4F6B1046" w14:textId="77777777" w:rsidR="00667871" w:rsidRPr="00B928B2" w:rsidRDefault="00374316" w:rsidP="00D1375C">
      <w:pPr>
        <w:keepLines/>
        <w:numPr>
          <w:ilvl w:val="0"/>
          <w:numId w:val="81"/>
        </w:numPr>
        <w:rPr>
          <w:rStyle w:val="Strong"/>
          <w:bCs w:val="0"/>
        </w:rPr>
      </w:pPr>
      <w:r>
        <w:rPr>
          <w:rStyle w:val="Strong"/>
          <w:b w:val="0"/>
        </w:rPr>
        <w:t>If the test includes adaptive segments, i</w:t>
      </w:r>
      <w:r w:rsidR="00667871">
        <w:rPr>
          <w:rStyle w:val="Strong"/>
          <w:b w:val="0"/>
        </w:rPr>
        <w:t>n the CAT Simulator System, run a simulation of the test package to ensure that the adaptive segments are functioning properly. For more information about running test simulations, refer to the CAT Simulator user guide.</w:t>
      </w:r>
    </w:p>
    <w:p w14:paraId="595C2ACA" w14:textId="77777777" w:rsidR="00667871" w:rsidRPr="00B928B2" w:rsidRDefault="00667871" w:rsidP="00D1375C">
      <w:pPr>
        <w:keepLines/>
        <w:numPr>
          <w:ilvl w:val="0"/>
          <w:numId w:val="81"/>
        </w:numPr>
        <w:rPr>
          <w:b/>
        </w:rPr>
      </w:pPr>
      <w:r>
        <w:t>In TAS, publish the test package to the Test Specifications Bank.</w:t>
      </w:r>
      <w:r w:rsidR="00944774">
        <w:t xml:space="preserve"> </w:t>
      </w:r>
      <w:r w:rsidR="00944774">
        <w:rPr>
          <w:rStyle w:val="Strong"/>
          <w:b w:val="0"/>
        </w:rPr>
        <w:t>For more information about publishing tests, refer to the TAS user guide.</w:t>
      </w:r>
    </w:p>
    <w:p w14:paraId="3FE26DA9" w14:textId="77777777" w:rsidR="00667871" w:rsidRDefault="00667871" w:rsidP="00667871">
      <w:pPr>
        <w:keepLines/>
      </w:pPr>
    </w:p>
    <w:p w14:paraId="6C95C3E9" w14:textId="77777777" w:rsidR="00667871" w:rsidRDefault="00B5279E" w:rsidP="00667871">
      <w:pPr>
        <w:keepLines/>
        <w:rPr>
          <w:b/>
        </w:rPr>
      </w:pPr>
      <w:r>
        <w:rPr>
          <w:b/>
        </w:rPr>
        <w:t>In</w:t>
      </w:r>
      <w:r w:rsidR="00667871" w:rsidRPr="00496041">
        <w:rPr>
          <w:b/>
        </w:rPr>
        <w:t xml:space="preserve"> </w:t>
      </w:r>
      <w:r w:rsidR="00DD7873">
        <w:rPr>
          <w:b/>
        </w:rPr>
        <w:t>ART</w:t>
      </w:r>
      <w:r w:rsidR="00667871">
        <w:rPr>
          <w:b/>
        </w:rPr>
        <w:t>,</w:t>
      </w:r>
      <w:r w:rsidR="00667871" w:rsidRPr="00496041">
        <w:rPr>
          <w:b/>
        </w:rPr>
        <w:t xml:space="preserve"> you must do the following:</w:t>
      </w:r>
    </w:p>
    <w:p w14:paraId="4889A17A" w14:textId="32841FA7" w:rsidR="00713586" w:rsidRDefault="00B5279E" w:rsidP="00591945">
      <w:pPr>
        <w:numPr>
          <w:ilvl w:val="0"/>
          <w:numId w:val="81"/>
        </w:numPr>
        <w:rPr>
          <w:rStyle w:val="Strong"/>
          <w:b w:val="0"/>
          <w:bCs w:val="0"/>
        </w:rPr>
      </w:pPr>
      <w:r w:rsidRPr="00B5279E">
        <w:rPr>
          <w:rStyle w:val="Strong"/>
          <w:b w:val="0"/>
          <w:bCs w:val="0"/>
        </w:rPr>
        <w:t>On the</w:t>
      </w:r>
      <w:r>
        <w:rPr>
          <w:rStyle w:val="Strong"/>
          <w:bCs w:val="0"/>
        </w:rPr>
        <w:t xml:space="preserve"> </w:t>
      </w:r>
      <w:r w:rsidRPr="00B5279E">
        <w:rPr>
          <w:rStyle w:val="Strong"/>
          <w:bCs w:val="0"/>
          <w:i/>
        </w:rPr>
        <w:t xml:space="preserve">Client </w:t>
      </w:r>
      <w:r w:rsidR="00713586">
        <w:rPr>
          <w:rStyle w:val="Strong"/>
          <w:bCs w:val="0"/>
          <w:i/>
        </w:rPr>
        <w:t>Configuration</w:t>
      </w:r>
      <w:r>
        <w:rPr>
          <w:rStyle w:val="Strong"/>
          <w:bCs w:val="0"/>
        </w:rPr>
        <w:t xml:space="preserve"> </w:t>
      </w:r>
      <w:r w:rsidRPr="00B5279E">
        <w:rPr>
          <w:rStyle w:val="Strong"/>
          <w:b w:val="0"/>
          <w:bCs w:val="0"/>
        </w:rPr>
        <w:t>screen,</w:t>
      </w:r>
      <w:r>
        <w:rPr>
          <w:rStyle w:val="Strong"/>
          <w:bCs w:val="0"/>
        </w:rPr>
        <w:t xml:space="preserve"> </w:t>
      </w:r>
      <w:r>
        <w:rPr>
          <w:rStyle w:val="Strong"/>
          <w:b w:val="0"/>
          <w:bCs w:val="0"/>
        </w:rPr>
        <w:t>set</w:t>
      </w:r>
      <w:r w:rsidRPr="00B5279E">
        <w:rPr>
          <w:rStyle w:val="Strong"/>
          <w:b w:val="0"/>
          <w:bCs w:val="0"/>
        </w:rPr>
        <w:t xml:space="preserve"> a time zone for</w:t>
      </w:r>
      <w:r>
        <w:rPr>
          <w:rStyle w:val="Strong"/>
          <w:bCs w:val="0"/>
        </w:rPr>
        <w:t xml:space="preserve"> </w:t>
      </w:r>
      <w:r>
        <w:rPr>
          <w:rStyle w:val="Strong"/>
          <w:b w:val="0"/>
          <w:bCs w:val="0"/>
        </w:rPr>
        <w:t xml:space="preserve">your client and select the assessment type(s) </w:t>
      </w:r>
      <w:r w:rsidR="00360EEF">
        <w:rPr>
          <w:rStyle w:val="Strong"/>
          <w:b w:val="0"/>
          <w:bCs w:val="0"/>
        </w:rPr>
        <w:t>to be delivered in TDS</w:t>
      </w:r>
      <w:r>
        <w:rPr>
          <w:rStyle w:val="Strong"/>
          <w:b w:val="0"/>
          <w:bCs w:val="0"/>
        </w:rPr>
        <w:t>.</w:t>
      </w:r>
      <w:r w:rsidR="00360EEF">
        <w:rPr>
          <w:rStyle w:val="Strong"/>
          <w:b w:val="0"/>
          <w:bCs w:val="0"/>
        </w:rPr>
        <w:t xml:space="preserve"> For more information, </w:t>
      </w:r>
      <w:r w:rsidR="00591945">
        <w:rPr>
          <w:rStyle w:val="Strong"/>
          <w:b w:val="0"/>
          <w:bCs w:val="0"/>
        </w:rPr>
        <w:t xml:space="preserve">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ins w:id="82" w:author="Jamika D. Burge" w:date="2015-11-24T15:06:00Z">
        <w:r w:rsidR="00211B29" w:rsidRPr="00211B29">
          <w:rPr>
            <w:rStyle w:val="CrossReference"/>
            <w:rPrChange w:id="83" w:author="Jamika D. Burge" w:date="2015-11-24T15:06:00Z">
              <w:rPr/>
            </w:rPrChange>
          </w:rPr>
          <w:t>Appendix A. Manage System Settings</w:t>
        </w:r>
      </w:ins>
      <w:del w:id="84" w:author="Jamika D. Burge" w:date="2015-11-24T15:06:00Z">
        <w:r w:rsidR="00ED0EE4" w:rsidRPr="00ED0EE4" w:rsidDel="00211B29">
          <w:rPr>
            <w:rStyle w:val="CrossReference"/>
          </w:rPr>
          <w:delText>Appendix A. Manage System Settings</w:delText>
        </w:r>
      </w:del>
      <w:r w:rsidR="00591945" w:rsidRPr="006A609D">
        <w:rPr>
          <w:rStyle w:val="CrossReference"/>
        </w:rPr>
        <w:fldChar w:fldCharType="end"/>
      </w:r>
      <w:r w:rsidR="00591945">
        <w:rPr>
          <w:rStyle w:val="Strong"/>
          <w:b w:val="0"/>
          <w:bCs w:val="0"/>
        </w:rPr>
        <w:t xml:space="preserve">. </w:t>
      </w:r>
    </w:p>
    <w:p w14:paraId="6304AB72" w14:textId="11BF0A7C" w:rsidR="00EE405B" w:rsidRPr="00591945" w:rsidRDefault="00EE405B" w:rsidP="00591945">
      <w:pPr>
        <w:numPr>
          <w:ilvl w:val="0"/>
          <w:numId w:val="81"/>
        </w:numPr>
        <w:rPr>
          <w:rStyle w:val="Strong"/>
          <w:b w:val="0"/>
          <w:bCs w:val="0"/>
        </w:rPr>
      </w:pPr>
      <w:r>
        <w:rPr>
          <w:rStyle w:val="Strong"/>
          <w:b w:val="0"/>
          <w:bCs w:val="0"/>
        </w:rPr>
        <w:t xml:space="preserve">On the </w:t>
      </w:r>
      <w:r w:rsidRPr="00EE405B">
        <w:rPr>
          <w:rStyle w:val="Strong"/>
          <w:bCs w:val="0"/>
          <w:i/>
        </w:rPr>
        <w:t>Manage Subjects</w:t>
      </w:r>
      <w:r>
        <w:rPr>
          <w:rStyle w:val="Strong"/>
          <w:b w:val="0"/>
          <w:bCs w:val="0"/>
        </w:rPr>
        <w:t xml:space="preserve"> screen, add the subjects that may be associated with assessments in ART. For more information,</w:t>
      </w:r>
      <w:r w:rsidR="00591945">
        <w:rPr>
          <w:rStyle w:val="Strong"/>
          <w:b w:val="0"/>
          <w:bCs w:val="0"/>
        </w:rPr>
        <w:t xml:space="preserve"> 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ins w:id="85" w:author="Jamika D. Burge" w:date="2015-11-24T15:06:00Z">
        <w:r w:rsidR="00211B29" w:rsidRPr="00211B29">
          <w:rPr>
            <w:rStyle w:val="CrossReference"/>
            <w:rPrChange w:id="86" w:author="Jamika D. Burge" w:date="2015-11-24T15:06:00Z">
              <w:rPr/>
            </w:rPrChange>
          </w:rPr>
          <w:t>Appendix A. Manage System Settings</w:t>
        </w:r>
      </w:ins>
      <w:del w:id="87" w:author="Jamika D. Burge" w:date="2015-11-24T15:06:00Z">
        <w:r w:rsidR="00ED0EE4" w:rsidRPr="00ED0EE4" w:rsidDel="00211B29">
          <w:rPr>
            <w:rStyle w:val="CrossReference"/>
          </w:rPr>
          <w:delText>Appendix A. Manage System Settings</w:delText>
        </w:r>
      </w:del>
      <w:r w:rsidR="00591945" w:rsidRPr="006A609D">
        <w:rPr>
          <w:rStyle w:val="CrossReference"/>
        </w:rPr>
        <w:fldChar w:fldCharType="end"/>
      </w:r>
      <w:r w:rsidR="00591945">
        <w:rPr>
          <w:rStyle w:val="Strong"/>
          <w:b w:val="0"/>
          <w:bCs w:val="0"/>
        </w:rPr>
        <w:t>.</w:t>
      </w:r>
    </w:p>
    <w:p w14:paraId="4532245B" w14:textId="0A3E4077" w:rsidR="00667871" w:rsidRPr="00667871" w:rsidRDefault="00667871" w:rsidP="00D1375C">
      <w:pPr>
        <w:keepLines/>
        <w:numPr>
          <w:ilvl w:val="0"/>
          <w:numId w:val="81"/>
        </w:numPr>
        <w:rPr>
          <w:rStyle w:val="Strong"/>
          <w:bCs w:val="0"/>
        </w:rPr>
      </w:pPr>
      <w:r>
        <w:rPr>
          <w:rStyle w:val="Strong"/>
          <w:b w:val="0"/>
        </w:rPr>
        <w:t xml:space="preserve">Select a test to add to </w:t>
      </w:r>
      <w:r w:rsidR="00DD7873">
        <w:rPr>
          <w:rStyle w:val="Strong"/>
          <w:b w:val="0"/>
        </w:rPr>
        <w:t>ART</w:t>
      </w:r>
      <w:r>
        <w:rPr>
          <w:rStyle w:val="Strong"/>
          <w:b w:val="0"/>
        </w:rPr>
        <w:t xml:space="preserve"> from the Test Specifications Bank. For more information on selecting tests, see the section </w:t>
      </w:r>
      <w:r w:rsidRPr="006A609D">
        <w:rPr>
          <w:rStyle w:val="CrossReference"/>
        </w:rPr>
        <w:fldChar w:fldCharType="begin"/>
      </w:r>
      <w:r w:rsidR="006A609D" w:rsidRPr="006A609D">
        <w:rPr>
          <w:rStyle w:val="CrossReference"/>
        </w:rPr>
        <w:instrText xml:space="preserve"> REF _Ref391557385 \* MERGEFORMAT \h</w:instrText>
      </w:r>
      <w:r w:rsidRPr="006A609D">
        <w:rPr>
          <w:rStyle w:val="CrossReference"/>
        </w:rPr>
      </w:r>
      <w:r w:rsidRPr="006A609D">
        <w:rPr>
          <w:rStyle w:val="CrossReference"/>
        </w:rPr>
        <w:fldChar w:fldCharType="separate"/>
      </w:r>
      <w:ins w:id="88" w:author="Jamika D. Burge" w:date="2015-11-24T15:06:00Z">
        <w:r w:rsidR="00211B29" w:rsidRPr="00211B29">
          <w:rPr>
            <w:rStyle w:val="CrossReference"/>
            <w:rPrChange w:id="89" w:author="Jamika D. Burge" w:date="2015-11-24T15:06:00Z">
              <w:rPr/>
            </w:rPrChange>
          </w:rPr>
          <w:t>Select Tests from the Test Specifications Bank (TSB)</w:t>
        </w:r>
      </w:ins>
      <w:del w:id="90" w:author="Jamika D. Burge" w:date="2015-11-24T15:06:00Z">
        <w:r w:rsidR="00ED0EE4" w:rsidRPr="00ED0EE4" w:rsidDel="00211B29">
          <w:rPr>
            <w:rStyle w:val="CrossReference"/>
          </w:rPr>
          <w:delText>Select Tests from the Test Specifications Bank (TSB)</w:delText>
        </w:r>
      </w:del>
      <w:r w:rsidRPr="006A609D">
        <w:rPr>
          <w:rStyle w:val="CrossReference"/>
        </w:rPr>
        <w:fldChar w:fldCharType="end"/>
      </w:r>
      <w:r>
        <w:rPr>
          <w:rStyle w:val="Strong"/>
          <w:b w:val="0"/>
        </w:rPr>
        <w:t>.</w:t>
      </w:r>
    </w:p>
    <w:p w14:paraId="2FA99F23" w14:textId="77777777" w:rsidR="00667871" w:rsidRPr="00667871" w:rsidRDefault="00667871" w:rsidP="00D1375C">
      <w:pPr>
        <w:keepLines/>
        <w:numPr>
          <w:ilvl w:val="0"/>
          <w:numId w:val="81"/>
        </w:numPr>
        <w:rPr>
          <w:b/>
        </w:rPr>
      </w:pPr>
      <w:r>
        <w:t>Set the assessment attributes. This step includes several sub-steps:</w:t>
      </w:r>
    </w:p>
    <w:p w14:paraId="194AC0A8" w14:textId="113BD96B" w:rsidR="00667871" w:rsidRPr="00667871" w:rsidRDefault="004E21BD" w:rsidP="00D1375C">
      <w:pPr>
        <w:keepLines/>
        <w:numPr>
          <w:ilvl w:val="1"/>
          <w:numId w:val="81"/>
        </w:numPr>
        <w:rPr>
          <w:b/>
        </w:rPr>
      </w:pPr>
      <w:r>
        <w:t xml:space="preserve">Set the delay rules for the assessment. For more information on delay rules,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ins w:id="91" w:author="Jamika D. Burge" w:date="2015-11-24T15:06:00Z">
        <w:r w:rsidR="00211B29" w:rsidRPr="00211B29">
          <w:rPr>
            <w:rStyle w:val="CrossReference"/>
            <w:rPrChange w:id="92" w:author="Jamika D. Burge" w:date="2015-11-24T15:06:00Z">
              <w:rPr/>
            </w:rPrChange>
          </w:rPr>
          <w:t>Understanding test windows, delay, and opportunities.</w:t>
        </w:r>
      </w:ins>
      <w:del w:id="93" w:author="Jamika D. Burge" w:date="2015-11-24T15:06:00Z">
        <w:r w:rsidR="00ED0EE4" w:rsidRPr="00ED0EE4" w:rsidDel="00211B29">
          <w:rPr>
            <w:rStyle w:val="CrossReference"/>
          </w:rPr>
          <w:delText>Understanding test windows, delay, and opportunities.</w:delText>
        </w:r>
      </w:del>
      <w:r w:rsidRPr="006A609D">
        <w:rPr>
          <w:rStyle w:val="CrossReference"/>
        </w:rPr>
        <w:fldChar w:fldCharType="end"/>
      </w:r>
    </w:p>
    <w:p w14:paraId="63CDB6AF" w14:textId="40109C96" w:rsidR="00667871" w:rsidRPr="00667871" w:rsidRDefault="00667871" w:rsidP="00D1375C">
      <w:pPr>
        <w:keepLines/>
        <w:numPr>
          <w:ilvl w:val="1"/>
          <w:numId w:val="81"/>
        </w:numPr>
        <w:rPr>
          <w:b/>
        </w:rPr>
      </w:pPr>
      <w:r>
        <w:t xml:space="preserve">Set up at least one test window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ins w:id="94" w:author="Jamika D. Burge" w:date="2015-11-24T15:06:00Z">
        <w:r w:rsidR="00211B29" w:rsidRPr="00211B29">
          <w:rPr>
            <w:rStyle w:val="CrossReference"/>
            <w:rPrChange w:id="95" w:author="Jamika D. Burge" w:date="2015-11-24T15:06:00Z">
              <w:rPr/>
            </w:rPrChange>
          </w:rPr>
          <w:t>Understanding test windows, delay, and opportunities.</w:t>
        </w:r>
      </w:ins>
      <w:del w:id="96" w:author="Jamika D. Burge" w:date="2015-11-24T15:06:00Z">
        <w:r w:rsidR="00ED0EE4" w:rsidRPr="00ED0EE4" w:rsidDel="00211B29">
          <w:rPr>
            <w:rStyle w:val="CrossReference"/>
          </w:rPr>
          <w:delText>Understanding test windows, delay, and opportunities.</w:delText>
        </w:r>
      </w:del>
      <w:r w:rsidRPr="006A609D">
        <w:rPr>
          <w:rStyle w:val="CrossReference"/>
        </w:rPr>
        <w:fldChar w:fldCharType="end"/>
      </w:r>
    </w:p>
    <w:p w14:paraId="65E6469E" w14:textId="5854019B" w:rsidR="00667871" w:rsidRPr="004E21BD" w:rsidRDefault="004E21BD" w:rsidP="00D1375C">
      <w:pPr>
        <w:keepLines/>
        <w:numPr>
          <w:ilvl w:val="1"/>
          <w:numId w:val="81"/>
        </w:numPr>
        <w:rPr>
          <w:b/>
        </w:rPr>
      </w:pPr>
      <w:r>
        <w:t xml:space="preserve">Set the total opportunities for each test window and the total global test opportunities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ins w:id="97" w:author="Jamika D. Burge" w:date="2015-11-24T15:06:00Z">
        <w:r w:rsidR="00211B29" w:rsidRPr="00211B29">
          <w:rPr>
            <w:rStyle w:val="CrossReference"/>
            <w:rPrChange w:id="98" w:author="Jamika D. Burge" w:date="2015-11-24T15:06:00Z">
              <w:rPr/>
            </w:rPrChange>
          </w:rPr>
          <w:t>Understanding test windows, delay, and opportunities.</w:t>
        </w:r>
      </w:ins>
      <w:del w:id="99" w:author="Jamika D. Burge" w:date="2015-11-24T15:06:00Z">
        <w:r w:rsidR="00ED0EE4" w:rsidRPr="00ED0EE4" w:rsidDel="00211B29">
          <w:rPr>
            <w:rStyle w:val="CrossReference"/>
          </w:rPr>
          <w:delText>Understanding test windows, delay, and opportunities.</w:delText>
        </w:r>
      </w:del>
      <w:r w:rsidRPr="006A609D">
        <w:rPr>
          <w:rStyle w:val="CrossReference"/>
        </w:rPr>
        <w:fldChar w:fldCharType="end"/>
      </w:r>
    </w:p>
    <w:p w14:paraId="4E2FFC94" w14:textId="29CE6C5B" w:rsidR="004E21BD" w:rsidRPr="004E21BD" w:rsidRDefault="004E21BD" w:rsidP="00D1375C">
      <w:pPr>
        <w:keepLines/>
        <w:numPr>
          <w:ilvl w:val="1"/>
          <w:numId w:val="81"/>
        </w:numPr>
        <w:rPr>
          <w:b/>
        </w:rPr>
      </w:pPr>
      <w:r>
        <w:t xml:space="preserve">Select an eligibility type for the assessment. For more information on eligibility types, see the section </w:t>
      </w:r>
      <w:r w:rsidRPr="006A609D">
        <w:rPr>
          <w:rStyle w:val="CrossReference"/>
        </w:rPr>
        <w:fldChar w:fldCharType="begin"/>
      </w:r>
      <w:r w:rsidR="006A609D" w:rsidRPr="006A609D">
        <w:rPr>
          <w:rStyle w:val="CrossReference"/>
        </w:rPr>
        <w:instrText xml:space="preserve"> REF _Ref391558291 \* MERGEFORMAT \h</w:instrText>
      </w:r>
      <w:r w:rsidRPr="006A609D">
        <w:rPr>
          <w:rStyle w:val="CrossReference"/>
        </w:rPr>
      </w:r>
      <w:r w:rsidRPr="006A609D">
        <w:rPr>
          <w:rStyle w:val="CrossReference"/>
        </w:rPr>
        <w:fldChar w:fldCharType="separate"/>
      </w:r>
      <w:ins w:id="100" w:author="Jamika D. Burge" w:date="2015-11-24T15:06:00Z">
        <w:r w:rsidR="00211B29" w:rsidRPr="00211B29">
          <w:rPr>
            <w:rStyle w:val="CrossReference"/>
            <w:rPrChange w:id="101" w:author="Jamika D. Burge" w:date="2015-11-24T15:06:00Z">
              <w:rPr/>
            </w:rPrChange>
          </w:rPr>
          <w:t>Understanding test eligibility rules.</w:t>
        </w:r>
      </w:ins>
      <w:del w:id="102" w:author="Jamika D. Burge" w:date="2015-11-24T15:06:00Z">
        <w:r w:rsidR="00ED0EE4" w:rsidRPr="00ED0EE4" w:rsidDel="00211B29">
          <w:rPr>
            <w:rStyle w:val="CrossReference"/>
          </w:rPr>
          <w:delText>Understanding test eligibility rules.</w:delText>
        </w:r>
      </w:del>
      <w:r w:rsidRPr="006A609D">
        <w:rPr>
          <w:rStyle w:val="CrossReference"/>
        </w:rPr>
        <w:fldChar w:fldCharType="end"/>
      </w:r>
    </w:p>
    <w:p w14:paraId="21F9AA29" w14:textId="6F1F98C0" w:rsidR="00E068E6" w:rsidRPr="00E068E6" w:rsidRDefault="004E21BD" w:rsidP="00E068E6">
      <w:pPr>
        <w:keepLines/>
        <w:numPr>
          <w:ilvl w:val="2"/>
          <w:numId w:val="81"/>
        </w:numPr>
        <w:rPr>
          <w:rStyle w:val="CrossReference"/>
          <w:b/>
          <w:color w:val="auto"/>
          <w:u w:val="none"/>
        </w:rPr>
      </w:pPr>
      <w:r>
        <w:t xml:space="preserve">If you selected “Implicit” as the eligibility type, then you must create the implicit eligibility rules for the assessment. If you did not select “Implicit” as the eligibility type, then you may skip this step. For more information on setting implicit eligibility rules, see </w:t>
      </w:r>
      <w:r w:rsidR="00E068E6">
        <w:t xml:space="preserve">the section </w:t>
      </w:r>
      <w:r w:rsidR="00E068E6" w:rsidRPr="006A609D">
        <w:rPr>
          <w:rStyle w:val="CrossReference"/>
        </w:rPr>
        <w:fldChar w:fldCharType="begin"/>
      </w:r>
      <w:r w:rsidR="006A609D" w:rsidRPr="006A609D">
        <w:rPr>
          <w:rStyle w:val="CrossReference"/>
        </w:rPr>
        <w:instrText xml:space="preserve"> REF _Ref391558561 \* MERGEFORMAT \h</w:instrText>
      </w:r>
      <w:r w:rsidR="00E068E6" w:rsidRPr="006A609D">
        <w:rPr>
          <w:rStyle w:val="CrossReference"/>
        </w:rPr>
        <w:fldChar w:fldCharType="separate"/>
      </w:r>
      <w:r w:rsidR="00211B29">
        <w:rPr>
          <w:rStyle w:val="CrossReference"/>
          <w:b/>
          <w:bCs/>
        </w:rPr>
        <w:t>Error! Reference source not found.</w:t>
      </w:r>
      <w:r w:rsidR="00E068E6" w:rsidRPr="006A609D">
        <w:rPr>
          <w:rStyle w:val="CrossReference"/>
        </w:rPr>
        <w:fldChar w:fldCharType="end"/>
      </w:r>
    </w:p>
    <w:p w14:paraId="0201AC0F" w14:textId="77777777" w:rsidR="00E068E6" w:rsidRPr="00E068E6" w:rsidRDefault="00E068E6" w:rsidP="00E068E6">
      <w:pPr>
        <w:keepLines/>
        <w:numPr>
          <w:ilvl w:val="0"/>
          <w:numId w:val="81"/>
        </w:numPr>
        <w:rPr>
          <w:rStyle w:val="CrossReference"/>
          <w:b/>
          <w:color w:val="auto"/>
          <w:u w:val="none"/>
        </w:rPr>
      </w:pPr>
      <w:r>
        <w:rPr>
          <w:rStyle w:val="CrossReference"/>
          <w:color w:val="auto"/>
          <w:u w:val="none"/>
        </w:rPr>
        <w:t xml:space="preserve">Create </w:t>
      </w:r>
      <w:r w:rsidR="0074684C">
        <w:rPr>
          <w:rStyle w:val="CrossReference"/>
          <w:color w:val="auto"/>
          <w:u w:val="none"/>
        </w:rPr>
        <w:t xml:space="preserve">assessment </w:t>
      </w:r>
      <w:r>
        <w:rPr>
          <w:rStyle w:val="CrossReference"/>
          <w:color w:val="auto"/>
          <w:u w:val="none"/>
        </w:rPr>
        <w:t>schedules for proctors and students. This step includes several sub-steps.</w:t>
      </w:r>
    </w:p>
    <w:p w14:paraId="153261AA" w14:textId="2A33F8B6"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Proctor Roles</w:t>
      </w:r>
      <w:r>
        <w:rPr>
          <w:rStyle w:val="CrossReference"/>
          <w:color w:val="auto"/>
          <w:u w:val="none"/>
        </w:rPr>
        <w:t xml:space="preserve"> screen, identify roles that can act as proctors. For more information, see the section </w:t>
      </w:r>
      <w:r w:rsidRPr="006A609D">
        <w:rPr>
          <w:rStyle w:val="CrossReference"/>
        </w:rPr>
        <w:fldChar w:fldCharType="begin"/>
      </w:r>
      <w:r w:rsidR="006A609D" w:rsidRPr="006A609D">
        <w:rPr>
          <w:rStyle w:val="CrossReference"/>
        </w:rPr>
        <w:instrText xml:space="preserve"> REF _Ref397093506 \* MERGEFORMAT \h</w:instrText>
      </w:r>
      <w:r w:rsidRPr="006A609D">
        <w:rPr>
          <w:rStyle w:val="CrossReference"/>
        </w:rPr>
      </w:r>
      <w:r w:rsidRPr="006A609D">
        <w:rPr>
          <w:rStyle w:val="CrossReference"/>
        </w:rPr>
        <w:fldChar w:fldCharType="separate"/>
      </w:r>
      <w:ins w:id="103" w:author="Jamika D. Burge" w:date="2015-11-24T15:06:00Z">
        <w:r w:rsidR="00211B29" w:rsidRPr="00211B29">
          <w:rPr>
            <w:rStyle w:val="CrossReference"/>
            <w:rPrChange w:id="104" w:author="Jamika D. Burge" w:date="2015-11-24T15:06:00Z">
              <w:rPr/>
            </w:rPrChange>
          </w:rPr>
          <w:t>Adding Proctors.</w:t>
        </w:r>
      </w:ins>
      <w:del w:id="105" w:author="Jamika D. Burge" w:date="2015-11-24T15:06:00Z">
        <w:r w:rsidR="00ED0EE4" w:rsidRPr="00ED0EE4" w:rsidDel="00211B29">
          <w:rPr>
            <w:rStyle w:val="CrossReference"/>
          </w:rPr>
          <w:delText>Adding Proctors.</w:delText>
        </w:r>
      </w:del>
      <w:r w:rsidRPr="006A609D">
        <w:rPr>
          <w:rStyle w:val="CrossReference"/>
        </w:rPr>
        <w:fldChar w:fldCharType="end"/>
      </w:r>
    </w:p>
    <w:p w14:paraId="48D982AA" w14:textId="26D91471"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ins w:id="106" w:author="Jamika D. Burge" w:date="2015-11-24T15:06:00Z">
        <w:r w:rsidR="00211B29" w:rsidRPr="00211B29">
          <w:rPr>
            <w:rStyle w:val="CrossReference"/>
            <w:rPrChange w:id="107" w:author="Jamika D. Burge" w:date="2015-11-24T15:06:00Z">
              <w:rPr/>
            </w:rPrChange>
          </w:rPr>
          <w:t>Adding Test Platforms.</w:t>
        </w:r>
      </w:ins>
      <w:del w:id="108" w:author="Jamika D. Burge" w:date="2015-11-24T15:06:00Z">
        <w:r w:rsidR="00ED0EE4" w:rsidRPr="00ED0EE4" w:rsidDel="00211B29">
          <w:rPr>
            <w:rStyle w:val="CrossReference"/>
          </w:rPr>
          <w:delText>Adding Test Platforms.</w:delText>
        </w:r>
      </w:del>
      <w:r w:rsidRPr="006A609D">
        <w:rPr>
          <w:rStyle w:val="CrossReference"/>
        </w:rPr>
        <w:fldChar w:fldCharType="end"/>
      </w:r>
    </w:p>
    <w:p w14:paraId="5B767E4F" w14:textId="70F200F9"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00477457">
        <w:rPr>
          <w:rStyle w:val="IntenseEmphasis"/>
        </w:rPr>
        <w:t>Accessibility Equipment</w:t>
      </w:r>
      <w:r w:rsidRPr="00477457">
        <w:rPr>
          <w:rStyle w:val="IntenseEmphasis"/>
        </w:rPr>
        <w:t xml:space="preserve"> Search</w:t>
      </w:r>
      <w:r>
        <w:rPr>
          <w:rStyle w:val="CrossReference"/>
          <w:color w:val="auto"/>
          <w:u w:val="none"/>
        </w:rPr>
        <w:t xml:space="preserve"> screen, add the </w:t>
      </w:r>
      <w:r w:rsidR="00477457">
        <w:rPr>
          <w:rStyle w:val="CrossReference"/>
          <w:color w:val="auto"/>
          <w:u w:val="none"/>
        </w:rPr>
        <w:t>accessibility equipment</w:t>
      </w:r>
      <w:r>
        <w:rPr>
          <w:rStyle w:val="CrossReference"/>
          <w:color w:val="auto"/>
          <w:u w:val="none"/>
        </w:rPr>
        <w:t xml:space="preserve"> that students </w:t>
      </w:r>
      <w:r w:rsidR="00477457">
        <w:rPr>
          <w:rStyle w:val="CrossReference"/>
          <w:color w:val="auto"/>
          <w:u w:val="none"/>
        </w:rPr>
        <w:t xml:space="preserve">with the appropriate accommodations </w:t>
      </w:r>
      <w:r>
        <w:rPr>
          <w:rStyle w:val="CrossReference"/>
          <w:color w:val="auto"/>
          <w:u w:val="none"/>
        </w:rPr>
        <w:t xml:space="preserve">will use to take assessments. For more information, see the section </w:t>
      </w:r>
      <w:r w:rsidR="00477457" w:rsidRPr="006A609D">
        <w:rPr>
          <w:rStyle w:val="CrossReference"/>
        </w:rPr>
        <w:fldChar w:fldCharType="begin"/>
      </w:r>
      <w:r w:rsidR="006A609D" w:rsidRPr="006A609D">
        <w:rPr>
          <w:rStyle w:val="CrossReference"/>
        </w:rPr>
        <w:instrText xml:space="preserve"> REF _Ref398724849 \* MERGEFORMAT \h</w:instrText>
      </w:r>
      <w:r w:rsidR="00477457" w:rsidRPr="006A609D">
        <w:rPr>
          <w:rStyle w:val="CrossReference"/>
        </w:rPr>
      </w:r>
      <w:r w:rsidR="00477457" w:rsidRPr="006A609D">
        <w:rPr>
          <w:rStyle w:val="CrossReference"/>
        </w:rPr>
        <w:fldChar w:fldCharType="separate"/>
      </w:r>
      <w:ins w:id="109" w:author="Jamika D. Burge" w:date="2015-11-24T15:06:00Z">
        <w:r w:rsidR="00211B29" w:rsidRPr="00211B29">
          <w:rPr>
            <w:rStyle w:val="CrossReference"/>
            <w:rPrChange w:id="110" w:author="Jamika D. Burge" w:date="2015-11-24T15:06:00Z">
              <w:rPr/>
            </w:rPrChange>
          </w:rPr>
          <w:t>Adding Accessibility Equipment.</w:t>
        </w:r>
      </w:ins>
      <w:del w:id="111" w:author="Jamika D. Burge" w:date="2015-11-24T15:06:00Z">
        <w:r w:rsidR="00ED0EE4" w:rsidRPr="00ED0EE4" w:rsidDel="00211B29">
          <w:rPr>
            <w:rStyle w:val="CrossReference"/>
          </w:rPr>
          <w:delText>Adding Accessibility Equipment.</w:delText>
        </w:r>
      </w:del>
      <w:r w:rsidR="00477457" w:rsidRPr="006A609D">
        <w:rPr>
          <w:rStyle w:val="CrossReference"/>
        </w:rPr>
        <w:fldChar w:fldCharType="end"/>
      </w:r>
    </w:p>
    <w:p w14:paraId="6BD892A2" w14:textId="0F1C4D11"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ins w:id="112" w:author="Jamika D. Burge" w:date="2015-11-24T15:06:00Z">
        <w:r w:rsidR="00211B29" w:rsidRPr="00211B29">
          <w:rPr>
            <w:rStyle w:val="CrossReference"/>
            <w:rPrChange w:id="113" w:author="Jamika D. Burge" w:date="2015-11-24T15:06:00Z">
              <w:rPr/>
            </w:rPrChange>
          </w:rPr>
          <w:t>Adding Test Platforms.</w:t>
        </w:r>
      </w:ins>
      <w:del w:id="114" w:author="Jamika D. Burge" w:date="2015-11-24T15:06:00Z">
        <w:r w:rsidR="00ED0EE4" w:rsidRPr="00ED0EE4" w:rsidDel="00211B29">
          <w:rPr>
            <w:rStyle w:val="CrossReference"/>
          </w:rPr>
          <w:delText>Adding Test Platforms.</w:delText>
        </w:r>
      </w:del>
      <w:r w:rsidRPr="006A609D">
        <w:rPr>
          <w:rStyle w:val="CrossReference"/>
        </w:rPr>
        <w:fldChar w:fldCharType="end"/>
      </w:r>
    </w:p>
    <w:p w14:paraId="6E7E4D4E" w14:textId="4BC53B59"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w:t>
      </w:r>
      <w:r w:rsidRPr="00477457">
        <w:rPr>
          <w:rStyle w:val="IntenseEmphasis"/>
        </w:rPr>
        <w:t xml:space="preserve"> Search</w:t>
      </w:r>
      <w:r>
        <w:rPr>
          <w:rStyle w:val="CrossReference"/>
          <w:color w:val="auto"/>
          <w:u w:val="none"/>
        </w:rPr>
        <w:t xml:space="preserve"> screen, add the facilities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_Ref398724891 \* MERGEFORMAT \h</w:instrText>
      </w:r>
      <w:r w:rsidRPr="006A609D">
        <w:rPr>
          <w:rStyle w:val="CrossReference"/>
        </w:rPr>
      </w:r>
      <w:r w:rsidRPr="006A609D">
        <w:rPr>
          <w:rStyle w:val="CrossReference"/>
        </w:rPr>
        <w:fldChar w:fldCharType="separate"/>
      </w:r>
      <w:ins w:id="115" w:author="Jamika D. Burge" w:date="2015-11-24T15:06:00Z">
        <w:r w:rsidR="00211B29" w:rsidRPr="00211B29">
          <w:rPr>
            <w:rStyle w:val="CrossReference"/>
            <w:rPrChange w:id="116" w:author="Jamika D. Burge" w:date="2015-11-24T15:06:00Z">
              <w:rPr/>
            </w:rPrChange>
          </w:rPr>
          <w:t>Adding Test Facilities.</w:t>
        </w:r>
      </w:ins>
      <w:del w:id="117" w:author="Jamika D. Burge" w:date="2015-11-24T15:06:00Z">
        <w:r w:rsidR="00ED0EE4" w:rsidRPr="00ED0EE4" w:rsidDel="00211B29">
          <w:rPr>
            <w:rStyle w:val="CrossReference"/>
          </w:rPr>
          <w:delText>Adding Test Facilities.</w:delText>
        </w:r>
      </w:del>
      <w:r w:rsidRPr="006A609D">
        <w:rPr>
          <w:rStyle w:val="CrossReference"/>
        </w:rPr>
        <w:fldChar w:fldCharType="end"/>
      </w:r>
    </w:p>
    <w:p w14:paraId="7E689E4C" w14:textId="7801370E"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 Availability</w:t>
      </w:r>
      <w:r w:rsidRPr="00477457">
        <w:rPr>
          <w:rStyle w:val="IntenseEmphasis"/>
        </w:rPr>
        <w:t xml:space="preserve"> Search</w:t>
      </w:r>
      <w:r>
        <w:rPr>
          <w:rStyle w:val="CrossReference"/>
          <w:color w:val="auto"/>
          <w:u w:val="none"/>
        </w:rPr>
        <w:t xml:space="preserve"> screen, add the time slots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_Ref398725001 \* MERGEFORMAT \h</w:instrText>
      </w:r>
      <w:r w:rsidRPr="006A609D">
        <w:rPr>
          <w:rStyle w:val="CrossReference"/>
        </w:rPr>
      </w:r>
      <w:r w:rsidRPr="006A609D">
        <w:rPr>
          <w:rStyle w:val="CrossReference"/>
        </w:rPr>
        <w:fldChar w:fldCharType="separate"/>
      </w:r>
      <w:ins w:id="118" w:author="Jamika D. Burge" w:date="2015-11-24T15:06:00Z">
        <w:r w:rsidR="00211B29" w:rsidRPr="00211B29">
          <w:rPr>
            <w:rStyle w:val="CrossReference"/>
            <w:rPrChange w:id="119" w:author="Jamika D. Burge" w:date="2015-11-24T15:06:00Z">
              <w:rPr/>
            </w:rPrChange>
          </w:rPr>
          <w:t>Adding Facility Time Periods.</w:t>
        </w:r>
      </w:ins>
      <w:del w:id="120" w:author="Jamika D. Burge" w:date="2015-11-24T15:06:00Z">
        <w:r w:rsidR="00ED0EE4" w:rsidRPr="00ED0EE4" w:rsidDel="00211B29">
          <w:rPr>
            <w:rStyle w:val="CrossReference"/>
          </w:rPr>
          <w:delText>Adding Facility Time Periods.</w:delText>
        </w:r>
      </w:del>
      <w:r w:rsidRPr="006A609D">
        <w:rPr>
          <w:rStyle w:val="CrossReference"/>
        </w:rPr>
        <w:fldChar w:fldCharType="end"/>
      </w:r>
    </w:p>
    <w:p w14:paraId="0E8DB848" w14:textId="61AA1629"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w:t>
      </w:r>
      <w:r w:rsidRPr="00477457">
        <w:rPr>
          <w:rStyle w:val="IntenseEmphasis"/>
        </w:rPr>
        <w:t xml:space="preserve"> Search</w:t>
      </w:r>
      <w:r>
        <w:rPr>
          <w:rStyle w:val="CrossReference"/>
          <w:color w:val="auto"/>
          <w:u w:val="none"/>
        </w:rPr>
        <w:t xml:space="preserve"> screen, generate the assessment schedule. For more information, see the section </w:t>
      </w:r>
      <w:r w:rsidRPr="006A609D">
        <w:rPr>
          <w:rStyle w:val="CrossReference"/>
        </w:rPr>
        <w:fldChar w:fldCharType="begin"/>
      </w:r>
      <w:r w:rsidR="006A609D" w:rsidRPr="006A609D">
        <w:rPr>
          <w:rStyle w:val="CrossReference"/>
        </w:rPr>
        <w:instrText xml:space="preserve"> REF _Ref398725023 \* MERGEFORMAT \h</w:instrText>
      </w:r>
      <w:r w:rsidRPr="006A609D">
        <w:rPr>
          <w:rStyle w:val="CrossReference"/>
        </w:rPr>
      </w:r>
      <w:r w:rsidRPr="006A609D">
        <w:rPr>
          <w:rStyle w:val="CrossReference"/>
        </w:rPr>
        <w:fldChar w:fldCharType="separate"/>
      </w:r>
      <w:ins w:id="121" w:author="Jamika D. Burge" w:date="2015-11-24T15:06:00Z">
        <w:r w:rsidR="00211B29" w:rsidRPr="00211B29">
          <w:rPr>
            <w:rStyle w:val="CrossReference"/>
            <w:rPrChange w:id="122" w:author="Jamika D. Burge" w:date="2015-11-24T15:06:00Z">
              <w:rPr/>
            </w:rPrChange>
          </w:rPr>
          <w:t>Creating Schedules.</w:t>
        </w:r>
      </w:ins>
      <w:del w:id="123" w:author="Jamika D. Burge" w:date="2015-11-24T15:06:00Z">
        <w:r w:rsidR="00ED0EE4" w:rsidRPr="00ED0EE4" w:rsidDel="00211B29">
          <w:rPr>
            <w:rStyle w:val="CrossReference"/>
          </w:rPr>
          <w:delText>Creating Schedules.</w:delText>
        </w:r>
      </w:del>
      <w:r w:rsidRPr="006A609D">
        <w:rPr>
          <w:rStyle w:val="CrossReference"/>
        </w:rPr>
        <w:fldChar w:fldCharType="end"/>
      </w:r>
    </w:p>
    <w:p w14:paraId="6DE36092" w14:textId="55210952"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 Summary</w:t>
      </w:r>
      <w:r w:rsidRPr="00477457">
        <w:rPr>
          <w:rStyle w:val="IntenseEmphasis"/>
        </w:rPr>
        <w:t xml:space="preserve"> Search</w:t>
      </w:r>
      <w:r>
        <w:rPr>
          <w:rStyle w:val="IntenseEmphasis"/>
        </w:rPr>
        <w:t xml:space="preserve"> Filter</w:t>
      </w:r>
      <w:r>
        <w:rPr>
          <w:rStyle w:val="CrossReference"/>
          <w:color w:val="auto"/>
          <w:u w:val="none"/>
        </w:rPr>
        <w:t xml:space="preserve"> screen, review and modify the generated schedule. For more information, see the section </w:t>
      </w:r>
      <w:r w:rsidRPr="006A609D">
        <w:rPr>
          <w:rStyle w:val="CrossReference"/>
        </w:rPr>
        <w:fldChar w:fldCharType="begin"/>
      </w:r>
      <w:r w:rsidR="006A609D" w:rsidRPr="006A609D">
        <w:rPr>
          <w:rStyle w:val="CrossReference"/>
        </w:rPr>
        <w:instrText xml:space="preserve"> REF _Ref398725075 \* MERGEFORMAT \h</w:instrText>
      </w:r>
      <w:r w:rsidRPr="006A609D">
        <w:rPr>
          <w:rStyle w:val="CrossReference"/>
        </w:rPr>
      </w:r>
      <w:r w:rsidRPr="006A609D">
        <w:rPr>
          <w:rStyle w:val="CrossReference"/>
        </w:rPr>
        <w:fldChar w:fldCharType="separate"/>
      </w:r>
      <w:ins w:id="124" w:author="Jamika D. Burge" w:date="2015-11-24T15:06:00Z">
        <w:r w:rsidR="00211B29" w:rsidRPr="00211B29">
          <w:rPr>
            <w:rStyle w:val="CrossReference"/>
            <w:rPrChange w:id="125" w:author="Jamika D. Burge" w:date="2015-11-24T15:06:00Z">
              <w:rPr>
                <w:rStyle w:val="Emphasis"/>
                <w:i w:val="0"/>
              </w:rPr>
            </w:rPrChange>
          </w:rPr>
          <w:t>Viewing and Modifying Schedule Results.</w:t>
        </w:r>
      </w:ins>
      <w:del w:id="126" w:author="Jamika D. Burge" w:date="2015-11-24T15:06:00Z">
        <w:r w:rsidR="00ED0EE4" w:rsidRPr="00ED0EE4" w:rsidDel="00211B29">
          <w:rPr>
            <w:rStyle w:val="CrossReference"/>
          </w:rPr>
          <w:delText>Viewing and Modifying Schedule Results.</w:delText>
        </w:r>
      </w:del>
      <w:r w:rsidRPr="006A609D">
        <w:rPr>
          <w:rStyle w:val="CrossReference"/>
        </w:rPr>
        <w:fldChar w:fldCharType="end"/>
      </w:r>
    </w:p>
    <w:p w14:paraId="46FCA6A4" w14:textId="77777777" w:rsidR="00E068E6" w:rsidRPr="00E068E6" w:rsidRDefault="00E068E6" w:rsidP="00477457">
      <w:pPr>
        <w:keepLines/>
        <w:ind w:left="1080"/>
        <w:rPr>
          <w:rStyle w:val="CrossReference"/>
          <w:b/>
          <w:color w:val="auto"/>
          <w:u w:val="none"/>
        </w:rPr>
      </w:pPr>
    </w:p>
    <w:p w14:paraId="6591C71B" w14:textId="77777777" w:rsidR="00D3351E" w:rsidRDefault="000863F2" w:rsidP="00FD5680">
      <w:pPr>
        <w:pStyle w:val="Heading1"/>
      </w:pPr>
      <w:bookmarkStart w:id="127" w:name="_Ref387926974"/>
      <w:bookmarkStart w:id="128" w:name="_Toc391560285"/>
      <w:bookmarkStart w:id="129" w:name="_Ref396463878"/>
      <w:bookmarkStart w:id="130" w:name="_Toc433196056"/>
      <w:r>
        <w:t xml:space="preserve">Accessing </w:t>
      </w:r>
      <w:r w:rsidR="00D3351E">
        <w:t xml:space="preserve">the </w:t>
      </w:r>
      <w:bookmarkEnd w:id="48"/>
      <w:bookmarkEnd w:id="127"/>
      <w:bookmarkEnd w:id="128"/>
      <w:r w:rsidR="00DD7873">
        <w:t>Administration and Registration Tools System</w:t>
      </w:r>
      <w:bookmarkEnd w:id="129"/>
      <w:bookmarkEnd w:id="130"/>
    </w:p>
    <w:p w14:paraId="2490355F" w14:textId="77777777" w:rsidR="000863F2" w:rsidRPr="00CF05FB" w:rsidRDefault="000863F2" w:rsidP="00CF05FB">
      <w:r w:rsidRPr="000863F2">
        <w:t xml:space="preserve">This section contains information </w:t>
      </w:r>
      <w:r w:rsidR="003466A6">
        <w:t>about</w:t>
      </w:r>
      <w:r w:rsidR="003466A6" w:rsidRPr="000863F2">
        <w:t xml:space="preserve"> </w:t>
      </w:r>
      <w:r w:rsidRPr="000863F2">
        <w:t xml:space="preserve">how to </w:t>
      </w:r>
      <w:r>
        <w:t xml:space="preserve">log on to </w:t>
      </w:r>
      <w:r w:rsidR="00DD7873">
        <w:t>ART</w:t>
      </w:r>
      <w:r w:rsidR="00E026C7">
        <w:t xml:space="preserve">, </w:t>
      </w:r>
      <w:r w:rsidRPr="000863F2">
        <w:t>how to reset a forgotten password</w:t>
      </w:r>
      <w:r w:rsidR="00AB38E1">
        <w:t>, and how to switch between other Smarter Balanced systems</w:t>
      </w:r>
      <w:r w:rsidRPr="000863F2">
        <w:t>.</w:t>
      </w:r>
      <w:r w:rsidR="00872B76">
        <w:t xml:space="preserve"> </w:t>
      </w:r>
    </w:p>
    <w:p w14:paraId="4B5C39D4" w14:textId="77777777" w:rsidR="00CF05FB" w:rsidRDefault="00CF05FB" w:rsidP="00CF05FB">
      <w:pPr>
        <w:pStyle w:val="Heading2"/>
      </w:pPr>
      <w:bookmarkStart w:id="131" w:name="_Toc391560286"/>
      <w:bookmarkStart w:id="132" w:name="_Toc433196057"/>
      <w:r>
        <w:t xml:space="preserve">Logging on to </w:t>
      </w:r>
      <w:bookmarkEnd w:id="131"/>
      <w:r w:rsidR="00DD7873">
        <w:t>ART</w:t>
      </w:r>
      <w:bookmarkEnd w:id="132"/>
    </w:p>
    <w:p w14:paraId="2C235C53" w14:textId="77777777" w:rsidR="00BF3053" w:rsidRDefault="00BF3053" w:rsidP="00BF3053">
      <w:bookmarkStart w:id="133" w:name="_Toc383185558"/>
      <w:r>
        <w:t xml:space="preserve">To access the </w:t>
      </w:r>
      <w:r w:rsidR="00DD7873">
        <w:t>Administration and Registration Tools System</w:t>
      </w:r>
      <w:r w:rsidRPr="00E250DF">
        <w:t>, you must have an au</w:t>
      </w:r>
      <w:r>
        <w:t xml:space="preserve">thorized username and password. Since the </w:t>
      </w:r>
      <w:r w:rsidR="00DD7873">
        <w:t>Administration and Registration Tools System</w:t>
      </w:r>
      <w:r>
        <w:t xml:space="preserve"> is an open-source system, your system administrator will be responsible for setting up your user account and providing you the login credentials.</w:t>
      </w:r>
    </w:p>
    <w:p w14:paraId="63999B9D" w14:textId="77777777" w:rsidR="00BF3053" w:rsidRPr="00A36F5E" w:rsidRDefault="00BF3053" w:rsidP="00B006C6">
      <w:pPr>
        <w:pStyle w:val="ProcedureIntroduction"/>
      </w:pPr>
      <w:r>
        <w:t xml:space="preserve">To log in to the </w:t>
      </w:r>
      <w:r w:rsidR="00DD7873">
        <w:t>Administration and Registration Tools System</w:t>
      </w:r>
      <w:r>
        <w:t>:</w:t>
      </w:r>
    </w:p>
    <w:tbl>
      <w:tblPr>
        <w:tblStyle w:val="TableProcedureImages"/>
        <w:tblW w:w="0" w:type="auto"/>
        <w:tblLook w:val="04A0" w:firstRow="1" w:lastRow="0" w:firstColumn="1" w:lastColumn="0" w:noHBand="0" w:noVBand="1"/>
      </w:tblPr>
      <w:tblGrid>
        <w:gridCol w:w="5508"/>
        <w:gridCol w:w="4068"/>
      </w:tblGrid>
      <w:tr w:rsidR="00BF3053" w:rsidRPr="009879AB" w14:paraId="6C27B84F" w14:textId="77777777" w:rsidTr="0070766E">
        <w:tc>
          <w:tcPr>
            <w:tcW w:w="5508" w:type="dxa"/>
          </w:tcPr>
          <w:p w14:paraId="16F3D079" w14:textId="77777777" w:rsidR="00BF3053" w:rsidRPr="00515644" w:rsidRDefault="00BF3053" w:rsidP="0070766E">
            <w:pPr>
              <w:pStyle w:val="ListNumber"/>
            </w:pPr>
            <w:r>
              <w:t>Open your w</w:t>
            </w:r>
            <w:r w:rsidRPr="009879AB">
              <w:t>eb browser and</w:t>
            </w:r>
            <w:r>
              <w:t xml:space="preserve"> navigate to t</w:t>
            </w:r>
            <w:r w:rsidRPr="009879AB">
              <w:t xml:space="preserve">he </w:t>
            </w:r>
            <w:hyperlink r:id="rId17" w:history="1">
              <w:r w:rsidR="0074684C">
                <w:t>Administration</w:t>
              </w:r>
            </w:hyperlink>
            <w:r w:rsidR="0074684C">
              <w:t xml:space="preserve"> and</w:t>
            </w:r>
            <w:r w:rsidRPr="00515644">
              <w:t xml:space="preserve"> </w:t>
            </w:r>
            <w:r>
              <w:t>Registration</w:t>
            </w:r>
            <w:r w:rsidR="0074684C">
              <w:t xml:space="preserve"> Tools</w:t>
            </w:r>
            <w:r w:rsidRPr="00515644">
              <w:t xml:space="preserve"> System</w:t>
            </w:r>
            <w:r>
              <w:t xml:space="preserve"> using the URL provided to you</w:t>
            </w:r>
            <w:r w:rsidRPr="00515644">
              <w:t>.</w:t>
            </w:r>
            <w:r w:rsidR="00B006C6">
              <w:t xml:space="preserve"> </w:t>
            </w:r>
            <w:r w:rsidRPr="00515644">
              <w:t xml:space="preserve">You will be directed to the Single Sign On </w:t>
            </w:r>
            <w:r>
              <w:t>L</w:t>
            </w:r>
            <w:r w:rsidRPr="00515644">
              <w:t xml:space="preserve">ogin </w:t>
            </w:r>
            <w:r>
              <w:t>screen.</w:t>
            </w:r>
          </w:p>
          <w:p w14:paraId="22915DCB" w14:textId="77777777" w:rsidR="00BF3053" w:rsidRDefault="00BF3053" w:rsidP="0070766E">
            <w:pPr>
              <w:pStyle w:val="ListNumber"/>
            </w:pPr>
            <w:r>
              <w:t xml:space="preserve">In the </w:t>
            </w:r>
            <w:r w:rsidRPr="00A36F5E">
              <w:rPr>
                <w:i/>
              </w:rPr>
              <w:t>Username</w:t>
            </w:r>
            <w:r>
              <w:t xml:space="preserve"> field, enter your </w:t>
            </w:r>
            <w:r w:rsidRPr="009879AB">
              <w:t>username</w:t>
            </w:r>
            <w:r>
              <w:t>.</w:t>
            </w:r>
          </w:p>
          <w:p w14:paraId="3DC7F230" w14:textId="77777777" w:rsidR="00BF3053" w:rsidRDefault="00BF3053" w:rsidP="0070766E">
            <w:pPr>
              <w:pStyle w:val="ListNumber"/>
            </w:pPr>
            <w:r>
              <w:t xml:space="preserve">In the </w:t>
            </w:r>
            <w:r>
              <w:rPr>
                <w:i/>
              </w:rPr>
              <w:t>Password</w:t>
            </w:r>
            <w:r>
              <w:t xml:space="preserve"> field, enter your password.</w:t>
            </w:r>
          </w:p>
          <w:p w14:paraId="3AA2F32E" w14:textId="77777777" w:rsidR="00BF3053" w:rsidRPr="00515644" w:rsidRDefault="00BF3053" w:rsidP="004045B6">
            <w:pPr>
              <w:pStyle w:val="ListNumber"/>
            </w:pPr>
            <w:r>
              <w:t>C</w:t>
            </w:r>
            <w:r w:rsidRPr="009879AB">
              <w:t>lick</w:t>
            </w:r>
            <w:r>
              <w:t xml:space="preserve"> </w:t>
            </w:r>
            <w:r w:rsidRPr="009879AB">
              <w:t>[</w:t>
            </w:r>
            <w:r w:rsidRPr="00D108A9">
              <w:rPr>
                <w:rStyle w:val="Strong"/>
              </w:rPr>
              <w:t>Log In</w:t>
            </w:r>
            <w:r w:rsidRPr="009879AB">
              <w:t xml:space="preserve">]. You will be directed to the </w:t>
            </w:r>
            <w:r w:rsidR="00DD7873">
              <w:t>Administration and Registration Tools System</w:t>
            </w:r>
            <w:r>
              <w:t xml:space="preserve"> </w:t>
            </w:r>
            <w:r w:rsidR="0070152B">
              <w:t>h</w:t>
            </w:r>
            <w:r w:rsidRPr="009A0D10">
              <w:t>ome</w:t>
            </w:r>
            <w:r>
              <w:t xml:space="preserve"> screen, provided your login is authenticated</w:t>
            </w:r>
            <w:r w:rsidRPr="009879AB">
              <w:t>.</w:t>
            </w:r>
            <w:r>
              <w:t xml:space="preserve"> </w:t>
            </w:r>
          </w:p>
        </w:tc>
        <w:tc>
          <w:tcPr>
            <w:tcW w:w="4068" w:type="dxa"/>
          </w:tcPr>
          <w:p w14:paraId="1857FA17" w14:textId="77777777" w:rsidR="00BF3053" w:rsidRDefault="00BF3053" w:rsidP="00545E13">
            <w:pPr>
              <w:pStyle w:val="ImageCaptionRight"/>
            </w:pPr>
            <w:bookmarkStart w:id="134" w:name="_Toc388597172"/>
            <w:bookmarkStart w:id="135" w:name="_Toc391560240"/>
            <w:bookmarkStart w:id="136" w:name="_Toc433196146"/>
            <w:r>
              <w:t xml:space="preserve">Figure </w:t>
            </w:r>
            <w:r w:rsidR="008A2B77">
              <w:fldChar w:fldCharType="begin"/>
            </w:r>
            <w:r w:rsidR="008A2B77">
              <w:instrText xml:space="preserve"> SEQ Figure \* ARABIC </w:instrText>
            </w:r>
            <w:r w:rsidR="008A2B77">
              <w:fldChar w:fldCharType="separate"/>
            </w:r>
            <w:r w:rsidR="00211B29">
              <w:rPr>
                <w:noProof/>
              </w:rPr>
              <w:t>3</w:t>
            </w:r>
            <w:r w:rsidR="008A2B77">
              <w:rPr>
                <w:noProof/>
              </w:rPr>
              <w:fldChar w:fldCharType="end"/>
            </w:r>
            <w:r>
              <w:t>. Login Screen</w:t>
            </w:r>
            <w:bookmarkEnd w:id="134"/>
            <w:bookmarkEnd w:id="135"/>
            <w:bookmarkEnd w:id="136"/>
          </w:p>
          <w:p w14:paraId="0221F7AF" w14:textId="77777777" w:rsidR="00BF3053" w:rsidRPr="009879AB" w:rsidRDefault="00924CD1" w:rsidP="0070766E">
            <w:pPr>
              <w:jc w:val="right"/>
              <w:rPr>
                <w:rFonts w:cs="Arial"/>
              </w:rPr>
            </w:pPr>
            <w:r>
              <w:rPr>
                <w:rFonts w:cs="Arial"/>
                <w:noProof/>
              </w:rPr>
              <w:drawing>
                <wp:inline distT="0" distB="0" distL="0" distR="0" wp14:anchorId="0A21FE8E" wp14:editId="552F3991">
                  <wp:extent cx="2377440" cy="13616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1361690"/>
                          </a:xfrm>
                          <a:prstGeom prst="rect">
                            <a:avLst/>
                          </a:prstGeom>
                          <a:noFill/>
                        </pic:spPr>
                      </pic:pic>
                    </a:graphicData>
                  </a:graphic>
                </wp:inline>
              </w:drawing>
            </w:r>
          </w:p>
        </w:tc>
      </w:tr>
    </w:tbl>
    <w:p w14:paraId="4AD69055" w14:textId="77777777" w:rsidR="00BF3053" w:rsidRDefault="00BF3053" w:rsidP="00BF3053"/>
    <w:p w14:paraId="246BF15C" w14:textId="77777777" w:rsidR="00000E10" w:rsidRPr="00E17057" w:rsidRDefault="00000E10" w:rsidP="00000E10">
      <w:pPr>
        <w:pStyle w:val="Heading2"/>
      </w:pPr>
      <w:bookmarkStart w:id="137" w:name="_Toc391560287"/>
      <w:bookmarkStart w:id="138" w:name="_Toc433196058"/>
      <w:r w:rsidRPr="00E17057">
        <w:t>Switching Between Smarter Balanced Systems (S</w:t>
      </w:r>
      <w:r>
        <w:t xml:space="preserve">ingle </w:t>
      </w:r>
      <w:r w:rsidRPr="00E17057">
        <w:t>S</w:t>
      </w:r>
      <w:r>
        <w:t xml:space="preserve">ign </w:t>
      </w:r>
      <w:r w:rsidRPr="00E17057">
        <w:t>O</w:t>
      </w:r>
      <w:r>
        <w:t>n</w:t>
      </w:r>
      <w:r w:rsidRPr="00E17057">
        <w:t xml:space="preserve"> System)</w:t>
      </w:r>
      <w:bookmarkEnd w:id="133"/>
      <w:bookmarkEnd w:id="137"/>
      <w:bookmarkEnd w:id="138"/>
    </w:p>
    <w:p w14:paraId="5C172026" w14:textId="77777777" w:rsidR="00000E10" w:rsidRPr="00E17057" w:rsidRDefault="00000E10" w:rsidP="00905AAC">
      <w:pPr>
        <w:keepNext/>
      </w:pPr>
      <w:r>
        <w:t>Smarter Balanced systems</w:t>
      </w:r>
      <w:r w:rsidR="007D239F">
        <w:t xml:space="preserve">, including </w:t>
      </w:r>
      <w:r w:rsidR="00DD7873">
        <w:t>ART</w:t>
      </w:r>
      <w:r w:rsidR="007D239F">
        <w:t>,</w:t>
      </w:r>
      <w:r>
        <w:t xml:space="preserve"> use an integrated Single Sign On (SSO) system that allows users to log in one time and access all available applications. </w:t>
      </w:r>
      <w:r w:rsidRPr="00E17057">
        <w:t>SSO integrates the following applications:</w:t>
      </w:r>
      <w:r w:rsidR="004F4428" w:rsidRPr="00E17057">
        <w:t xml:space="preserve"> </w:t>
      </w:r>
    </w:p>
    <w:p w14:paraId="7E3947D0" w14:textId="77777777" w:rsidR="00000E10" w:rsidRPr="00E17057" w:rsidRDefault="00000E10" w:rsidP="00905AAC">
      <w:pPr>
        <w:pStyle w:val="ListBullet"/>
        <w:keepNext/>
      </w:pPr>
      <w:r w:rsidRPr="00E17057">
        <w:t>Test Administrator (TA) Interface</w:t>
      </w:r>
    </w:p>
    <w:p w14:paraId="7684F9FC" w14:textId="77777777" w:rsidR="00000E10" w:rsidRPr="00E17057" w:rsidRDefault="00000E10" w:rsidP="00905AAC">
      <w:pPr>
        <w:pStyle w:val="ListBullet"/>
        <w:keepNext/>
      </w:pPr>
      <w:r w:rsidRPr="00E17057">
        <w:t>TA Training Site</w:t>
      </w:r>
    </w:p>
    <w:p w14:paraId="66772976" w14:textId="77777777" w:rsidR="00000E10" w:rsidRDefault="00000E10" w:rsidP="00905AAC">
      <w:pPr>
        <w:pStyle w:val="ListBullet"/>
        <w:keepNext/>
      </w:pPr>
      <w:r>
        <w:t>Online Reporting System</w:t>
      </w:r>
    </w:p>
    <w:p w14:paraId="047E89E2" w14:textId="77777777" w:rsidR="00000E10" w:rsidRDefault="00DD7873" w:rsidP="00905AAC">
      <w:pPr>
        <w:pStyle w:val="ListBullet"/>
        <w:keepNext/>
      </w:pPr>
      <w:r>
        <w:t>Administration and Registration Tools System</w:t>
      </w:r>
      <w:r w:rsidR="00000E10">
        <w:t xml:space="preserve"> (</w:t>
      </w:r>
      <w:r>
        <w:t>ART</w:t>
      </w:r>
      <w:r w:rsidR="00000E10">
        <w:t>)</w:t>
      </w:r>
    </w:p>
    <w:p w14:paraId="057C59CE" w14:textId="77777777" w:rsidR="00000E10" w:rsidRPr="00E17057" w:rsidRDefault="00000E10" w:rsidP="00905AAC">
      <w:pPr>
        <w:pStyle w:val="ListBullet"/>
        <w:keepNext/>
      </w:pPr>
      <w:r>
        <w:t>Test Authoring System (TAS)</w:t>
      </w:r>
    </w:p>
    <w:p w14:paraId="0E8DD7E1" w14:textId="77777777" w:rsidR="00000E10" w:rsidRPr="00B006C6" w:rsidRDefault="00000E10" w:rsidP="00B006C6">
      <w:pPr>
        <w:keepNext/>
        <w:rPr>
          <w:i/>
          <w:iCs/>
        </w:rPr>
      </w:pPr>
      <w:r w:rsidRPr="00000E10">
        <w:rPr>
          <w:rStyle w:val="Emphasis"/>
        </w:rPr>
        <w:t>Reminder: Access to all systems and their tasks and features is dependent on your user role.</w:t>
      </w:r>
    </w:p>
    <w:p w14:paraId="729F945F" w14:textId="77777777" w:rsidR="002B2542" w:rsidRDefault="00D36AD2" w:rsidP="00D36AD2">
      <w:pPr>
        <w:pStyle w:val="Heading1"/>
      </w:pPr>
      <w:bookmarkStart w:id="139" w:name="_Ref387999423"/>
      <w:bookmarkStart w:id="140" w:name="_Toc391560288"/>
      <w:bookmarkStart w:id="141" w:name="_Toc433196059"/>
      <w:r>
        <w:t xml:space="preserve">Understanding the </w:t>
      </w:r>
      <w:r w:rsidR="00DD7873">
        <w:t>ART</w:t>
      </w:r>
      <w:r>
        <w:t xml:space="preserve"> Interface</w:t>
      </w:r>
      <w:bookmarkEnd w:id="139"/>
      <w:bookmarkEnd w:id="140"/>
      <w:bookmarkEnd w:id="141"/>
    </w:p>
    <w:p w14:paraId="6F0C0535" w14:textId="77777777" w:rsidR="003A5E4B" w:rsidRDefault="00DD7873" w:rsidP="003A5E4B">
      <w:pPr>
        <w:pStyle w:val="Heading2"/>
      </w:pPr>
      <w:bookmarkStart w:id="142" w:name="_Toc391560289"/>
      <w:bookmarkStart w:id="143" w:name="_Toc433196060"/>
      <w:r>
        <w:t>ART</w:t>
      </w:r>
      <w:r w:rsidR="003A5E4B">
        <w:t xml:space="preserve"> </w:t>
      </w:r>
      <w:r w:rsidR="00926E3F">
        <w:t xml:space="preserve">Home </w:t>
      </w:r>
      <w:r w:rsidR="00926A04">
        <w:t>Screen</w:t>
      </w:r>
      <w:bookmarkEnd w:id="142"/>
      <w:bookmarkEnd w:id="143"/>
    </w:p>
    <w:p w14:paraId="3B30B678" w14:textId="6F6F743D" w:rsidR="003A5E4B" w:rsidRPr="003A5E4B" w:rsidRDefault="003A5E4B" w:rsidP="003A5E4B">
      <w:r w:rsidRPr="003A5E4B">
        <w:t xml:space="preserve">The first screen you see after logging in to </w:t>
      </w:r>
      <w:r w:rsidR="00DD7873">
        <w:t>ART</w:t>
      </w:r>
      <w:r>
        <w:t xml:space="preserve"> </w:t>
      </w:r>
      <w:r w:rsidRPr="003A5E4B">
        <w:t xml:space="preserve">is the </w:t>
      </w:r>
      <w:r w:rsidR="00DD7873">
        <w:t>ART</w:t>
      </w:r>
      <w:r>
        <w:t xml:space="preserve"> </w:t>
      </w:r>
      <w:r w:rsidR="00926E3F">
        <w:t>home screen</w:t>
      </w:r>
      <w:r w:rsidRPr="003A5E4B">
        <w:t xml:space="preserve">. </w:t>
      </w:r>
      <w:r w:rsidR="00BF3053">
        <w:t xml:space="preserve">You can click the button for a task to begin working on that task. </w:t>
      </w:r>
      <w:r w:rsidR="00BF205F">
        <w:t xml:space="preserve">The </w:t>
      </w:r>
      <w:r w:rsidR="00BD56F5">
        <w:t>tasks that are available on the</w:t>
      </w:r>
      <w:r w:rsidR="00BF205F">
        <w:t xml:space="preserve"> </w:t>
      </w:r>
      <w:r w:rsidR="00926E3F">
        <w:t>home screen</w:t>
      </w:r>
      <w:r w:rsidR="00BF205F">
        <w:t xml:space="preserve"> depend on your user role. </w:t>
      </w:r>
      <w:r w:rsidR="00BF205F" w:rsidRPr="006A609D">
        <w:rPr>
          <w:rStyle w:val="CrossReference"/>
        </w:rPr>
        <w:fldChar w:fldCharType="begin"/>
      </w:r>
      <w:r w:rsidR="006A609D" w:rsidRPr="006A609D">
        <w:rPr>
          <w:rStyle w:val="CrossReference"/>
        </w:rPr>
        <w:instrText xml:space="preserve"> REF _Ref387929395 \* MERGEFORMAT \h</w:instrText>
      </w:r>
      <w:r w:rsidR="00BF205F" w:rsidRPr="006A609D">
        <w:rPr>
          <w:rStyle w:val="CrossReference"/>
        </w:rPr>
      </w:r>
      <w:r w:rsidR="00BF205F" w:rsidRPr="006A609D">
        <w:rPr>
          <w:rStyle w:val="CrossReference"/>
        </w:rPr>
        <w:fldChar w:fldCharType="separate"/>
      </w:r>
      <w:ins w:id="144" w:author="Jamika D. Burge" w:date="2015-11-24T15:06:00Z">
        <w:r w:rsidR="00211B29" w:rsidRPr="00211B29">
          <w:rPr>
            <w:rStyle w:val="CrossReference"/>
            <w:rPrChange w:id="145" w:author="Jamika D. Burge" w:date="2015-11-24T15:06:00Z">
              <w:rPr/>
            </w:rPrChange>
          </w:rPr>
          <w:t>Figure 4</w:t>
        </w:r>
      </w:ins>
      <w:del w:id="146" w:author="Jamika D. Burge" w:date="2015-11-24T15:06:00Z">
        <w:r w:rsidR="00ED0EE4" w:rsidRPr="00ED0EE4" w:rsidDel="00211B29">
          <w:rPr>
            <w:rStyle w:val="CrossReference"/>
          </w:rPr>
          <w:delText>Figure 4</w:delText>
        </w:r>
      </w:del>
      <w:r w:rsidR="00BF205F" w:rsidRPr="006A609D">
        <w:rPr>
          <w:rStyle w:val="CrossReference"/>
        </w:rPr>
        <w:fldChar w:fldCharType="end"/>
      </w:r>
      <w:r w:rsidR="00BD56F5">
        <w:t xml:space="preserve"> displays</w:t>
      </w:r>
      <w:r w:rsidR="00BF205F">
        <w:t xml:space="preserve"> the </w:t>
      </w:r>
      <w:r w:rsidR="00926E3F">
        <w:t>home screen</w:t>
      </w:r>
      <w:r w:rsidR="00136B13">
        <w:t xml:space="preserve"> for the C</w:t>
      </w:r>
      <w:r w:rsidR="00954E83">
        <w:t xml:space="preserve">lient </w:t>
      </w:r>
      <w:r w:rsidR="005B318E">
        <w:t xml:space="preserve">Administrator </w:t>
      </w:r>
      <w:r w:rsidR="00954E83">
        <w:t>role</w:t>
      </w:r>
      <w:r w:rsidR="00BD56F5">
        <w:t>.</w:t>
      </w:r>
    </w:p>
    <w:p w14:paraId="56D4E8F1" w14:textId="77777777" w:rsidR="00D36AD2" w:rsidRPr="00D36AD2" w:rsidRDefault="006035B7" w:rsidP="006035B7">
      <w:pPr>
        <w:pStyle w:val="ImageCaption"/>
      </w:pPr>
      <w:bookmarkStart w:id="147" w:name="_Ref387929395"/>
      <w:bookmarkStart w:id="148" w:name="_Toc391560241"/>
      <w:bookmarkStart w:id="149" w:name="_Toc433196147"/>
      <w:r w:rsidRPr="00E17057">
        <w:t>Figure</w:t>
      </w:r>
      <w:r w:rsidR="000D5604">
        <w:t> </w:t>
      </w:r>
      <w:r w:rsidR="008A2B77">
        <w:fldChar w:fldCharType="begin"/>
      </w:r>
      <w:r w:rsidR="008A2B77">
        <w:instrText xml:space="preserve"> SEQ Figure \* ARABIC </w:instrText>
      </w:r>
      <w:r w:rsidR="008A2B77">
        <w:fldChar w:fldCharType="separate"/>
      </w:r>
      <w:r w:rsidR="00211B29">
        <w:rPr>
          <w:noProof/>
        </w:rPr>
        <w:t>4</w:t>
      </w:r>
      <w:r w:rsidR="008A2B77">
        <w:rPr>
          <w:noProof/>
        </w:rPr>
        <w:fldChar w:fldCharType="end"/>
      </w:r>
      <w:bookmarkEnd w:id="147"/>
      <w:r w:rsidRPr="00E17057">
        <w:t xml:space="preserve">. </w:t>
      </w:r>
      <w:r w:rsidR="00DD7873">
        <w:t>ART</w:t>
      </w:r>
      <w:r w:rsidR="00D36AD2">
        <w:t xml:space="preserve"> </w:t>
      </w:r>
      <w:r w:rsidR="00926E3F">
        <w:t xml:space="preserve">Home </w:t>
      </w:r>
      <w:r w:rsidR="00926A04">
        <w:t xml:space="preserve">Screen </w:t>
      </w:r>
      <w:r>
        <w:t xml:space="preserve">for </w:t>
      </w:r>
      <w:r w:rsidR="00EF727D">
        <w:t>the Client Role</w:t>
      </w:r>
      <w:bookmarkEnd w:id="148"/>
      <w:bookmarkEnd w:id="149"/>
    </w:p>
    <w:p w14:paraId="40F94D1A" w14:textId="77777777" w:rsidR="00D36AD2" w:rsidRPr="00D36AD2" w:rsidRDefault="00AC11D8" w:rsidP="00C10165">
      <w:pPr>
        <w:pStyle w:val="Image"/>
      </w:pPr>
      <w:r>
        <w:drawing>
          <wp:inline distT="0" distB="0" distL="0" distR="0" wp14:anchorId="0FC0616C" wp14:editId="6266155E">
            <wp:extent cx="5486400" cy="3061482"/>
            <wp:effectExtent l="19050" t="19050" r="19050" b="2476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061482"/>
                    </a:xfrm>
                    <a:prstGeom prst="rect">
                      <a:avLst/>
                    </a:prstGeom>
                    <a:ln>
                      <a:solidFill>
                        <a:schemeClr val="bg1">
                          <a:lumMod val="65000"/>
                        </a:schemeClr>
                      </a:solidFill>
                    </a:ln>
                  </pic:spPr>
                </pic:pic>
              </a:graphicData>
            </a:graphic>
          </wp:inline>
        </w:drawing>
      </w:r>
    </w:p>
    <w:p w14:paraId="370FB956" w14:textId="77777777" w:rsidR="00416924" w:rsidRPr="00136B13" w:rsidRDefault="00416924" w:rsidP="00910B75"/>
    <w:tbl>
      <w:tblPr>
        <w:tblStyle w:val="TableNote"/>
        <w:tblW w:w="0" w:type="auto"/>
        <w:tblLayout w:type="fixed"/>
        <w:tblLook w:val="04A0" w:firstRow="1" w:lastRow="0" w:firstColumn="1" w:lastColumn="0" w:noHBand="0" w:noVBand="1"/>
      </w:tblPr>
      <w:tblGrid>
        <w:gridCol w:w="720"/>
        <w:gridCol w:w="8640"/>
      </w:tblGrid>
      <w:tr w:rsidR="00B976F8" w14:paraId="2FCC3FF1" w14:textId="77777777" w:rsidTr="00B976F8">
        <w:tc>
          <w:tcPr>
            <w:tcW w:w="720" w:type="dxa"/>
          </w:tcPr>
          <w:p w14:paraId="7145D861" w14:textId="77777777" w:rsidR="00B976F8" w:rsidRDefault="003E7621" w:rsidP="00B976F8">
            <w:pPr>
              <w:pStyle w:val="NoteIcon"/>
            </w:pPr>
            <w:r>
              <w:drawing>
                <wp:inline distT="0" distB="0" distL="0" distR="0" wp14:anchorId="014EACA4" wp14:editId="4241BBDC">
                  <wp:extent cx="292608" cy="240988"/>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1F8AEDA9" w14:textId="77777777" w:rsidR="00B976F8" w:rsidRDefault="003D0EB6" w:rsidP="00AC11D8">
            <w:pPr>
              <w:pStyle w:val="NoteText"/>
            </w:pPr>
            <w:r>
              <w:t xml:space="preserve">Do not have more than one </w:t>
            </w:r>
            <w:r w:rsidR="00DD7873">
              <w:t>ART</w:t>
            </w:r>
            <w:r>
              <w:t xml:space="preserve"> browser tab or window open </w:t>
            </w:r>
            <w:r w:rsidR="00AC11D8">
              <w:t>simultaneously</w:t>
            </w:r>
            <w:r w:rsidR="00B976F8" w:rsidRPr="00B976F8">
              <w:t>. Changes made in one tab or window may overw</w:t>
            </w:r>
            <w:r w:rsidR="00136B13">
              <w:t>rite changes made in another,</w:t>
            </w:r>
            <w:r w:rsidR="00B976F8" w:rsidRPr="00B976F8">
              <w:t xml:space="preserve"> result</w:t>
            </w:r>
            <w:r w:rsidR="00136B13">
              <w:t>ing</w:t>
            </w:r>
            <w:r w:rsidR="00B976F8" w:rsidRPr="00B976F8">
              <w:t xml:space="preserve"> in loss of data.</w:t>
            </w:r>
          </w:p>
        </w:tc>
      </w:tr>
    </w:tbl>
    <w:p w14:paraId="49BDC855" w14:textId="77777777" w:rsidR="00B976F8" w:rsidRPr="00136B13" w:rsidRDefault="00B976F8" w:rsidP="00910B75"/>
    <w:p w14:paraId="10BB3F2C" w14:textId="21CB461E" w:rsidR="00783E67" w:rsidRDefault="00F87B5F" w:rsidP="001D018D">
      <w:pPr>
        <w:keepNext/>
      </w:pPr>
      <w:r>
        <w:t xml:space="preserve">The </w:t>
      </w:r>
      <w:r w:rsidR="00DD7873">
        <w:t>ART</w:t>
      </w:r>
      <w:r>
        <w:t xml:space="preserve"> </w:t>
      </w:r>
      <w:r w:rsidR="00926E3F">
        <w:t>home screen</w:t>
      </w:r>
      <w:r>
        <w:t xml:space="preserve"> provides </w:t>
      </w:r>
      <w:r w:rsidR="00136B13">
        <w:t>brief directions for the</w:t>
      </w:r>
      <w:r>
        <w:t xml:space="preserve"> required workflow. The</w:t>
      </w:r>
      <w:r w:rsidR="00BF3053">
        <w:t xml:space="preserve"> </w:t>
      </w:r>
      <w:r w:rsidR="004242D0">
        <w:t>arrow</w:t>
      </w:r>
      <w:r>
        <w:t xml:space="preserve"> </w:t>
      </w:r>
      <w:r w:rsidR="00136B13">
        <w:t>(</w:t>
      </w:r>
      <w:r w:rsidR="004242D0">
        <w:rPr>
          <w:noProof/>
        </w:rPr>
        <w:drawing>
          <wp:inline distT="0" distB="0" distL="0" distR="0" wp14:anchorId="6ED0CE2C" wp14:editId="5B825ED3">
            <wp:extent cx="238760" cy="182880"/>
            <wp:effectExtent l="0" t="0" r="889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760" cy="182880"/>
                    </a:xfrm>
                    <a:prstGeom prst="rect">
                      <a:avLst/>
                    </a:prstGeom>
                    <a:noFill/>
                    <a:ln>
                      <a:noFill/>
                    </a:ln>
                  </pic:spPr>
                </pic:pic>
              </a:graphicData>
            </a:graphic>
          </wp:inline>
        </w:drawing>
      </w:r>
      <w:r w:rsidR="00136B13">
        <w:t>)</w:t>
      </w:r>
      <w:r>
        <w:t xml:space="preserve"> symbol</w:t>
      </w:r>
      <w:r w:rsidR="00BF3053">
        <w:t>s indicate</w:t>
      </w:r>
      <w:r>
        <w:t xml:space="preserve"> </w:t>
      </w:r>
      <w:r w:rsidR="00136B13">
        <w:t>precedence</w:t>
      </w:r>
      <w:r>
        <w:t xml:space="preserve">: you must complete </w:t>
      </w:r>
      <w:r w:rsidR="0070152B">
        <w:t>a task</w:t>
      </w:r>
      <w:r>
        <w:t xml:space="preserve"> </w:t>
      </w:r>
      <w:r w:rsidR="00BF3053">
        <w:t>to</w:t>
      </w:r>
      <w:r>
        <w:t xml:space="preserve"> the left </w:t>
      </w:r>
      <w:r w:rsidR="00F22970">
        <w:t xml:space="preserve">of the symbol </w:t>
      </w:r>
      <w:r>
        <w:t xml:space="preserve">before performing the </w:t>
      </w:r>
      <w:r w:rsidR="0070152B">
        <w:t>task</w:t>
      </w:r>
      <w:r>
        <w:t xml:space="preserve"> </w:t>
      </w:r>
      <w:r w:rsidR="00BF3053">
        <w:t>to</w:t>
      </w:r>
      <w:r>
        <w:t xml:space="preserve"> the right. </w:t>
      </w:r>
      <w:r w:rsidR="00A23187">
        <w:t xml:space="preserve">The “or” indicates a choice between one of the </w:t>
      </w:r>
      <w:r w:rsidR="0070152B">
        <w:t>tasks</w:t>
      </w:r>
      <w:r w:rsidR="00A23187">
        <w:t>.</w:t>
      </w:r>
      <w:r w:rsidR="003D0EB6">
        <w:t xml:space="preserve"> </w:t>
      </w:r>
      <w:r w:rsidR="00136B13">
        <w:t>For instance you must upload institution</w:t>
      </w:r>
      <w:r w:rsidR="00415721">
        <w:t>s</w:t>
      </w:r>
      <w:r w:rsidR="00B659FF">
        <w:t xml:space="preserve"> </w:t>
      </w:r>
      <w:r w:rsidR="00136B13">
        <w:t xml:space="preserve">before you can create students or </w:t>
      </w:r>
      <w:r w:rsidR="004B549F">
        <w:t>users</w:t>
      </w:r>
      <w:r w:rsidR="00136B13">
        <w:t xml:space="preserve">, etc. </w:t>
      </w:r>
      <w:r w:rsidR="00BF3053">
        <w:t>Refer</w:t>
      </w:r>
      <w:r>
        <w:t xml:space="preserve"> to </w:t>
      </w:r>
      <w:r w:rsidRPr="006A609D">
        <w:rPr>
          <w:rStyle w:val="CrossReference"/>
        </w:rPr>
        <w:fldChar w:fldCharType="begin"/>
      </w:r>
      <w:r w:rsidR="006A609D" w:rsidRPr="006A609D">
        <w:rPr>
          <w:rStyle w:val="CrossReference"/>
        </w:rPr>
        <w:instrText xml:space="preserve"> REF _Ref387929395 \* MERGEFORMAT \h</w:instrText>
      </w:r>
      <w:r w:rsidRPr="006A609D">
        <w:rPr>
          <w:rStyle w:val="CrossReference"/>
        </w:rPr>
      </w:r>
      <w:r w:rsidRPr="006A609D">
        <w:rPr>
          <w:rStyle w:val="CrossReference"/>
        </w:rPr>
        <w:fldChar w:fldCharType="separate"/>
      </w:r>
      <w:ins w:id="150" w:author="Jamika D. Burge" w:date="2015-11-24T15:06:00Z">
        <w:r w:rsidR="00211B29" w:rsidRPr="00211B29">
          <w:rPr>
            <w:rStyle w:val="CrossReference"/>
            <w:rPrChange w:id="151" w:author="Jamika D. Burge" w:date="2015-11-24T15:06:00Z">
              <w:rPr/>
            </w:rPrChange>
          </w:rPr>
          <w:t>Figure 4</w:t>
        </w:r>
      </w:ins>
      <w:del w:id="152" w:author="Jamika D. Burge" w:date="2015-11-24T15:06:00Z">
        <w:r w:rsidR="00ED0EE4" w:rsidRPr="00ED0EE4" w:rsidDel="00211B29">
          <w:rPr>
            <w:rStyle w:val="CrossReference"/>
          </w:rPr>
          <w:delText>Figure 4</w:delText>
        </w:r>
      </w:del>
      <w:r w:rsidRPr="006A609D">
        <w:rPr>
          <w:rStyle w:val="CrossReference"/>
        </w:rPr>
        <w:fldChar w:fldCharType="end"/>
      </w:r>
      <w:r>
        <w:t xml:space="preserve"> </w:t>
      </w:r>
      <w:r w:rsidR="00BF3053">
        <w:t xml:space="preserve">for </w:t>
      </w:r>
      <w:r w:rsidR="003D0EB6">
        <w:t xml:space="preserve">examples of the </w:t>
      </w:r>
      <w:r w:rsidR="00BF3053">
        <w:t>following workflows</w:t>
      </w:r>
      <w:r w:rsidR="00783E67">
        <w:t>:</w:t>
      </w:r>
    </w:p>
    <w:p w14:paraId="7A7329BD" w14:textId="77777777" w:rsidR="00783E67" w:rsidRDefault="00783E67" w:rsidP="00783E67">
      <w:pPr>
        <w:pStyle w:val="SectionHeading"/>
      </w:pPr>
      <w:r>
        <w:t xml:space="preserve">Modifying </w:t>
      </w:r>
      <w:r w:rsidR="004E7B24">
        <w:t>assessments</w:t>
      </w:r>
    </w:p>
    <w:p w14:paraId="2F151EB0" w14:textId="77777777" w:rsidR="00783E67" w:rsidRDefault="00783E67" w:rsidP="00D1375C">
      <w:pPr>
        <w:pStyle w:val="ListNumber"/>
        <w:keepNext/>
        <w:numPr>
          <w:ilvl w:val="0"/>
          <w:numId w:val="61"/>
        </w:numPr>
      </w:pPr>
      <w:r>
        <w:t>S</w:t>
      </w:r>
      <w:r w:rsidR="00F87B5F">
        <w:t xml:space="preserve">elect </w:t>
      </w:r>
      <w:r w:rsidR="002677FA">
        <w:t>assessments</w:t>
      </w:r>
      <w:r>
        <w:t>, then</w:t>
      </w:r>
    </w:p>
    <w:p w14:paraId="5847167C" w14:textId="77777777" w:rsidR="00F87B5F" w:rsidRDefault="00783E67" w:rsidP="001D6AA7">
      <w:pPr>
        <w:pStyle w:val="ListNumber"/>
      </w:pPr>
      <w:r>
        <w:t>Modify assessments</w:t>
      </w:r>
      <w:r w:rsidR="00F87B5F">
        <w:t>.</w:t>
      </w:r>
    </w:p>
    <w:p w14:paraId="3A367700" w14:textId="77777777" w:rsidR="00783E67" w:rsidRDefault="004E7B24" w:rsidP="00783E67">
      <w:pPr>
        <w:pStyle w:val="SectionHeading"/>
      </w:pPr>
      <w:r>
        <w:t xml:space="preserve">Uploading </w:t>
      </w:r>
      <w:r w:rsidR="00332BB0">
        <w:t>student groups</w:t>
      </w:r>
    </w:p>
    <w:p w14:paraId="568020AD" w14:textId="77777777" w:rsidR="0070152B" w:rsidRDefault="0070152B" w:rsidP="00D1375C">
      <w:pPr>
        <w:pStyle w:val="ListNumber"/>
        <w:keepNext/>
        <w:numPr>
          <w:ilvl w:val="0"/>
          <w:numId w:val="9"/>
        </w:numPr>
      </w:pPr>
      <w:r>
        <w:t>Upload institutions, then</w:t>
      </w:r>
    </w:p>
    <w:p w14:paraId="0C727959" w14:textId="77777777" w:rsidR="00C267AF" w:rsidRDefault="00C267AF" w:rsidP="00D1375C">
      <w:pPr>
        <w:pStyle w:val="ListNumber"/>
        <w:keepNext/>
        <w:numPr>
          <w:ilvl w:val="0"/>
          <w:numId w:val="9"/>
        </w:numPr>
      </w:pPr>
      <w:r>
        <w:t>Upload students, then</w:t>
      </w:r>
    </w:p>
    <w:p w14:paraId="1EA5FF69" w14:textId="77777777" w:rsidR="00C267AF" w:rsidRDefault="00332BB0" w:rsidP="00D1375C">
      <w:pPr>
        <w:pStyle w:val="ListNumber"/>
        <w:keepNext/>
        <w:numPr>
          <w:ilvl w:val="0"/>
          <w:numId w:val="9"/>
        </w:numPr>
      </w:pPr>
      <w:r>
        <w:t xml:space="preserve">Upload </w:t>
      </w:r>
      <w:r w:rsidR="004242D0">
        <w:t>users</w:t>
      </w:r>
      <w:r>
        <w:t>, then</w:t>
      </w:r>
    </w:p>
    <w:p w14:paraId="61441BD6" w14:textId="77777777" w:rsidR="00783E67" w:rsidRDefault="00C267AF" w:rsidP="00D1375C">
      <w:pPr>
        <w:pStyle w:val="ListNumber"/>
        <w:numPr>
          <w:ilvl w:val="0"/>
          <w:numId w:val="9"/>
        </w:numPr>
      </w:pPr>
      <w:r>
        <w:t xml:space="preserve">Upload student </w:t>
      </w:r>
      <w:r w:rsidR="00332BB0">
        <w:t>group</w:t>
      </w:r>
    </w:p>
    <w:p w14:paraId="0CECBF88" w14:textId="77777777" w:rsidR="009E217C" w:rsidRDefault="009E217C" w:rsidP="00150628">
      <w:pPr>
        <w:pStyle w:val="NormalAfterListNumber"/>
      </w:pPr>
      <w:r>
        <w:t xml:space="preserve">Other workflows are available </w:t>
      </w:r>
      <w:r w:rsidR="00A23187">
        <w:t xml:space="preserve">through the </w:t>
      </w:r>
      <w:r w:rsidR="00DD7873">
        <w:t>ART</w:t>
      </w:r>
      <w:r w:rsidR="00A23187">
        <w:t xml:space="preserve"> interface, as long as they follow the </w:t>
      </w:r>
      <w:r w:rsidR="005865EC">
        <w:t>precedence</w:t>
      </w:r>
      <w:r w:rsidR="00BF3053">
        <w:t xml:space="preserve"> indicated on the </w:t>
      </w:r>
      <w:r w:rsidR="00926E3F">
        <w:t>home screen</w:t>
      </w:r>
      <w:r w:rsidR="005865EC">
        <w:t>.</w:t>
      </w:r>
    </w:p>
    <w:p w14:paraId="717C6F43" w14:textId="77777777" w:rsidR="00C97615" w:rsidRDefault="00C97615" w:rsidP="002F6A2C"/>
    <w:p w14:paraId="4DC559A5" w14:textId="77777777" w:rsidR="00BE3739" w:rsidRDefault="00BE3739" w:rsidP="00BE3739">
      <w:pPr>
        <w:pStyle w:val="Heading2"/>
      </w:pPr>
      <w:bookmarkStart w:id="153" w:name="_Toc433196061"/>
      <w:r>
        <w:t>ART Banner</w:t>
      </w:r>
      <w:bookmarkEnd w:id="153"/>
    </w:p>
    <w:p w14:paraId="270CF5F8" w14:textId="77777777" w:rsidR="009B0527" w:rsidRDefault="00D35B71" w:rsidP="00F22970">
      <w:pPr>
        <w:keepNext/>
      </w:pPr>
      <w:r w:rsidRPr="00D35B71">
        <w:t xml:space="preserve">The </w:t>
      </w:r>
      <w:r w:rsidR="00BE3739">
        <w:t xml:space="preserve">ART banner at the top of the </w:t>
      </w:r>
      <w:r w:rsidR="00926E3F">
        <w:t>screen</w:t>
      </w:r>
      <w:r w:rsidR="00232C33">
        <w:t xml:space="preserve"> </w:t>
      </w:r>
      <w:r w:rsidRPr="00D35B71">
        <w:t>displays the following information and links:</w:t>
      </w:r>
    </w:p>
    <w:p w14:paraId="3744FB91" w14:textId="77777777" w:rsidR="00C77708" w:rsidRDefault="00C77708" w:rsidP="003C05B8">
      <w:pPr>
        <w:pStyle w:val="ListBullet"/>
        <w:keepNext/>
      </w:pPr>
      <w:r w:rsidRPr="00C77708">
        <w:rPr>
          <w:rStyle w:val="Strong"/>
          <w:b w:val="0"/>
        </w:rPr>
        <w:t>[</w:t>
      </w:r>
      <w:r w:rsidRPr="00C77708">
        <w:rPr>
          <w:rStyle w:val="Strong"/>
        </w:rPr>
        <w:t>Smart Balanced</w:t>
      </w:r>
      <w:r>
        <w:t>] logo—Click to return to the home screen at any time.</w:t>
      </w:r>
    </w:p>
    <w:p w14:paraId="6C73C6A9" w14:textId="0E4DAD6A" w:rsidR="009B0527" w:rsidRDefault="00E11088" w:rsidP="001D70F7">
      <w:pPr>
        <w:pStyle w:val="ListBullet"/>
      </w:pPr>
      <w:r>
        <w:t>[</w:t>
      </w:r>
      <w:r w:rsidRPr="00EA51A0">
        <w:rPr>
          <w:rStyle w:val="Strong"/>
        </w:rPr>
        <w:t>Settings</w:t>
      </w:r>
      <w:r>
        <w:t xml:space="preserve">]—Click to </w:t>
      </w:r>
      <w:r w:rsidR="00713586">
        <w:t>configure</w:t>
      </w:r>
      <w:r>
        <w:t xml:space="preserve"> system-wide settings</w:t>
      </w:r>
      <w:r w:rsidR="00713586">
        <w:t xml:space="preserve"> and manage subjects</w:t>
      </w:r>
      <w:r>
        <w:t>.</w:t>
      </w:r>
      <w:r w:rsidR="00E6420C">
        <w:t xml:space="preserve"> For information about these settings, s</w:t>
      </w:r>
      <w:r>
        <w:t>ee</w:t>
      </w:r>
      <w:r w:rsidRPr="004B16D1">
        <w:t xml:space="preserve"> </w:t>
      </w:r>
      <w:r w:rsidR="001D70F7" w:rsidRPr="006A609D">
        <w:rPr>
          <w:rStyle w:val="CrossReference"/>
        </w:rPr>
        <w:fldChar w:fldCharType="begin"/>
      </w:r>
      <w:r w:rsidR="006A609D" w:rsidRPr="006A609D">
        <w:rPr>
          <w:rStyle w:val="CrossReference"/>
        </w:rPr>
        <w:instrText xml:space="preserve"> REF _Ref397525670 \* MERGEFORMAT \h</w:instrText>
      </w:r>
      <w:r w:rsidR="001D70F7" w:rsidRPr="006A609D">
        <w:rPr>
          <w:rStyle w:val="CrossReference"/>
        </w:rPr>
      </w:r>
      <w:r w:rsidR="001D70F7" w:rsidRPr="006A609D">
        <w:rPr>
          <w:rStyle w:val="CrossReference"/>
        </w:rPr>
        <w:fldChar w:fldCharType="separate"/>
      </w:r>
      <w:ins w:id="154" w:author="Jamika D. Burge" w:date="2015-11-24T15:06:00Z">
        <w:r w:rsidR="00211B29" w:rsidRPr="00211B29">
          <w:rPr>
            <w:rStyle w:val="CrossReference"/>
            <w:rPrChange w:id="155" w:author="Jamika D. Burge" w:date="2015-11-24T15:06:00Z">
              <w:rPr/>
            </w:rPrChange>
          </w:rPr>
          <w:t>Appendix A. Manage System Settings</w:t>
        </w:r>
      </w:ins>
      <w:del w:id="156" w:author="Jamika D. Burge" w:date="2015-11-24T15:06:00Z">
        <w:r w:rsidR="00ED0EE4" w:rsidRPr="00ED0EE4" w:rsidDel="00211B29">
          <w:rPr>
            <w:rStyle w:val="CrossReference"/>
          </w:rPr>
          <w:delText>Appendix A. Manage System Settings</w:delText>
        </w:r>
      </w:del>
      <w:r w:rsidR="001D70F7" w:rsidRPr="006A609D">
        <w:rPr>
          <w:rStyle w:val="CrossReference"/>
        </w:rPr>
        <w:fldChar w:fldCharType="end"/>
      </w:r>
      <w:r w:rsidR="001D70F7">
        <w:t xml:space="preserve">. </w:t>
      </w:r>
    </w:p>
    <w:p w14:paraId="30992B32" w14:textId="77777777" w:rsidR="00BE3739" w:rsidRDefault="00BE3739" w:rsidP="003C05B8">
      <w:pPr>
        <w:pStyle w:val="ListBullet"/>
        <w:keepNext/>
      </w:pPr>
      <w:r>
        <w:t>[</w:t>
      </w:r>
      <w:r w:rsidR="00AC11D8">
        <w:rPr>
          <w:b/>
        </w:rPr>
        <w:t>Resources</w:t>
      </w:r>
      <w:r>
        <w:t>]</w:t>
      </w:r>
      <w:r w:rsidRPr="00BE3739">
        <w:t xml:space="preserve"> </w:t>
      </w:r>
      <w:r>
        <w:t xml:space="preserve">—Click to access the </w:t>
      </w:r>
      <w:r w:rsidRPr="00BE3739">
        <w:rPr>
          <w:b/>
          <w:i/>
        </w:rPr>
        <w:t>Download Templates</w:t>
      </w:r>
      <w:r>
        <w:t xml:space="preserve"> screen or view the user guide.</w:t>
      </w:r>
    </w:p>
    <w:p w14:paraId="7F1AE2EB" w14:textId="77777777" w:rsidR="009B0527" w:rsidRDefault="009B0527" w:rsidP="003C05B8">
      <w:pPr>
        <w:pStyle w:val="ListBullet"/>
        <w:keepNext/>
      </w:pPr>
      <w:r>
        <w:t>Your user name</w:t>
      </w:r>
      <w:r w:rsidR="00E6420C">
        <w:t>.</w:t>
      </w:r>
    </w:p>
    <w:p w14:paraId="458055B2" w14:textId="77777777" w:rsidR="009B0527" w:rsidRDefault="00EA51A0" w:rsidP="003C05B8">
      <w:pPr>
        <w:pStyle w:val="ListBullet"/>
        <w:keepNext/>
      </w:pPr>
      <w:r w:rsidRPr="00B12306">
        <w:rPr>
          <w:rStyle w:val="Emphasis"/>
        </w:rPr>
        <w:t>Tenant</w:t>
      </w:r>
      <w:r>
        <w:t>—</w:t>
      </w:r>
      <w:r w:rsidR="009B0527">
        <w:t>Your tenancy</w:t>
      </w:r>
      <w:r w:rsidR="00FF6CDC">
        <w:t xml:space="preserve">, the </w:t>
      </w:r>
      <w:r w:rsidR="00C34EC4">
        <w:t>state</w:t>
      </w:r>
      <w:r w:rsidR="00BF3053">
        <w:t xml:space="preserve"> or client</w:t>
      </w:r>
      <w:r w:rsidR="00C34EC4">
        <w:t xml:space="preserve"> associated with your logon</w:t>
      </w:r>
      <w:r>
        <w:t>.</w:t>
      </w:r>
    </w:p>
    <w:p w14:paraId="67645F1C" w14:textId="77777777" w:rsidR="009B0527" w:rsidRDefault="009B0527" w:rsidP="00E551AE">
      <w:pPr>
        <w:pStyle w:val="ListBullet"/>
      </w:pPr>
      <w:r>
        <w:t>[</w:t>
      </w:r>
      <w:r w:rsidRPr="00EA51A0">
        <w:rPr>
          <w:rStyle w:val="Strong"/>
        </w:rPr>
        <w:t>Logout</w:t>
      </w:r>
      <w:r>
        <w:t>]</w:t>
      </w:r>
      <w:r w:rsidR="00E551AE">
        <w:t>—</w:t>
      </w:r>
      <w:r w:rsidR="00E551AE" w:rsidRPr="00E551AE">
        <w:t>Click to log out of the site</w:t>
      </w:r>
      <w:r w:rsidR="00E551AE">
        <w:t>.</w:t>
      </w:r>
    </w:p>
    <w:p w14:paraId="10A1A006" w14:textId="77777777" w:rsidR="00DD4A9D" w:rsidRDefault="00DD4A9D" w:rsidP="00DD4A9D">
      <w:pPr>
        <w:pStyle w:val="ListBullet"/>
        <w:numPr>
          <w:ilvl w:val="0"/>
          <w:numId w:val="0"/>
        </w:numPr>
      </w:pPr>
    </w:p>
    <w:p w14:paraId="2384BA68" w14:textId="77777777" w:rsidR="00DD4A9D" w:rsidRDefault="00DD4A9D" w:rsidP="00DD4A9D">
      <w:pPr>
        <w:pStyle w:val="Heading3"/>
      </w:pPr>
      <w:bookmarkStart w:id="157" w:name="_Toc392868123"/>
      <w:bookmarkStart w:id="158" w:name="_Toc433196062"/>
      <w:r>
        <w:t>Task Bar</w:t>
      </w:r>
      <w:bookmarkEnd w:id="157"/>
      <w:r>
        <w:t>.</w:t>
      </w:r>
      <w:bookmarkEnd w:id="158"/>
    </w:p>
    <w:p w14:paraId="35EFF269" w14:textId="55027E0B" w:rsidR="00DD4A9D" w:rsidRDefault="00DD4A9D" w:rsidP="00DD4A9D">
      <w:r>
        <w:t>The task bar below the banner enables you to switch between registration</w:t>
      </w:r>
      <w:r w:rsidR="00425692">
        <w:t xml:space="preserve"> tasks</w:t>
      </w:r>
      <w:r>
        <w:t xml:space="preserve"> and</w:t>
      </w:r>
      <w:r w:rsidR="005F2B2E">
        <w:t xml:space="preserve"> assessment</w:t>
      </w:r>
      <w:r>
        <w:t xml:space="preserve"> </w:t>
      </w:r>
      <w:r w:rsidR="00425692">
        <w:t>administration</w:t>
      </w:r>
      <w:r>
        <w:t xml:space="preserve"> tasks</w:t>
      </w:r>
      <w:r w:rsidR="00425692">
        <w:t>, such as scheduling</w:t>
      </w:r>
      <w:r>
        <w:t>. By default, the h</w:t>
      </w:r>
      <w:r w:rsidRPr="009C7CDB">
        <w:t>ome</w:t>
      </w:r>
      <w:r>
        <w:t xml:space="preserve"> screen displays the </w:t>
      </w:r>
      <w:r w:rsidR="003A35EF">
        <w:t>registration</w:t>
      </w:r>
      <w:r>
        <w:t xml:space="preserve"> tasks. To view the </w:t>
      </w:r>
      <w:r w:rsidR="005F2B2E">
        <w:t xml:space="preserve">assessment </w:t>
      </w:r>
      <w:r w:rsidR="00425692">
        <w:t>administration</w:t>
      </w:r>
      <w:r>
        <w:t xml:space="preserve"> tasks, click the arrows </w:t>
      </w:r>
      <w:r w:rsidR="00AC11D8">
        <w:t>shown</w:t>
      </w:r>
      <w:r>
        <w:t xml:space="preserve"> in </w:t>
      </w:r>
      <w:r w:rsidRPr="006A609D">
        <w:rPr>
          <w:rStyle w:val="CrossReference"/>
        </w:rPr>
        <w:fldChar w:fldCharType="begin"/>
      </w:r>
      <w:r w:rsidR="006A609D" w:rsidRPr="006A609D">
        <w:rPr>
          <w:rStyle w:val="CrossReference"/>
        </w:rPr>
        <w:instrText xml:space="preserve"> REF _Ref389143264 \* MERGEFORMAT \h</w:instrText>
      </w:r>
      <w:r w:rsidRPr="006A609D">
        <w:rPr>
          <w:rStyle w:val="CrossReference"/>
        </w:rPr>
      </w:r>
      <w:r w:rsidRPr="006A609D">
        <w:rPr>
          <w:rStyle w:val="CrossReference"/>
        </w:rPr>
        <w:fldChar w:fldCharType="separate"/>
      </w:r>
      <w:ins w:id="159" w:author="Jamika D. Burge" w:date="2015-11-24T15:06:00Z">
        <w:r w:rsidR="00211B29" w:rsidRPr="00211B29">
          <w:rPr>
            <w:rStyle w:val="CrossReference"/>
            <w:rPrChange w:id="160" w:author="Jamika D. Burge" w:date="2015-11-24T15:06:00Z">
              <w:rPr/>
            </w:rPrChange>
          </w:rPr>
          <w:t>Figure 5</w:t>
        </w:r>
      </w:ins>
      <w:del w:id="161" w:author="Jamika D. Burge" w:date="2015-11-24T15:06:00Z">
        <w:r w:rsidR="00ED0EE4" w:rsidRPr="00ED0EE4" w:rsidDel="00211B29">
          <w:rPr>
            <w:rStyle w:val="CrossReference"/>
          </w:rPr>
          <w:delText>Figure 5</w:delText>
        </w:r>
      </w:del>
      <w:r w:rsidRPr="006A609D">
        <w:rPr>
          <w:rStyle w:val="CrossReference"/>
        </w:rPr>
        <w:fldChar w:fldCharType="end"/>
      </w:r>
      <w:r>
        <w:t xml:space="preserve">. </w:t>
      </w:r>
    </w:p>
    <w:p w14:paraId="51337CB0" w14:textId="77777777" w:rsidR="00DD4A9D" w:rsidRDefault="00DD4A9D" w:rsidP="00DD4A9D">
      <w:pPr>
        <w:pStyle w:val="ImageCaption"/>
      </w:pPr>
      <w:bookmarkStart w:id="162" w:name="_Ref389143264"/>
      <w:bookmarkStart w:id="163" w:name="_Toc392868243"/>
      <w:bookmarkStart w:id="164" w:name="_Toc433196148"/>
      <w:r>
        <w:t xml:space="preserve">Figure </w:t>
      </w:r>
      <w:r w:rsidR="008A2B77">
        <w:fldChar w:fldCharType="begin"/>
      </w:r>
      <w:r w:rsidR="008A2B77">
        <w:instrText xml:space="preserve"> SEQ Figure \* ARABIC </w:instrText>
      </w:r>
      <w:r w:rsidR="008A2B77">
        <w:fldChar w:fldCharType="separate"/>
      </w:r>
      <w:r w:rsidR="00211B29">
        <w:rPr>
          <w:noProof/>
        </w:rPr>
        <w:t>5</w:t>
      </w:r>
      <w:r w:rsidR="008A2B77">
        <w:rPr>
          <w:noProof/>
        </w:rPr>
        <w:fldChar w:fldCharType="end"/>
      </w:r>
      <w:bookmarkEnd w:id="162"/>
      <w:r>
        <w:t xml:space="preserve">. </w:t>
      </w:r>
      <w:r w:rsidRPr="003A1EF4">
        <w:t>Task</w:t>
      </w:r>
      <w:r>
        <w:t xml:space="preserve"> Bar</w:t>
      </w:r>
      <w:bookmarkEnd w:id="163"/>
      <w:bookmarkEnd w:id="164"/>
    </w:p>
    <w:p w14:paraId="3F433DE9" w14:textId="77777777" w:rsidR="00DD4A9D" w:rsidRDefault="00AC11D8" w:rsidP="00DD4A9D">
      <w:pPr>
        <w:pStyle w:val="Image"/>
      </w:pPr>
      <w:r>
        <w:drawing>
          <wp:inline distT="0" distB="0" distL="0" distR="0" wp14:anchorId="337CB3C6" wp14:editId="520974B7">
            <wp:extent cx="4314825" cy="40005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4825" cy="400050"/>
                    </a:xfrm>
                    <a:prstGeom prst="rect">
                      <a:avLst/>
                    </a:prstGeom>
                  </pic:spPr>
                </pic:pic>
              </a:graphicData>
            </a:graphic>
          </wp:inline>
        </w:drawing>
      </w:r>
    </w:p>
    <w:p w14:paraId="11AAE28C" w14:textId="77777777" w:rsidR="00DD4A9D" w:rsidRDefault="00DD4A9D" w:rsidP="00DD4A9D">
      <w:pPr>
        <w:pStyle w:val="ListBullet"/>
        <w:numPr>
          <w:ilvl w:val="0"/>
          <w:numId w:val="0"/>
        </w:numPr>
      </w:pPr>
    </w:p>
    <w:p w14:paraId="63C1D299" w14:textId="77777777" w:rsidR="00FD5680" w:rsidRDefault="002F13CD" w:rsidP="00FD5680">
      <w:pPr>
        <w:pStyle w:val="Heading1"/>
      </w:pPr>
      <w:bookmarkStart w:id="165" w:name="_Ref387921171"/>
      <w:bookmarkStart w:id="166" w:name="_Toc391560290"/>
      <w:bookmarkStart w:id="167" w:name="_Toc433196063"/>
      <w:r>
        <w:t xml:space="preserve">Assessment </w:t>
      </w:r>
      <w:r w:rsidR="00FD5680">
        <w:t>Tasks</w:t>
      </w:r>
      <w:bookmarkEnd w:id="165"/>
      <w:bookmarkEnd w:id="166"/>
      <w:bookmarkEnd w:id="167"/>
    </w:p>
    <w:p w14:paraId="1DB92B33" w14:textId="77777777" w:rsidR="00CE0B4A" w:rsidRDefault="00CE0B4A" w:rsidP="00CE0B4A">
      <w:r>
        <w:t xml:space="preserve">This section describes how to </w:t>
      </w:r>
      <w:r w:rsidR="00136B13">
        <w:t>select and manage</w:t>
      </w:r>
      <w:r w:rsidR="00E42903">
        <w:t xml:space="preserve"> </w:t>
      </w:r>
      <w:r w:rsidR="00B70548">
        <w:t xml:space="preserve">assessments. </w:t>
      </w:r>
      <w:r w:rsidR="00255F9D">
        <w:t>The overall process is as follows:</w:t>
      </w:r>
    </w:p>
    <w:p w14:paraId="63BB016B" w14:textId="77777777" w:rsidR="00255F9D" w:rsidRDefault="00255F9D" w:rsidP="00D1375C">
      <w:pPr>
        <w:pStyle w:val="ListNumber"/>
        <w:numPr>
          <w:ilvl w:val="0"/>
          <w:numId w:val="15"/>
        </w:numPr>
      </w:pPr>
      <w:r>
        <w:t>S</w:t>
      </w:r>
      <w:r w:rsidR="00136B13">
        <w:t>elect available tests or retrieve updated versions of tests from the Test S</w:t>
      </w:r>
      <w:r>
        <w:t>pec</w:t>
      </w:r>
      <w:r w:rsidR="00136B13">
        <w:t>ifications B</w:t>
      </w:r>
      <w:r>
        <w:t>ank</w:t>
      </w:r>
      <w:r w:rsidR="00136B13">
        <w:t xml:space="preserve">. </w:t>
      </w:r>
    </w:p>
    <w:p w14:paraId="18324110" w14:textId="77777777" w:rsidR="00255F9D" w:rsidRDefault="00B37623" w:rsidP="00D1375C">
      <w:pPr>
        <w:pStyle w:val="ListNumber"/>
        <w:numPr>
          <w:ilvl w:val="0"/>
          <w:numId w:val="15"/>
        </w:numPr>
      </w:pPr>
      <w:r>
        <w:t xml:space="preserve">Assign </w:t>
      </w:r>
      <w:r w:rsidR="00BD578C">
        <w:t>settings</w:t>
      </w:r>
      <w:r>
        <w:t xml:space="preserve"> to the </w:t>
      </w:r>
      <w:r w:rsidR="00BC7623">
        <w:t>assessment</w:t>
      </w:r>
      <w:r>
        <w:t>, such as test windows</w:t>
      </w:r>
      <w:r w:rsidR="00B869D7">
        <w:t>,</w:t>
      </w:r>
      <w:r>
        <w:t xml:space="preserve"> number of opportunities, </w:t>
      </w:r>
      <w:r w:rsidR="00B869D7">
        <w:t>and eligibility rules.</w:t>
      </w:r>
    </w:p>
    <w:p w14:paraId="5AF6B876" w14:textId="77777777" w:rsidR="000262C8" w:rsidRDefault="00E04BF1" w:rsidP="00FD5680">
      <w:pPr>
        <w:pStyle w:val="Heading2"/>
      </w:pPr>
      <w:bookmarkStart w:id="168" w:name="_Ref391557385"/>
      <w:bookmarkStart w:id="169" w:name="_Toc391560291"/>
      <w:bookmarkStart w:id="170" w:name="_Toc433196064"/>
      <w:r>
        <w:t>Select Test</w:t>
      </w:r>
      <w:r w:rsidR="009F5991">
        <w:t>s</w:t>
      </w:r>
      <w:r>
        <w:t xml:space="preserve"> </w:t>
      </w:r>
      <w:r w:rsidR="00AD5141">
        <w:t xml:space="preserve">from the Test </w:t>
      </w:r>
      <w:r w:rsidR="003A26E0">
        <w:t xml:space="preserve">Specifications </w:t>
      </w:r>
      <w:r w:rsidR="00AD5141">
        <w:t>Bank</w:t>
      </w:r>
      <w:r w:rsidR="00246F60">
        <w:t xml:space="preserve"> (TSB)</w:t>
      </w:r>
      <w:bookmarkEnd w:id="168"/>
      <w:bookmarkEnd w:id="169"/>
      <w:bookmarkEnd w:id="170"/>
    </w:p>
    <w:p w14:paraId="460F62CE" w14:textId="77777777" w:rsidR="00BA35BA" w:rsidRDefault="00DD7873" w:rsidP="00E01D06">
      <w:pPr>
        <w:keepNext/>
      </w:pPr>
      <w:r>
        <w:t>ART</w:t>
      </w:r>
      <w:r w:rsidR="007D4C49">
        <w:t xml:space="preserve"> pulls available tests from the Test </w:t>
      </w:r>
      <w:r w:rsidR="003A26E0">
        <w:t xml:space="preserve">Specifications </w:t>
      </w:r>
      <w:r w:rsidR="007D4C49">
        <w:t>Bank</w:t>
      </w:r>
      <w:r w:rsidR="00246F60">
        <w:t xml:space="preserve"> (TSB)</w:t>
      </w:r>
      <w:r w:rsidR="007D4C49">
        <w:t xml:space="preserve">. You can view which tests are available </w:t>
      </w:r>
      <w:r w:rsidR="003A26E0">
        <w:t xml:space="preserve">in the </w:t>
      </w:r>
      <w:r w:rsidR="00246F60">
        <w:t>TSB</w:t>
      </w:r>
      <w:r w:rsidR="00226DAE">
        <w:t xml:space="preserve">, and </w:t>
      </w:r>
      <w:r w:rsidR="003A26E0">
        <w:t>then</w:t>
      </w:r>
      <w:r w:rsidR="00226DAE">
        <w:t xml:space="preserve"> </w:t>
      </w:r>
      <w:r w:rsidR="003A26E0">
        <w:t xml:space="preserve">create assessment </w:t>
      </w:r>
      <w:r w:rsidR="00BD578C">
        <w:t>settings</w:t>
      </w:r>
      <w:r w:rsidR="003A26E0">
        <w:t xml:space="preserve"> </w:t>
      </w:r>
      <w:r w:rsidR="00392412">
        <w:t xml:space="preserve">for </w:t>
      </w:r>
      <w:r w:rsidR="00226DAE">
        <w:t>them.</w:t>
      </w:r>
    </w:p>
    <w:p w14:paraId="574E4DCE" w14:textId="77777777" w:rsidR="00861497" w:rsidRPr="00E10987" w:rsidRDefault="00861497" w:rsidP="00910B75">
      <w:pPr>
        <w:rPr>
          <w:rStyle w:val="Emphasis"/>
          <w:i w:val="0"/>
        </w:rPr>
      </w:pPr>
      <w:bookmarkStart w:id="171" w:name="_Ref388438131"/>
      <w:r w:rsidRPr="00910B75">
        <w:rPr>
          <w:rStyle w:val="Emphasis"/>
        </w:rPr>
        <w:t xml:space="preserve">Note: The actions described in this section are available </w:t>
      </w:r>
      <w:r w:rsidR="00BD578C" w:rsidRPr="00910B75">
        <w:rPr>
          <w:rStyle w:val="Emphasis"/>
        </w:rPr>
        <w:t xml:space="preserve">only </w:t>
      </w:r>
      <w:r w:rsidRPr="00910B75">
        <w:rPr>
          <w:rStyle w:val="Emphasis"/>
        </w:rPr>
        <w:t xml:space="preserve">to </w:t>
      </w:r>
      <w:r w:rsidR="00BD578C" w:rsidRPr="00910B75">
        <w:rPr>
          <w:rStyle w:val="Emphasis"/>
        </w:rPr>
        <w:t>Test Registration Administrators</w:t>
      </w:r>
      <w:r w:rsidRPr="00910B75">
        <w:rPr>
          <w:rStyle w:val="Emphasis"/>
        </w:rPr>
        <w:t>.</w:t>
      </w:r>
    </w:p>
    <w:p w14:paraId="720BB0EC" w14:textId="77777777" w:rsidR="00226DAE" w:rsidRDefault="00A731AD" w:rsidP="00A731AD">
      <w:pPr>
        <w:pStyle w:val="ImageCaption"/>
      </w:pPr>
      <w:bookmarkStart w:id="172" w:name="_Ref388969340"/>
      <w:bookmarkStart w:id="173" w:name="_Toc391560242"/>
      <w:bookmarkStart w:id="174" w:name="_Toc433196149"/>
      <w:r w:rsidRPr="00E17057">
        <w:t>Figure</w:t>
      </w:r>
      <w:r>
        <w:t> </w:t>
      </w:r>
      <w:r w:rsidR="008A2B77">
        <w:fldChar w:fldCharType="begin"/>
      </w:r>
      <w:r w:rsidR="008A2B77">
        <w:instrText xml:space="preserve"> SEQ Figure \* ARABIC </w:instrText>
      </w:r>
      <w:r w:rsidR="008A2B77">
        <w:fldChar w:fldCharType="separate"/>
      </w:r>
      <w:r w:rsidR="00211B29">
        <w:rPr>
          <w:noProof/>
        </w:rPr>
        <w:t>6</w:t>
      </w:r>
      <w:r w:rsidR="008A2B77">
        <w:rPr>
          <w:noProof/>
        </w:rPr>
        <w:fldChar w:fldCharType="end"/>
      </w:r>
      <w:bookmarkEnd w:id="171"/>
      <w:bookmarkEnd w:id="172"/>
      <w:r w:rsidRPr="00E17057">
        <w:t xml:space="preserve">. </w:t>
      </w:r>
      <w:r>
        <w:t>Test Spec</w:t>
      </w:r>
      <w:r w:rsidR="003A26E0">
        <w:t>ifications</w:t>
      </w:r>
      <w:r>
        <w:t xml:space="preserve"> Bank Search Screen</w:t>
      </w:r>
      <w:bookmarkEnd w:id="173"/>
      <w:bookmarkEnd w:id="174"/>
    </w:p>
    <w:p w14:paraId="458F4CD0" w14:textId="77777777" w:rsidR="00226DAE" w:rsidRDefault="000F0E73" w:rsidP="00A731AD">
      <w:pPr>
        <w:pStyle w:val="Image"/>
      </w:pPr>
      <w:r>
        <w:drawing>
          <wp:inline distT="0" distB="0" distL="0" distR="0" wp14:anchorId="4FCF7CC0" wp14:editId="65F1BDA5">
            <wp:extent cx="5027159" cy="352044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27159" cy="3520440"/>
                    </a:xfrm>
                    <a:prstGeom prst="rect">
                      <a:avLst/>
                    </a:prstGeom>
                    <a:noFill/>
                    <a:ln>
                      <a:solidFill>
                        <a:schemeClr val="bg1">
                          <a:lumMod val="75000"/>
                        </a:schemeClr>
                      </a:solidFill>
                    </a:ln>
                  </pic:spPr>
                </pic:pic>
              </a:graphicData>
            </a:graphic>
          </wp:inline>
        </w:drawing>
      </w:r>
    </w:p>
    <w:p w14:paraId="2582A3CD" w14:textId="77777777" w:rsidR="00784F5C" w:rsidRDefault="00784F5C" w:rsidP="00784F5C">
      <w:pPr>
        <w:pStyle w:val="ProcedureIntroduction"/>
      </w:pPr>
      <w:r>
        <w:t xml:space="preserve">To </w:t>
      </w:r>
      <w:r w:rsidR="002F71A6">
        <w:t xml:space="preserve">select a test from </w:t>
      </w:r>
      <w:r>
        <w:t xml:space="preserve">the </w:t>
      </w:r>
      <w:r w:rsidR="00246F60">
        <w:t>TSB</w:t>
      </w:r>
      <w:r>
        <w:t>:</w:t>
      </w:r>
    </w:p>
    <w:tbl>
      <w:tblPr>
        <w:tblStyle w:val="TableProcedure"/>
        <w:tblW w:w="9360" w:type="dxa"/>
        <w:jc w:val="center"/>
        <w:tblLayout w:type="fixed"/>
        <w:tblLook w:val="04A0" w:firstRow="1" w:lastRow="0" w:firstColumn="1" w:lastColumn="0" w:noHBand="0" w:noVBand="1"/>
      </w:tblPr>
      <w:tblGrid>
        <w:gridCol w:w="9360"/>
      </w:tblGrid>
      <w:tr w:rsidR="00784F5C" w14:paraId="49D3803F" w14:textId="77777777" w:rsidTr="00CA7391">
        <w:trPr>
          <w:jc w:val="center"/>
        </w:trPr>
        <w:tc>
          <w:tcPr>
            <w:tcW w:w="9576" w:type="dxa"/>
          </w:tcPr>
          <w:p w14:paraId="1FD2B9F4" w14:textId="77777777" w:rsidR="00784F5C" w:rsidRDefault="008C52B5" w:rsidP="00D1375C">
            <w:pPr>
              <w:pStyle w:val="ListNumber"/>
              <w:numPr>
                <w:ilvl w:val="0"/>
                <w:numId w:val="80"/>
              </w:numPr>
            </w:pPr>
            <w:r>
              <w:t>On the</w:t>
            </w:r>
            <w:r w:rsidR="002070D4">
              <w:t xml:space="preserve"> </w:t>
            </w:r>
            <w:r w:rsidR="00DD7873">
              <w:t>ART</w:t>
            </w:r>
            <w:r w:rsidR="002070D4">
              <w:t xml:space="preserve"> </w:t>
            </w:r>
            <w:r w:rsidR="00926E3F">
              <w:t>home screen</w:t>
            </w:r>
            <w:r w:rsidR="002070D4">
              <w:t>, click [</w:t>
            </w:r>
            <w:r w:rsidR="002677FA">
              <w:rPr>
                <w:rStyle w:val="Strong"/>
              </w:rPr>
              <w:t>Select Assessment</w:t>
            </w:r>
            <w:r w:rsidR="002070D4" w:rsidRPr="00D108A9">
              <w:rPr>
                <w:rStyle w:val="Strong"/>
              </w:rPr>
              <w:t>s</w:t>
            </w:r>
            <w:r w:rsidR="002070D4">
              <w:t xml:space="preserve">]. The </w:t>
            </w:r>
            <w:r w:rsidR="00BD578C">
              <w:rPr>
                <w:rStyle w:val="IntenseEmphasis"/>
              </w:rPr>
              <w:t xml:space="preserve">Test </w:t>
            </w:r>
            <w:r w:rsidR="002A4E6F">
              <w:rPr>
                <w:rStyle w:val="IntenseEmphasis"/>
              </w:rPr>
              <w:t xml:space="preserve">Spec Bank </w:t>
            </w:r>
            <w:r w:rsidR="00AC11D8">
              <w:rPr>
                <w:rStyle w:val="IntenseEmphasis"/>
              </w:rPr>
              <w:t>Assessment</w:t>
            </w:r>
            <w:r w:rsidR="002A4E6F">
              <w:rPr>
                <w:rStyle w:val="IntenseEmphasis"/>
              </w:rPr>
              <w:t xml:space="preserve"> </w:t>
            </w:r>
            <w:r w:rsidR="002070D4" w:rsidRPr="00442E32">
              <w:rPr>
                <w:rStyle w:val="IntenseEmphasis"/>
              </w:rPr>
              <w:t>Search</w:t>
            </w:r>
            <w:r w:rsidR="002070D4">
              <w:t xml:space="preserve"> screen appears</w:t>
            </w:r>
            <w:r w:rsidR="006B2379">
              <w:t xml:space="preserve"> with a listing of </w:t>
            </w:r>
            <w:r w:rsidR="00C4069B">
              <w:t>tests</w:t>
            </w:r>
            <w:r w:rsidR="002070D4">
              <w:t>.</w:t>
            </w:r>
          </w:p>
          <w:p w14:paraId="72348E3E" w14:textId="77777777" w:rsidR="00CC7386" w:rsidRDefault="00CC7386" w:rsidP="00CC7386">
            <w:pPr>
              <w:pStyle w:val="ListNumber"/>
            </w:pPr>
            <w:r>
              <w:t>To filter the listing, do the following:</w:t>
            </w:r>
          </w:p>
          <w:p w14:paraId="6541E119" w14:textId="77777777" w:rsidR="00442E32" w:rsidRPr="007E77DB" w:rsidRDefault="00442E32" w:rsidP="00265075">
            <w:pPr>
              <w:pStyle w:val="ListNumber2"/>
            </w:pPr>
            <w:r>
              <w:t xml:space="preserve">In the </w:t>
            </w:r>
            <w:r w:rsidRPr="007E77DB">
              <w:rPr>
                <w:rStyle w:val="Emphasis"/>
              </w:rPr>
              <w:t>Subject Code</w:t>
            </w:r>
            <w:r>
              <w:t xml:space="preserve"> and </w:t>
            </w:r>
            <w:r w:rsidRPr="007E77DB">
              <w:rPr>
                <w:rStyle w:val="Emphasis"/>
              </w:rPr>
              <w:t>Grade</w:t>
            </w:r>
            <w:r>
              <w:t xml:space="preserve"> </w:t>
            </w:r>
            <w:r w:rsidR="003E1BCF">
              <w:t xml:space="preserve">filter </w:t>
            </w:r>
            <w:r>
              <w:t>fields, enter values by which you want to filter the search results.</w:t>
            </w:r>
          </w:p>
          <w:p w14:paraId="2B657099" w14:textId="77777777" w:rsidR="007E77DB" w:rsidRDefault="007E77DB" w:rsidP="00265075">
            <w:pPr>
              <w:pStyle w:val="ListNumber2"/>
            </w:pPr>
            <w:r w:rsidRPr="007E77DB">
              <w:t xml:space="preserve">Click </w:t>
            </w:r>
            <w:r>
              <w:t>[</w:t>
            </w:r>
            <w:r w:rsidRPr="00D108A9">
              <w:rPr>
                <w:rStyle w:val="Strong"/>
              </w:rPr>
              <w:t>Search</w:t>
            </w:r>
            <w:r>
              <w:t>].</w:t>
            </w:r>
            <w:r w:rsidR="00BD578C">
              <w:t xml:space="preserve"> </w:t>
            </w:r>
            <w:r w:rsidR="00DD7873">
              <w:t>ART</w:t>
            </w:r>
            <w:r w:rsidR="00BD578C">
              <w:t xml:space="preserve"> displays the matching tests available in the TSB.</w:t>
            </w:r>
          </w:p>
          <w:p w14:paraId="6D9D625D" w14:textId="77777777" w:rsidR="00E70267" w:rsidRDefault="003A26E0" w:rsidP="001A4228">
            <w:pPr>
              <w:pStyle w:val="ListNumber"/>
            </w:pPr>
            <w:r>
              <w:t xml:space="preserve">To add a test to your </w:t>
            </w:r>
            <w:r w:rsidR="001A4228">
              <w:t xml:space="preserve">assessment </w:t>
            </w:r>
            <w:r>
              <w:t>pool, click [</w:t>
            </w:r>
            <w:r w:rsidR="00FD3118">
              <w:t xml:space="preserve"> </w:t>
            </w:r>
            <w:r w:rsidRPr="002746C3">
              <w:rPr>
                <w:noProof/>
              </w:rPr>
              <w:drawing>
                <wp:inline distT="0" distB="0" distL="0" distR="0" wp14:anchorId="0605525D" wp14:editId="15357116">
                  <wp:extent cx="182880" cy="1737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2880" cy="173736"/>
                          </a:xfrm>
                          <a:prstGeom prst="rect">
                            <a:avLst/>
                          </a:prstGeom>
                        </pic:spPr>
                      </pic:pic>
                    </a:graphicData>
                  </a:graphic>
                </wp:inline>
              </w:drawing>
            </w:r>
            <w:r>
              <w:t>]</w:t>
            </w:r>
            <w:r w:rsidR="00B02A6E">
              <w:t xml:space="preserve"> </w:t>
            </w:r>
            <w:r>
              <w:t xml:space="preserve">in the </w:t>
            </w:r>
            <w:r w:rsidRPr="00B02A6E">
              <w:t>Save</w:t>
            </w:r>
            <w:r w:rsidRPr="000A668F">
              <w:t xml:space="preserve"> column.</w:t>
            </w:r>
          </w:p>
        </w:tc>
      </w:tr>
    </w:tbl>
    <w:p w14:paraId="51EBD178" w14:textId="77777777" w:rsidR="002746C3" w:rsidRDefault="002746C3" w:rsidP="002746C3"/>
    <w:p w14:paraId="5ECFC79A" w14:textId="5BAA5139" w:rsidR="00BD7B23" w:rsidRDefault="00BD7B23" w:rsidP="00BD7B23">
      <w:pPr>
        <w:keepNext/>
      </w:pPr>
      <w:r w:rsidRPr="006A609D">
        <w:rPr>
          <w:rStyle w:val="CrossReference"/>
        </w:rPr>
        <w:fldChar w:fldCharType="begin"/>
      </w:r>
      <w:r w:rsidR="006A609D" w:rsidRPr="006A609D">
        <w:rPr>
          <w:rStyle w:val="CrossReference"/>
        </w:rPr>
        <w:instrText xml:space="preserve"> REF _Ref388447763 \* MERGEFORMAT \h</w:instrText>
      </w:r>
      <w:r w:rsidRPr="006A609D">
        <w:rPr>
          <w:rStyle w:val="CrossReference"/>
        </w:rPr>
      </w:r>
      <w:r w:rsidRPr="006A609D">
        <w:rPr>
          <w:rStyle w:val="CrossReference"/>
        </w:rPr>
        <w:fldChar w:fldCharType="separate"/>
      </w:r>
      <w:ins w:id="175" w:author="Jamika D. Burge" w:date="2015-11-24T15:06:00Z">
        <w:r w:rsidR="00211B29" w:rsidRPr="00211B29">
          <w:rPr>
            <w:rStyle w:val="CrossReference"/>
            <w:rPrChange w:id="176" w:author="Jamika D. Burge" w:date="2015-11-24T15:06:00Z">
              <w:rPr/>
            </w:rPrChange>
          </w:rPr>
          <w:t>Table 4</w:t>
        </w:r>
      </w:ins>
      <w:del w:id="177" w:author="Jamika D. Burge" w:date="2015-11-24T15:06:00Z">
        <w:r w:rsidR="00ED0EE4" w:rsidRPr="00ED0EE4" w:rsidDel="00211B29">
          <w:rPr>
            <w:rStyle w:val="CrossReference"/>
          </w:rPr>
          <w:delText>Table 4</w:delText>
        </w:r>
      </w:del>
      <w:r w:rsidRPr="006A609D">
        <w:rPr>
          <w:rStyle w:val="CrossReference"/>
        </w:rPr>
        <w:fldChar w:fldCharType="end"/>
      </w:r>
      <w:r>
        <w:t xml:space="preserve"> describes the fields in the </w:t>
      </w:r>
      <w:r w:rsidR="000A668F">
        <w:t xml:space="preserve">TSB </w:t>
      </w:r>
      <w:r w:rsidR="00E70267">
        <w:t xml:space="preserve">test </w:t>
      </w:r>
      <w:r>
        <w:t>search results table.</w:t>
      </w:r>
    </w:p>
    <w:p w14:paraId="64294512" w14:textId="77777777" w:rsidR="002746C3" w:rsidRPr="00962743" w:rsidRDefault="002746C3" w:rsidP="00800BB7">
      <w:pPr>
        <w:pStyle w:val="TableCaption"/>
      </w:pPr>
      <w:bookmarkStart w:id="178" w:name="_Ref388447763"/>
      <w:r>
        <w:t>Table </w:t>
      </w:r>
      <w:r w:rsidR="008A2B77">
        <w:fldChar w:fldCharType="begin"/>
      </w:r>
      <w:r w:rsidR="008A2B77">
        <w:instrText xml:space="preserve"> SEQ Table \* ARABIC </w:instrText>
      </w:r>
      <w:r w:rsidR="008A2B77">
        <w:fldChar w:fldCharType="separate"/>
      </w:r>
      <w:r w:rsidR="00211B29">
        <w:rPr>
          <w:noProof/>
        </w:rPr>
        <w:t>4</w:t>
      </w:r>
      <w:r w:rsidR="008A2B77">
        <w:rPr>
          <w:noProof/>
        </w:rPr>
        <w:fldChar w:fldCharType="end"/>
      </w:r>
      <w:bookmarkEnd w:id="178"/>
      <w:r>
        <w:t xml:space="preserve">. Fields in the </w:t>
      </w:r>
      <w:r w:rsidR="000A668F">
        <w:t xml:space="preserve">TSB </w:t>
      </w:r>
      <w:r w:rsidR="001A4228">
        <w:t xml:space="preserve">test </w:t>
      </w:r>
      <w:r w:rsidR="00BB5708">
        <w:t xml:space="preserve">search results </w:t>
      </w:r>
      <w:r>
        <w:t>table</w:t>
      </w:r>
    </w:p>
    <w:tbl>
      <w:tblPr>
        <w:tblStyle w:val="TableGrid"/>
        <w:tblW w:w="0" w:type="auto"/>
        <w:tblLayout w:type="fixed"/>
        <w:tblLook w:val="04A0" w:firstRow="1" w:lastRow="0" w:firstColumn="1" w:lastColumn="0" w:noHBand="0" w:noVBand="1"/>
      </w:tblPr>
      <w:tblGrid>
        <w:gridCol w:w="2064"/>
        <w:gridCol w:w="7283"/>
      </w:tblGrid>
      <w:tr w:rsidR="002746C3" w14:paraId="55E6C0C7" w14:textId="77777777" w:rsidTr="00332CB8">
        <w:trPr>
          <w:cnfStyle w:val="100000000000" w:firstRow="1" w:lastRow="0" w:firstColumn="0" w:lastColumn="0" w:oddVBand="0" w:evenVBand="0" w:oddHBand="0" w:evenHBand="0" w:firstRowFirstColumn="0" w:firstRowLastColumn="0" w:lastRowFirstColumn="0" w:lastRowLastColumn="0"/>
          <w:tblHeader/>
        </w:trPr>
        <w:tc>
          <w:tcPr>
            <w:tcW w:w="2064" w:type="dxa"/>
          </w:tcPr>
          <w:p w14:paraId="1E4BB37C" w14:textId="77777777" w:rsidR="002746C3" w:rsidRDefault="002746C3" w:rsidP="00CA7391">
            <w:pPr>
              <w:pStyle w:val="TableHeader"/>
            </w:pPr>
            <w:r>
              <w:t>Column</w:t>
            </w:r>
          </w:p>
        </w:tc>
        <w:tc>
          <w:tcPr>
            <w:tcW w:w="7283" w:type="dxa"/>
          </w:tcPr>
          <w:p w14:paraId="59315DC2" w14:textId="77777777" w:rsidR="002746C3" w:rsidRDefault="002746C3" w:rsidP="00CA7391">
            <w:pPr>
              <w:pStyle w:val="TableHeader"/>
            </w:pPr>
            <w:r>
              <w:t>Description</w:t>
            </w:r>
          </w:p>
        </w:tc>
      </w:tr>
      <w:tr w:rsidR="002746C3" w14:paraId="77B4FD34" w14:textId="77777777" w:rsidTr="00332CB8">
        <w:tc>
          <w:tcPr>
            <w:tcW w:w="2064" w:type="dxa"/>
          </w:tcPr>
          <w:p w14:paraId="107E8250" w14:textId="77777777" w:rsidR="002746C3" w:rsidRDefault="002746C3" w:rsidP="00CA7391">
            <w:pPr>
              <w:pStyle w:val="TableText"/>
            </w:pPr>
            <w:r>
              <w:t>Save</w:t>
            </w:r>
          </w:p>
        </w:tc>
        <w:tc>
          <w:tcPr>
            <w:tcW w:w="7283" w:type="dxa"/>
          </w:tcPr>
          <w:p w14:paraId="6059FFBE" w14:textId="77777777" w:rsidR="002746C3" w:rsidRDefault="00BD578C" w:rsidP="003E1BCF">
            <w:pPr>
              <w:pStyle w:val="TableText"/>
            </w:pPr>
            <w:r>
              <w:t>If a check</w:t>
            </w:r>
            <w:r w:rsidR="002746C3">
              <w:t xml:space="preserve"> </w:t>
            </w:r>
            <w:r>
              <w:t>[</w:t>
            </w:r>
            <w:r w:rsidR="002746C3" w:rsidRPr="002746C3">
              <w:rPr>
                <w:noProof/>
              </w:rPr>
              <w:drawing>
                <wp:inline distT="0" distB="0" distL="0" distR="0" wp14:anchorId="3E400E6B" wp14:editId="3A75E5E7">
                  <wp:extent cx="182880" cy="17373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2880" cy="173736"/>
                          </a:xfrm>
                          <a:prstGeom prst="rect">
                            <a:avLst/>
                          </a:prstGeom>
                        </pic:spPr>
                      </pic:pic>
                    </a:graphicData>
                  </a:graphic>
                </wp:inline>
              </w:drawing>
            </w:r>
            <w:r>
              <w:t xml:space="preserve">] </w:t>
            </w:r>
            <w:r w:rsidR="003E1BCF">
              <w:t>button</w:t>
            </w:r>
            <w:r w:rsidR="002746C3">
              <w:t xml:space="preserve"> appears in this colum</w:t>
            </w:r>
            <w:r w:rsidR="002746C3" w:rsidRPr="004C10EE">
              <w:t xml:space="preserve">n, you can </w:t>
            </w:r>
            <w:r w:rsidR="00026C33">
              <w:t>save this test in your assessment pool</w:t>
            </w:r>
            <w:r w:rsidR="003C5956" w:rsidRPr="004C10EE">
              <w:t>.</w:t>
            </w:r>
          </w:p>
        </w:tc>
      </w:tr>
      <w:tr w:rsidR="002746C3" w14:paraId="512864DD" w14:textId="77777777" w:rsidTr="00332CB8">
        <w:tc>
          <w:tcPr>
            <w:tcW w:w="2064" w:type="dxa"/>
          </w:tcPr>
          <w:p w14:paraId="7562A448" w14:textId="77777777" w:rsidR="002746C3" w:rsidRDefault="002746C3" w:rsidP="00CA7391">
            <w:pPr>
              <w:pStyle w:val="TableText"/>
            </w:pPr>
            <w:r>
              <w:t>Assessment Name</w:t>
            </w:r>
          </w:p>
        </w:tc>
        <w:tc>
          <w:tcPr>
            <w:tcW w:w="7283" w:type="dxa"/>
          </w:tcPr>
          <w:p w14:paraId="644549AD" w14:textId="77777777" w:rsidR="002746C3" w:rsidRDefault="003C5956" w:rsidP="009D2CBB">
            <w:pPr>
              <w:pStyle w:val="TableText"/>
            </w:pPr>
            <w:r>
              <w:t xml:space="preserve">Name of the </w:t>
            </w:r>
            <w:r w:rsidR="009D2CBB">
              <w:t>test</w:t>
            </w:r>
            <w:r>
              <w:t>.</w:t>
            </w:r>
          </w:p>
        </w:tc>
      </w:tr>
      <w:tr w:rsidR="002746C3" w14:paraId="5D517A2A" w14:textId="77777777" w:rsidTr="00332CB8">
        <w:tc>
          <w:tcPr>
            <w:tcW w:w="2064" w:type="dxa"/>
          </w:tcPr>
          <w:p w14:paraId="15B24529" w14:textId="77777777" w:rsidR="002746C3" w:rsidRDefault="002746C3" w:rsidP="00CA7391">
            <w:pPr>
              <w:pStyle w:val="TableText"/>
            </w:pPr>
            <w:r>
              <w:t>Subject Code</w:t>
            </w:r>
          </w:p>
        </w:tc>
        <w:tc>
          <w:tcPr>
            <w:tcW w:w="7283" w:type="dxa"/>
          </w:tcPr>
          <w:p w14:paraId="7313E552" w14:textId="77777777" w:rsidR="008A293C" w:rsidRDefault="008A293C" w:rsidP="009D2CBB">
            <w:pPr>
              <w:pStyle w:val="TableText"/>
            </w:pPr>
            <w:r>
              <w:t>A</w:t>
            </w:r>
            <w:r w:rsidR="00300289">
              <w:t>b</w:t>
            </w:r>
            <w:r>
              <w:t>b</w:t>
            </w:r>
            <w:r w:rsidR="00300289">
              <w:t>r</w:t>
            </w:r>
            <w:r>
              <w:t>eviated s</w:t>
            </w:r>
            <w:r w:rsidR="008A13B8">
              <w:t>ubject</w:t>
            </w:r>
            <w:r w:rsidR="003C5956">
              <w:t xml:space="preserve"> code associated with the </w:t>
            </w:r>
            <w:r w:rsidR="009D2CBB">
              <w:t>test</w:t>
            </w:r>
            <w:r w:rsidR="003C5956">
              <w:t>.</w:t>
            </w:r>
          </w:p>
        </w:tc>
      </w:tr>
      <w:tr w:rsidR="002746C3" w14:paraId="73EDA054" w14:textId="77777777" w:rsidTr="00332CB8">
        <w:tc>
          <w:tcPr>
            <w:tcW w:w="2064" w:type="dxa"/>
          </w:tcPr>
          <w:p w14:paraId="19C8955F" w14:textId="77777777" w:rsidR="002746C3" w:rsidRDefault="002746C3" w:rsidP="00CA7391">
            <w:pPr>
              <w:pStyle w:val="TableText"/>
            </w:pPr>
            <w:r>
              <w:t>Grade</w:t>
            </w:r>
          </w:p>
        </w:tc>
        <w:tc>
          <w:tcPr>
            <w:tcW w:w="7283" w:type="dxa"/>
          </w:tcPr>
          <w:p w14:paraId="3F171782" w14:textId="77777777" w:rsidR="00A05D4B" w:rsidRDefault="00A05D4B" w:rsidP="00A63F93">
            <w:pPr>
              <w:pStyle w:val="TableText"/>
            </w:pPr>
            <w:r>
              <w:t>G</w:t>
            </w:r>
            <w:r w:rsidRPr="00A05D4B">
              <w:t xml:space="preserve">rade or grades to which the </w:t>
            </w:r>
            <w:r w:rsidR="00A63F93">
              <w:t xml:space="preserve">assessment </w:t>
            </w:r>
            <w:r>
              <w:t xml:space="preserve">is </w:t>
            </w:r>
            <w:r w:rsidRPr="00A05D4B">
              <w:t>administered.</w:t>
            </w:r>
          </w:p>
        </w:tc>
      </w:tr>
      <w:tr w:rsidR="002746C3" w14:paraId="00C8296E" w14:textId="77777777" w:rsidTr="00332CB8">
        <w:tc>
          <w:tcPr>
            <w:tcW w:w="2064" w:type="dxa"/>
          </w:tcPr>
          <w:p w14:paraId="7E2CA901" w14:textId="77777777" w:rsidR="002746C3" w:rsidRDefault="002746C3" w:rsidP="00CA7391">
            <w:pPr>
              <w:pStyle w:val="TableText"/>
            </w:pPr>
            <w:r>
              <w:t>Version</w:t>
            </w:r>
          </w:p>
        </w:tc>
        <w:tc>
          <w:tcPr>
            <w:tcW w:w="7283" w:type="dxa"/>
          </w:tcPr>
          <w:p w14:paraId="125C7A2F" w14:textId="77777777" w:rsidR="00A05D4B" w:rsidRDefault="003C5956" w:rsidP="00332CB8">
            <w:pPr>
              <w:pStyle w:val="TableText"/>
            </w:pPr>
            <w:r>
              <w:t xml:space="preserve">Most recent version of the </w:t>
            </w:r>
            <w:r w:rsidR="009D2CBB">
              <w:t>test</w:t>
            </w:r>
            <w:r>
              <w:t>.</w:t>
            </w:r>
            <w:r w:rsidR="00A57DB3">
              <w:t xml:space="preserve"> </w:t>
            </w:r>
            <w:r w:rsidR="003E1BCF">
              <w:t>The version number is in x</w:t>
            </w:r>
            <w:r w:rsidR="00A05D4B" w:rsidRPr="00A05D4B">
              <w:t>.x format</w:t>
            </w:r>
            <w:r w:rsidR="00A57DB3">
              <w:t xml:space="preserve">, </w:t>
            </w:r>
            <w:r w:rsidR="00A05D4B" w:rsidRPr="00A05D4B">
              <w:t xml:space="preserve">where the number before the decimal point </w:t>
            </w:r>
            <w:r w:rsidR="00A57DB3">
              <w:t xml:space="preserve">is </w:t>
            </w:r>
            <w:r w:rsidR="00A05D4B" w:rsidRPr="00A05D4B">
              <w:t xml:space="preserve">the major </w:t>
            </w:r>
            <w:r w:rsidR="00332CB8">
              <w:t>version</w:t>
            </w:r>
            <w:r w:rsidR="00A05D4B" w:rsidRPr="00A05D4B">
              <w:t xml:space="preserve"> number and the number after the decimal point </w:t>
            </w:r>
            <w:r w:rsidR="00A57DB3">
              <w:t xml:space="preserve">is </w:t>
            </w:r>
            <w:r w:rsidR="00A05D4B" w:rsidRPr="00A05D4B">
              <w:t>the minor version number.</w:t>
            </w:r>
          </w:p>
        </w:tc>
      </w:tr>
      <w:tr w:rsidR="002746C3" w14:paraId="64184B8C" w14:textId="77777777" w:rsidTr="00332CB8">
        <w:tc>
          <w:tcPr>
            <w:tcW w:w="2064" w:type="dxa"/>
          </w:tcPr>
          <w:p w14:paraId="19EA17F6" w14:textId="77777777" w:rsidR="002746C3" w:rsidRDefault="002746C3" w:rsidP="00CA7391">
            <w:pPr>
              <w:pStyle w:val="TableText"/>
            </w:pPr>
            <w:r>
              <w:t>Flags</w:t>
            </w:r>
          </w:p>
        </w:tc>
        <w:tc>
          <w:tcPr>
            <w:tcW w:w="7283" w:type="dxa"/>
          </w:tcPr>
          <w:p w14:paraId="44A5F848" w14:textId="77777777" w:rsidR="002746C3" w:rsidRDefault="00A6536F" w:rsidP="00CA7391">
            <w:pPr>
              <w:pStyle w:val="TableText"/>
            </w:pPr>
            <w:r>
              <w:t>T</w:t>
            </w:r>
            <w:r w:rsidR="00EB399B">
              <w:t xml:space="preserve">est’s status </w:t>
            </w:r>
            <w:r w:rsidR="00047884">
              <w:t xml:space="preserve">compared </w:t>
            </w:r>
            <w:r w:rsidR="00EB399B">
              <w:t xml:space="preserve">to the version in the </w:t>
            </w:r>
            <w:r w:rsidR="00246F60">
              <w:t>TSB</w:t>
            </w:r>
            <w:r w:rsidR="00EB399B">
              <w:t>.</w:t>
            </w:r>
          </w:p>
          <w:p w14:paraId="2E32C52D" w14:textId="77777777" w:rsidR="00F81204" w:rsidRDefault="00332CB8" w:rsidP="004B3A8B">
            <w:pPr>
              <w:pStyle w:val="TableTextBullet"/>
            </w:pPr>
            <w:r>
              <w:t xml:space="preserve">E: The latest version of the test is already in </w:t>
            </w:r>
            <w:r w:rsidR="00DD7873">
              <w:t>ART</w:t>
            </w:r>
            <w:r>
              <w:t>.</w:t>
            </w:r>
          </w:p>
          <w:p w14:paraId="6CC3176D" w14:textId="77777777" w:rsidR="004B3A8B" w:rsidRDefault="00332CB8" w:rsidP="004B3A8B">
            <w:pPr>
              <w:pStyle w:val="TableTextBullet"/>
            </w:pPr>
            <w:r>
              <w:t xml:space="preserve">C: The latest version of the test has not been imported into </w:t>
            </w:r>
            <w:r w:rsidR="00DD7873">
              <w:t>ART</w:t>
            </w:r>
            <w:r>
              <w:t xml:space="preserve"> yet.</w:t>
            </w:r>
          </w:p>
          <w:p w14:paraId="1366A6C3" w14:textId="77777777" w:rsidR="004B3A8B" w:rsidRPr="00EB399B" w:rsidRDefault="00332CB8" w:rsidP="000A668F">
            <w:pPr>
              <w:pStyle w:val="TableTextBullet"/>
            </w:pPr>
            <w:r>
              <w:t xml:space="preserve">U: The test exists in </w:t>
            </w:r>
            <w:r w:rsidR="00DD7873">
              <w:t>ART</w:t>
            </w:r>
            <w:r>
              <w:t xml:space="preserve"> but a newer version is available in the </w:t>
            </w:r>
            <w:r w:rsidR="000A668F">
              <w:t>TSB</w:t>
            </w:r>
            <w:r>
              <w:t>.</w:t>
            </w:r>
          </w:p>
        </w:tc>
      </w:tr>
      <w:tr w:rsidR="002746C3" w14:paraId="0B88B5D2" w14:textId="77777777" w:rsidTr="00332CB8">
        <w:tc>
          <w:tcPr>
            <w:tcW w:w="2064" w:type="dxa"/>
          </w:tcPr>
          <w:p w14:paraId="1317295B" w14:textId="77777777" w:rsidR="002746C3" w:rsidRDefault="002746C3" w:rsidP="00CA7391">
            <w:pPr>
              <w:pStyle w:val="TableText"/>
            </w:pPr>
            <w:r>
              <w:t>Update</w:t>
            </w:r>
          </w:p>
        </w:tc>
        <w:tc>
          <w:tcPr>
            <w:tcW w:w="7283" w:type="dxa"/>
          </w:tcPr>
          <w:p w14:paraId="7A9A4652" w14:textId="77777777" w:rsidR="002746C3" w:rsidRDefault="00BD578C" w:rsidP="003E1BCF">
            <w:pPr>
              <w:pStyle w:val="TableText"/>
            </w:pPr>
            <w:r>
              <w:t>If a check</w:t>
            </w:r>
            <w:r w:rsidR="000B0C77">
              <w:t xml:space="preserve"> </w:t>
            </w:r>
            <w:r>
              <w:t>[</w:t>
            </w:r>
            <w:r w:rsidR="000B0C77" w:rsidRPr="002746C3">
              <w:rPr>
                <w:noProof/>
              </w:rPr>
              <w:drawing>
                <wp:inline distT="0" distB="0" distL="0" distR="0" wp14:anchorId="5801B040" wp14:editId="53D35F37">
                  <wp:extent cx="182880" cy="17373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2880" cy="173736"/>
                          </a:xfrm>
                          <a:prstGeom prst="rect">
                            <a:avLst/>
                          </a:prstGeom>
                        </pic:spPr>
                      </pic:pic>
                    </a:graphicData>
                  </a:graphic>
                </wp:inline>
              </w:drawing>
            </w:r>
            <w:r>
              <w:t xml:space="preserve">] </w:t>
            </w:r>
            <w:r w:rsidR="003E1BCF">
              <w:t>button</w:t>
            </w:r>
            <w:r w:rsidR="000B0C77">
              <w:t xml:space="preserve"> appears in t</w:t>
            </w:r>
            <w:r w:rsidR="00332CB8">
              <w:t xml:space="preserve">his column, the version in the </w:t>
            </w:r>
            <w:r w:rsidR="000A668F">
              <w:t xml:space="preserve">TSB </w:t>
            </w:r>
            <w:r w:rsidR="000B0C77">
              <w:t xml:space="preserve">is more recent than </w:t>
            </w:r>
            <w:r w:rsidR="00B81C48">
              <w:t xml:space="preserve">the one in </w:t>
            </w:r>
            <w:r w:rsidR="00DD7873">
              <w:t>ART</w:t>
            </w:r>
            <w:r w:rsidR="00734C20">
              <w:t xml:space="preserve">. </w:t>
            </w:r>
          </w:p>
        </w:tc>
      </w:tr>
    </w:tbl>
    <w:p w14:paraId="16B400D9" w14:textId="77777777" w:rsidR="00784F5C" w:rsidRDefault="00784F5C" w:rsidP="00BA35BA"/>
    <w:p w14:paraId="12914A38" w14:textId="77777777" w:rsidR="004C7827" w:rsidRDefault="004C7827" w:rsidP="004C7827">
      <w:pPr>
        <w:pStyle w:val="Heading3"/>
      </w:pPr>
      <w:bookmarkStart w:id="179" w:name="_Toc391560292"/>
      <w:bookmarkStart w:id="180" w:name="_Toc433196065"/>
      <w:r>
        <w:t xml:space="preserve">Sort </w:t>
      </w:r>
      <w:r w:rsidR="001A068F">
        <w:t>the TSB</w:t>
      </w:r>
      <w:r w:rsidR="00E773CA">
        <w:t xml:space="preserve"> search results.</w:t>
      </w:r>
      <w:bookmarkEnd w:id="179"/>
      <w:bookmarkEnd w:id="180"/>
    </w:p>
    <w:p w14:paraId="6AD90176" w14:textId="77777777" w:rsidR="00102DD1" w:rsidRDefault="00102DD1" w:rsidP="00102DD1">
      <w:pPr>
        <w:pStyle w:val="ProcedureIntroduction"/>
      </w:pPr>
      <w:r>
        <w:t xml:space="preserve">To sort the </w:t>
      </w:r>
      <w:r w:rsidR="00246F60">
        <w:t>TSB</w:t>
      </w:r>
      <w:r>
        <w:t xml:space="preserve"> </w:t>
      </w:r>
      <w:r w:rsidR="000A668F">
        <w:t xml:space="preserve">search </w:t>
      </w:r>
      <w:r>
        <w:t>results:</w:t>
      </w:r>
    </w:p>
    <w:tbl>
      <w:tblPr>
        <w:tblStyle w:val="TableProcedure"/>
        <w:tblW w:w="9360" w:type="dxa"/>
        <w:jc w:val="center"/>
        <w:tblLayout w:type="fixed"/>
        <w:tblLook w:val="04A0" w:firstRow="1" w:lastRow="0" w:firstColumn="1" w:lastColumn="0" w:noHBand="0" w:noVBand="1"/>
      </w:tblPr>
      <w:tblGrid>
        <w:gridCol w:w="9360"/>
      </w:tblGrid>
      <w:tr w:rsidR="00102DD1" w14:paraId="00142163" w14:textId="77777777" w:rsidTr="00CA7391">
        <w:trPr>
          <w:jc w:val="center"/>
        </w:trPr>
        <w:tc>
          <w:tcPr>
            <w:tcW w:w="9576" w:type="dxa"/>
          </w:tcPr>
          <w:p w14:paraId="2219F1C6" w14:textId="2FFAE0C2" w:rsidR="00BF35DC" w:rsidRDefault="00AA0657" w:rsidP="00D1375C">
            <w:pPr>
              <w:pStyle w:val="ListNumber"/>
              <w:numPr>
                <w:ilvl w:val="0"/>
                <w:numId w:val="12"/>
              </w:numPr>
            </w:pPr>
            <w:r>
              <w:t xml:space="preserve">On </w:t>
            </w:r>
            <w:r w:rsidR="00516EF5">
              <w:t xml:space="preserve">the </w:t>
            </w:r>
            <w:r w:rsidR="00246F60">
              <w:rPr>
                <w:rStyle w:val="IntenseEmphasis"/>
              </w:rPr>
              <w:t>T</w:t>
            </w:r>
            <w:r w:rsidR="004323E3">
              <w:rPr>
                <w:rStyle w:val="IntenseEmphasis"/>
              </w:rPr>
              <w:t xml:space="preserve">est Spec Bank </w:t>
            </w:r>
            <w:r w:rsidR="00AC11D8">
              <w:rPr>
                <w:rStyle w:val="IntenseEmphasis"/>
              </w:rPr>
              <w:t>Assessment</w:t>
            </w:r>
            <w:r w:rsidR="004323E3">
              <w:rPr>
                <w:rStyle w:val="IntenseEmphasis"/>
              </w:rPr>
              <w:t xml:space="preserve"> </w:t>
            </w:r>
            <w:r w:rsidR="00516EF5" w:rsidRPr="00442E32">
              <w:rPr>
                <w:rStyle w:val="IntenseEmphasis"/>
              </w:rPr>
              <w:t>Search</w:t>
            </w:r>
            <w:r w:rsidR="00516EF5">
              <w:t xml:space="preserve"> screen (</w:t>
            </w:r>
            <w:r w:rsidR="007A371D">
              <w:t>see</w:t>
            </w:r>
            <w:r w:rsidR="001A068F">
              <w:t xml:space="preserve"> </w:t>
            </w:r>
            <w:r w:rsidR="001A068F" w:rsidRPr="006A609D">
              <w:rPr>
                <w:rStyle w:val="CrossReference"/>
              </w:rPr>
              <w:fldChar w:fldCharType="begin"/>
            </w:r>
            <w:r w:rsidR="006A609D" w:rsidRPr="006A609D">
              <w:rPr>
                <w:rStyle w:val="CrossReference"/>
              </w:rPr>
              <w:instrText xml:space="preserve"> REF _Ref388969340 \* MERGEFORMAT \h</w:instrText>
            </w:r>
            <w:r w:rsidR="001A068F" w:rsidRPr="006A609D">
              <w:rPr>
                <w:rStyle w:val="CrossReference"/>
              </w:rPr>
            </w:r>
            <w:r w:rsidR="001A068F" w:rsidRPr="006A609D">
              <w:rPr>
                <w:rStyle w:val="CrossReference"/>
              </w:rPr>
              <w:fldChar w:fldCharType="separate"/>
            </w:r>
            <w:ins w:id="181" w:author="Jamika D. Burge" w:date="2015-11-24T15:06:00Z">
              <w:r w:rsidR="00211B29" w:rsidRPr="00211B29">
                <w:rPr>
                  <w:rStyle w:val="CrossReference"/>
                  <w:rPrChange w:id="182" w:author="Jamika D. Burge" w:date="2015-11-24T15:06:00Z">
                    <w:rPr/>
                  </w:rPrChange>
                </w:rPr>
                <w:t>Figure 6</w:t>
              </w:r>
            </w:ins>
            <w:del w:id="183" w:author="Jamika D. Burge" w:date="2015-11-24T15:06:00Z">
              <w:r w:rsidR="00ED0EE4" w:rsidRPr="00ED0EE4" w:rsidDel="00211B29">
                <w:rPr>
                  <w:rStyle w:val="CrossReference"/>
                </w:rPr>
                <w:delText>Figure 6</w:delText>
              </w:r>
            </w:del>
            <w:r w:rsidR="001A068F" w:rsidRPr="006A609D">
              <w:rPr>
                <w:rStyle w:val="CrossReference"/>
              </w:rPr>
              <w:fldChar w:fldCharType="end"/>
            </w:r>
            <w:r w:rsidR="001A068F">
              <w:t>)</w:t>
            </w:r>
            <w:r w:rsidR="00516EF5">
              <w:t xml:space="preserve"> c</w:t>
            </w:r>
            <w:r w:rsidR="00BF35DC">
              <w:t xml:space="preserve">lick a column header. </w:t>
            </w:r>
            <w:r w:rsidR="00DD7873">
              <w:t>ART</w:t>
            </w:r>
            <w:r w:rsidR="00947444">
              <w:t xml:space="preserve"> </w:t>
            </w:r>
            <w:r w:rsidR="00332CB8">
              <w:t>sort</w:t>
            </w:r>
            <w:r w:rsidR="000A668F">
              <w:t>s</w:t>
            </w:r>
            <w:r w:rsidR="00947444">
              <w:t xml:space="preserve"> the results </w:t>
            </w:r>
            <w:r w:rsidR="00BF35DC">
              <w:t>by the selected attribute</w:t>
            </w:r>
            <w:r w:rsidR="0007317A">
              <w:t xml:space="preserve"> in ascending order</w:t>
            </w:r>
            <w:r w:rsidR="00332CB8">
              <w:t>.</w:t>
            </w:r>
            <w:r w:rsidR="00BF35DC">
              <w:t xml:space="preserve"> </w:t>
            </w:r>
            <w:r w:rsidR="00332CB8">
              <w:t>A</w:t>
            </w:r>
            <w:r w:rsidR="00BF35DC">
              <w:t xml:space="preserve"> </w:t>
            </w:r>
            <w:r w:rsidR="0007317A">
              <w:t xml:space="preserve">double arrow </w:t>
            </w:r>
            <w:r w:rsidR="00332CB8">
              <w:t>(</w:t>
            </w:r>
            <w:r w:rsidR="000D780D" w:rsidRPr="00E360A3">
              <w:rPr>
                <w:noProof/>
                <w:position w:val="-6"/>
              </w:rPr>
              <w:drawing>
                <wp:inline distT="0" distB="0" distL="0" distR="0" wp14:anchorId="6EF8A442" wp14:editId="53C26BAA">
                  <wp:extent cx="91440" cy="182879"/>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24">
                            <a:extLst>
                              <a:ext uri="{28A0092B-C50C-407E-A947-70E740481C1C}">
                                <a14:useLocalDpi xmlns:a14="http://schemas.microsoft.com/office/drawing/2010/main" val="0"/>
                              </a:ext>
                            </a:extLst>
                          </a:blip>
                          <a:stretch>
                            <a:fillRect/>
                          </a:stretch>
                        </pic:blipFill>
                        <pic:spPr>
                          <a:xfrm>
                            <a:off x="0" y="0"/>
                            <a:ext cx="91440" cy="182879"/>
                          </a:xfrm>
                          <a:prstGeom prst="rect">
                            <a:avLst/>
                          </a:prstGeom>
                        </pic:spPr>
                      </pic:pic>
                    </a:graphicData>
                  </a:graphic>
                </wp:inline>
              </w:drawing>
            </w:r>
            <w:r w:rsidR="00332CB8">
              <w:t>)</w:t>
            </w:r>
            <w:r w:rsidR="000D780D">
              <w:t xml:space="preserve"> </w:t>
            </w:r>
            <w:r w:rsidR="00332CB8">
              <w:t xml:space="preserve">icon </w:t>
            </w:r>
            <w:r w:rsidR="0007317A">
              <w:t>indicate</w:t>
            </w:r>
            <w:r w:rsidR="0004035C">
              <w:t>s</w:t>
            </w:r>
            <w:r w:rsidR="0007317A">
              <w:t xml:space="preserve"> the </w:t>
            </w:r>
            <w:r w:rsidR="00511051">
              <w:t xml:space="preserve">currently </w:t>
            </w:r>
            <w:r w:rsidR="0007317A">
              <w:t>sort</w:t>
            </w:r>
            <w:r w:rsidR="00511051">
              <w:t>ed</w:t>
            </w:r>
            <w:r w:rsidR="0007317A">
              <w:t xml:space="preserve"> column.</w:t>
            </w:r>
          </w:p>
          <w:p w14:paraId="585CED9A" w14:textId="77777777" w:rsidR="00132B29" w:rsidRDefault="00BF35DC" w:rsidP="00EC3271">
            <w:pPr>
              <w:pStyle w:val="ListNumber"/>
            </w:pPr>
            <w:r>
              <w:t xml:space="preserve">To sort </w:t>
            </w:r>
            <w:r w:rsidR="0007317A">
              <w:t xml:space="preserve">the results in </w:t>
            </w:r>
            <w:r w:rsidR="003C4E74">
              <w:t xml:space="preserve">the opposite order, </w:t>
            </w:r>
            <w:r>
              <w:t>click the co</w:t>
            </w:r>
            <w:r w:rsidR="00EC3271">
              <w:t>lumn header again.</w:t>
            </w:r>
          </w:p>
        </w:tc>
      </w:tr>
    </w:tbl>
    <w:p w14:paraId="1F5190C8" w14:textId="77777777" w:rsidR="00102DD1" w:rsidRDefault="00102DD1" w:rsidP="00102DD1"/>
    <w:p w14:paraId="172C1CE1" w14:textId="77777777" w:rsidR="00633E5B" w:rsidRDefault="00633E5B" w:rsidP="00265075">
      <w:pPr>
        <w:pStyle w:val="Heading2"/>
      </w:pPr>
      <w:bookmarkStart w:id="184" w:name="_Toc391560293"/>
      <w:bookmarkStart w:id="185" w:name="_Toc433196066"/>
      <w:r>
        <w:t xml:space="preserve">Update a test from the </w:t>
      </w:r>
      <w:r w:rsidR="00B659FF">
        <w:t>TSB</w:t>
      </w:r>
      <w:bookmarkEnd w:id="184"/>
      <w:bookmarkEnd w:id="185"/>
    </w:p>
    <w:p w14:paraId="125CAB26" w14:textId="468D3F47" w:rsidR="00237290" w:rsidRDefault="00633E5B" w:rsidP="009A7309">
      <w:pPr>
        <w:keepNext/>
      </w:pPr>
      <w:r>
        <w:t xml:space="preserve">Users </w:t>
      </w:r>
      <w:r w:rsidR="00BD578C">
        <w:t>of</w:t>
      </w:r>
      <w:r>
        <w:t xml:space="preserve"> the Test Authoring System may release new versions of a test. When that happens, </w:t>
      </w:r>
      <w:r w:rsidR="00F3394E">
        <w:t xml:space="preserve">a check </w:t>
      </w:r>
      <w:r w:rsidR="00A04903">
        <w:t>(</w:t>
      </w:r>
      <w:r w:rsidR="00F3394E" w:rsidRPr="002746C3">
        <w:rPr>
          <w:noProof/>
        </w:rPr>
        <w:drawing>
          <wp:inline distT="0" distB="0" distL="0" distR="0" wp14:anchorId="64A943FA" wp14:editId="4CA1CB40">
            <wp:extent cx="182880" cy="1737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2880" cy="173736"/>
                    </a:xfrm>
                    <a:prstGeom prst="rect">
                      <a:avLst/>
                    </a:prstGeom>
                  </pic:spPr>
                </pic:pic>
              </a:graphicData>
            </a:graphic>
          </wp:inline>
        </w:drawing>
      </w:r>
      <w:r w:rsidR="00A04903">
        <w:t>)</w:t>
      </w:r>
      <w:r w:rsidR="00F3394E">
        <w:t xml:space="preserve"> appears in the Update column</w:t>
      </w:r>
      <w:r w:rsidR="00D93B25">
        <w:t xml:space="preserve">. Referring to </w:t>
      </w:r>
      <w:r w:rsidR="00F3394E" w:rsidRPr="006A609D">
        <w:rPr>
          <w:rStyle w:val="CrossReference"/>
        </w:rPr>
        <w:fldChar w:fldCharType="begin"/>
      </w:r>
      <w:r w:rsidR="006A609D" w:rsidRPr="006A609D">
        <w:rPr>
          <w:rStyle w:val="CrossReference"/>
        </w:rPr>
        <w:instrText xml:space="preserve"> REF _Ref388449110 \* MERGEFORMAT \h</w:instrText>
      </w:r>
      <w:r w:rsidR="00F3394E" w:rsidRPr="006A609D">
        <w:rPr>
          <w:rStyle w:val="CrossReference"/>
        </w:rPr>
      </w:r>
      <w:r w:rsidR="00F3394E" w:rsidRPr="006A609D">
        <w:rPr>
          <w:rStyle w:val="CrossReference"/>
        </w:rPr>
        <w:fldChar w:fldCharType="separate"/>
      </w:r>
      <w:ins w:id="186" w:author="Jamika D. Burge" w:date="2015-11-24T15:06:00Z">
        <w:r w:rsidR="00211B29" w:rsidRPr="00211B29">
          <w:rPr>
            <w:rStyle w:val="CrossReference"/>
            <w:rPrChange w:id="187" w:author="Jamika D. Burge" w:date="2015-11-24T15:06:00Z">
              <w:rPr/>
            </w:rPrChange>
          </w:rPr>
          <w:t>Figure 7</w:t>
        </w:r>
      </w:ins>
      <w:del w:id="188" w:author="Jamika D. Burge" w:date="2015-11-24T15:06:00Z">
        <w:r w:rsidR="00ED0EE4" w:rsidRPr="00ED0EE4" w:rsidDel="00211B29">
          <w:rPr>
            <w:rStyle w:val="CrossReference"/>
          </w:rPr>
          <w:delText>Figure 7</w:delText>
        </w:r>
      </w:del>
      <w:r w:rsidR="00F3394E" w:rsidRPr="006A609D">
        <w:rPr>
          <w:rStyle w:val="CrossReference"/>
        </w:rPr>
        <w:fldChar w:fldCharType="end"/>
      </w:r>
      <w:r w:rsidR="00D93B25">
        <w:t xml:space="preserve">, the version for the “CC-REA-5-TIMTEST-I-1” test in Test Authoring System is newer than the one in </w:t>
      </w:r>
      <w:r w:rsidR="005B1799">
        <w:t>ART</w:t>
      </w:r>
      <w:r>
        <w:t xml:space="preserve">. </w:t>
      </w:r>
    </w:p>
    <w:p w14:paraId="081E8841" w14:textId="77777777" w:rsidR="00237290" w:rsidRDefault="00237290" w:rsidP="00237290">
      <w:pPr>
        <w:pStyle w:val="ImageCaption"/>
      </w:pPr>
      <w:bookmarkStart w:id="189" w:name="_Ref388449110"/>
      <w:bookmarkStart w:id="190" w:name="_Toc391560243"/>
      <w:bookmarkStart w:id="191" w:name="_Toc433196150"/>
      <w:r w:rsidRPr="00E17057">
        <w:t>Figure</w:t>
      </w:r>
      <w:r>
        <w:t> </w:t>
      </w:r>
      <w:r w:rsidR="008A2B77">
        <w:fldChar w:fldCharType="begin"/>
      </w:r>
      <w:r w:rsidR="008A2B77">
        <w:instrText xml:space="preserve"> SEQ Figure \* ARABIC </w:instrText>
      </w:r>
      <w:r w:rsidR="008A2B77">
        <w:fldChar w:fldCharType="separate"/>
      </w:r>
      <w:r w:rsidR="00211B29">
        <w:rPr>
          <w:noProof/>
        </w:rPr>
        <w:t>7</w:t>
      </w:r>
      <w:r w:rsidR="008A2B77">
        <w:rPr>
          <w:noProof/>
        </w:rPr>
        <w:fldChar w:fldCharType="end"/>
      </w:r>
      <w:bookmarkEnd w:id="189"/>
      <w:r w:rsidRPr="00E17057">
        <w:t xml:space="preserve">. </w:t>
      </w:r>
      <w:r>
        <w:t>Test Spec</w:t>
      </w:r>
      <w:r w:rsidR="00332CB8">
        <w:t>ifications</w:t>
      </w:r>
      <w:r>
        <w:t xml:space="preserve"> Bank </w:t>
      </w:r>
      <w:r w:rsidR="00AC11D8">
        <w:t xml:space="preserve">Assessment </w:t>
      </w:r>
      <w:r>
        <w:t>Search Screen with Update Notification</w:t>
      </w:r>
      <w:bookmarkEnd w:id="190"/>
      <w:bookmarkEnd w:id="191"/>
    </w:p>
    <w:p w14:paraId="165DE8FA" w14:textId="77777777" w:rsidR="00237290" w:rsidRDefault="00B02A6E" w:rsidP="00237290">
      <w:pPr>
        <w:pStyle w:val="Image"/>
      </w:pPr>
      <w:r>
        <w:drawing>
          <wp:inline distT="0" distB="0" distL="0" distR="0" wp14:anchorId="75FF32A2" wp14:editId="5A466FA1">
            <wp:extent cx="5486400" cy="161157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611575"/>
                    </a:xfrm>
                    <a:prstGeom prst="rect">
                      <a:avLst/>
                    </a:prstGeom>
                    <a:noFill/>
                    <a:ln>
                      <a:noFill/>
                    </a:ln>
                  </pic:spPr>
                </pic:pic>
              </a:graphicData>
            </a:graphic>
          </wp:inline>
        </w:drawing>
      </w:r>
    </w:p>
    <w:p w14:paraId="2BBF7D9D" w14:textId="77777777" w:rsidR="00061636" w:rsidRDefault="00633E5B" w:rsidP="00332CB8">
      <w:pPr>
        <w:keepNext/>
      </w:pPr>
      <w:r>
        <w:t xml:space="preserve">When you update a test version, </w:t>
      </w:r>
      <w:r w:rsidR="00DD7873">
        <w:t>ART</w:t>
      </w:r>
      <w:r w:rsidR="00061636">
        <w:t xml:space="preserve"> replaces the old version o</w:t>
      </w:r>
      <w:r w:rsidR="00332CB8">
        <w:t>f t</w:t>
      </w:r>
      <w:r w:rsidR="00BD578C">
        <w:t>he test with the new version.</w:t>
      </w:r>
      <w:r w:rsidR="00332CB8">
        <w:t xml:space="preserve"> </w:t>
      </w:r>
      <w:r w:rsidR="00BD578C">
        <w:t>A</w:t>
      </w:r>
      <w:r w:rsidR="00A34331">
        <w:t xml:space="preserve">ny assessments </w:t>
      </w:r>
      <w:r w:rsidR="00BD578C">
        <w:t xml:space="preserve">that </w:t>
      </w:r>
      <w:r w:rsidR="00A34331">
        <w:t xml:space="preserve">you designed with the old version </w:t>
      </w:r>
      <w:r w:rsidR="00332CB8">
        <w:t xml:space="preserve">will </w:t>
      </w:r>
      <w:r w:rsidR="00A34331">
        <w:t>now have the new version.</w:t>
      </w:r>
    </w:p>
    <w:p w14:paraId="6C42ABC0" w14:textId="77777777" w:rsidR="00633E5B" w:rsidRDefault="00633E5B" w:rsidP="00633E5B">
      <w:pPr>
        <w:pStyle w:val="ProcedureIntroduction"/>
      </w:pPr>
      <w:r>
        <w:t xml:space="preserve">To update a test from the </w:t>
      </w:r>
      <w:r w:rsidR="003E1BCF">
        <w:t>TSB</w:t>
      </w:r>
      <w:r>
        <w:t>:</w:t>
      </w:r>
    </w:p>
    <w:tbl>
      <w:tblPr>
        <w:tblStyle w:val="TableProcedure"/>
        <w:tblW w:w="9360" w:type="dxa"/>
        <w:jc w:val="center"/>
        <w:tblLayout w:type="fixed"/>
        <w:tblCellMar>
          <w:top w:w="0" w:type="dxa"/>
          <w:bottom w:w="0" w:type="dxa"/>
        </w:tblCellMar>
        <w:tblLook w:val="04A0" w:firstRow="1" w:lastRow="0" w:firstColumn="1" w:lastColumn="0" w:noHBand="0" w:noVBand="1"/>
      </w:tblPr>
      <w:tblGrid>
        <w:gridCol w:w="9360"/>
      </w:tblGrid>
      <w:tr w:rsidR="00633E5B" w14:paraId="78DD25B3" w14:textId="77777777" w:rsidTr="001A72AD">
        <w:trPr>
          <w:jc w:val="center"/>
        </w:trPr>
        <w:tc>
          <w:tcPr>
            <w:tcW w:w="9576" w:type="dxa"/>
          </w:tcPr>
          <w:p w14:paraId="54C3DC09" w14:textId="77777777" w:rsidR="00633E5B" w:rsidRDefault="00633E5B" w:rsidP="00F307F5">
            <w:pPr>
              <w:pStyle w:val="ListBullet"/>
              <w:spacing w:before="80" w:after="80"/>
            </w:pPr>
            <w:r>
              <w:t xml:space="preserve">In the </w:t>
            </w:r>
            <w:r w:rsidRPr="00222554">
              <w:t>Update</w:t>
            </w:r>
            <w:r>
              <w:t xml:space="preserve"> column of the </w:t>
            </w:r>
            <w:r w:rsidR="006578A2" w:rsidRPr="00442E32">
              <w:rPr>
                <w:rStyle w:val="IntenseEmphasis"/>
              </w:rPr>
              <w:t>Test Spec</w:t>
            </w:r>
            <w:r w:rsidR="00332CB8">
              <w:rPr>
                <w:rStyle w:val="IntenseEmphasis"/>
              </w:rPr>
              <w:t>ifications Bank</w:t>
            </w:r>
            <w:r w:rsidR="006578A2" w:rsidRPr="00442E32">
              <w:rPr>
                <w:rStyle w:val="IntenseEmphasis"/>
              </w:rPr>
              <w:t xml:space="preserve"> </w:t>
            </w:r>
            <w:r w:rsidR="00AC11D8">
              <w:rPr>
                <w:rStyle w:val="IntenseEmphasis"/>
              </w:rPr>
              <w:t xml:space="preserve">Assessment </w:t>
            </w:r>
            <w:r w:rsidR="006578A2" w:rsidRPr="00442E32">
              <w:rPr>
                <w:rStyle w:val="IntenseEmphasis"/>
              </w:rPr>
              <w:t>Search</w:t>
            </w:r>
            <w:r w:rsidR="006578A2">
              <w:t xml:space="preserve"> </w:t>
            </w:r>
            <w:r w:rsidR="00332CB8">
              <w:t>table</w:t>
            </w:r>
            <w:r>
              <w:t>, click</w:t>
            </w:r>
            <w:r w:rsidR="00332CB8">
              <w:t xml:space="preserve"> </w:t>
            </w:r>
            <w:r w:rsidR="001E6E28">
              <w:t>[</w:t>
            </w:r>
            <w:r w:rsidR="00C238B0">
              <w:t xml:space="preserve"> </w:t>
            </w:r>
            <w:r w:rsidRPr="002746C3">
              <w:rPr>
                <w:noProof/>
              </w:rPr>
              <w:drawing>
                <wp:inline distT="0" distB="0" distL="0" distR="0" wp14:anchorId="5B355A37" wp14:editId="28D2CAF2">
                  <wp:extent cx="182880" cy="17373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2880" cy="173736"/>
                          </a:xfrm>
                          <a:prstGeom prst="rect">
                            <a:avLst/>
                          </a:prstGeom>
                        </pic:spPr>
                      </pic:pic>
                    </a:graphicData>
                  </a:graphic>
                </wp:inline>
              </w:drawing>
            </w:r>
            <w:r w:rsidR="00332CB8">
              <w:t>]</w:t>
            </w:r>
            <w:r>
              <w:t>.</w:t>
            </w:r>
          </w:p>
        </w:tc>
      </w:tr>
    </w:tbl>
    <w:p w14:paraId="56FC3B76" w14:textId="77777777" w:rsidR="00633E5B" w:rsidRDefault="00633E5B" w:rsidP="00037AF7"/>
    <w:p w14:paraId="25820C63" w14:textId="77777777" w:rsidR="00BB5708" w:rsidRDefault="00246F60" w:rsidP="00255F9D">
      <w:pPr>
        <w:pStyle w:val="Heading2"/>
      </w:pPr>
      <w:bookmarkStart w:id="192" w:name="_Ref388449340"/>
      <w:bookmarkStart w:id="193" w:name="_Toc391560294"/>
      <w:bookmarkStart w:id="194" w:name="_Toc433196067"/>
      <w:r>
        <w:t>Managing</w:t>
      </w:r>
      <w:r w:rsidR="0010058B">
        <w:t xml:space="preserve"> an Assessment</w:t>
      </w:r>
      <w:bookmarkEnd w:id="192"/>
      <w:bookmarkEnd w:id="193"/>
      <w:bookmarkEnd w:id="194"/>
    </w:p>
    <w:p w14:paraId="092208BC" w14:textId="77777777" w:rsidR="000A668F" w:rsidRDefault="009F5991" w:rsidP="00910B75">
      <w:pPr>
        <w:keepNext/>
      </w:pPr>
      <w:r>
        <w:t xml:space="preserve">This section describes how to </w:t>
      </w:r>
      <w:r w:rsidR="00246F60">
        <w:t>manage</w:t>
      </w:r>
      <w:r>
        <w:t xml:space="preserve"> assessment</w:t>
      </w:r>
      <w:r w:rsidR="00246F60">
        <w:t xml:space="preserve"> attributes, and discusses</w:t>
      </w:r>
      <w:r>
        <w:t xml:space="preserve"> </w:t>
      </w:r>
      <w:r w:rsidR="00246F60">
        <w:t>details</w:t>
      </w:r>
      <w:r>
        <w:t xml:space="preserve"> that impact an assessment</w:t>
      </w:r>
      <w:r w:rsidR="00246F60">
        <w:t>,</w:t>
      </w:r>
      <w:r>
        <w:t xml:space="preserve"> such as eligibility </w:t>
      </w:r>
      <w:r w:rsidR="0061388A">
        <w:t>rules, test windows, and time z</w:t>
      </w:r>
      <w:r w:rsidR="00597DC4">
        <w:t xml:space="preserve">ones. </w:t>
      </w:r>
    </w:p>
    <w:p w14:paraId="79B5D4CF" w14:textId="77777777" w:rsidR="00246F60" w:rsidRPr="00E10987" w:rsidRDefault="00861497" w:rsidP="00910B75">
      <w:pPr>
        <w:keepNext/>
      </w:pPr>
      <w:r w:rsidRPr="00910B75">
        <w:rPr>
          <w:rStyle w:val="Emphasis"/>
        </w:rPr>
        <w:t>Note: The actions described in this section are</w:t>
      </w:r>
      <w:r w:rsidR="00BD578C" w:rsidRPr="00910B75">
        <w:rPr>
          <w:rStyle w:val="Emphasis"/>
        </w:rPr>
        <w:t xml:space="preserve"> only</w:t>
      </w:r>
      <w:r w:rsidRPr="00910B75">
        <w:rPr>
          <w:rStyle w:val="Emphasis"/>
        </w:rPr>
        <w:t xml:space="preserve"> available to </w:t>
      </w:r>
      <w:r w:rsidR="00BD578C" w:rsidRPr="00910B75">
        <w:rPr>
          <w:rStyle w:val="Emphasis"/>
        </w:rPr>
        <w:t>Test Registration Administrators</w:t>
      </w:r>
      <w:r w:rsidRPr="00910B75">
        <w:rPr>
          <w:rStyle w:val="Emphasis"/>
        </w:rPr>
        <w:t>.</w:t>
      </w:r>
    </w:p>
    <w:p w14:paraId="4FB1F219" w14:textId="77777777" w:rsidR="009F5991" w:rsidRPr="009F5991" w:rsidRDefault="009F5991" w:rsidP="009F5991">
      <w:pPr>
        <w:pStyle w:val="Heading3"/>
      </w:pPr>
      <w:bookmarkStart w:id="195" w:name="_Toc391560295"/>
      <w:bookmarkStart w:id="196" w:name="_Toc433196068"/>
      <w:r w:rsidRPr="00EB13B7">
        <w:t xml:space="preserve">Setting </w:t>
      </w:r>
      <w:r w:rsidR="007E7E4F" w:rsidRPr="00EB13B7">
        <w:t xml:space="preserve">assessment </w:t>
      </w:r>
      <w:r w:rsidR="00246F60" w:rsidRPr="00EB13B7">
        <w:t>attributes</w:t>
      </w:r>
      <w:r w:rsidR="000A668F" w:rsidRPr="00EB13B7">
        <w:t>.</w:t>
      </w:r>
      <w:bookmarkEnd w:id="195"/>
      <w:bookmarkEnd w:id="196"/>
    </w:p>
    <w:p w14:paraId="78A18E4F" w14:textId="33C1679A" w:rsidR="00C74442" w:rsidRPr="00E953F0" w:rsidRDefault="00D65EF5" w:rsidP="00EB13B7">
      <w:pPr>
        <w:keepNext/>
      </w:pPr>
      <w:r>
        <w:t xml:space="preserve">After you select a test from the </w:t>
      </w:r>
      <w:r w:rsidR="00246F60">
        <w:t>TSB</w:t>
      </w:r>
      <w:r>
        <w:t xml:space="preserve">, you can </w:t>
      </w:r>
      <w:r w:rsidR="00246F60">
        <w:t>manage the assessment’s attributes</w:t>
      </w:r>
      <w:r w:rsidR="00597DC4">
        <w:t xml:space="preserve"> on the </w:t>
      </w:r>
      <w:r w:rsidR="00597DC4">
        <w:rPr>
          <w:b/>
          <w:i/>
        </w:rPr>
        <w:t>Add T</w:t>
      </w:r>
      <w:r w:rsidR="00597DC4" w:rsidRPr="00597DC4">
        <w:rPr>
          <w:b/>
          <w:i/>
        </w:rPr>
        <w:t>est Information</w:t>
      </w:r>
      <w:r w:rsidR="00597DC4">
        <w:t xml:space="preserve"> screen</w:t>
      </w:r>
      <w:r>
        <w:t xml:space="preserve">. </w:t>
      </w:r>
      <w:r w:rsidR="00597DC4">
        <w:t>This screen loads automatically after y</w:t>
      </w:r>
      <w:r w:rsidR="00C66C77">
        <w:t xml:space="preserve">ou select a test </w:t>
      </w:r>
      <w:r w:rsidR="00597DC4">
        <w:t>fr</w:t>
      </w:r>
      <w:r w:rsidR="008A65A6">
        <w:t xml:space="preserve">om the </w:t>
      </w:r>
      <w:r w:rsidR="000A668F">
        <w:t>TSB</w:t>
      </w:r>
      <w:r w:rsidR="00E24CD8">
        <w:t xml:space="preserve">. You can also display this screen </w:t>
      </w:r>
      <w:r w:rsidR="00BD578C">
        <w:t>by clicking [</w:t>
      </w:r>
      <w:r w:rsidR="00FD3118">
        <w:t xml:space="preserve"> </w:t>
      </w:r>
      <w:r w:rsidR="00BD578C" w:rsidRPr="00B62338">
        <w:rPr>
          <w:noProof/>
          <w:position w:val="-12"/>
        </w:rPr>
        <w:drawing>
          <wp:inline distT="0" distB="0" distL="0" distR="0" wp14:anchorId="39C06D06" wp14:editId="2623411E">
            <wp:extent cx="182880" cy="19202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2880" cy="192024"/>
                    </a:xfrm>
                    <a:prstGeom prst="rect">
                      <a:avLst/>
                    </a:prstGeom>
                  </pic:spPr>
                </pic:pic>
              </a:graphicData>
            </a:graphic>
          </wp:inline>
        </w:drawing>
      </w:r>
      <w:r w:rsidR="00BD578C">
        <w:t>]</w:t>
      </w:r>
      <w:r w:rsidR="00C238B0">
        <w:t xml:space="preserve"> </w:t>
      </w:r>
      <w:r w:rsidR="00BD578C">
        <w:t xml:space="preserve">next to an assessment on the </w:t>
      </w:r>
      <w:r w:rsidR="00BD578C" w:rsidRPr="00E953F0">
        <w:rPr>
          <w:rStyle w:val="IntenseEmphasis"/>
        </w:rPr>
        <w:t xml:space="preserve">Add/Modify </w:t>
      </w:r>
      <w:r w:rsidR="002677FA">
        <w:rPr>
          <w:rStyle w:val="IntenseEmphasis"/>
        </w:rPr>
        <w:t>Assessment</w:t>
      </w:r>
      <w:r w:rsidR="00BD578C" w:rsidRPr="00E953F0">
        <w:rPr>
          <w:rStyle w:val="IntenseEmphasis"/>
        </w:rPr>
        <w:t xml:space="preserve"> Information</w:t>
      </w:r>
      <w:r w:rsidR="00BD578C" w:rsidRPr="00E953F0">
        <w:t xml:space="preserve"> screen</w:t>
      </w:r>
      <w:r w:rsidR="0070118F">
        <w:t xml:space="preserve"> (se</w:t>
      </w:r>
      <w:r w:rsidR="004339B9">
        <w:t xml:space="preserve">e </w:t>
      </w:r>
      <w:r w:rsidR="004339B9" w:rsidRPr="006A609D">
        <w:rPr>
          <w:rStyle w:val="CrossReference"/>
        </w:rPr>
        <w:fldChar w:fldCharType="begin"/>
      </w:r>
      <w:r w:rsidR="006A609D" w:rsidRPr="006A609D">
        <w:rPr>
          <w:rStyle w:val="CrossReference"/>
        </w:rPr>
        <w:instrText xml:space="preserve"> REF _Ref388448703 \* MERGEFORMAT \h</w:instrText>
      </w:r>
      <w:r w:rsidR="004339B9" w:rsidRPr="006A609D">
        <w:rPr>
          <w:rStyle w:val="CrossReference"/>
        </w:rPr>
      </w:r>
      <w:r w:rsidR="004339B9" w:rsidRPr="006A609D">
        <w:rPr>
          <w:rStyle w:val="CrossReference"/>
        </w:rPr>
        <w:fldChar w:fldCharType="separate"/>
      </w:r>
      <w:ins w:id="197" w:author="Jamika D. Burge" w:date="2015-11-24T15:06:00Z">
        <w:r w:rsidR="00211B29" w:rsidRPr="00211B29">
          <w:rPr>
            <w:rStyle w:val="CrossReference"/>
            <w:rPrChange w:id="198" w:author="Jamika D. Burge" w:date="2015-11-24T15:06:00Z">
              <w:rPr/>
            </w:rPrChange>
          </w:rPr>
          <w:t>Figure 8</w:t>
        </w:r>
      </w:ins>
      <w:del w:id="199" w:author="Jamika D. Burge" w:date="2015-11-24T15:06:00Z">
        <w:r w:rsidR="00ED0EE4" w:rsidRPr="00ED0EE4" w:rsidDel="00211B29">
          <w:rPr>
            <w:rStyle w:val="CrossReference"/>
          </w:rPr>
          <w:delText>Figure 8</w:delText>
        </w:r>
      </w:del>
      <w:r w:rsidR="004339B9" w:rsidRPr="006A609D">
        <w:rPr>
          <w:rStyle w:val="CrossReference"/>
        </w:rPr>
        <w:fldChar w:fldCharType="end"/>
      </w:r>
      <w:r w:rsidR="00B12529">
        <w:t>)</w:t>
      </w:r>
      <w:r w:rsidR="00B02A6E">
        <w:t>.</w:t>
      </w:r>
      <w:r w:rsidR="00724930">
        <w:t xml:space="preserve"> </w:t>
      </w:r>
    </w:p>
    <w:p w14:paraId="68DD55BF" w14:textId="77777777" w:rsidR="0065350B" w:rsidRDefault="0065350B" w:rsidP="0065350B">
      <w:pPr>
        <w:pStyle w:val="ImageCaption"/>
      </w:pPr>
      <w:bookmarkStart w:id="200" w:name="_Ref388448703"/>
      <w:bookmarkStart w:id="201" w:name="_Toc391560244"/>
      <w:bookmarkStart w:id="202" w:name="_Toc433196151"/>
      <w:r w:rsidRPr="00C7222E">
        <w:t>Figure </w:t>
      </w:r>
      <w:r w:rsidR="008A2B77">
        <w:fldChar w:fldCharType="begin"/>
      </w:r>
      <w:r w:rsidR="008A2B77">
        <w:instrText xml:space="preserve"> SEQ Figure \* ARABIC </w:instrText>
      </w:r>
      <w:r w:rsidR="008A2B77">
        <w:fldChar w:fldCharType="separate"/>
      </w:r>
      <w:r w:rsidR="00211B29">
        <w:rPr>
          <w:noProof/>
        </w:rPr>
        <w:t>8</w:t>
      </w:r>
      <w:r w:rsidR="008A2B77">
        <w:rPr>
          <w:noProof/>
        </w:rPr>
        <w:fldChar w:fldCharType="end"/>
      </w:r>
      <w:bookmarkEnd w:id="200"/>
      <w:r w:rsidRPr="00C7222E">
        <w:t>. Add</w:t>
      </w:r>
      <w:r w:rsidR="00597DC4" w:rsidRPr="00C7222E">
        <w:t>/Modify</w:t>
      </w:r>
      <w:r w:rsidRPr="00C7222E">
        <w:t xml:space="preserve"> </w:t>
      </w:r>
      <w:r w:rsidR="002677FA">
        <w:t>Assessment</w:t>
      </w:r>
      <w:r w:rsidRPr="00C7222E">
        <w:t xml:space="preserve"> Information </w:t>
      </w:r>
      <w:r w:rsidR="00AC11D8">
        <w:t>S</w:t>
      </w:r>
      <w:r w:rsidRPr="00C7222E">
        <w:t>creen</w:t>
      </w:r>
      <w:bookmarkEnd w:id="201"/>
      <w:bookmarkEnd w:id="202"/>
    </w:p>
    <w:p w14:paraId="0E2F73B4" w14:textId="77777777" w:rsidR="00597DC4" w:rsidRDefault="00A17236" w:rsidP="00C10165">
      <w:pPr>
        <w:pStyle w:val="Image"/>
      </w:pPr>
      <w:r>
        <w:drawing>
          <wp:inline distT="0" distB="0" distL="0" distR="0" wp14:anchorId="3185EFBF" wp14:editId="7A4B2FAD">
            <wp:extent cx="5486400" cy="3703320"/>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03320"/>
                    </a:xfrm>
                    <a:prstGeom prst="rect">
                      <a:avLst/>
                    </a:prstGeom>
                    <a:noFill/>
                    <a:ln>
                      <a:solidFill>
                        <a:schemeClr val="bg1">
                          <a:lumMod val="75000"/>
                        </a:schemeClr>
                      </a:solidFill>
                    </a:ln>
                  </pic:spPr>
                </pic:pic>
              </a:graphicData>
            </a:graphic>
          </wp:inline>
        </w:drawing>
      </w:r>
    </w:p>
    <w:p w14:paraId="4D7688C5" w14:textId="77777777" w:rsidR="00C10165" w:rsidRDefault="00C10165" w:rsidP="00C10165"/>
    <w:p w14:paraId="5769D93D" w14:textId="77777777" w:rsidR="00E872E3" w:rsidRPr="00597DC4" w:rsidRDefault="00E872E3" w:rsidP="000A668F">
      <w:pPr>
        <w:pStyle w:val="ProcedureIntroduction"/>
      </w:pPr>
      <w:r w:rsidRPr="00597DC4">
        <w:t>To set assessment attributes</w:t>
      </w:r>
      <w:r w:rsidR="00597DC4"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17732C6E" w14:textId="77777777" w:rsidTr="00E872E3">
        <w:trPr>
          <w:trHeight w:val="1817"/>
          <w:jc w:val="center"/>
        </w:trPr>
        <w:tc>
          <w:tcPr>
            <w:tcW w:w="9360" w:type="dxa"/>
          </w:tcPr>
          <w:p w14:paraId="12BFD3AD" w14:textId="77777777" w:rsidR="00E872E3" w:rsidRDefault="00E872E3" w:rsidP="00D1375C">
            <w:pPr>
              <w:pStyle w:val="ListNumber"/>
              <w:numPr>
                <w:ilvl w:val="0"/>
                <w:numId w:val="21"/>
              </w:numPr>
            </w:pPr>
            <w:r>
              <w:t xml:space="preserve">In the </w:t>
            </w:r>
            <w:r w:rsidRPr="000B7067">
              <w:rPr>
                <w:rStyle w:val="Emphasis"/>
              </w:rPr>
              <w:t>Total Global Opportunities</w:t>
            </w:r>
            <w:r>
              <w:t xml:space="preserve"> field, enter the number of opportunities a student has to take the </w:t>
            </w:r>
            <w:r w:rsidR="00F05473">
              <w:t xml:space="preserve">test </w:t>
            </w:r>
            <w:r>
              <w:t>across all of the test windows.</w:t>
            </w:r>
          </w:p>
          <w:p w14:paraId="64285782" w14:textId="1DB04C80" w:rsidR="00E872E3" w:rsidRDefault="00E872E3" w:rsidP="00E872E3">
            <w:pPr>
              <w:pStyle w:val="ListNumber"/>
            </w:pPr>
            <w:bookmarkStart w:id="203" w:name="_Ref388445051"/>
            <w:r>
              <w:t xml:space="preserve">From the </w:t>
            </w:r>
            <w:r w:rsidRPr="000B7067">
              <w:rPr>
                <w:rStyle w:val="Emphasis"/>
              </w:rPr>
              <w:t>Eligibility Type</w:t>
            </w:r>
            <w:r>
              <w:t xml:space="preserve"> drop-down list, select “IMPLICIT” or “EXPLICIT,” depending on the rules used to determine which students are eligible to take the test.</w:t>
            </w:r>
            <w:bookmarkEnd w:id="203"/>
            <w:r>
              <w:t xml:space="preserve"> (For an explanation of implicit and explicit eligibility, see the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ins w:id="204" w:author="Jamika D. Burge" w:date="2015-11-24T15:06:00Z">
              <w:r w:rsidR="00211B29" w:rsidRPr="00211B29">
                <w:rPr>
                  <w:rStyle w:val="CrossReference"/>
                  <w:rPrChange w:id="205" w:author="Jamika D. Burge" w:date="2015-11-24T15:06:00Z">
                    <w:rPr/>
                  </w:rPrChange>
                </w:rPr>
                <w:t>Understanding test eligibility rules</w:t>
              </w:r>
            </w:ins>
            <w:del w:id="206" w:author="Jamika D. Burge" w:date="2015-11-24T15:06:00Z">
              <w:r w:rsidR="00ED0EE4" w:rsidRPr="00ED0EE4" w:rsidDel="00211B29">
                <w:rPr>
                  <w:rStyle w:val="CrossReference"/>
                </w:rPr>
                <w:delText>Understanding test eligibility rules</w:delText>
              </w:r>
            </w:del>
            <w:r w:rsidRPr="006A609D">
              <w:rPr>
                <w:rStyle w:val="CrossReference"/>
              </w:rPr>
              <w:fldChar w:fldCharType="end"/>
            </w:r>
            <w:r>
              <w:t xml:space="preserve"> section.)</w:t>
            </w:r>
          </w:p>
          <w:p w14:paraId="7AB1F0E3" w14:textId="77777777" w:rsidR="00E872E3" w:rsidRDefault="00E872E3" w:rsidP="00E872E3">
            <w:pPr>
              <w:pStyle w:val="ListNumber"/>
            </w:pPr>
            <w:r>
              <w:t xml:space="preserve">In the </w:t>
            </w:r>
            <w:r w:rsidRPr="00017DF9">
              <w:rPr>
                <w:rStyle w:val="Emphasis"/>
              </w:rPr>
              <w:t>Academic Year</w:t>
            </w:r>
            <w:r>
              <w:t xml:space="preserve"> field, enter the ending year of the academic year for the assessment.</w:t>
            </w:r>
          </w:p>
        </w:tc>
      </w:tr>
    </w:tbl>
    <w:p w14:paraId="387C2418" w14:textId="77777777" w:rsidR="00E872E3" w:rsidRPr="00597DC4" w:rsidRDefault="00E872E3" w:rsidP="00910B75"/>
    <w:p w14:paraId="0D818609" w14:textId="77777777" w:rsidR="00E872E3" w:rsidRPr="00E872E3" w:rsidRDefault="00E872E3" w:rsidP="00B02A6E">
      <w:pPr>
        <w:pStyle w:val="ProcedureIntroduction"/>
      </w:pPr>
      <w:r w:rsidRPr="00E872E3">
        <w:t>To set test window information:</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467CB70C" w14:textId="77777777" w:rsidTr="00E872E3">
        <w:trPr>
          <w:trHeight w:val="1687"/>
          <w:jc w:val="center"/>
        </w:trPr>
        <w:tc>
          <w:tcPr>
            <w:tcW w:w="9360" w:type="dxa"/>
          </w:tcPr>
          <w:p w14:paraId="3CFFCE87" w14:textId="77777777" w:rsidR="00E872E3" w:rsidRDefault="00E872E3" w:rsidP="00D1375C">
            <w:pPr>
              <w:pStyle w:val="ListNumber"/>
              <w:numPr>
                <w:ilvl w:val="0"/>
                <w:numId w:val="70"/>
              </w:numPr>
            </w:pPr>
            <w:r>
              <w:t xml:space="preserve">In the </w:t>
            </w:r>
            <w:r w:rsidRPr="00017DF9">
              <w:rPr>
                <w:rStyle w:val="Emphasis"/>
              </w:rPr>
              <w:t>Test Windows</w:t>
            </w:r>
            <w:bookmarkStart w:id="207" w:name="_Ref388444991"/>
            <w:r w:rsidR="00C238B0">
              <w:t xml:space="preserve"> section, click </w:t>
            </w:r>
            <w:r w:rsidR="001E6E28">
              <w:t>[</w:t>
            </w:r>
            <w:r w:rsidR="00FD3118">
              <w:t xml:space="preserve"> </w:t>
            </w:r>
            <w:r>
              <w:rPr>
                <w:noProof/>
              </w:rPr>
              <w:drawing>
                <wp:inline distT="0" distB="0" distL="0" distR="0" wp14:anchorId="3170F004" wp14:editId="54B4A025">
                  <wp:extent cx="182880" cy="19202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t xml:space="preserve">]. A new row for defining a test window </w:t>
            </w:r>
            <w:r w:rsidR="00891803">
              <w:t>appears</w:t>
            </w:r>
            <w:r>
              <w:t>.</w:t>
            </w:r>
            <w:bookmarkEnd w:id="207"/>
          </w:p>
          <w:p w14:paraId="3CA2E0EB" w14:textId="77777777" w:rsidR="00E872E3" w:rsidRDefault="00E872E3" w:rsidP="00E872E3">
            <w:pPr>
              <w:pStyle w:val="ListNumber"/>
            </w:pPr>
            <w:r>
              <w:t xml:space="preserve">In the </w:t>
            </w:r>
            <w:r w:rsidRPr="00FA36DC">
              <w:rPr>
                <w:rStyle w:val="Emphasis"/>
              </w:rPr>
              <w:t>Start Date</w:t>
            </w:r>
            <w:r>
              <w:t xml:space="preserve"> and </w:t>
            </w:r>
            <w:r w:rsidRPr="00FA36DC">
              <w:rPr>
                <w:rStyle w:val="Emphasis"/>
              </w:rPr>
              <w:t>End Date</w:t>
            </w:r>
            <w:r>
              <w:t xml:space="preserve"> fields, click the calendar [</w:t>
            </w:r>
            <w:r w:rsidR="003E1BCF">
              <w:t xml:space="preserve"> </w:t>
            </w:r>
            <w:r>
              <w:rPr>
                <w:noProof/>
              </w:rPr>
              <w:drawing>
                <wp:inline distT="0" distB="0" distL="0" distR="0" wp14:anchorId="30708B5A" wp14:editId="689EC25A">
                  <wp:extent cx="182880" cy="16625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and select dates from the calendar windows that pop up.</w:t>
            </w:r>
          </w:p>
          <w:p w14:paraId="4F9B62F9" w14:textId="77777777" w:rsidR="00E872E3" w:rsidRDefault="00E872E3" w:rsidP="00E872E3">
            <w:pPr>
              <w:pStyle w:val="ListNumber"/>
            </w:pPr>
            <w:bookmarkStart w:id="208" w:name="_Ref388444993"/>
            <w:r>
              <w:t xml:space="preserve">In the </w:t>
            </w:r>
            <w:r w:rsidRPr="00A44938">
              <w:rPr>
                <w:rStyle w:val="Emphasis"/>
              </w:rPr>
              <w:t>Total Opportunities</w:t>
            </w:r>
            <w:r>
              <w:t xml:space="preserve"> field, enter the number of test opportunities for this window.</w:t>
            </w:r>
            <w:bookmarkEnd w:id="208"/>
            <w:r w:rsidR="00BD578C">
              <w:t xml:space="preserve"> </w:t>
            </w:r>
            <w:r w:rsidR="00BD578C" w:rsidRPr="00BD578C">
              <w:rPr>
                <w:rStyle w:val="Emphasis"/>
              </w:rPr>
              <w:t xml:space="preserve">Note: </w:t>
            </w:r>
            <w:r w:rsidRPr="00BD578C">
              <w:rPr>
                <w:rStyle w:val="Emphasis"/>
              </w:rPr>
              <w:t>This step is available only if you</w:t>
            </w:r>
            <w:r w:rsidR="00BD578C" w:rsidRPr="00BD578C">
              <w:rPr>
                <w:rStyle w:val="Emphasis"/>
              </w:rPr>
              <w:t xml:space="preserve"> add more than one test window.</w:t>
            </w:r>
          </w:p>
          <w:p w14:paraId="1730CEDD" w14:textId="77777777" w:rsidR="00E872E3" w:rsidRDefault="005F1382" w:rsidP="005F1382">
            <w:pPr>
              <w:pStyle w:val="ListNumber"/>
            </w:pPr>
            <w:r>
              <w:t>To add additional test windows, r</w:t>
            </w:r>
            <w:r w:rsidR="00E872E3">
              <w:t xml:space="preserve">epeat steps </w:t>
            </w:r>
            <w:r w:rsidR="00E872E3" w:rsidRPr="006A609D">
              <w:rPr>
                <w:rStyle w:val="CrossReference"/>
              </w:rPr>
              <w:fldChar w:fldCharType="begin"/>
            </w:r>
            <w:r w:rsidR="006A609D" w:rsidRPr="006A609D">
              <w:rPr>
                <w:rStyle w:val="CrossReference"/>
              </w:rPr>
              <w:instrText xml:space="preserve"> REF _Ref388444991 \* MERGEFORMAT \h \r</w:instrText>
            </w:r>
            <w:r w:rsidR="00E872E3" w:rsidRPr="006A609D">
              <w:rPr>
                <w:rStyle w:val="CrossReference"/>
              </w:rPr>
            </w:r>
            <w:r w:rsidR="00E872E3" w:rsidRPr="006A609D">
              <w:rPr>
                <w:rStyle w:val="CrossReference"/>
              </w:rPr>
              <w:fldChar w:fldCharType="separate"/>
            </w:r>
            <w:r w:rsidR="00211B29">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_Ref388444993 \* MERGEFORMAT \h \r</w:instrText>
            </w:r>
            <w:r w:rsidR="00E872E3" w:rsidRPr="006A609D">
              <w:rPr>
                <w:rStyle w:val="CrossReference"/>
              </w:rPr>
            </w:r>
            <w:r w:rsidR="00E872E3" w:rsidRPr="006A609D">
              <w:rPr>
                <w:rStyle w:val="CrossReference"/>
              </w:rPr>
              <w:fldChar w:fldCharType="separate"/>
            </w:r>
            <w:r w:rsidR="00211B29">
              <w:rPr>
                <w:rStyle w:val="CrossReference"/>
              </w:rPr>
              <w:t>3</w:t>
            </w:r>
            <w:r w:rsidR="00E872E3" w:rsidRPr="006A609D">
              <w:rPr>
                <w:rStyle w:val="CrossReference"/>
              </w:rPr>
              <w:fldChar w:fldCharType="end"/>
            </w:r>
            <w:r w:rsidR="00E872E3">
              <w:t xml:space="preserve"> as required.</w:t>
            </w:r>
          </w:p>
        </w:tc>
      </w:tr>
    </w:tbl>
    <w:p w14:paraId="39871B21" w14:textId="77777777" w:rsidR="00E872E3" w:rsidRDefault="00E872E3"/>
    <w:p w14:paraId="0F289DAE" w14:textId="77777777" w:rsidR="00E872E3" w:rsidRPr="00E872E3" w:rsidRDefault="00E872E3" w:rsidP="00B02A6E">
      <w:pPr>
        <w:pStyle w:val="ProcedureIntroduction"/>
      </w:pPr>
      <w:r>
        <w:t>To set rules for implicit eligibility:</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6AC13E05" w14:textId="77777777" w:rsidTr="00E872E3">
        <w:trPr>
          <w:trHeight w:val="1686"/>
          <w:jc w:val="center"/>
        </w:trPr>
        <w:tc>
          <w:tcPr>
            <w:tcW w:w="9360" w:type="dxa"/>
          </w:tcPr>
          <w:p w14:paraId="2435C3C6" w14:textId="77777777" w:rsidR="00E872E3" w:rsidRDefault="00E872E3" w:rsidP="00E872E3">
            <w:pPr>
              <w:pStyle w:val="ListNumber"/>
              <w:numPr>
                <w:ilvl w:val="0"/>
                <w:numId w:val="0"/>
              </w:numPr>
              <w:ind w:left="360" w:hanging="360"/>
            </w:pPr>
            <w:r>
              <w:rPr>
                <w:i/>
              </w:rPr>
              <w:t xml:space="preserve">Note: These instructions only apply </w:t>
            </w:r>
            <w:r w:rsidRPr="00E872E3">
              <w:rPr>
                <w:i/>
              </w:rPr>
              <w:t xml:space="preserve">if you selected “Implicit” </w:t>
            </w:r>
            <w:r>
              <w:rPr>
                <w:i/>
              </w:rPr>
              <w:t>as the assessment’s eligibility type.</w:t>
            </w:r>
          </w:p>
          <w:p w14:paraId="3DA4592C" w14:textId="77777777" w:rsidR="00E872E3" w:rsidRDefault="00E872E3" w:rsidP="00D1375C">
            <w:pPr>
              <w:pStyle w:val="ListNumber"/>
              <w:numPr>
                <w:ilvl w:val="0"/>
                <w:numId w:val="22"/>
              </w:numPr>
            </w:pPr>
            <w:bookmarkStart w:id="209" w:name="_Ref388445359"/>
            <w:r>
              <w:t xml:space="preserve">In the </w:t>
            </w:r>
            <w:r w:rsidRPr="007F04F7">
              <w:rPr>
                <w:rStyle w:val="Emphasis"/>
              </w:rPr>
              <w:t>Implicit Eligibility Rules</w:t>
            </w:r>
            <w:r>
              <w:t xml:space="preserve"> section, click</w:t>
            </w:r>
            <w:r w:rsidR="00597DC4">
              <w:t xml:space="preserve"> </w:t>
            </w:r>
            <w:r w:rsidR="001E6E28">
              <w:t>[</w:t>
            </w:r>
            <w:r w:rsidR="005F1382">
              <w:t xml:space="preserve"> </w:t>
            </w:r>
            <w:r>
              <w:rPr>
                <w:noProof/>
              </w:rPr>
              <w:drawing>
                <wp:inline distT="0" distB="0" distL="0" distR="0" wp14:anchorId="2D92DB8D" wp14:editId="75FD766D">
                  <wp:extent cx="182880" cy="19202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rsidR="00597DC4">
              <w:t>]</w:t>
            </w:r>
            <w:r>
              <w:t xml:space="preserve">. A new row </w:t>
            </w:r>
            <w:r w:rsidR="00BB7580">
              <w:t>for defining a test eligibility rule appears</w:t>
            </w:r>
            <w:r>
              <w:t>.</w:t>
            </w:r>
            <w:bookmarkEnd w:id="209"/>
          </w:p>
          <w:p w14:paraId="64FDC972" w14:textId="77777777" w:rsidR="00E872E3" w:rsidRDefault="00E872E3" w:rsidP="00E872E3">
            <w:pPr>
              <w:pStyle w:val="ListNumber"/>
            </w:pPr>
            <w:r>
              <w:t xml:space="preserve">From the </w:t>
            </w:r>
            <w:r w:rsidRPr="007F04F7">
              <w:rPr>
                <w:rStyle w:val="Emphasis"/>
              </w:rPr>
              <w:t>Rule Field</w:t>
            </w:r>
            <w:r>
              <w:t xml:space="preserve"> drop-down list, select one of the available </w:t>
            </w:r>
            <w:r w:rsidR="001D1068">
              <w:t>options</w:t>
            </w:r>
            <w:r>
              <w:t xml:space="preserve">. </w:t>
            </w:r>
          </w:p>
          <w:p w14:paraId="7725F9CB" w14:textId="77777777" w:rsidR="00E872E3" w:rsidRDefault="00243109" w:rsidP="00E872E3">
            <w:pPr>
              <w:pStyle w:val="ListNumber"/>
            </w:pPr>
            <w:r>
              <w:t xml:space="preserve">From </w:t>
            </w:r>
            <w:r w:rsidR="00E872E3">
              <w:t xml:space="preserve">the </w:t>
            </w:r>
            <w:r w:rsidR="00E872E3" w:rsidRPr="007F04F7">
              <w:rPr>
                <w:rStyle w:val="Emphasis"/>
              </w:rPr>
              <w:t>Operator</w:t>
            </w:r>
            <w:r w:rsidR="00E872E3">
              <w:t xml:space="preserve"> </w:t>
            </w:r>
            <w:r>
              <w:t>drop-down list</w:t>
            </w:r>
            <w:r w:rsidR="00E872E3">
              <w:t>, select one of the operators</w:t>
            </w:r>
            <w:r>
              <w:t xml:space="preserve"> (if available)</w:t>
            </w:r>
            <w:r w:rsidR="00E872E3">
              <w:t>.</w:t>
            </w:r>
          </w:p>
          <w:p w14:paraId="06ECE9B8" w14:textId="77777777" w:rsidR="00E872E3" w:rsidRDefault="00E872E3" w:rsidP="00E872E3">
            <w:pPr>
              <w:pStyle w:val="ListNumber"/>
            </w:pPr>
            <w:r>
              <w:t xml:space="preserve">From the </w:t>
            </w:r>
            <w:r w:rsidRPr="007F04F7">
              <w:rPr>
                <w:rStyle w:val="Emphasis"/>
              </w:rPr>
              <w:t>Value</w:t>
            </w:r>
            <w:r>
              <w:t xml:space="preserve"> drop-down list, select one of the available values.</w:t>
            </w:r>
          </w:p>
          <w:p w14:paraId="49CEECD1" w14:textId="77777777" w:rsidR="00E872E3" w:rsidRDefault="00E872E3" w:rsidP="00E872E3">
            <w:pPr>
              <w:pStyle w:val="ListNumber"/>
            </w:pPr>
            <w:bookmarkStart w:id="210" w:name="_Ref388445361"/>
            <w:r>
              <w:t xml:space="preserve">From the </w:t>
            </w:r>
            <w:r w:rsidRPr="00546185">
              <w:rPr>
                <w:rStyle w:val="Emphasis"/>
              </w:rPr>
              <w:t>Rule Type</w:t>
            </w:r>
            <w:r>
              <w:t xml:space="preserve"> drop-down list, select one of the following:</w:t>
            </w:r>
            <w:bookmarkEnd w:id="210"/>
          </w:p>
          <w:p w14:paraId="225FF7E0" w14:textId="77777777" w:rsidR="00E872E3" w:rsidRDefault="00E872E3" w:rsidP="00891803">
            <w:pPr>
              <w:pStyle w:val="TableTextBullet2"/>
            </w:pPr>
            <w:r>
              <w:t>“ENABLER”—</w:t>
            </w:r>
            <w:r w:rsidR="005F1382">
              <w:t xml:space="preserve">select </w:t>
            </w:r>
            <w:r>
              <w:t>if the student must satisfy this condition to take the test.</w:t>
            </w:r>
          </w:p>
          <w:p w14:paraId="56B52012" w14:textId="77777777" w:rsidR="00E872E3" w:rsidRDefault="00E872E3" w:rsidP="00891803">
            <w:pPr>
              <w:pStyle w:val="TableTextBullet2"/>
            </w:pPr>
            <w:r>
              <w:t>“DISABLER”—</w:t>
            </w:r>
            <w:r w:rsidR="005F1382">
              <w:t xml:space="preserve">select </w:t>
            </w:r>
            <w:r>
              <w:t xml:space="preserve">if the student must </w:t>
            </w:r>
            <w:r w:rsidRPr="001D1068">
              <w:rPr>
                <w:rStyle w:val="Strong"/>
              </w:rPr>
              <w:t>not</w:t>
            </w:r>
            <w:r>
              <w:t xml:space="preserve"> satisfy this condition to take the test.</w:t>
            </w:r>
          </w:p>
          <w:p w14:paraId="7D9C2841" w14:textId="77777777" w:rsidR="00E872E3" w:rsidRDefault="004E1ECA" w:rsidP="00891803">
            <w:pPr>
              <w:pStyle w:val="ListNumber"/>
            </w:pPr>
            <w:r>
              <w:t>To add additional eligibility rules</w:t>
            </w:r>
            <w:r w:rsidR="00597DC4">
              <w:t>, r</w:t>
            </w:r>
            <w:r w:rsidR="00E872E3">
              <w:t xml:space="preserve">epeat steps </w:t>
            </w:r>
            <w:r w:rsidR="00E872E3" w:rsidRPr="006A609D">
              <w:rPr>
                <w:rStyle w:val="CrossReference"/>
              </w:rPr>
              <w:fldChar w:fldCharType="begin"/>
            </w:r>
            <w:r w:rsidR="006A609D" w:rsidRPr="006A609D">
              <w:rPr>
                <w:rStyle w:val="CrossReference"/>
              </w:rPr>
              <w:instrText xml:space="preserve"> REF _Ref388445359 \* MERGEFORMAT \h \r</w:instrText>
            </w:r>
            <w:r w:rsidR="00E872E3" w:rsidRPr="006A609D">
              <w:rPr>
                <w:rStyle w:val="CrossReference"/>
              </w:rPr>
            </w:r>
            <w:r w:rsidR="00E872E3" w:rsidRPr="006A609D">
              <w:rPr>
                <w:rStyle w:val="CrossReference"/>
              </w:rPr>
              <w:fldChar w:fldCharType="separate"/>
            </w:r>
            <w:r w:rsidR="00211B29">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_Ref388445361 \* MERGEFORMAT \h \r</w:instrText>
            </w:r>
            <w:r w:rsidR="00E872E3" w:rsidRPr="006A609D">
              <w:rPr>
                <w:rStyle w:val="CrossReference"/>
              </w:rPr>
            </w:r>
            <w:r w:rsidR="00E872E3" w:rsidRPr="006A609D">
              <w:rPr>
                <w:rStyle w:val="CrossReference"/>
              </w:rPr>
              <w:fldChar w:fldCharType="separate"/>
            </w:r>
            <w:r w:rsidR="00211B29">
              <w:rPr>
                <w:rStyle w:val="CrossReference"/>
              </w:rPr>
              <w:t>5</w:t>
            </w:r>
            <w:r w:rsidR="00E872E3" w:rsidRPr="006A609D">
              <w:rPr>
                <w:rStyle w:val="CrossReference"/>
              </w:rPr>
              <w:fldChar w:fldCharType="end"/>
            </w:r>
            <w:r w:rsidR="00597DC4">
              <w:t xml:space="preserve"> </w:t>
            </w:r>
            <w:r w:rsidR="00E872E3">
              <w:t>as required.</w:t>
            </w:r>
            <w:r>
              <w:t xml:space="preserve"> </w:t>
            </w:r>
            <w:r w:rsidR="00DD7873">
              <w:t>ART</w:t>
            </w:r>
            <w:r w:rsidR="00891803">
              <w:t xml:space="preserve"> automatically registers for the assessment those </w:t>
            </w:r>
            <w:r>
              <w:t>students who meet the eligibility rules.</w:t>
            </w:r>
          </w:p>
        </w:tc>
      </w:tr>
    </w:tbl>
    <w:p w14:paraId="12754220" w14:textId="77777777" w:rsidR="00E872E3" w:rsidRDefault="00E872E3"/>
    <w:p w14:paraId="37768637" w14:textId="77777777" w:rsidR="00E872E3" w:rsidRPr="00597DC4" w:rsidRDefault="00597DC4" w:rsidP="00B02A6E">
      <w:pPr>
        <w:pStyle w:val="ProcedureIntroduction"/>
      </w:pPr>
      <w:r>
        <w:t>To save the assessment attributes:</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17CA3728" w14:textId="77777777" w:rsidTr="00E872E3">
        <w:trPr>
          <w:trHeight w:val="431"/>
          <w:jc w:val="center"/>
        </w:trPr>
        <w:tc>
          <w:tcPr>
            <w:tcW w:w="9360" w:type="dxa"/>
          </w:tcPr>
          <w:p w14:paraId="5907B57C" w14:textId="77777777" w:rsidR="00E872E3" w:rsidRDefault="00E872E3" w:rsidP="00D1375C">
            <w:pPr>
              <w:pStyle w:val="ListNumber"/>
              <w:numPr>
                <w:ilvl w:val="0"/>
                <w:numId w:val="23"/>
              </w:numPr>
            </w:pPr>
            <w:r>
              <w:t>Click</w:t>
            </w:r>
            <w:r w:rsidR="00597DC4">
              <w:t xml:space="preserve"> </w:t>
            </w:r>
            <w:r>
              <w:t>[</w:t>
            </w:r>
            <w:r w:rsidRPr="00D108A9">
              <w:rPr>
                <w:rStyle w:val="Strong"/>
              </w:rPr>
              <w:t>Save</w:t>
            </w:r>
            <w:r>
              <w:t>]</w:t>
            </w:r>
            <w:r w:rsidR="00597DC4">
              <w:t xml:space="preserve"> at the bottom of the screen</w:t>
            </w:r>
            <w:r>
              <w:t xml:space="preserve">. </w:t>
            </w:r>
            <w:r w:rsidR="00DD7873">
              <w:t>ART</w:t>
            </w:r>
            <w:r>
              <w:t xml:space="preserve"> save</w:t>
            </w:r>
            <w:r w:rsidR="008E7D31">
              <w:t>s</w:t>
            </w:r>
            <w:r>
              <w:t xml:space="preserve"> the assessment in your assessment pool.</w:t>
            </w:r>
          </w:p>
        </w:tc>
      </w:tr>
    </w:tbl>
    <w:p w14:paraId="43B2BC98" w14:textId="77777777" w:rsidR="00651E32" w:rsidRDefault="00651E32" w:rsidP="00BB5708"/>
    <w:p w14:paraId="3AF9DC80" w14:textId="0F737DE7" w:rsidR="00A32499" w:rsidRDefault="00A32499" w:rsidP="002F13CD">
      <w:pPr>
        <w:keepNext/>
      </w:pP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ins w:id="211" w:author="Jamika D. Burge" w:date="2015-11-24T15:06:00Z">
        <w:r w:rsidR="00211B29" w:rsidRPr="00211B29">
          <w:rPr>
            <w:rStyle w:val="CrossReference"/>
            <w:rPrChange w:id="212" w:author="Jamika D. Burge" w:date="2015-11-24T15:06:00Z">
              <w:rPr/>
            </w:rPrChange>
          </w:rPr>
          <w:t>Table 5</w:t>
        </w:r>
      </w:ins>
      <w:del w:id="213" w:author="Jamika D. Burge" w:date="2015-11-24T15:06:00Z">
        <w:r w:rsidR="00ED0EE4" w:rsidRPr="00ED0EE4" w:rsidDel="00211B29">
          <w:rPr>
            <w:rStyle w:val="CrossReference"/>
          </w:rPr>
          <w:delText>Table 5</w:delText>
        </w:r>
      </w:del>
      <w:r w:rsidRPr="006A609D">
        <w:rPr>
          <w:rStyle w:val="CrossReference"/>
        </w:rPr>
        <w:fldChar w:fldCharType="end"/>
      </w:r>
      <w:r>
        <w:t xml:space="preserve"> provides detailed information about the</w:t>
      </w:r>
      <w:r w:rsidR="008A65A6">
        <w:t xml:space="preserve"> attribute</w:t>
      </w:r>
      <w:r>
        <w:t xml:space="preserve"> fields in the </w:t>
      </w:r>
      <w:r w:rsidRPr="00B02A6E">
        <w:rPr>
          <w:rStyle w:val="IntenseEmphasis"/>
        </w:rPr>
        <w:t>Add Test Information</w:t>
      </w:r>
      <w:r w:rsidRPr="008B1300">
        <w:rPr>
          <w:rStyle w:val="Emphasis"/>
        </w:rPr>
        <w:t xml:space="preserve"> </w:t>
      </w:r>
      <w:r w:rsidRPr="00A32499">
        <w:t>screen</w:t>
      </w:r>
      <w:r>
        <w:t>.</w:t>
      </w:r>
      <w:r w:rsidR="00260C4E">
        <w:t xml:space="preserve"> </w:t>
      </w:r>
    </w:p>
    <w:p w14:paraId="1E8CE6B4" w14:textId="77777777" w:rsidR="00A32499" w:rsidRDefault="00A32499" w:rsidP="00800BB7">
      <w:pPr>
        <w:pStyle w:val="TableCaption"/>
      </w:pPr>
      <w:bookmarkStart w:id="214" w:name="_Ref388009097"/>
      <w:r>
        <w:t>Table </w:t>
      </w:r>
      <w:r w:rsidR="008A2B77">
        <w:fldChar w:fldCharType="begin"/>
      </w:r>
      <w:r w:rsidR="008A2B77">
        <w:instrText xml:space="preserve"> SEQ Table \* ARABIC </w:instrText>
      </w:r>
      <w:r w:rsidR="008A2B77">
        <w:fldChar w:fldCharType="separate"/>
      </w:r>
      <w:r w:rsidR="00211B29">
        <w:rPr>
          <w:noProof/>
        </w:rPr>
        <w:t>5</w:t>
      </w:r>
      <w:r w:rsidR="008A2B77">
        <w:rPr>
          <w:noProof/>
        </w:rPr>
        <w:fldChar w:fldCharType="end"/>
      </w:r>
      <w:bookmarkEnd w:id="214"/>
      <w:r>
        <w:t xml:space="preserve">. Fields in the </w:t>
      </w:r>
      <w:r w:rsidR="003108DE">
        <w:t xml:space="preserve">Add </w:t>
      </w:r>
      <w:r>
        <w:t xml:space="preserve">Test Information </w:t>
      </w:r>
      <w:r w:rsidR="003108DE">
        <w:t>screen</w:t>
      </w:r>
    </w:p>
    <w:tbl>
      <w:tblPr>
        <w:tblStyle w:val="TableGrid"/>
        <w:tblW w:w="0" w:type="auto"/>
        <w:tblLayout w:type="fixed"/>
        <w:tblLook w:val="04A0" w:firstRow="1" w:lastRow="0" w:firstColumn="1" w:lastColumn="0" w:noHBand="0" w:noVBand="1"/>
      </w:tblPr>
      <w:tblGrid>
        <w:gridCol w:w="2671"/>
        <w:gridCol w:w="6631"/>
      </w:tblGrid>
      <w:tr w:rsidR="00A32499" w14:paraId="2D45F466" w14:textId="77777777" w:rsidTr="00A8628A">
        <w:trPr>
          <w:cnfStyle w:val="100000000000" w:firstRow="1" w:lastRow="0" w:firstColumn="0" w:lastColumn="0" w:oddVBand="0" w:evenVBand="0" w:oddHBand="0" w:evenHBand="0" w:firstRowFirstColumn="0" w:firstRowLastColumn="0" w:lastRowFirstColumn="0" w:lastRowLastColumn="0"/>
          <w:tblHeader/>
        </w:trPr>
        <w:tc>
          <w:tcPr>
            <w:tcW w:w="2671" w:type="dxa"/>
          </w:tcPr>
          <w:p w14:paraId="1E7B56D1" w14:textId="77777777" w:rsidR="00A32499" w:rsidRDefault="00A32499" w:rsidP="00F51498">
            <w:pPr>
              <w:pStyle w:val="TableHeader"/>
            </w:pPr>
            <w:r>
              <w:t>Field</w:t>
            </w:r>
          </w:p>
        </w:tc>
        <w:tc>
          <w:tcPr>
            <w:tcW w:w="6631" w:type="dxa"/>
          </w:tcPr>
          <w:p w14:paraId="7CBE5814" w14:textId="77777777" w:rsidR="00A32499" w:rsidRDefault="00A32499" w:rsidP="00F51498">
            <w:pPr>
              <w:pStyle w:val="TableHeader"/>
            </w:pPr>
            <w:r>
              <w:t>Description</w:t>
            </w:r>
          </w:p>
        </w:tc>
      </w:tr>
      <w:tr w:rsidR="00BF4BFF" w14:paraId="5ABE3C51" w14:textId="77777777" w:rsidTr="00131D78">
        <w:tc>
          <w:tcPr>
            <w:tcW w:w="9302" w:type="dxa"/>
            <w:gridSpan w:val="2"/>
            <w:tcBorders>
              <w:top w:val="single" w:sz="8" w:space="0" w:color="000000" w:themeColor="text1"/>
            </w:tcBorders>
            <w:shd w:val="clear" w:color="auto" w:fill="CFE8CA"/>
          </w:tcPr>
          <w:p w14:paraId="6FBDADB7" w14:textId="77777777" w:rsidR="00BF4BFF" w:rsidRDefault="00BF4BFF" w:rsidP="00BF4BFF">
            <w:pPr>
              <w:pStyle w:val="TableSubHeader"/>
            </w:pPr>
            <w:r>
              <w:t>Add Test Information</w:t>
            </w:r>
          </w:p>
        </w:tc>
      </w:tr>
      <w:tr w:rsidR="00A32499" w14:paraId="25DBFA75" w14:textId="77777777" w:rsidTr="00A8628A">
        <w:tc>
          <w:tcPr>
            <w:tcW w:w="2671" w:type="dxa"/>
          </w:tcPr>
          <w:p w14:paraId="4F1CCC90" w14:textId="77777777" w:rsidR="00A32499" w:rsidRDefault="00A32499" w:rsidP="00015958">
            <w:pPr>
              <w:pStyle w:val="TableText"/>
              <w:keepNext/>
            </w:pPr>
            <w:r>
              <w:t>Identifier</w:t>
            </w:r>
          </w:p>
        </w:tc>
        <w:tc>
          <w:tcPr>
            <w:tcW w:w="6631" w:type="dxa"/>
          </w:tcPr>
          <w:p w14:paraId="1EE081B0" w14:textId="77777777" w:rsidR="00A32499" w:rsidRDefault="00623DBC" w:rsidP="005A154A">
            <w:pPr>
              <w:pStyle w:val="TableText"/>
              <w:keepNext/>
            </w:pPr>
            <w:r>
              <w:t xml:space="preserve">Unique identifier for the </w:t>
            </w:r>
            <w:r w:rsidR="00597DC4">
              <w:t xml:space="preserve">selected </w:t>
            </w:r>
            <w:r>
              <w:t>test.</w:t>
            </w:r>
          </w:p>
        </w:tc>
      </w:tr>
      <w:tr w:rsidR="00A32499" w14:paraId="409BB8D8" w14:textId="77777777" w:rsidTr="00A8628A">
        <w:tc>
          <w:tcPr>
            <w:tcW w:w="2671" w:type="dxa"/>
          </w:tcPr>
          <w:p w14:paraId="032412DB" w14:textId="77777777" w:rsidR="00A32499" w:rsidRDefault="00A32499" w:rsidP="00F51498">
            <w:pPr>
              <w:pStyle w:val="TableText"/>
            </w:pPr>
            <w:r>
              <w:t>Name</w:t>
            </w:r>
          </w:p>
        </w:tc>
        <w:tc>
          <w:tcPr>
            <w:tcW w:w="6631" w:type="dxa"/>
          </w:tcPr>
          <w:p w14:paraId="19F3FF74" w14:textId="77777777" w:rsidR="00A32499" w:rsidRDefault="00A32499" w:rsidP="005A154A">
            <w:pPr>
              <w:pStyle w:val="TableText"/>
            </w:pPr>
            <w:r>
              <w:t xml:space="preserve">Descriptive name for the </w:t>
            </w:r>
            <w:r w:rsidR="00597DC4">
              <w:t xml:space="preserve">selected </w:t>
            </w:r>
            <w:r w:rsidR="00623DBC">
              <w:t>test</w:t>
            </w:r>
            <w:r>
              <w:t>.</w:t>
            </w:r>
          </w:p>
        </w:tc>
      </w:tr>
      <w:tr w:rsidR="00A32499" w14:paraId="1C0333BB" w14:textId="77777777" w:rsidTr="00A8628A">
        <w:tc>
          <w:tcPr>
            <w:tcW w:w="2671" w:type="dxa"/>
          </w:tcPr>
          <w:p w14:paraId="310F0DB0" w14:textId="77777777" w:rsidR="00A32499" w:rsidRDefault="00A32499" w:rsidP="00F51498">
            <w:pPr>
              <w:pStyle w:val="TableText"/>
            </w:pPr>
            <w:r>
              <w:t>Subject Code</w:t>
            </w:r>
          </w:p>
        </w:tc>
        <w:tc>
          <w:tcPr>
            <w:tcW w:w="6631" w:type="dxa"/>
          </w:tcPr>
          <w:p w14:paraId="298CDCE6" w14:textId="77777777" w:rsidR="00A32499" w:rsidRDefault="00B02A6E" w:rsidP="00B02A6E">
            <w:pPr>
              <w:pStyle w:val="TableText"/>
            </w:pPr>
            <w:bookmarkStart w:id="215" w:name="subjectcode"/>
            <w:r>
              <w:t>S</w:t>
            </w:r>
            <w:r w:rsidR="00A32499">
              <w:t xml:space="preserve">ubject code corresponding to </w:t>
            </w:r>
            <w:r w:rsidR="00597DC4">
              <w:t>the selected</w:t>
            </w:r>
            <w:r w:rsidR="00A32499">
              <w:t xml:space="preserve"> test.</w:t>
            </w:r>
            <w:bookmarkEnd w:id="215"/>
          </w:p>
        </w:tc>
      </w:tr>
      <w:tr w:rsidR="00A32499" w14:paraId="16FEEC6B" w14:textId="77777777" w:rsidTr="00A8628A">
        <w:tc>
          <w:tcPr>
            <w:tcW w:w="2671" w:type="dxa"/>
          </w:tcPr>
          <w:p w14:paraId="41E44E0C" w14:textId="77777777" w:rsidR="00A32499" w:rsidRDefault="00A32499" w:rsidP="00F51498">
            <w:pPr>
              <w:pStyle w:val="TableText"/>
            </w:pPr>
            <w:r>
              <w:t>Version</w:t>
            </w:r>
          </w:p>
        </w:tc>
        <w:tc>
          <w:tcPr>
            <w:tcW w:w="6631" w:type="dxa"/>
          </w:tcPr>
          <w:p w14:paraId="6E92F647" w14:textId="77777777" w:rsidR="00A32499" w:rsidRDefault="00B02A6E" w:rsidP="00597DC4">
            <w:pPr>
              <w:pStyle w:val="TableText"/>
            </w:pPr>
            <w:bookmarkStart w:id="216" w:name="version"/>
            <w:r>
              <w:t>V</w:t>
            </w:r>
            <w:r w:rsidR="00A32499">
              <w:t xml:space="preserve">ersion of </w:t>
            </w:r>
            <w:r w:rsidR="00597DC4">
              <w:t>the selected</w:t>
            </w:r>
            <w:r w:rsidR="00A32499">
              <w:t xml:space="preserve"> test.</w:t>
            </w:r>
            <w:bookmarkEnd w:id="216"/>
          </w:p>
        </w:tc>
      </w:tr>
      <w:tr w:rsidR="00A32499" w14:paraId="5450AD13" w14:textId="77777777" w:rsidTr="00A8628A">
        <w:tc>
          <w:tcPr>
            <w:tcW w:w="2671" w:type="dxa"/>
          </w:tcPr>
          <w:p w14:paraId="4CC08AA1" w14:textId="77777777" w:rsidR="00A32499" w:rsidRDefault="00A32499" w:rsidP="00F51498">
            <w:pPr>
              <w:pStyle w:val="TableText"/>
            </w:pPr>
            <w:r>
              <w:t>Grade</w:t>
            </w:r>
          </w:p>
        </w:tc>
        <w:tc>
          <w:tcPr>
            <w:tcW w:w="6631" w:type="dxa"/>
          </w:tcPr>
          <w:p w14:paraId="11932074" w14:textId="77777777" w:rsidR="00A32499" w:rsidRDefault="00B02A6E" w:rsidP="009B05E7">
            <w:pPr>
              <w:pStyle w:val="TableText"/>
            </w:pPr>
            <w:bookmarkStart w:id="217" w:name="grade"/>
            <w:r>
              <w:t>G</w:t>
            </w:r>
            <w:r w:rsidR="00A32499">
              <w:t>rade level</w:t>
            </w:r>
            <w:r w:rsidR="00597DC4">
              <w:t>s</w:t>
            </w:r>
            <w:r w:rsidR="00A32499">
              <w:t xml:space="preserve"> to which </w:t>
            </w:r>
            <w:r w:rsidR="00597DC4">
              <w:t>the selected</w:t>
            </w:r>
            <w:r w:rsidR="00A32499">
              <w:t xml:space="preserve"> test applies.</w:t>
            </w:r>
            <w:bookmarkEnd w:id="217"/>
          </w:p>
        </w:tc>
      </w:tr>
      <w:tr w:rsidR="00A32499" w14:paraId="2AE28093" w14:textId="77777777" w:rsidTr="00A8628A">
        <w:tc>
          <w:tcPr>
            <w:tcW w:w="2671" w:type="dxa"/>
          </w:tcPr>
          <w:p w14:paraId="360C8ED0" w14:textId="77777777" w:rsidR="00A32499" w:rsidRDefault="00A32499" w:rsidP="00F51498">
            <w:pPr>
              <w:pStyle w:val="TableText"/>
            </w:pPr>
            <w:r>
              <w:t>Total Global Opportunities</w:t>
            </w:r>
          </w:p>
        </w:tc>
        <w:tc>
          <w:tcPr>
            <w:tcW w:w="6631" w:type="dxa"/>
          </w:tcPr>
          <w:p w14:paraId="1ACFA465" w14:textId="2CC39E46" w:rsidR="00623DBC" w:rsidRDefault="00B02A6E" w:rsidP="00597DC4">
            <w:pPr>
              <w:pStyle w:val="TableText"/>
            </w:pPr>
            <w:bookmarkStart w:id="218" w:name="totalglobaloppts"/>
            <w:r>
              <w:t>T</w:t>
            </w:r>
            <w:r w:rsidR="00A32499">
              <w:t>otal number of times a student can take t</w:t>
            </w:r>
            <w:r w:rsidR="00F76319">
              <w:t xml:space="preserve">his test </w:t>
            </w:r>
            <w:r w:rsidR="00597DC4">
              <w:t>across</w:t>
            </w:r>
            <w:r w:rsidR="00F76319">
              <w:t xml:space="preserve"> all</w:t>
            </w:r>
            <w:r w:rsidR="00597DC4">
              <w:t xml:space="preserve"> of the</w:t>
            </w:r>
            <w:r w:rsidR="003D0EB6">
              <w:t xml:space="preserve"> </w:t>
            </w:r>
            <w:r w:rsidR="00F76319">
              <w:t xml:space="preserve">test windows. For additional information about this field, see the section </w:t>
            </w:r>
            <w:r w:rsidR="00F76319" w:rsidRPr="006A609D">
              <w:rPr>
                <w:rStyle w:val="CrossReference"/>
              </w:rPr>
              <w:fldChar w:fldCharType="begin"/>
            </w:r>
            <w:r w:rsidR="006A609D" w:rsidRPr="006A609D">
              <w:rPr>
                <w:rStyle w:val="CrossReference"/>
              </w:rPr>
              <w:instrText xml:space="preserve"> REF _Ref388009023 \* MERGEFORMAT \h</w:instrText>
            </w:r>
            <w:r w:rsidR="00F76319" w:rsidRPr="006A609D">
              <w:rPr>
                <w:rStyle w:val="CrossReference"/>
              </w:rPr>
            </w:r>
            <w:r w:rsidR="00F76319" w:rsidRPr="006A609D">
              <w:rPr>
                <w:rStyle w:val="CrossReference"/>
              </w:rPr>
              <w:fldChar w:fldCharType="separate"/>
            </w:r>
            <w:ins w:id="219" w:author="Jamika D. Burge" w:date="2015-11-24T15:06:00Z">
              <w:r w:rsidR="00211B29" w:rsidRPr="00211B29">
                <w:rPr>
                  <w:rStyle w:val="CrossReference"/>
                  <w:rPrChange w:id="220" w:author="Jamika D. Burge" w:date="2015-11-24T15:06:00Z">
                    <w:rPr/>
                  </w:rPrChange>
                </w:rPr>
                <w:t>Understanding test windows</w:t>
              </w:r>
            </w:ins>
            <w:del w:id="221" w:author="Jamika D. Burge" w:date="2015-11-24T15:06:00Z">
              <w:r w:rsidR="00ED0EE4" w:rsidRPr="00ED0EE4" w:rsidDel="00211B29">
                <w:rPr>
                  <w:rStyle w:val="CrossReference"/>
                </w:rPr>
                <w:delText>Understanding test windows</w:delText>
              </w:r>
            </w:del>
            <w:r w:rsidR="00F76319" w:rsidRPr="006A609D">
              <w:rPr>
                <w:rStyle w:val="CrossReference"/>
              </w:rPr>
              <w:fldChar w:fldCharType="end"/>
            </w:r>
            <w:r w:rsidR="00F76319">
              <w:t>.</w:t>
            </w:r>
            <w:bookmarkEnd w:id="218"/>
          </w:p>
        </w:tc>
      </w:tr>
      <w:tr w:rsidR="00A32499" w14:paraId="6F1D9311" w14:textId="77777777" w:rsidTr="00A8628A">
        <w:tc>
          <w:tcPr>
            <w:tcW w:w="2671" w:type="dxa"/>
          </w:tcPr>
          <w:p w14:paraId="4E6B3EA0" w14:textId="77777777" w:rsidR="00A32499" w:rsidRDefault="00A32499" w:rsidP="00F51498">
            <w:pPr>
              <w:pStyle w:val="TableText"/>
            </w:pPr>
            <w:r>
              <w:t>Delay Rule</w:t>
            </w:r>
          </w:p>
        </w:tc>
        <w:tc>
          <w:tcPr>
            <w:tcW w:w="6631" w:type="dxa"/>
          </w:tcPr>
          <w:p w14:paraId="034E54F3" w14:textId="5AECE66E" w:rsidR="00A32499" w:rsidRDefault="00A32499" w:rsidP="00971725">
            <w:pPr>
              <w:pStyle w:val="TableText"/>
            </w:pPr>
            <w:bookmarkStart w:id="222" w:name="delayrule"/>
            <w:r>
              <w:t xml:space="preserve">Number of calendar days between test opportunities. For additional information about this field, see the </w:t>
            </w:r>
            <w:r w:rsidR="009450D3">
              <w:t xml:space="preserve">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ins w:id="223" w:author="Jamika D. Burge" w:date="2015-11-24T15:06:00Z">
              <w:r w:rsidR="00211B29" w:rsidRPr="00211B29">
                <w:rPr>
                  <w:rStyle w:val="CrossReference"/>
                  <w:rPrChange w:id="224" w:author="Jamika D. Burge" w:date="2015-11-24T15:06:00Z">
                    <w:rPr/>
                  </w:rPrChange>
                </w:rPr>
                <w:t>Understanding test windows</w:t>
              </w:r>
            </w:ins>
            <w:del w:id="225" w:author="Jamika D. Burge" w:date="2015-11-24T15:06:00Z">
              <w:r w:rsidR="00ED0EE4" w:rsidRPr="00ED0EE4" w:rsidDel="00211B29">
                <w:rPr>
                  <w:rStyle w:val="CrossReference"/>
                </w:rPr>
                <w:delText>Understanding test windows</w:delText>
              </w:r>
            </w:del>
            <w:r w:rsidRPr="006A609D">
              <w:rPr>
                <w:rStyle w:val="CrossReference"/>
              </w:rPr>
              <w:fldChar w:fldCharType="end"/>
            </w:r>
            <w:r>
              <w:t>.</w:t>
            </w:r>
            <w:bookmarkEnd w:id="222"/>
          </w:p>
        </w:tc>
      </w:tr>
      <w:tr w:rsidR="00A32499" w14:paraId="2C09BA7A" w14:textId="77777777" w:rsidTr="00A8628A">
        <w:tc>
          <w:tcPr>
            <w:tcW w:w="2671" w:type="dxa"/>
          </w:tcPr>
          <w:p w14:paraId="5C9FD422" w14:textId="77777777" w:rsidR="00A32499" w:rsidRDefault="00A32499" w:rsidP="00015958">
            <w:pPr>
              <w:pStyle w:val="TableText"/>
              <w:keepNext/>
            </w:pPr>
            <w:r>
              <w:t>Eligibility Type</w:t>
            </w:r>
          </w:p>
        </w:tc>
        <w:tc>
          <w:tcPr>
            <w:tcW w:w="6631" w:type="dxa"/>
          </w:tcPr>
          <w:p w14:paraId="7A9A0EEA" w14:textId="77777777" w:rsidR="00EB3FC1" w:rsidRDefault="00A8628A" w:rsidP="00015958">
            <w:pPr>
              <w:pStyle w:val="TableText"/>
              <w:keepNext/>
            </w:pPr>
            <w:r>
              <w:t>M</w:t>
            </w:r>
            <w:r w:rsidR="00941C73">
              <w:t>ethod by which eligibility for an assessment is determined.</w:t>
            </w:r>
          </w:p>
          <w:p w14:paraId="033B1CCD" w14:textId="77777777" w:rsidR="00A32499" w:rsidRDefault="00A32499" w:rsidP="00015958">
            <w:pPr>
              <w:pStyle w:val="TableTextBullet"/>
              <w:keepNext/>
            </w:pPr>
            <w:r>
              <w:t>“Implicit”—The list of students eligible to take this test is implicitly derived from a set of criteria.</w:t>
            </w:r>
          </w:p>
          <w:p w14:paraId="0DCC8645" w14:textId="77777777" w:rsidR="00A32499" w:rsidRDefault="00A32499" w:rsidP="00015958">
            <w:pPr>
              <w:pStyle w:val="TableTextBullet"/>
              <w:keepNext/>
            </w:pPr>
            <w:r>
              <w:t xml:space="preserve">“Explicit”—The list of students eligible to take this test comes from a file upload. </w:t>
            </w:r>
          </w:p>
          <w:p w14:paraId="7A47B578" w14:textId="4D50EA8B" w:rsidR="00A32499" w:rsidRDefault="00A32499" w:rsidP="00015958">
            <w:pPr>
              <w:pStyle w:val="TableText"/>
              <w:keepNext/>
            </w:pPr>
            <w:r>
              <w:t xml:space="preserve">For an explanation of these rules, see the </w:t>
            </w:r>
            <w:r w:rsidR="009450D3">
              <w:t xml:space="preserve">section </w:t>
            </w:r>
            <w:r w:rsidRPr="006A609D">
              <w:rPr>
                <w:rStyle w:val="CrossReference"/>
              </w:rPr>
              <w:fldChar w:fldCharType="begin"/>
            </w:r>
            <w:r w:rsidR="006A609D" w:rsidRPr="006A609D">
              <w:rPr>
                <w:rStyle w:val="CrossReference"/>
              </w:rPr>
              <w:instrText xml:space="preserve"> REF _Ref388008238 \* MERGEFORMAT \h</w:instrText>
            </w:r>
            <w:r w:rsidRPr="006A609D">
              <w:rPr>
                <w:rStyle w:val="CrossReference"/>
              </w:rPr>
            </w:r>
            <w:r w:rsidRPr="006A609D">
              <w:rPr>
                <w:rStyle w:val="CrossReference"/>
              </w:rPr>
              <w:fldChar w:fldCharType="separate"/>
            </w:r>
            <w:ins w:id="226" w:author="Jamika D. Burge" w:date="2015-11-24T15:06:00Z">
              <w:r w:rsidR="00211B29" w:rsidRPr="00211B29">
                <w:rPr>
                  <w:rStyle w:val="CrossReference"/>
                  <w:rPrChange w:id="227" w:author="Jamika D. Burge" w:date="2015-11-24T15:06:00Z">
                    <w:rPr/>
                  </w:rPrChange>
                </w:rPr>
                <w:t>Understanding test eligibility rules</w:t>
              </w:r>
            </w:ins>
            <w:del w:id="228" w:author="Jamika D. Burge" w:date="2015-11-24T15:06:00Z">
              <w:r w:rsidR="00ED0EE4" w:rsidRPr="00ED0EE4" w:rsidDel="00211B29">
                <w:rPr>
                  <w:rStyle w:val="CrossReference"/>
                </w:rPr>
                <w:delText>Understanding test eligibility rules</w:delText>
              </w:r>
            </w:del>
            <w:r w:rsidRPr="006A609D">
              <w:rPr>
                <w:rStyle w:val="CrossReference"/>
              </w:rPr>
              <w:fldChar w:fldCharType="end"/>
            </w:r>
            <w:r w:rsidR="009450D3" w:rsidRPr="009450D3">
              <w:t>.</w:t>
            </w:r>
          </w:p>
        </w:tc>
      </w:tr>
      <w:tr w:rsidR="00A32499" w14:paraId="13C3954D" w14:textId="77777777" w:rsidTr="00A8628A">
        <w:tc>
          <w:tcPr>
            <w:tcW w:w="2671" w:type="dxa"/>
            <w:tcBorders>
              <w:bottom w:val="single" w:sz="8" w:space="0" w:color="000000" w:themeColor="text1"/>
            </w:tcBorders>
          </w:tcPr>
          <w:p w14:paraId="0C4393CB" w14:textId="77777777" w:rsidR="00A32499" w:rsidRDefault="00A32499" w:rsidP="00F51498">
            <w:pPr>
              <w:pStyle w:val="TableText"/>
            </w:pPr>
            <w:r>
              <w:t>Academic Year</w:t>
            </w:r>
          </w:p>
        </w:tc>
        <w:tc>
          <w:tcPr>
            <w:tcW w:w="6631" w:type="dxa"/>
            <w:tcBorders>
              <w:bottom w:val="single" w:sz="8" w:space="0" w:color="000000" w:themeColor="text1"/>
            </w:tcBorders>
          </w:tcPr>
          <w:p w14:paraId="17899270" w14:textId="77777777" w:rsidR="00A32499" w:rsidRDefault="00A8628A" w:rsidP="00F51498">
            <w:pPr>
              <w:pStyle w:val="TableText"/>
            </w:pPr>
            <w:r>
              <w:t>C</w:t>
            </w:r>
            <w:r w:rsidR="00A32499">
              <w:t>alendar year in which the academic year ends. For example, if the academic year is 2014–2015,</w:t>
            </w:r>
            <w:r w:rsidR="00A32499" w:rsidRPr="00695D43">
              <w:t xml:space="preserve"> </w:t>
            </w:r>
            <w:r w:rsidR="00A32499">
              <w:t xml:space="preserve">the value in this field is </w:t>
            </w:r>
            <w:r w:rsidR="00597DC4">
              <w:t>“</w:t>
            </w:r>
            <w:r w:rsidR="00A32499">
              <w:t>2015.</w:t>
            </w:r>
            <w:r w:rsidR="00597DC4">
              <w:t>”</w:t>
            </w:r>
          </w:p>
        </w:tc>
      </w:tr>
      <w:tr w:rsidR="00BF4BFF" w14:paraId="234B73C4" w14:textId="77777777" w:rsidTr="00131D78">
        <w:tc>
          <w:tcPr>
            <w:tcW w:w="9302" w:type="dxa"/>
            <w:gridSpan w:val="2"/>
            <w:tcBorders>
              <w:top w:val="single" w:sz="8" w:space="0" w:color="000000" w:themeColor="text1"/>
            </w:tcBorders>
            <w:shd w:val="clear" w:color="auto" w:fill="CFE8CA"/>
          </w:tcPr>
          <w:p w14:paraId="514370CE" w14:textId="77777777" w:rsidR="00BF4BFF" w:rsidRDefault="00BF4BFF" w:rsidP="00BF4BFF">
            <w:pPr>
              <w:pStyle w:val="TableSubHeader"/>
            </w:pPr>
            <w:r>
              <w:t>Test Windows</w:t>
            </w:r>
          </w:p>
        </w:tc>
      </w:tr>
      <w:tr w:rsidR="00623DBC" w14:paraId="3B22CCFD" w14:textId="77777777" w:rsidTr="00A8628A">
        <w:tc>
          <w:tcPr>
            <w:tcW w:w="2671" w:type="dxa"/>
          </w:tcPr>
          <w:p w14:paraId="20A4F362" w14:textId="77777777" w:rsidR="00623DBC" w:rsidRDefault="00623DBC" w:rsidP="00F51498">
            <w:pPr>
              <w:pStyle w:val="TableText"/>
            </w:pPr>
            <w:r>
              <w:t>Start Date</w:t>
            </w:r>
          </w:p>
        </w:tc>
        <w:tc>
          <w:tcPr>
            <w:tcW w:w="6631" w:type="dxa"/>
          </w:tcPr>
          <w:p w14:paraId="7319AD85" w14:textId="77777777" w:rsidR="00623DBC" w:rsidRDefault="00351276" w:rsidP="005A154A">
            <w:pPr>
              <w:pStyle w:val="TableText"/>
            </w:pPr>
            <w:bookmarkStart w:id="229" w:name="startdate"/>
            <w:r>
              <w:t>Date</w:t>
            </w:r>
            <w:r w:rsidR="00597DC4">
              <w:t xml:space="preserve"> when the</w:t>
            </w:r>
            <w:r>
              <w:t xml:space="preserve"> test window starts.</w:t>
            </w:r>
            <w:bookmarkEnd w:id="229"/>
          </w:p>
        </w:tc>
      </w:tr>
      <w:tr w:rsidR="00623DBC" w14:paraId="491CE800" w14:textId="77777777" w:rsidTr="00A8628A">
        <w:tc>
          <w:tcPr>
            <w:tcW w:w="2671" w:type="dxa"/>
          </w:tcPr>
          <w:p w14:paraId="411EE18C" w14:textId="77777777" w:rsidR="00623DBC" w:rsidRDefault="00623DBC" w:rsidP="00F51498">
            <w:pPr>
              <w:pStyle w:val="TableText"/>
            </w:pPr>
            <w:r>
              <w:t>End Date</w:t>
            </w:r>
          </w:p>
        </w:tc>
        <w:tc>
          <w:tcPr>
            <w:tcW w:w="6631" w:type="dxa"/>
          </w:tcPr>
          <w:p w14:paraId="58BF9751" w14:textId="77777777" w:rsidR="00623DBC" w:rsidRDefault="00351276" w:rsidP="00351276">
            <w:pPr>
              <w:pStyle w:val="TableText"/>
            </w:pPr>
            <w:bookmarkStart w:id="230" w:name="enddate"/>
            <w:r>
              <w:t>Date</w:t>
            </w:r>
            <w:r w:rsidR="00597DC4">
              <w:t xml:space="preserve"> when the</w:t>
            </w:r>
            <w:r>
              <w:t xml:space="preserve"> test window ends.</w:t>
            </w:r>
            <w:bookmarkEnd w:id="230"/>
          </w:p>
        </w:tc>
      </w:tr>
      <w:tr w:rsidR="00623DBC" w14:paraId="45071744" w14:textId="77777777" w:rsidTr="00A8628A">
        <w:tc>
          <w:tcPr>
            <w:tcW w:w="2671" w:type="dxa"/>
            <w:tcBorders>
              <w:bottom w:val="single" w:sz="8" w:space="0" w:color="000000" w:themeColor="text1"/>
            </w:tcBorders>
          </w:tcPr>
          <w:p w14:paraId="74FD1F37" w14:textId="77777777" w:rsidR="00623DBC" w:rsidRDefault="00623DBC" w:rsidP="00F51498">
            <w:pPr>
              <w:pStyle w:val="TableText"/>
            </w:pPr>
            <w:r>
              <w:t>Total Opportunities</w:t>
            </w:r>
          </w:p>
        </w:tc>
        <w:tc>
          <w:tcPr>
            <w:tcW w:w="6631" w:type="dxa"/>
            <w:tcBorders>
              <w:bottom w:val="single" w:sz="8" w:space="0" w:color="000000" w:themeColor="text1"/>
            </w:tcBorders>
          </w:tcPr>
          <w:p w14:paraId="2DA36B4E" w14:textId="77777777" w:rsidR="00623DBC" w:rsidRDefault="00F76319" w:rsidP="00F51498">
            <w:pPr>
              <w:pStyle w:val="TableText"/>
            </w:pPr>
            <w:bookmarkStart w:id="231" w:name="totalopportunities"/>
            <w:r>
              <w:t>Number of times</w:t>
            </w:r>
            <w:r w:rsidR="00351276">
              <w:t xml:space="preserve"> </w:t>
            </w:r>
            <w:r>
              <w:t xml:space="preserve">student can take this test during the test window. </w:t>
            </w:r>
            <w:bookmarkEnd w:id="231"/>
          </w:p>
          <w:p w14:paraId="71585F95" w14:textId="77777777" w:rsidR="00F76319" w:rsidRDefault="00F76319" w:rsidP="00F76319">
            <w:pPr>
              <w:pStyle w:val="TableTextBullet"/>
            </w:pPr>
            <w:r>
              <w:t xml:space="preserve">If you have one test window, </w:t>
            </w:r>
            <w:r w:rsidR="00DD7873">
              <w:t>ART</w:t>
            </w:r>
            <w:r>
              <w:t xml:space="preserve"> sets the Total Opportunities </w:t>
            </w:r>
            <w:r w:rsidR="00EA08B5">
              <w:t xml:space="preserve">to be </w:t>
            </w:r>
            <w:r>
              <w:t xml:space="preserve">equal to </w:t>
            </w:r>
            <w:r w:rsidRPr="00490BE7">
              <w:t>Total Global Opportunities</w:t>
            </w:r>
            <w:r>
              <w:t>.</w:t>
            </w:r>
          </w:p>
          <w:p w14:paraId="6657C592" w14:textId="77777777" w:rsidR="00F76319" w:rsidRDefault="00F76319" w:rsidP="00F76319">
            <w:pPr>
              <w:pStyle w:val="TableTextBullet"/>
            </w:pPr>
            <w:r>
              <w:t xml:space="preserve">If you have more than one test window, the sum of all Total Opportunities </w:t>
            </w:r>
            <w:r w:rsidR="00EA08B5">
              <w:t xml:space="preserve">fields </w:t>
            </w:r>
            <w:r>
              <w:t>must be greater than</w:t>
            </w:r>
            <w:r w:rsidR="00B659FF">
              <w:t xml:space="preserve"> or equal to</w:t>
            </w:r>
            <w:r>
              <w:t xml:space="preserve"> the </w:t>
            </w:r>
            <w:r w:rsidRPr="00490BE7">
              <w:t>Total Global Opportunities</w:t>
            </w:r>
            <w:r>
              <w:t>.</w:t>
            </w:r>
          </w:p>
          <w:p w14:paraId="5043685A" w14:textId="3442B582" w:rsidR="00F76319" w:rsidRDefault="00F76319" w:rsidP="007F1669">
            <w:pPr>
              <w:pStyle w:val="TableText"/>
            </w:pPr>
            <w:r>
              <w:t xml:space="preserve">For example, if </w:t>
            </w:r>
            <w:r w:rsidRPr="00490BE7">
              <w:t>Total Global Opportunities</w:t>
            </w:r>
            <w:r>
              <w:t xml:space="preserve"> is 3, then the sum of all Total Opportunities for all test windows must be greater than</w:t>
            </w:r>
            <w:r w:rsidR="00B32919">
              <w:t xml:space="preserve"> or equal to</w:t>
            </w:r>
            <w:r>
              <w:t xml:space="preserve"> 3. For additional information about this field, see the 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ins w:id="232" w:author="Jamika D. Burge" w:date="2015-11-24T15:06:00Z">
              <w:r w:rsidR="00211B29" w:rsidRPr="00211B29">
                <w:rPr>
                  <w:rStyle w:val="CrossReference"/>
                  <w:rPrChange w:id="233" w:author="Jamika D. Burge" w:date="2015-11-24T15:06:00Z">
                    <w:rPr/>
                  </w:rPrChange>
                </w:rPr>
                <w:t>Understanding test windows</w:t>
              </w:r>
            </w:ins>
            <w:del w:id="234" w:author="Jamika D. Burge" w:date="2015-11-24T15:06:00Z">
              <w:r w:rsidR="00ED0EE4" w:rsidRPr="00ED0EE4" w:rsidDel="00211B29">
                <w:rPr>
                  <w:rStyle w:val="CrossReference"/>
                </w:rPr>
                <w:delText>Understanding test windows</w:delText>
              </w:r>
            </w:del>
            <w:r w:rsidRPr="006A609D">
              <w:rPr>
                <w:rStyle w:val="CrossReference"/>
              </w:rPr>
              <w:fldChar w:fldCharType="end"/>
            </w:r>
            <w:r>
              <w:t>.</w:t>
            </w:r>
          </w:p>
        </w:tc>
      </w:tr>
      <w:tr w:rsidR="00BF4BFF" w14:paraId="767F8C0B" w14:textId="77777777" w:rsidTr="00131D78">
        <w:tc>
          <w:tcPr>
            <w:tcW w:w="9302" w:type="dxa"/>
            <w:gridSpan w:val="2"/>
            <w:tcBorders>
              <w:top w:val="single" w:sz="8" w:space="0" w:color="000000" w:themeColor="text1"/>
            </w:tcBorders>
            <w:shd w:val="clear" w:color="auto" w:fill="CFE8CA"/>
          </w:tcPr>
          <w:p w14:paraId="3C146BFD" w14:textId="77777777" w:rsidR="00BF4BFF" w:rsidRDefault="00351276" w:rsidP="00BF4BFF">
            <w:pPr>
              <w:pStyle w:val="TableSubHeader"/>
            </w:pPr>
            <w:r>
              <w:t>Implicit</w:t>
            </w:r>
            <w:r w:rsidR="00BF4BFF">
              <w:t xml:space="preserve"> Eligibility Rules</w:t>
            </w:r>
          </w:p>
        </w:tc>
      </w:tr>
      <w:tr w:rsidR="00623DBC" w14:paraId="1AC15BC9" w14:textId="77777777" w:rsidTr="00A8628A">
        <w:tc>
          <w:tcPr>
            <w:tcW w:w="2671" w:type="dxa"/>
          </w:tcPr>
          <w:p w14:paraId="162C789C" w14:textId="77777777" w:rsidR="00623DBC" w:rsidRDefault="00623DBC" w:rsidP="00482D83">
            <w:pPr>
              <w:pStyle w:val="TableText"/>
              <w:keepNext/>
            </w:pPr>
            <w:r>
              <w:t>Rule Field</w:t>
            </w:r>
          </w:p>
        </w:tc>
        <w:tc>
          <w:tcPr>
            <w:tcW w:w="6631" w:type="dxa"/>
          </w:tcPr>
          <w:p w14:paraId="431BC0D4" w14:textId="77777777" w:rsidR="00623DBC" w:rsidRDefault="001D1068" w:rsidP="001D1068">
            <w:pPr>
              <w:pStyle w:val="TableText"/>
              <w:keepNext/>
            </w:pPr>
            <w:r>
              <w:t>Student demographic or accommodation category</w:t>
            </w:r>
            <w:r w:rsidR="00CF697A">
              <w:t xml:space="preserve"> whose value you want to </w:t>
            </w:r>
            <w:r w:rsidR="00EA08B5">
              <w:t>base the rule on</w:t>
            </w:r>
            <w:r w:rsidR="00CF697A">
              <w:t xml:space="preserve">. </w:t>
            </w:r>
          </w:p>
        </w:tc>
      </w:tr>
      <w:tr w:rsidR="00623DBC" w14:paraId="59575590" w14:textId="77777777" w:rsidTr="00A8628A">
        <w:tc>
          <w:tcPr>
            <w:tcW w:w="2671" w:type="dxa"/>
          </w:tcPr>
          <w:p w14:paraId="06EAEE89" w14:textId="77777777" w:rsidR="00623DBC" w:rsidRDefault="00623DBC" w:rsidP="00F51498">
            <w:pPr>
              <w:pStyle w:val="TableText"/>
            </w:pPr>
            <w:r>
              <w:t>Operator</w:t>
            </w:r>
          </w:p>
        </w:tc>
        <w:tc>
          <w:tcPr>
            <w:tcW w:w="6631" w:type="dxa"/>
          </w:tcPr>
          <w:p w14:paraId="7DCDC04D" w14:textId="77777777" w:rsidR="00623DBC" w:rsidRDefault="00CF697A" w:rsidP="00CF697A">
            <w:pPr>
              <w:pStyle w:val="TableText"/>
            </w:pPr>
            <w:r>
              <w:t>A c</w:t>
            </w:r>
            <w:r w:rsidR="00695463">
              <w:t>omparison operator.</w:t>
            </w:r>
            <w:r w:rsidR="00B035D6">
              <w:t xml:space="preserve"> The </w:t>
            </w:r>
            <w:r w:rsidR="003B787C">
              <w:t xml:space="preserve">list of available </w:t>
            </w:r>
            <w:r w:rsidR="00B035D6">
              <w:t>operators change</w:t>
            </w:r>
            <w:r w:rsidR="003B787C">
              <w:t>s</w:t>
            </w:r>
            <w:r w:rsidR="00B035D6">
              <w:t xml:space="preserve"> depending on what you select from the </w:t>
            </w:r>
            <w:r w:rsidR="00B035D6" w:rsidRPr="003B787C">
              <w:rPr>
                <w:rStyle w:val="Emphasis"/>
              </w:rPr>
              <w:t>Rule Field</w:t>
            </w:r>
            <w:r w:rsidR="00B035D6">
              <w:t xml:space="preserve"> drop-down list.</w:t>
            </w:r>
          </w:p>
        </w:tc>
      </w:tr>
      <w:tr w:rsidR="00623DBC" w14:paraId="6981DF30" w14:textId="77777777" w:rsidTr="00A8628A">
        <w:tc>
          <w:tcPr>
            <w:tcW w:w="2671" w:type="dxa"/>
          </w:tcPr>
          <w:p w14:paraId="067A5E71" w14:textId="77777777" w:rsidR="00623DBC" w:rsidRDefault="00623DBC" w:rsidP="00F51498">
            <w:pPr>
              <w:pStyle w:val="TableText"/>
            </w:pPr>
            <w:r>
              <w:t>Value</w:t>
            </w:r>
          </w:p>
        </w:tc>
        <w:tc>
          <w:tcPr>
            <w:tcW w:w="6631" w:type="dxa"/>
          </w:tcPr>
          <w:p w14:paraId="1F85C276" w14:textId="77777777" w:rsidR="00623DBC" w:rsidRDefault="00A8628A" w:rsidP="00CF697A">
            <w:pPr>
              <w:pStyle w:val="TableText"/>
            </w:pPr>
            <w:r>
              <w:t>V</w:t>
            </w:r>
            <w:r w:rsidR="00CF697A">
              <w:t>alue against which the rule field is compared.</w:t>
            </w:r>
          </w:p>
        </w:tc>
      </w:tr>
      <w:tr w:rsidR="00623DBC" w14:paraId="5B5592B5" w14:textId="77777777" w:rsidTr="00A8628A">
        <w:tc>
          <w:tcPr>
            <w:tcW w:w="2671" w:type="dxa"/>
          </w:tcPr>
          <w:p w14:paraId="365C28BA" w14:textId="77777777" w:rsidR="00623DBC" w:rsidRDefault="00623DBC" w:rsidP="00F51498">
            <w:pPr>
              <w:pStyle w:val="TableText"/>
            </w:pPr>
            <w:r>
              <w:t>Rule Type</w:t>
            </w:r>
          </w:p>
        </w:tc>
        <w:tc>
          <w:tcPr>
            <w:tcW w:w="6631" w:type="dxa"/>
          </w:tcPr>
          <w:p w14:paraId="08933DD1" w14:textId="77777777" w:rsidR="00695463" w:rsidRDefault="00695463" w:rsidP="00F51498">
            <w:pPr>
              <w:pStyle w:val="TableText"/>
            </w:pPr>
            <w:r>
              <w:t>One of the following:</w:t>
            </w:r>
          </w:p>
          <w:p w14:paraId="13B73107" w14:textId="77777777" w:rsidR="00623DBC" w:rsidRDefault="00695463" w:rsidP="00695463">
            <w:pPr>
              <w:pStyle w:val="TableTextBullet"/>
            </w:pPr>
            <w:r>
              <w:t>“ENABLER”—Student must satisfy this condition to take the test.</w:t>
            </w:r>
          </w:p>
          <w:p w14:paraId="75E0928F" w14:textId="77777777" w:rsidR="00695463" w:rsidRDefault="00695463" w:rsidP="00695463">
            <w:pPr>
              <w:pStyle w:val="TableTextBullet"/>
            </w:pPr>
            <w:r>
              <w:t>“DISABLER”—student must not satisfy this condition to take the test.</w:t>
            </w:r>
          </w:p>
          <w:p w14:paraId="436380EB" w14:textId="7E39FBFD" w:rsidR="00695463" w:rsidRDefault="00695463" w:rsidP="00695463">
            <w:pPr>
              <w:pStyle w:val="TableText"/>
            </w:pPr>
            <w:r>
              <w:t xml:space="preserve">For more information about rule types and how they impact eligibility, see the section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ins w:id="235" w:author="Jamika D. Burge" w:date="2015-11-24T15:06:00Z">
              <w:r w:rsidR="00211B29" w:rsidRPr="00211B29">
                <w:rPr>
                  <w:rStyle w:val="CrossReference"/>
                  <w:rPrChange w:id="236" w:author="Jamika D. Burge" w:date="2015-11-24T15:06:00Z">
                    <w:rPr/>
                  </w:rPrChange>
                </w:rPr>
                <w:t>Understanding test eligibility rules</w:t>
              </w:r>
            </w:ins>
            <w:del w:id="237" w:author="Jamika D. Burge" w:date="2015-11-24T15:06:00Z">
              <w:r w:rsidR="00ED0EE4" w:rsidRPr="00ED0EE4" w:rsidDel="00211B29">
                <w:rPr>
                  <w:rStyle w:val="CrossReference"/>
                </w:rPr>
                <w:delText>Understanding test eligibility rules</w:delText>
              </w:r>
            </w:del>
            <w:r w:rsidRPr="006A609D">
              <w:rPr>
                <w:rStyle w:val="CrossReference"/>
              </w:rPr>
              <w:fldChar w:fldCharType="end"/>
            </w:r>
          </w:p>
        </w:tc>
      </w:tr>
    </w:tbl>
    <w:p w14:paraId="7CEA13B3" w14:textId="77777777" w:rsidR="00A32499" w:rsidRDefault="00A32499" w:rsidP="00A32499"/>
    <w:p w14:paraId="3B02B416" w14:textId="77777777" w:rsidR="00A32499" w:rsidRDefault="00A32499" w:rsidP="00A32499">
      <w:pPr>
        <w:pStyle w:val="Heading3"/>
      </w:pPr>
      <w:bookmarkStart w:id="238" w:name="_Ref388008238"/>
      <w:bookmarkStart w:id="239" w:name="_Ref388448113"/>
      <w:bookmarkStart w:id="240" w:name="_Ref391558291"/>
      <w:bookmarkStart w:id="241" w:name="_Toc391560296"/>
      <w:bookmarkStart w:id="242" w:name="_Toc433196069"/>
      <w:r>
        <w:t xml:space="preserve">Understanding </w:t>
      </w:r>
      <w:r w:rsidR="00E773CA">
        <w:t>test eligibility rules</w:t>
      </w:r>
      <w:bookmarkEnd w:id="238"/>
      <w:bookmarkEnd w:id="239"/>
      <w:r w:rsidR="00482D83">
        <w:t>.</w:t>
      </w:r>
      <w:bookmarkEnd w:id="240"/>
      <w:bookmarkEnd w:id="241"/>
      <w:bookmarkEnd w:id="242"/>
    </w:p>
    <w:p w14:paraId="71C385C8" w14:textId="77777777" w:rsidR="00A32499" w:rsidRDefault="00A32499" w:rsidP="00A32499">
      <w:pPr>
        <w:pStyle w:val="Heading4"/>
      </w:pPr>
      <w:bookmarkStart w:id="243" w:name="_Toc391560297"/>
      <w:bookmarkStart w:id="244" w:name="_Toc433196070"/>
      <w:r>
        <w:t xml:space="preserve">Explicit </w:t>
      </w:r>
      <w:r w:rsidR="00E773CA">
        <w:t>eligibility rules</w:t>
      </w:r>
      <w:r w:rsidR="00482D83">
        <w:t>.</w:t>
      </w:r>
      <w:bookmarkEnd w:id="243"/>
      <w:bookmarkEnd w:id="244"/>
    </w:p>
    <w:p w14:paraId="57B55AA2" w14:textId="448E7CDB" w:rsidR="00EF21E1" w:rsidRDefault="00EF21E1" w:rsidP="00EF21E1">
      <w:pPr>
        <w:keepNext/>
      </w:pPr>
      <w:r>
        <w:t>If you specify “Explicit” as the eligibility type for an assessment, you must provide an explicit list of students that can take the test. This option is useful if there is a great deal of fragmentation regarding test eligibility. For example, when administering End of Course assessments, the system cannot automatically determine which students are registered for a particular course.</w:t>
      </w:r>
    </w:p>
    <w:p w14:paraId="5281A5D9" w14:textId="5195BB1E" w:rsidR="00ED0EE4" w:rsidRDefault="00EF21E1" w:rsidP="00ED0EE4">
      <w:pPr>
        <w:keepNext/>
      </w:pPr>
      <w:r>
        <w:t xml:space="preserve">You specify explicit eligibility rules by uploading a list of students and their associated eligibilities. For detailed information, see the section </w:t>
      </w:r>
      <w:r w:rsidRPr="006A609D">
        <w:rPr>
          <w:rStyle w:val="CrossReference"/>
        </w:rPr>
        <w:fldChar w:fldCharType="begin"/>
      </w:r>
      <w:r w:rsidRPr="006A609D">
        <w:rPr>
          <w:rStyle w:val="CrossReference"/>
        </w:rPr>
        <w:instrText xml:space="preserve"> REF _Ref388267675 \* MERGEFORMAT \h</w:instrText>
      </w:r>
      <w:r w:rsidRPr="006A609D">
        <w:rPr>
          <w:rStyle w:val="CrossReference"/>
        </w:rPr>
      </w:r>
      <w:r w:rsidRPr="006A609D">
        <w:rPr>
          <w:rStyle w:val="CrossReference"/>
        </w:rPr>
        <w:fldChar w:fldCharType="separate"/>
      </w:r>
      <w:ins w:id="245" w:author="Jamika D. Burge" w:date="2015-11-24T15:06:00Z">
        <w:r w:rsidR="00211B29" w:rsidRPr="00211B29">
          <w:rPr>
            <w:rStyle w:val="CrossReference"/>
            <w:rPrChange w:id="246" w:author="Jamika D. Burge" w:date="2015-11-24T15:06:00Z">
              <w:rPr/>
            </w:rPrChange>
          </w:rPr>
          <w:t>Managing Student Eligibility</w:t>
        </w:r>
      </w:ins>
      <w:del w:id="247" w:author="Jamika D. Burge" w:date="2015-11-24T15:06:00Z">
        <w:r w:rsidR="00ED0EE4" w:rsidRPr="00ED0EE4" w:rsidDel="00211B29">
          <w:rPr>
            <w:rStyle w:val="CrossReference"/>
          </w:rPr>
          <w:delText>Managing Student Eligibility</w:delText>
        </w:r>
      </w:del>
      <w:r w:rsidRPr="006A609D">
        <w:rPr>
          <w:rStyle w:val="CrossReference"/>
        </w:rPr>
        <w:fldChar w:fldCharType="end"/>
      </w:r>
      <w:r>
        <w:t xml:space="preserve">. </w:t>
      </w:r>
    </w:p>
    <w:p w14:paraId="52C458F6" w14:textId="25FC031B" w:rsidR="00ED0EE4" w:rsidRDefault="00ED0EE4" w:rsidP="00ED0EE4">
      <w:pPr>
        <w:pStyle w:val="Heading4"/>
      </w:pPr>
      <w:r>
        <w:t>Im</w:t>
      </w:r>
      <w:r>
        <w:t>plicit eligibility rules.</w:t>
      </w:r>
    </w:p>
    <w:p w14:paraId="64A1FA89" w14:textId="72854E86" w:rsidR="00A32499" w:rsidRDefault="00A32499" w:rsidP="0011526C">
      <w:pPr>
        <w:keepNext/>
      </w:pPr>
      <w:r>
        <w:t xml:space="preserve">If you specify “Implicit” as an eligibility type for an assessment, you must provide a set of </w:t>
      </w:r>
      <w:r w:rsidR="004E1ECA">
        <w:t>eligibility</w:t>
      </w:r>
      <w:r>
        <w:t xml:space="preserve"> criteria in the </w:t>
      </w:r>
      <w:r w:rsidRPr="009F750C">
        <w:rPr>
          <w:rStyle w:val="Emphasis"/>
        </w:rPr>
        <w:t>Implicit Eligibility Rules</w:t>
      </w:r>
      <w:r>
        <w:t xml:space="preserve"> section (see</w:t>
      </w:r>
      <w:r w:rsidR="00984AF0" w:rsidRPr="00545E13">
        <w:t xml:space="preserve"> </w:t>
      </w:r>
      <w:r w:rsidR="00984AF0" w:rsidRPr="006A609D">
        <w:rPr>
          <w:rStyle w:val="CrossReference"/>
        </w:rPr>
        <w:fldChar w:fldCharType="begin"/>
      </w:r>
      <w:r w:rsidR="006A609D" w:rsidRPr="006A609D">
        <w:rPr>
          <w:rStyle w:val="CrossReference"/>
        </w:rPr>
        <w:instrText xml:space="preserve"> REF _Ref388448703 \* MERGEFORMAT \h</w:instrText>
      </w:r>
      <w:r w:rsidR="00984AF0" w:rsidRPr="006A609D">
        <w:rPr>
          <w:rStyle w:val="CrossReference"/>
        </w:rPr>
      </w:r>
      <w:r w:rsidR="00984AF0" w:rsidRPr="006A609D">
        <w:rPr>
          <w:rStyle w:val="CrossReference"/>
        </w:rPr>
        <w:fldChar w:fldCharType="separate"/>
      </w:r>
      <w:ins w:id="248" w:author="Jamika D. Burge" w:date="2015-11-24T15:06:00Z">
        <w:r w:rsidR="00211B29" w:rsidRPr="00211B29">
          <w:rPr>
            <w:rStyle w:val="CrossReference"/>
            <w:rPrChange w:id="249" w:author="Jamika D. Burge" w:date="2015-11-24T15:06:00Z">
              <w:rPr/>
            </w:rPrChange>
          </w:rPr>
          <w:t>Figure 8</w:t>
        </w:r>
      </w:ins>
      <w:del w:id="250" w:author="Jamika D. Burge" w:date="2015-11-24T15:06:00Z">
        <w:r w:rsidR="00ED0EE4" w:rsidRPr="00ED0EE4" w:rsidDel="00211B29">
          <w:rPr>
            <w:rStyle w:val="CrossReference"/>
          </w:rPr>
          <w:delText>Figure 8</w:delText>
        </w:r>
      </w:del>
      <w:r w:rsidR="00984AF0" w:rsidRPr="006A609D">
        <w:rPr>
          <w:rStyle w:val="CrossReference"/>
        </w:rPr>
        <w:fldChar w:fldCharType="end"/>
      </w:r>
      <w:r>
        <w:t xml:space="preserve">). </w:t>
      </w:r>
      <w:r w:rsidR="005D129F">
        <w:t xml:space="preserve">The students in </w:t>
      </w:r>
      <w:r w:rsidR="00DD7873">
        <w:t>ART</w:t>
      </w:r>
      <w:r w:rsidR="005D129F">
        <w:t xml:space="preserve"> who meet all of the implicit criteria for an assessment will automatically be registered for that assessment.</w:t>
      </w:r>
    </w:p>
    <w:p w14:paraId="35154824" w14:textId="77777777" w:rsidR="00A32499" w:rsidRDefault="00A32499" w:rsidP="0011526C">
      <w:pPr>
        <w:keepNext/>
      </w:pPr>
      <w:r>
        <w:t xml:space="preserve">There are two types of </w:t>
      </w:r>
      <w:r w:rsidR="00B56C3C">
        <w:t xml:space="preserve">implicit </w:t>
      </w:r>
      <w:r>
        <w:t>eligibility rules:</w:t>
      </w:r>
    </w:p>
    <w:p w14:paraId="0C7D55E9" w14:textId="77777777" w:rsidR="00A32499" w:rsidRDefault="00A32499" w:rsidP="0011526C">
      <w:pPr>
        <w:pStyle w:val="ListBullet"/>
        <w:keepNext/>
      </w:pPr>
      <w:r>
        <w:t xml:space="preserve">Enabler—A student must </w:t>
      </w:r>
      <w:r w:rsidRPr="009F750C">
        <w:rPr>
          <w:rStyle w:val="Emphasis"/>
        </w:rPr>
        <w:t>satisfy</w:t>
      </w:r>
      <w:r w:rsidRPr="009F750C">
        <w:t xml:space="preserve"> all enabler </w:t>
      </w:r>
      <w:r>
        <w:t>eligibility criteria to take the test.</w:t>
      </w:r>
    </w:p>
    <w:p w14:paraId="3F559466" w14:textId="77777777" w:rsidR="00A32499" w:rsidRPr="009F750C" w:rsidRDefault="00A32499" w:rsidP="0011526C">
      <w:pPr>
        <w:pStyle w:val="ListBullet"/>
        <w:keepNext/>
      </w:pPr>
      <w:r>
        <w:t xml:space="preserve">Disabler—A student must </w:t>
      </w:r>
      <w:r w:rsidRPr="009F750C">
        <w:rPr>
          <w:rStyle w:val="Emphasis"/>
        </w:rPr>
        <w:t>fail</w:t>
      </w:r>
      <w:r w:rsidRPr="009F750C">
        <w:t xml:space="preserve"> all </w:t>
      </w:r>
      <w:r>
        <w:t>disabler eligibility criteria to take the test.</w:t>
      </w:r>
    </w:p>
    <w:p w14:paraId="512AF534" w14:textId="2ED8AB1D" w:rsidR="00A32499" w:rsidRPr="0018269D" w:rsidRDefault="00A32499" w:rsidP="00A32499">
      <w:r>
        <w:t>Referring to</w:t>
      </w:r>
      <w:r w:rsidR="00A17236">
        <w:t xml:space="preserve"> the example in</w:t>
      </w:r>
      <w:r w:rsidR="00A17236" w:rsidRPr="00545E13">
        <w:t xml:space="preserve"> </w:t>
      </w:r>
      <w:r w:rsidR="00A17236" w:rsidRPr="006A609D">
        <w:rPr>
          <w:rStyle w:val="CrossReference"/>
        </w:rPr>
        <w:fldChar w:fldCharType="begin"/>
      </w:r>
      <w:r w:rsidR="006A609D" w:rsidRPr="006A609D">
        <w:rPr>
          <w:rStyle w:val="CrossReference"/>
        </w:rPr>
        <w:instrText xml:space="preserve"> REF _Ref388448703 \* MERGEFORMAT \h</w:instrText>
      </w:r>
      <w:r w:rsidR="00A17236" w:rsidRPr="006A609D">
        <w:rPr>
          <w:rStyle w:val="CrossReference"/>
        </w:rPr>
      </w:r>
      <w:r w:rsidR="00A17236" w:rsidRPr="006A609D">
        <w:rPr>
          <w:rStyle w:val="CrossReference"/>
        </w:rPr>
        <w:fldChar w:fldCharType="separate"/>
      </w:r>
      <w:ins w:id="251" w:author="Jamika D. Burge" w:date="2015-11-24T15:06:00Z">
        <w:r w:rsidR="00211B29" w:rsidRPr="00211B29">
          <w:rPr>
            <w:rStyle w:val="CrossReference"/>
            <w:rPrChange w:id="252" w:author="Jamika D. Burge" w:date="2015-11-24T15:06:00Z">
              <w:rPr/>
            </w:rPrChange>
          </w:rPr>
          <w:t>Figure 8</w:t>
        </w:r>
      </w:ins>
      <w:del w:id="253" w:author="Jamika D. Burge" w:date="2015-11-24T15:06:00Z">
        <w:r w:rsidR="00ED0EE4" w:rsidRPr="00ED0EE4" w:rsidDel="00211B29">
          <w:rPr>
            <w:rStyle w:val="CrossReference"/>
          </w:rPr>
          <w:delText>Figure 8</w:delText>
        </w:r>
      </w:del>
      <w:r w:rsidR="00A17236" w:rsidRPr="006A609D">
        <w:rPr>
          <w:rStyle w:val="CrossReference"/>
        </w:rPr>
        <w:fldChar w:fldCharType="end"/>
      </w:r>
      <w:r>
        <w:t xml:space="preserve">, there are two enabler rules: “Language Code = English” and “Grade Level When Tested = 4.” This means that all students who primarily communicate in English and who are in fourth grade at the time of the </w:t>
      </w:r>
      <w:r w:rsidR="004E6A1D">
        <w:t>assessment</w:t>
      </w:r>
      <w:r>
        <w:t xml:space="preserve"> are eligible to take the test.</w:t>
      </w:r>
    </w:p>
    <w:p w14:paraId="780DB829" w14:textId="77777777" w:rsidR="00482D83" w:rsidRDefault="00A32499" w:rsidP="00A32499">
      <w:pPr>
        <w:pStyle w:val="Heading3"/>
      </w:pPr>
      <w:bookmarkStart w:id="254" w:name="_Ref388009023"/>
      <w:bookmarkStart w:id="255" w:name="_Ref391557876"/>
      <w:bookmarkStart w:id="256" w:name="_Toc391560299"/>
      <w:bookmarkStart w:id="257" w:name="_Toc433196072"/>
      <w:r>
        <w:t xml:space="preserve">Understanding </w:t>
      </w:r>
      <w:r w:rsidR="00E773CA">
        <w:t>test windows</w:t>
      </w:r>
      <w:bookmarkEnd w:id="254"/>
      <w:r w:rsidR="00E773CA">
        <w:t>, delay, and opportunities</w:t>
      </w:r>
      <w:r w:rsidR="00482D83">
        <w:t>.</w:t>
      </w:r>
      <w:bookmarkEnd w:id="255"/>
      <w:bookmarkEnd w:id="256"/>
      <w:bookmarkEnd w:id="257"/>
    </w:p>
    <w:p w14:paraId="415EE8CB" w14:textId="77777777" w:rsidR="00A32499" w:rsidRDefault="00A32499" w:rsidP="00A32499">
      <w:pPr>
        <w:keepNext/>
      </w:pPr>
      <w:r>
        <w:t xml:space="preserve">There are three interrelated factors that determine if a student is </w:t>
      </w:r>
      <w:r w:rsidR="00E07847">
        <w:t xml:space="preserve">may take </w:t>
      </w:r>
      <w:r>
        <w:t>a</w:t>
      </w:r>
      <w:r w:rsidR="00E07847">
        <w:t>n available</w:t>
      </w:r>
      <w:r>
        <w:t xml:space="preserve"> </w:t>
      </w:r>
      <w:r w:rsidR="00E07847">
        <w:t>assessment</w:t>
      </w:r>
      <w:r>
        <w:t xml:space="preserve">: </w:t>
      </w:r>
    </w:p>
    <w:p w14:paraId="71157CCC" w14:textId="4F260800" w:rsidR="00A32499" w:rsidRDefault="00A32499" w:rsidP="00A32499">
      <w:pPr>
        <w:pStyle w:val="ListBullet"/>
        <w:keepNext/>
      </w:pPr>
      <w:r>
        <w:t>Test Window</w:t>
      </w:r>
      <w:r w:rsidR="00C709CA">
        <w:t xml:space="preserve"> </w:t>
      </w:r>
      <w:r>
        <w:t>—</w:t>
      </w:r>
      <w:r w:rsidR="00C709CA">
        <w:t xml:space="preserve"> </w:t>
      </w:r>
      <w:r>
        <w:t>The start and end date when a test is available in TDS. A</w:t>
      </w:r>
      <w:r w:rsidR="006C5862">
        <w:t>n assessment</w:t>
      </w:r>
      <w:r>
        <w:t xml:space="preserve"> can have one or more test windows.</w:t>
      </w:r>
    </w:p>
    <w:p w14:paraId="6061A222" w14:textId="010DB568" w:rsidR="00A86792" w:rsidRDefault="00A86792" w:rsidP="00A86792">
      <w:pPr>
        <w:pStyle w:val="ListBullet"/>
      </w:pPr>
      <w:r>
        <w:t>Opportunities</w:t>
      </w:r>
      <w:r w:rsidR="00C709CA">
        <w:t xml:space="preserve"> </w:t>
      </w:r>
      <w:r>
        <w:t>—</w:t>
      </w:r>
      <w:r w:rsidR="00C709CA">
        <w:t xml:space="preserve"> </w:t>
      </w:r>
      <w:r>
        <w:t>The number of times a student can take a</w:t>
      </w:r>
      <w:r w:rsidR="00E07847">
        <w:t>n assessment</w:t>
      </w:r>
      <w:r>
        <w:t xml:space="preserve"> within a window, and the number of times a student can take the </w:t>
      </w:r>
      <w:r w:rsidR="00E07847">
        <w:t>assessment</w:t>
      </w:r>
      <w:r>
        <w:t xml:space="preserve"> over all the test windows.</w:t>
      </w:r>
    </w:p>
    <w:p w14:paraId="1C95CE4B" w14:textId="05F4FC40" w:rsidR="00A32499" w:rsidRDefault="00A32499" w:rsidP="00A32499">
      <w:pPr>
        <w:pStyle w:val="ListBullet"/>
        <w:keepNext/>
      </w:pPr>
      <w:r>
        <w:t>Delay</w:t>
      </w:r>
      <w:r w:rsidR="00C709CA">
        <w:t xml:space="preserve"> </w:t>
      </w:r>
      <w:r>
        <w:t>—</w:t>
      </w:r>
      <w:r w:rsidR="00C709CA">
        <w:t xml:space="preserve"> </w:t>
      </w:r>
      <w:r>
        <w:t>The number of calendar days that must pass between student test opportunities.</w:t>
      </w:r>
    </w:p>
    <w:p w14:paraId="3A17C1DA" w14:textId="492938F3" w:rsidR="00A32499" w:rsidRDefault="004E1ECA" w:rsidP="00B02A6E">
      <w:pPr>
        <w:keepNext/>
      </w:pPr>
      <w:r>
        <w:t>In</w:t>
      </w:r>
      <w:r w:rsidR="00A32499">
        <w:t xml:space="preserve"> </w:t>
      </w:r>
      <w:r w:rsidR="00A32499" w:rsidRPr="006A609D">
        <w:rPr>
          <w:rStyle w:val="CrossReference"/>
        </w:rPr>
        <w:fldChar w:fldCharType="begin"/>
      </w:r>
      <w:r w:rsidR="006A609D" w:rsidRPr="006A609D">
        <w:rPr>
          <w:rStyle w:val="CrossReference"/>
        </w:rPr>
        <w:instrText xml:space="preserve"> REF _Ref388271579 \* MERGEFORMAT \h</w:instrText>
      </w:r>
      <w:r w:rsidR="00A32499" w:rsidRPr="006A609D">
        <w:rPr>
          <w:rStyle w:val="CrossReference"/>
        </w:rPr>
      </w:r>
      <w:r w:rsidR="00A32499" w:rsidRPr="006A609D">
        <w:rPr>
          <w:rStyle w:val="CrossReference"/>
        </w:rPr>
        <w:fldChar w:fldCharType="separate"/>
      </w:r>
      <w:ins w:id="258" w:author="Jamika D. Burge" w:date="2015-11-24T15:06:00Z">
        <w:r w:rsidR="00211B29" w:rsidRPr="00211B29">
          <w:rPr>
            <w:rStyle w:val="CrossReference"/>
            <w:rPrChange w:id="259" w:author="Jamika D. Burge" w:date="2015-11-24T15:06:00Z">
              <w:rPr/>
            </w:rPrChange>
          </w:rPr>
          <w:t>Figure 9</w:t>
        </w:r>
      </w:ins>
      <w:del w:id="260" w:author="Jamika D. Burge" w:date="2015-11-24T15:06:00Z">
        <w:r w:rsidR="00ED0EE4" w:rsidRPr="00ED0EE4" w:rsidDel="00211B29">
          <w:rPr>
            <w:rStyle w:val="CrossReference"/>
          </w:rPr>
          <w:delText>Figure 9</w:delText>
        </w:r>
      </w:del>
      <w:r w:rsidR="00A32499" w:rsidRPr="006A609D">
        <w:rPr>
          <w:rStyle w:val="CrossReference"/>
        </w:rPr>
        <w:fldChar w:fldCharType="end"/>
      </w:r>
      <w:r w:rsidR="00A32499">
        <w:t xml:space="preserve">, </w:t>
      </w:r>
      <w:r>
        <w:t>an</w:t>
      </w:r>
      <w:r w:rsidR="008F7A4F">
        <w:t xml:space="preserve"> </w:t>
      </w:r>
      <w:r w:rsidR="00A86792">
        <w:t xml:space="preserve">example </w:t>
      </w:r>
      <w:r w:rsidR="00A32499">
        <w:t xml:space="preserve">assessment has </w:t>
      </w:r>
      <w:r>
        <w:t>two test windows:</w:t>
      </w:r>
      <w:r w:rsidR="00A32499">
        <w:t xml:space="preserve"> one from </w:t>
      </w:r>
      <w:r w:rsidR="00AB6E1A">
        <w:t>May</w:t>
      </w:r>
      <w:r w:rsidR="00A32499">
        <w:t> </w:t>
      </w:r>
      <w:r w:rsidR="00AB6E1A">
        <w:t>5</w:t>
      </w:r>
      <w:r w:rsidR="00A32499">
        <w:t xml:space="preserve"> to </w:t>
      </w:r>
      <w:r w:rsidR="00AB6E1A">
        <w:t>May 9</w:t>
      </w:r>
      <w:r w:rsidR="00A32499">
        <w:t xml:space="preserve"> and </w:t>
      </w:r>
      <w:r w:rsidR="00A86792">
        <w:t>one</w:t>
      </w:r>
      <w:r w:rsidR="00A32499">
        <w:t xml:space="preserve"> from </w:t>
      </w:r>
      <w:r w:rsidR="00AB6E1A">
        <w:t>May 19</w:t>
      </w:r>
      <w:r w:rsidR="00A86792">
        <w:t xml:space="preserve"> to </w:t>
      </w:r>
      <w:r w:rsidR="00AB6E1A">
        <w:t>May 23</w:t>
      </w:r>
      <w:r>
        <w:t>. Students have two</w:t>
      </w:r>
      <w:r w:rsidR="00A32499">
        <w:t xml:space="preserve"> opportunities to t</w:t>
      </w:r>
      <w:r w:rsidR="00A86792">
        <w:t>ake the test in each window.</w:t>
      </w:r>
      <w:r w:rsidR="00A32499">
        <w:t xml:space="preserve"> </w:t>
      </w:r>
      <w:r w:rsidR="00A86792">
        <w:t>T</w:t>
      </w:r>
      <w:r w:rsidR="00A32499">
        <w:t>he total number of opp</w:t>
      </w:r>
      <w:r>
        <w:t>ortunities over all windows is three</w:t>
      </w:r>
      <w:r w:rsidR="00A32499">
        <w:t>.</w:t>
      </w:r>
      <w:r w:rsidR="00A86792">
        <w:t xml:space="preserve"> The delay period for the </w:t>
      </w:r>
      <w:r w:rsidR="00AB6E1A">
        <w:t>assessment</w:t>
      </w:r>
      <w:r>
        <w:t xml:space="preserve"> is three</w:t>
      </w:r>
      <w:r w:rsidR="00A86792">
        <w:t xml:space="preserve"> days.</w:t>
      </w:r>
    </w:p>
    <w:p w14:paraId="3C74A149" w14:textId="77777777" w:rsidR="00A04903" w:rsidRDefault="00A04903" w:rsidP="00A04903">
      <w:pPr>
        <w:pStyle w:val="ListBullet"/>
      </w:pPr>
      <w:r>
        <w:t>The first student, indicated by a blue star</w:t>
      </w:r>
      <w:r w:rsidRPr="00A916E1">
        <w:t xml:space="preserve"> </w:t>
      </w:r>
      <w:r>
        <w:t>(</w:t>
      </w:r>
      <w:r>
        <w:rPr>
          <w:noProof/>
        </w:rPr>
        <w:drawing>
          <wp:inline distT="0" distB="0" distL="0" distR="0" wp14:anchorId="17B53B5F" wp14:editId="1EB36416">
            <wp:extent cx="228600" cy="216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16257"/>
                    </a:xfrm>
                    <a:prstGeom prst="rect">
                      <a:avLst/>
                    </a:prstGeom>
                    <a:noFill/>
                    <a:ln>
                      <a:noFill/>
                    </a:ln>
                  </pic:spPr>
                </pic:pic>
              </a:graphicData>
            </a:graphic>
          </wp:inline>
        </w:drawing>
      </w:r>
      <w:r>
        <w:t>), takes the test for the first time on May 5. To take the second opportunity, the student waits three days until May 8. To take the test a third time, the student must wait until May 19. After that, the student cannot take the test again; even though there is another test opportunity available in Test Window 2, the student already exhausted all three global opportunities.</w:t>
      </w:r>
    </w:p>
    <w:p w14:paraId="615C463C" w14:textId="77777777" w:rsidR="00A32499" w:rsidRDefault="00A32499" w:rsidP="007124A4">
      <w:pPr>
        <w:pStyle w:val="ListBullet"/>
      </w:pPr>
      <w:r>
        <w:t xml:space="preserve">The </w:t>
      </w:r>
      <w:r w:rsidR="00A04903">
        <w:t>second</w:t>
      </w:r>
      <w:r>
        <w:t xml:space="preserve"> student, indicated by a </w:t>
      </w:r>
      <w:r w:rsidR="00910F42">
        <w:t>green star (</w:t>
      </w:r>
      <w:r w:rsidR="00910F42">
        <w:rPr>
          <w:noProof/>
        </w:rPr>
        <w:drawing>
          <wp:inline distT="0" distB="0" distL="0" distR="0" wp14:anchorId="631358C9" wp14:editId="78420B15">
            <wp:extent cx="228600" cy="22233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2337"/>
                    </a:xfrm>
                    <a:prstGeom prst="rect">
                      <a:avLst/>
                    </a:prstGeom>
                    <a:noFill/>
                    <a:ln>
                      <a:noFill/>
                    </a:ln>
                  </pic:spPr>
                </pic:pic>
              </a:graphicData>
            </a:graphic>
          </wp:inline>
        </w:drawing>
      </w:r>
      <w:r w:rsidR="00910F42">
        <w:t xml:space="preserve">), </w:t>
      </w:r>
      <w:r>
        <w:t xml:space="preserve">takes the test for the first time on </w:t>
      </w:r>
      <w:r w:rsidR="00AB6E1A">
        <w:t>May 7</w:t>
      </w:r>
      <w:r>
        <w:t xml:space="preserve">. To take the second opportunity, the student must wait three days until </w:t>
      </w:r>
      <w:r w:rsidR="00910F42">
        <w:t>May 10,</w:t>
      </w:r>
      <w:r>
        <w:t xml:space="preserve"> </w:t>
      </w:r>
      <w:r w:rsidR="00910F42">
        <w:t>but</w:t>
      </w:r>
      <w:r>
        <w:t xml:space="preserve"> the next test window starts on </w:t>
      </w:r>
      <w:r w:rsidR="00910F42">
        <w:t>May 19</w:t>
      </w:r>
      <w:r>
        <w:t>,</w:t>
      </w:r>
      <w:r w:rsidR="00910F42">
        <w:t xml:space="preserve"> so</w:t>
      </w:r>
      <w:r>
        <w:t xml:space="preserve"> the student waits </w:t>
      </w:r>
      <w:r w:rsidR="00910F42">
        <w:t>until then for the second opportunity</w:t>
      </w:r>
      <w:r>
        <w:t>.</w:t>
      </w:r>
    </w:p>
    <w:p w14:paraId="2BFF4809" w14:textId="77777777" w:rsidR="00A32499" w:rsidRDefault="00A32499" w:rsidP="007124A4">
      <w:pPr>
        <w:pStyle w:val="ListBullet"/>
      </w:pPr>
      <w:r>
        <w:t xml:space="preserve">The third student, indicated by a </w:t>
      </w:r>
      <w:r w:rsidR="00AB6E1A">
        <w:t>yellow star</w:t>
      </w:r>
      <w:r>
        <w:t xml:space="preserve"> </w:t>
      </w:r>
      <w:r w:rsidR="00A86792">
        <w:t>(</w:t>
      </w:r>
      <w:r w:rsidR="00AB6E1A">
        <w:rPr>
          <w:noProof/>
        </w:rPr>
        <w:drawing>
          <wp:inline distT="0" distB="0" distL="0" distR="0" wp14:anchorId="18B00C55" wp14:editId="34D5DB57">
            <wp:extent cx="228600" cy="20820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08208"/>
                    </a:xfrm>
                    <a:prstGeom prst="rect">
                      <a:avLst/>
                    </a:prstGeom>
                    <a:noFill/>
                    <a:ln>
                      <a:noFill/>
                    </a:ln>
                  </pic:spPr>
                </pic:pic>
              </a:graphicData>
            </a:graphic>
          </wp:inline>
        </w:drawing>
      </w:r>
      <w:r w:rsidR="00A86792">
        <w:t>)</w:t>
      </w:r>
      <w:r>
        <w:t xml:space="preserve">, takes the test for the first time on </w:t>
      </w:r>
      <w:r w:rsidR="00910F42">
        <w:t>May 19</w:t>
      </w:r>
      <w:r w:rsidR="00616774">
        <w:t>,</w:t>
      </w:r>
      <w:r>
        <w:t xml:space="preserve"> </w:t>
      </w:r>
      <w:r w:rsidR="00616774">
        <w:t>t</w:t>
      </w:r>
      <w:r>
        <w:t>he</w:t>
      </w:r>
      <w:r w:rsidR="00616774">
        <w:t>n</w:t>
      </w:r>
      <w:r>
        <w:t xml:space="preserve"> waits three days, until </w:t>
      </w:r>
      <w:r w:rsidR="00910F42">
        <w:t>May 22</w:t>
      </w:r>
      <w:r>
        <w:t>, to take the test again. After that</w:t>
      </w:r>
      <w:r w:rsidR="006849F6">
        <w:t>,</w:t>
      </w:r>
      <w:r>
        <w:t xml:space="preserve"> the student cannot re-take the test, because the delay of three days is outside Test Window 2</w:t>
      </w:r>
      <w:r w:rsidR="00616774">
        <w:t>, which is the final window</w:t>
      </w:r>
      <w:r>
        <w:t>.</w:t>
      </w:r>
    </w:p>
    <w:p w14:paraId="7B7B4BBF" w14:textId="77777777" w:rsidR="00A32499" w:rsidRPr="00EA28F9" w:rsidRDefault="00A32499" w:rsidP="00A32499">
      <w:pPr>
        <w:pStyle w:val="ImageCaption"/>
      </w:pPr>
      <w:bookmarkStart w:id="261" w:name="_Ref388271579"/>
      <w:bookmarkStart w:id="262" w:name="_Toc391560245"/>
      <w:bookmarkStart w:id="263" w:name="_Toc433196152"/>
      <w:r>
        <w:t>Figure </w:t>
      </w:r>
      <w:r w:rsidR="008A2B77">
        <w:fldChar w:fldCharType="begin"/>
      </w:r>
      <w:r w:rsidR="008A2B77">
        <w:instrText xml:space="preserve"> SEQ Figure \* ARABIC </w:instrText>
      </w:r>
      <w:r w:rsidR="008A2B77">
        <w:fldChar w:fldCharType="separate"/>
      </w:r>
      <w:r w:rsidR="00211B29">
        <w:rPr>
          <w:noProof/>
        </w:rPr>
        <w:t>9</w:t>
      </w:r>
      <w:r w:rsidR="008A2B77">
        <w:rPr>
          <w:noProof/>
        </w:rPr>
        <w:fldChar w:fldCharType="end"/>
      </w:r>
      <w:bookmarkEnd w:id="261"/>
      <w:r w:rsidRPr="00E17057">
        <w:t xml:space="preserve">. </w:t>
      </w:r>
      <w:r>
        <w:t>Effect of Test Windows, Delay,</w:t>
      </w:r>
      <w:r w:rsidR="006849F6">
        <w:t xml:space="preserve"> and</w:t>
      </w:r>
      <w:r>
        <w:t xml:space="preserve"> Opportunities</w:t>
      </w:r>
      <w:bookmarkEnd w:id="262"/>
      <w:bookmarkEnd w:id="263"/>
    </w:p>
    <w:p w14:paraId="4415CD5B" w14:textId="77777777" w:rsidR="00A32499" w:rsidRDefault="00AB6E1A" w:rsidP="00A32499">
      <w:pPr>
        <w:pStyle w:val="Image"/>
      </w:pPr>
      <w:r>
        <w:drawing>
          <wp:inline distT="0" distB="0" distL="0" distR="0" wp14:anchorId="0B4C76DE" wp14:editId="0F78E975">
            <wp:extent cx="5486400" cy="3649976"/>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49976"/>
                    </a:xfrm>
                    <a:prstGeom prst="rect">
                      <a:avLst/>
                    </a:prstGeom>
                    <a:noFill/>
                    <a:ln>
                      <a:solidFill>
                        <a:schemeClr val="bg1">
                          <a:lumMod val="65000"/>
                        </a:schemeClr>
                      </a:solidFill>
                    </a:ln>
                  </pic:spPr>
                </pic:pic>
              </a:graphicData>
            </a:graphic>
          </wp:inline>
        </w:drawing>
      </w:r>
    </w:p>
    <w:p w14:paraId="1373F65A" w14:textId="77777777" w:rsidR="00482D83" w:rsidRDefault="00A32499" w:rsidP="00A32499">
      <w:pPr>
        <w:pStyle w:val="Heading3"/>
      </w:pPr>
      <w:bookmarkStart w:id="264" w:name="_Ref388431491"/>
      <w:bookmarkStart w:id="265" w:name="_Toc391560300"/>
      <w:bookmarkStart w:id="266" w:name="_Toc433196073"/>
      <w:r>
        <w:t xml:space="preserve">Understanding </w:t>
      </w:r>
      <w:r w:rsidR="00E773CA">
        <w:t>test windows and time zones</w:t>
      </w:r>
      <w:bookmarkEnd w:id="264"/>
      <w:r w:rsidR="00482D83">
        <w:t>.</w:t>
      </w:r>
      <w:bookmarkEnd w:id="265"/>
      <w:bookmarkEnd w:id="266"/>
    </w:p>
    <w:p w14:paraId="62BE8973" w14:textId="4D7A8BB5" w:rsidR="00A32499" w:rsidRDefault="00A32499" w:rsidP="00A32499">
      <w:pPr>
        <w:keepNext/>
      </w:pPr>
      <w:r>
        <w:t xml:space="preserve">Time zones impact the availability of a particular test. </w:t>
      </w:r>
      <w:r w:rsidR="00DD7873">
        <w:t>ART</w:t>
      </w:r>
      <w:r>
        <w:t xml:space="preserve"> has a global setting for the time zone at the consortium level. All dates for test windows are at midnight in that time zone. If a local </w:t>
      </w:r>
      <w:r w:rsidR="004339B9">
        <w:t>institution</w:t>
      </w:r>
      <w:r>
        <w:t xml:space="preserve"> delivers a test in a different time zone, the students must </w:t>
      </w:r>
      <w:r w:rsidR="0017512D">
        <w:t>start and end the test accordingly</w:t>
      </w:r>
      <w:r>
        <w:t xml:space="preserve">. For example, the consortium’s time zone is EST, and a member </w:t>
      </w:r>
      <w:r w:rsidR="004339B9">
        <w:t>institution’s</w:t>
      </w:r>
      <w:r>
        <w:t xml:space="preserve"> time zone is PST. If a test window is from March 8 through March 12, </w:t>
      </w:r>
      <w:r w:rsidR="009F5991">
        <w:t>students</w:t>
      </w:r>
      <w:r>
        <w:t xml:space="preserve"> in the EST time zone can take the test from March 8, 12:00 AM through March 12, 12:00 AM; </w:t>
      </w:r>
      <w:r w:rsidR="009F5991">
        <w:t xml:space="preserve">students </w:t>
      </w:r>
      <w:r>
        <w:t xml:space="preserve">in the PST time zone can </w:t>
      </w:r>
      <w:r w:rsidR="00D03C32">
        <w:t xml:space="preserve">start taking </w:t>
      </w:r>
      <w:r>
        <w:t xml:space="preserve">the test earlier, from March 7, 9:00 PM, and must end </w:t>
      </w:r>
      <w:r w:rsidR="007F4A7A">
        <w:t xml:space="preserve">the test </w:t>
      </w:r>
      <w:r>
        <w:t xml:space="preserve">earlier, by March 11, 9:00 PM. See </w:t>
      </w:r>
      <w:r w:rsidRPr="006A609D">
        <w:rPr>
          <w:rStyle w:val="CrossReference"/>
        </w:rPr>
        <w:fldChar w:fldCharType="begin"/>
      </w:r>
      <w:r w:rsidR="006A609D" w:rsidRPr="006A609D">
        <w:rPr>
          <w:rStyle w:val="CrossReference"/>
        </w:rPr>
        <w:instrText xml:space="preserve"> REF _Ref388431412 \* MERGEFORMAT \h</w:instrText>
      </w:r>
      <w:r w:rsidRPr="006A609D">
        <w:rPr>
          <w:rStyle w:val="CrossReference"/>
        </w:rPr>
      </w:r>
      <w:r w:rsidRPr="006A609D">
        <w:rPr>
          <w:rStyle w:val="CrossReference"/>
        </w:rPr>
        <w:fldChar w:fldCharType="separate"/>
      </w:r>
      <w:ins w:id="267" w:author="Jamika D. Burge" w:date="2015-11-24T15:06:00Z">
        <w:r w:rsidR="00211B29" w:rsidRPr="00211B29">
          <w:rPr>
            <w:rStyle w:val="CrossReference"/>
            <w:rPrChange w:id="268" w:author="Jamika D. Burge" w:date="2015-11-24T15:06:00Z">
              <w:rPr/>
            </w:rPrChange>
          </w:rPr>
          <w:t>Figure 10</w:t>
        </w:r>
      </w:ins>
      <w:del w:id="269" w:author="Jamika D. Burge" w:date="2015-11-24T15:06:00Z">
        <w:r w:rsidR="00ED0EE4" w:rsidRPr="00ED0EE4" w:rsidDel="00211B29">
          <w:rPr>
            <w:rStyle w:val="CrossReference"/>
          </w:rPr>
          <w:delText>Figure 10</w:delText>
        </w:r>
      </w:del>
      <w:r w:rsidRPr="006A609D">
        <w:rPr>
          <w:rStyle w:val="CrossReference"/>
        </w:rPr>
        <w:fldChar w:fldCharType="end"/>
      </w:r>
      <w:r>
        <w:t>.</w:t>
      </w:r>
    </w:p>
    <w:p w14:paraId="42ABE7CE" w14:textId="77777777" w:rsidR="00A32499" w:rsidRDefault="00A32499" w:rsidP="00A32499">
      <w:pPr>
        <w:pStyle w:val="ImageCaption"/>
      </w:pPr>
      <w:bookmarkStart w:id="270" w:name="_Ref388431412"/>
      <w:bookmarkStart w:id="271" w:name="_Toc391560246"/>
      <w:bookmarkStart w:id="272" w:name="_Toc433196153"/>
      <w:r>
        <w:t>Figure </w:t>
      </w:r>
      <w:r w:rsidR="008A2B77">
        <w:fldChar w:fldCharType="begin"/>
      </w:r>
      <w:r w:rsidR="008A2B77">
        <w:instrText xml:space="preserve"> SEQ Figure \* ARABIC </w:instrText>
      </w:r>
      <w:r w:rsidR="008A2B77">
        <w:fldChar w:fldCharType="separate"/>
      </w:r>
      <w:r w:rsidR="00211B29">
        <w:rPr>
          <w:noProof/>
        </w:rPr>
        <w:t>10</w:t>
      </w:r>
      <w:r w:rsidR="008A2B77">
        <w:rPr>
          <w:noProof/>
        </w:rPr>
        <w:fldChar w:fldCharType="end"/>
      </w:r>
      <w:bookmarkEnd w:id="270"/>
      <w:r w:rsidRPr="00E17057">
        <w:t xml:space="preserve">. </w:t>
      </w:r>
      <w:r>
        <w:t>Effect of Time Zones on Test Windows</w:t>
      </w:r>
      <w:bookmarkEnd w:id="271"/>
      <w:bookmarkEnd w:id="272"/>
    </w:p>
    <w:p w14:paraId="57E89A4F" w14:textId="77777777" w:rsidR="00A32499" w:rsidRDefault="00A32499" w:rsidP="00A32499">
      <w:pPr>
        <w:pStyle w:val="Image"/>
      </w:pPr>
      <w:r w:rsidRPr="0082589B">
        <w:drawing>
          <wp:inline distT="0" distB="0" distL="0" distR="0" wp14:anchorId="2CA0F9EF" wp14:editId="36A103CA">
            <wp:extent cx="3219450" cy="7334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733425"/>
                    </a:xfrm>
                    <a:prstGeom prst="rect">
                      <a:avLst/>
                    </a:prstGeom>
                    <a:noFill/>
                    <a:ln>
                      <a:solidFill>
                        <a:schemeClr val="bg1">
                          <a:lumMod val="65000"/>
                        </a:schemeClr>
                      </a:solidFill>
                    </a:ln>
                  </pic:spPr>
                </pic:pic>
              </a:graphicData>
            </a:graphic>
          </wp:inline>
        </w:drawing>
      </w:r>
    </w:p>
    <w:p w14:paraId="1174A5B0" w14:textId="77777777" w:rsidR="00933259" w:rsidRDefault="002D740F" w:rsidP="00087FED">
      <w:pPr>
        <w:pStyle w:val="Heading2"/>
      </w:pPr>
      <w:bookmarkStart w:id="273" w:name="_Toc391560301"/>
      <w:bookmarkStart w:id="274" w:name="_Toc433196074"/>
      <w:r>
        <w:t>Modify</w:t>
      </w:r>
      <w:r w:rsidR="00AC3C67">
        <w:t>ing</w:t>
      </w:r>
      <w:r>
        <w:t xml:space="preserve"> </w:t>
      </w:r>
      <w:r w:rsidR="00E773CA">
        <w:t>assessments</w:t>
      </w:r>
      <w:bookmarkEnd w:id="273"/>
      <w:bookmarkEnd w:id="274"/>
    </w:p>
    <w:p w14:paraId="43051460" w14:textId="77777777" w:rsidR="00134426" w:rsidRDefault="00134426" w:rsidP="00134426">
      <w:pPr>
        <w:keepNext/>
      </w:pPr>
      <w:r>
        <w:t>This section describes how to modify existing assessments. The overall process</w:t>
      </w:r>
      <w:r w:rsidR="005D129F">
        <w:t xml:space="preserve"> for modifying assessments</w:t>
      </w:r>
      <w:r>
        <w:t xml:space="preserve"> </w:t>
      </w:r>
      <w:r w:rsidR="005D129F">
        <w:t>consists of two main steps</w:t>
      </w:r>
      <w:r>
        <w:t>:</w:t>
      </w:r>
    </w:p>
    <w:p w14:paraId="34EB6CA2" w14:textId="77777777" w:rsidR="00134426" w:rsidRDefault="00134426" w:rsidP="00D1375C">
      <w:pPr>
        <w:pStyle w:val="ListNumber"/>
        <w:keepNext/>
        <w:numPr>
          <w:ilvl w:val="0"/>
          <w:numId w:val="17"/>
        </w:numPr>
      </w:pPr>
      <w:r>
        <w:t xml:space="preserve">Search for </w:t>
      </w:r>
      <w:r w:rsidR="005D129F">
        <w:t xml:space="preserve">and select </w:t>
      </w:r>
      <w:r>
        <w:t>the assessment.</w:t>
      </w:r>
    </w:p>
    <w:p w14:paraId="46B360D0" w14:textId="77777777" w:rsidR="00134426" w:rsidRDefault="00134426" w:rsidP="00D1375C">
      <w:pPr>
        <w:pStyle w:val="ListNumber"/>
        <w:keepNext/>
        <w:numPr>
          <w:ilvl w:val="0"/>
          <w:numId w:val="15"/>
        </w:numPr>
      </w:pPr>
      <w:r>
        <w:t xml:space="preserve">Adjust the assessment’s </w:t>
      </w:r>
      <w:r w:rsidR="005D129F">
        <w:t>attributes</w:t>
      </w:r>
      <w:r>
        <w:t>.</w:t>
      </w:r>
    </w:p>
    <w:p w14:paraId="6A95DCDC" w14:textId="77777777" w:rsidR="00D34443" w:rsidRDefault="00134426" w:rsidP="00906732">
      <w:pPr>
        <w:pStyle w:val="NormalAfterListNumber"/>
        <w:keepNext/>
      </w:pPr>
      <w:r>
        <w:t>The following subsections describe how to perform each of these steps</w:t>
      </w:r>
      <w:r w:rsidR="00D34443">
        <w:t>.</w:t>
      </w:r>
    </w:p>
    <w:p w14:paraId="1246C0D6" w14:textId="77777777" w:rsidR="00EB6AC4" w:rsidRPr="00937B11" w:rsidRDefault="00861497" w:rsidP="00906732">
      <w:pPr>
        <w:pStyle w:val="NormalAfterListNumber"/>
        <w:keepNext/>
      </w:pPr>
      <w:r w:rsidRPr="0076656D">
        <w:rPr>
          <w:rStyle w:val="Emphasis"/>
        </w:rPr>
        <w:t xml:space="preserve">Note: </w:t>
      </w:r>
      <w:r w:rsidR="00EB6AC4" w:rsidRPr="0076656D">
        <w:rPr>
          <w:rStyle w:val="Emphasis"/>
        </w:rPr>
        <w:t xml:space="preserve">The </w:t>
      </w:r>
      <w:r w:rsidR="005D129F" w:rsidRPr="0076656D">
        <w:rPr>
          <w:rStyle w:val="Emphasis"/>
        </w:rPr>
        <w:t>actions</w:t>
      </w:r>
      <w:r w:rsidR="00EB6AC4" w:rsidRPr="0076656D">
        <w:rPr>
          <w:rStyle w:val="Emphasis"/>
        </w:rPr>
        <w:t xml:space="preserve"> described in this section are</w:t>
      </w:r>
      <w:r w:rsidR="00B4001C" w:rsidRPr="0076656D">
        <w:rPr>
          <w:rStyle w:val="Emphasis"/>
        </w:rPr>
        <w:t xml:space="preserve"> only</w:t>
      </w:r>
      <w:r w:rsidR="00EB6AC4" w:rsidRPr="0076656D">
        <w:rPr>
          <w:rStyle w:val="Emphasis"/>
        </w:rPr>
        <w:t xml:space="preserve"> available to </w:t>
      </w:r>
      <w:r w:rsidR="00B4001C" w:rsidRPr="0076656D">
        <w:rPr>
          <w:rStyle w:val="Emphasis"/>
        </w:rPr>
        <w:t>Test Registration Administrators</w:t>
      </w:r>
      <w:r w:rsidR="005D129F" w:rsidRPr="0076656D">
        <w:rPr>
          <w:rStyle w:val="Emphasis"/>
        </w:rPr>
        <w:t>.</w:t>
      </w:r>
    </w:p>
    <w:p w14:paraId="3F608E36" w14:textId="77777777" w:rsidR="00482D83" w:rsidRPr="00413AFB" w:rsidRDefault="00B7032F" w:rsidP="00413AFB">
      <w:pPr>
        <w:pStyle w:val="Heading3"/>
      </w:pPr>
      <w:bookmarkStart w:id="275" w:name="_Toc391560302"/>
      <w:bookmarkStart w:id="276" w:name="_Toc433196075"/>
      <w:r>
        <w:t xml:space="preserve">Searching for </w:t>
      </w:r>
      <w:r w:rsidR="006465AE">
        <w:t>assessments</w:t>
      </w:r>
      <w:bookmarkStart w:id="277" w:name="_Ref388365478"/>
      <w:r w:rsidR="00482D83">
        <w:t>.</w:t>
      </w:r>
      <w:bookmarkEnd w:id="275"/>
      <w:bookmarkEnd w:id="276"/>
    </w:p>
    <w:p w14:paraId="763C777E" w14:textId="77777777" w:rsidR="00413AFB" w:rsidRDefault="00413AFB" w:rsidP="00413AFB">
      <w:pPr>
        <w:pStyle w:val="Caption"/>
        <w:keepNext/>
      </w:pPr>
      <w:bookmarkStart w:id="278" w:name="_Ref389658860"/>
      <w:bookmarkStart w:id="279" w:name="_Toc391560247"/>
      <w:bookmarkStart w:id="280" w:name="_Toc433196154"/>
      <w:bookmarkEnd w:id="277"/>
      <w:r w:rsidRPr="003B6FD7">
        <w:t xml:space="preserve">Figure </w:t>
      </w:r>
      <w:r w:rsidR="008A2B77">
        <w:fldChar w:fldCharType="begin"/>
      </w:r>
      <w:r w:rsidR="008A2B77">
        <w:instrText xml:space="preserve"> SEQ Figure \* ARABIC </w:instrText>
      </w:r>
      <w:r w:rsidR="008A2B77">
        <w:fldChar w:fldCharType="separate"/>
      </w:r>
      <w:r w:rsidR="00211B29">
        <w:rPr>
          <w:noProof/>
        </w:rPr>
        <w:t>11</w:t>
      </w:r>
      <w:r w:rsidR="008A2B77">
        <w:rPr>
          <w:noProof/>
        </w:rPr>
        <w:fldChar w:fldCharType="end"/>
      </w:r>
      <w:bookmarkEnd w:id="278"/>
      <w:r w:rsidRPr="003B6FD7">
        <w:t>. Test Search Screen with Search Results Table</w:t>
      </w:r>
      <w:bookmarkEnd w:id="279"/>
      <w:bookmarkEnd w:id="280"/>
    </w:p>
    <w:p w14:paraId="08C120BA" w14:textId="77777777" w:rsidR="00BA35BA" w:rsidRDefault="00E07847" w:rsidP="00A51653">
      <w:pPr>
        <w:pStyle w:val="ImageCaption"/>
        <w:keepNext w:val="0"/>
      </w:pPr>
      <w:r>
        <w:rPr>
          <w:noProof/>
        </w:rPr>
        <w:drawing>
          <wp:inline distT="0" distB="0" distL="0" distR="0" wp14:anchorId="5A1B3E8A" wp14:editId="623B0C06">
            <wp:extent cx="5486400" cy="2512842"/>
            <wp:effectExtent l="19050" t="19050" r="19050" b="2095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512842"/>
                    </a:xfrm>
                    <a:prstGeom prst="rect">
                      <a:avLst/>
                    </a:prstGeom>
                    <a:ln>
                      <a:solidFill>
                        <a:schemeClr val="bg1">
                          <a:lumMod val="65000"/>
                        </a:schemeClr>
                      </a:solidFill>
                    </a:ln>
                  </pic:spPr>
                </pic:pic>
              </a:graphicData>
            </a:graphic>
          </wp:inline>
        </w:drawing>
      </w:r>
    </w:p>
    <w:p w14:paraId="74112E19" w14:textId="77777777" w:rsidR="00BA35BA" w:rsidRDefault="00BA35BA" w:rsidP="00A51653"/>
    <w:p w14:paraId="52226D91" w14:textId="77777777" w:rsidR="0061388A" w:rsidRDefault="0061388A" w:rsidP="0061388A">
      <w:pPr>
        <w:pStyle w:val="ProcedureIntroduction"/>
      </w:pPr>
      <w:r>
        <w:t>To search for an assessment:</w:t>
      </w:r>
    </w:p>
    <w:tbl>
      <w:tblPr>
        <w:tblStyle w:val="TableProcedure"/>
        <w:tblW w:w="9360" w:type="dxa"/>
        <w:jc w:val="center"/>
        <w:tblLayout w:type="fixed"/>
        <w:tblLook w:val="04A0" w:firstRow="1" w:lastRow="0" w:firstColumn="1" w:lastColumn="0" w:noHBand="0" w:noVBand="1"/>
      </w:tblPr>
      <w:tblGrid>
        <w:gridCol w:w="9360"/>
      </w:tblGrid>
      <w:tr w:rsidR="0061388A" w14:paraId="1FF14925" w14:textId="77777777" w:rsidTr="00E85553">
        <w:trPr>
          <w:jc w:val="center"/>
        </w:trPr>
        <w:tc>
          <w:tcPr>
            <w:tcW w:w="9576" w:type="dxa"/>
          </w:tcPr>
          <w:p w14:paraId="0DD23084" w14:textId="77777777" w:rsidR="0061388A" w:rsidRDefault="0061388A" w:rsidP="00D1375C">
            <w:pPr>
              <w:pStyle w:val="ListNumber"/>
              <w:numPr>
                <w:ilvl w:val="0"/>
                <w:numId w:val="14"/>
              </w:numPr>
            </w:pPr>
            <w:r>
              <w:t xml:space="preserve">On the </w:t>
            </w:r>
            <w:r w:rsidR="00DD7873">
              <w:t>ART</w:t>
            </w:r>
            <w:r>
              <w:t xml:space="preserve"> </w:t>
            </w:r>
            <w:r w:rsidR="00926E3F">
              <w:t>home screen</w:t>
            </w:r>
            <w:r>
              <w:t>, click [</w:t>
            </w:r>
            <w:r w:rsidRPr="00D108A9">
              <w:rPr>
                <w:rStyle w:val="Strong"/>
              </w:rPr>
              <w:t xml:space="preserve">Add/Modify </w:t>
            </w:r>
            <w:r w:rsidR="002677FA">
              <w:rPr>
                <w:rStyle w:val="Strong"/>
              </w:rPr>
              <w:t>Assessment</w:t>
            </w:r>
            <w:r w:rsidRPr="00D108A9">
              <w:rPr>
                <w:rStyle w:val="Strong"/>
              </w:rPr>
              <w:t xml:space="preserve"> Information</w:t>
            </w:r>
            <w:r>
              <w:t xml:space="preserve">]. The </w:t>
            </w:r>
            <w:r w:rsidRPr="00BE3E19">
              <w:rPr>
                <w:rStyle w:val="IntenseEmphasis"/>
              </w:rPr>
              <w:t>Test Search</w:t>
            </w:r>
            <w:r>
              <w:t xml:space="preserve"> screen appears.</w:t>
            </w:r>
          </w:p>
          <w:p w14:paraId="539BED73" w14:textId="77777777" w:rsidR="0061388A" w:rsidRDefault="005D129F" w:rsidP="00FE0F6F">
            <w:pPr>
              <w:pStyle w:val="ListNumber"/>
            </w:pPr>
            <w:r>
              <w:t>In the filters</w:t>
            </w:r>
            <w:r w:rsidR="00C238B0">
              <w:t xml:space="preserve"> provided at the top of the screen</w:t>
            </w:r>
            <w:r>
              <w:t>, enter the necessary search parameters and c</w:t>
            </w:r>
            <w:r w:rsidR="0061388A">
              <w:t>lick [</w:t>
            </w:r>
            <w:r w:rsidR="0061388A" w:rsidRPr="00D108A9">
              <w:rPr>
                <w:rStyle w:val="Strong"/>
              </w:rPr>
              <w:t>Search</w:t>
            </w:r>
            <w:r w:rsidR="0061388A">
              <w:t>].</w:t>
            </w:r>
            <w:r>
              <w:t xml:space="preserve"> The assessments that meet the</w:t>
            </w:r>
            <w:r w:rsidR="008A65A6">
              <w:t xml:space="preserve"> selected</w:t>
            </w:r>
            <w:r>
              <w:t xml:space="preserve"> search parameters </w:t>
            </w:r>
            <w:r w:rsidR="002E5297">
              <w:t xml:space="preserve">appear </w:t>
            </w:r>
            <w:r w:rsidR="0093081C">
              <w:t>in the table on this</w:t>
            </w:r>
            <w:r>
              <w:t xml:space="preserve"> screen.</w:t>
            </w:r>
            <w:r w:rsidR="00C238B0">
              <w:t xml:space="preserve"> A search can be filtered by the assessment’s Identifier, Name, Entry Grade Level, Subject Code, </w:t>
            </w:r>
            <w:r w:rsidR="00FE0F6F">
              <w:t>Start</w:t>
            </w:r>
            <w:r w:rsidR="00C238B0">
              <w:t xml:space="preserve"> Window, or End Window.</w:t>
            </w:r>
          </w:p>
        </w:tc>
      </w:tr>
    </w:tbl>
    <w:p w14:paraId="068FC74B" w14:textId="77777777" w:rsidR="0061388A" w:rsidRPr="00B7032F" w:rsidRDefault="0061388A" w:rsidP="0061388A"/>
    <w:p w14:paraId="54DD3A39" w14:textId="77777777" w:rsidR="00482D83" w:rsidRDefault="00087FED" w:rsidP="00BF612C">
      <w:pPr>
        <w:pStyle w:val="Heading3"/>
      </w:pPr>
      <w:bookmarkStart w:id="281" w:name="_Toc391560303"/>
      <w:bookmarkStart w:id="282" w:name="_Toc433196076"/>
      <w:r>
        <w:t xml:space="preserve">Understanding the </w:t>
      </w:r>
      <w:r w:rsidR="00C238B0">
        <w:t xml:space="preserve">search results table on the </w:t>
      </w:r>
      <w:r w:rsidR="00F12679">
        <w:t>Test Search screen</w:t>
      </w:r>
      <w:r>
        <w:t>.</w:t>
      </w:r>
      <w:bookmarkEnd w:id="281"/>
      <w:bookmarkEnd w:id="282"/>
    </w:p>
    <w:p w14:paraId="460F7C77" w14:textId="714E78E4" w:rsidR="00962743" w:rsidRDefault="00962743" w:rsidP="00EE3DD0">
      <w:pPr>
        <w:keepNext/>
      </w:pPr>
      <w:r w:rsidRPr="006A609D">
        <w:rPr>
          <w:rStyle w:val="CrossReference"/>
        </w:rPr>
        <w:fldChar w:fldCharType="begin"/>
      </w:r>
      <w:r w:rsidR="006A609D" w:rsidRPr="006A609D">
        <w:rPr>
          <w:rStyle w:val="CrossReference"/>
        </w:rPr>
        <w:instrText xml:space="preserve"> REF _Ref388263159 \* MERGEFORMAT \h</w:instrText>
      </w:r>
      <w:r w:rsidRPr="006A609D">
        <w:rPr>
          <w:rStyle w:val="CrossReference"/>
        </w:rPr>
      </w:r>
      <w:r w:rsidRPr="006A609D">
        <w:rPr>
          <w:rStyle w:val="CrossReference"/>
        </w:rPr>
        <w:fldChar w:fldCharType="separate"/>
      </w:r>
      <w:ins w:id="283" w:author="Jamika D. Burge" w:date="2015-11-24T15:06:00Z">
        <w:r w:rsidR="00211B29" w:rsidRPr="00211B29">
          <w:rPr>
            <w:rStyle w:val="CrossReference"/>
            <w:rPrChange w:id="284" w:author="Jamika D. Burge" w:date="2015-11-24T15:06:00Z">
              <w:rPr/>
            </w:rPrChange>
          </w:rPr>
          <w:t>Table 6</w:t>
        </w:r>
      </w:ins>
      <w:del w:id="285" w:author="Jamika D. Burge" w:date="2015-11-24T15:06:00Z">
        <w:r w:rsidR="00ED0EE4" w:rsidRPr="00ED0EE4" w:rsidDel="00211B29">
          <w:rPr>
            <w:rStyle w:val="CrossReference"/>
          </w:rPr>
          <w:delText>Table 6</w:delText>
        </w:r>
      </w:del>
      <w:r w:rsidRPr="006A609D">
        <w:rPr>
          <w:rStyle w:val="CrossReference"/>
        </w:rPr>
        <w:fldChar w:fldCharType="end"/>
      </w:r>
      <w:r>
        <w:t xml:space="preserve"> describes the column</w:t>
      </w:r>
      <w:r w:rsidR="008712EC">
        <w:t>s</w:t>
      </w:r>
      <w:r>
        <w:t xml:space="preserve"> in the </w:t>
      </w:r>
      <w:r w:rsidR="00114F97">
        <w:t>Test</w:t>
      </w:r>
      <w:r w:rsidR="00E1639E">
        <w:t xml:space="preserve"> Search </w:t>
      </w:r>
      <w:r>
        <w:t xml:space="preserve">table. </w:t>
      </w:r>
      <w:r w:rsidR="00DE0F69">
        <w:t xml:space="preserve">Each row </w:t>
      </w:r>
      <w:r w:rsidR="007844C7">
        <w:t xml:space="preserve">in the table </w:t>
      </w:r>
      <w:r w:rsidR="00DE0F69">
        <w:t>also contains two icons:</w:t>
      </w:r>
    </w:p>
    <w:p w14:paraId="5B26C050" w14:textId="77777777" w:rsidR="00DE0F69" w:rsidRDefault="00B62338" w:rsidP="00EE3DD0">
      <w:pPr>
        <w:pStyle w:val="ListBullet"/>
        <w:keepNext/>
      </w:pPr>
      <w:r w:rsidRPr="00B62338">
        <w:rPr>
          <w:noProof/>
          <w:position w:val="-12"/>
        </w:rPr>
        <w:drawing>
          <wp:inline distT="0" distB="0" distL="0" distR="0" wp14:anchorId="0E491E7F" wp14:editId="26239939">
            <wp:extent cx="182880" cy="1920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2880" cy="192024"/>
                    </a:xfrm>
                    <a:prstGeom prst="rect">
                      <a:avLst/>
                    </a:prstGeom>
                  </pic:spPr>
                </pic:pic>
              </a:graphicData>
            </a:graphic>
          </wp:inline>
        </w:drawing>
      </w:r>
      <w:r w:rsidR="00DE0F69">
        <w:t>—</w:t>
      </w:r>
      <w:r w:rsidR="0093081C">
        <w:t>Accesses</w:t>
      </w:r>
      <w:r w:rsidR="00DE0F69">
        <w:t xml:space="preserve"> the </w:t>
      </w:r>
      <w:r w:rsidR="00DE0F69" w:rsidRPr="00E953F0">
        <w:rPr>
          <w:rStyle w:val="IntenseEmphasis"/>
        </w:rPr>
        <w:t>Edit Test Information</w:t>
      </w:r>
      <w:r w:rsidR="00DE0F69">
        <w:t xml:space="preserve"> screen</w:t>
      </w:r>
      <w:r w:rsidR="0093081C">
        <w:t>,</w:t>
      </w:r>
      <w:r w:rsidR="00DE0F69">
        <w:t xml:space="preserve"> where you modify the </w:t>
      </w:r>
      <w:r w:rsidR="004C10EE">
        <w:t>assessment</w:t>
      </w:r>
      <w:r w:rsidR="00DE0F69">
        <w:t xml:space="preserve"> </w:t>
      </w:r>
      <w:r w:rsidR="008A65A6">
        <w:t>attributes</w:t>
      </w:r>
      <w:r w:rsidR="00DE0F69">
        <w:t xml:space="preserve">. </w:t>
      </w:r>
    </w:p>
    <w:p w14:paraId="78ACAA28" w14:textId="77777777" w:rsidR="00DC1F40" w:rsidRDefault="00DC1F40" w:rsidP="007844C7">
      <w:pPr>
        <w:pStyle w:val="ListBullet"/>
      </w:pPr>
      <w:r w:rsidRPr="00B62338">
        <w:rPr>
          <w:noProof/>
          <w:position w:val="-12"/>
        </w:rPr>
        <w:drawing>
          <wp:inline distT="0" distB="0" distL="0" distR="0" wp14:anchorId="3EB9E431" wp14:editId="7C740663">
            <wp:extent cx="182880" cy="1920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2880" cy="192024"/>
                    </a:xfrm>
                    <a:prstGeom prst="rect">
                      <a:avLst/>
                    </a:prstGeom>
                  </pic:spPr>
                </pic:pic>
              </a:graphicData>
            </a:graphic>
          </wp:inline>
        </w:drawing>
      </w:r>
      <w:r>
        <w:t>—</w:t>
      </w:r>
      <w:r w:rsidR="00116C5F">
        <w:t xml:space="preserve">Deletes the </w:t>
      </w:r>
      <w:r w:rsidR="004C10EE">
        <w:t>assessment</w:t>
      </w:r>
      <w:r w:rsidR="009D5D65">
        <w:t xml:space="preserve"> </w:t>
      </w:r>
      <w:r w:rsidR="0093081C">
        <w:t>and all registrations associated with that assessment</w:t>
      </w:r>
      <w:r w:rsidR="009D5D65">
        <w:t>.</w:t>
      </w:r>
    </w:p>
    <w:p w14:paraId="1308AC5B" w14:textId="77777777" w:rsidR="00962743" w:rsidRPr="00962743" w:rsidRDefault="00962743" w:rsidP="00800BB7">
      <w:pPr>
        <w:pStyle w:val="TableCaption"/>
      </w:pPr>
      <w:bookmarkStart w:id="286" w:name="_Ref388263159"/>
      <w:r>
        <w:t>Table </w:t>
      </w:r>
      <w:r w:rsidR="008A2B77">
        <w:fldChar w:fldCharType="begin"/>
      </w:r>
      <w:r w:rsidR="008A2B77">
        <w:instrText xml:space="preserve"> SEQ Table \* ARABIC </w:instrText>
      </w:r>
      <w:r w:rsidR="008A2B77">
        <w:fldChar w:fldCharType="separate"/>
      </w:r>
      <w:r w:rsidR="00211B29">
        <w:rPr>
          <w:noProof/>
        </w:rPr>
        <w:t>6</w:t>
      </w:r>
      <w:r w:rsidR="008A2B77">
        <w:rPr>
          <w:noProof/>
        </w:rPr>
        <w:fldChar w:fldCharType="end"/>
      </w:r>
      <w:bookmarkEnd w:id="286"/>
      <w:r>
        <w:t xml:space="preserve">. Fields in the </w:t>
      </w:r>
      <w:r w:rsidR="000B0C03">
        <w:t xml:space="preserve">Test </w:t>
      </w:r>
      <w:r w:rsidR="00E1639E">
        <w:t>Search r</w:t>
      </w:r>
      <w:r>
        <w:t>esults table</w:t>
      </w:r>
    </w:p>
    <w:tbl>
      <w:tblPr>
        <w:tblStyle w:val="TableGrid"/>
        <w:tblW w:w="0" w:type="auto"/>
        <w:tblLayout w:type="fixed"/>
        <w:tblLook w:val="04A0" w:firstRow="1" w:lastRow="0" w:firstColumn="1" w:lastColumn="0" w:noHBand="0" w:noVBand="1"/>
      </w:tblPr>
      <w:tblGrid>
        <w:gridCol w:w="3120"/>
        <w:gridCol w:w="6179"/>
      </w:tblGrid>
      <w:tr w:rsidR="00614B91" w14:paraId="24111203" w14:textId="77777777" w:rsidTr="00962743">
        <w:trPr>
          <w:cnfStyle w:val="100000000000" w:firstRow="1" w:lastRow="0" w:firstColumn="0" w:lastColumn="0" w:oddVBand="0" w:evenVBand="0" w:oddHBand="0" w:evenHBand="0" w:firstRowFirstColumn="0" w:firstRowLastColumn="0" w:lastRowFirstColumn="0" w:lastRowLastColumn="0"/>
          <w:tblHeader/>
        </w:trPr>
        <w:tc>
          <w:tcPr>
            <w:tcW w:w="3120" w:type="dxa"/>
          </w:tcPr>
          <w:p w14:paraId="4EC8E138" w14:textId="77777777" w:rsidR="00614B91" w:rsidRDefault="00614B91" w:rsidP="00614B91">
            <w:pPr>
              <w:pStyle w:val="TableHeader"/>
            </w:pPr>
            <w:r>
              <w:t>Column</w:t>
            </w:r>
          </w:p>
        </w:tc>
        <w:tc>
          <w:tcPr>
            <w:tcW w:w="6179" w:type="dxa"/>
          </w:tcPr>
          <w:p w14:paraId="0B750A19" w14:textId="77777777" w:rsidR="00614B91" w:rsidRDefault="00614B91" w:rsidP="00614B91">
            <w:pPr>
              <w:pStyle w:val="TableHeader"/>
            </w:pPr>
            <w:r>
              <w:t>Description</w:t>
            </w:r>
          </w:p>
        </w:tc>
      </w:tr>
      <w:tr w:rsidR="00614B91" w14:paraId="184CB380" w14:textId="77777777" w:rsidTr="00962743">
        <w:tc>
          <w:tcPr>
            <w:tcW w:w="3120" w:type="dxa"/>
          </w:tcPr>
          <w:p w14:paraId="3DECC805" w14:textId="77777777" w:rsidR="00614B91" w:rsidRDefault="00614B91" w:rsidP="00BE3E19">
            <w:pPr>
              <w:pStyle w:val="TableText"/>
              <w:keepNext/>
            </w:pPr>
            <w:r>
              <w:t>Identifier</w:t>
            </w:r>
          </w:p>
        </w:tc>
        <w:tc>
          <w:tcPr>
            <w:tcW w:w="6179" w:type="dxa"/>
          </w:tcPr>
          <w:p w14:paraId="3FC233DE" w14:textId="77777777" w:rsidR="00614B91" w:rsidRDefault="00623DBC" w:rsidP="00BE3E19">
            <w:pPr>
              <w:pStyle w:val="TableText"/>
              <w:keepNext/>
            </w:pPr>
            <w:r>
              <w:t>Unique identifier for the assessment.</w:t>
            </w:r>
          </w:p>
        </w:tc>
      </w:tr>
      <w:tr w:rsidR="00614B91" w14:paraId="5BBBB4F5" w14:textId="77777777" w:rsidTr="00962743">
        <w:tc>
          <w:tcPr>
            <w:tcW w:w="3120" w:type="dxa"/>
          </w:tcPr>
          <w:p w14:paraId="518F05E6" w14:textId="77777777" w:rsidR="00614B91" w:rsidRDefault="00614B91" w:rsidP="00614B91">
            <w:pPr>
              <w:pStyle w:val="TableText"/>
            </w:pPr>
            <w:r>
              <w:t>Name</w:t>
            </w:r>
          </w:p>
        </w:tc>
        <w:tc>
          <w:tcPr>
            <w:tcW w:w="6179" w:type="dxa"/>
          </w:tcPr>
          <w:p w14:paraId="76E21E92" w14:textId="77777777" w:rsidR="00614B91" w:rsidRDefault="00623DBC" w:rsidP="00623DBC">
            <w:pPr>
              <w:pStyle w:val="TableText"/>
            </w:pPr>
            <w:r>
              <w:t>Descriptive name for the assessment.</w:t>
            </w:r>
          </w:p>
        </w:tc>
      </w:tr>
      <w:tr w:rsidR="00173BBF" w14:paraId="16E0FA86" w14:textId="77777777" w:rsidTr="00962743">
        <w:tc>
          <w:tcPr>
            <w:tcW w:w="3120" w:type="dxa"/>
          </w:tcPr>
          <w:p w14:paraId="4B1A06D3" w14:textId="77777777" w:rsidR="00173BBF" w:rsidRDefault="00173BBF" w:rsidP="00614B91">
            <w:pPr>
              <w:pStyle w:val="TableText"/>
            </w:pPr>
            <w:r>
              <w:t>Test Windows</w:t>
            </w:r>
          </w:p>
        </w:tc>
        <w:tc>
          <w:tcPr>
            <w:tcW w:w="6179" w:type="dxa"/>
          </w:tcPr>
          <w:p w14:paraId="4084B51A" w14:textId="77777777" w:rsidR="00173BBF" w:rsidRDefault="00173BBF" w:rsidP="004C10EE">
            <w:pPr>
              <w:pStyle w:val="TableText"/>
            </w:pPr>
            <w:r>
              <w:t xml:space="preserve">One row for each window during which students can take the </w:t>
            </w:r>
            <w:r w:rsidR="004C10EE">
              <w:t>test</w:t>
            </w:r>
            <w:r>
              <w:t>.</w:t>
            </w:r>
          </w:p>
          <w:p w14:paraId="3E24883A" w14:textId="77777777" w:rsidR="00623DBC" w:rsidRDefault="00FE0F6F" w:rsidP="004C10EE">
            <w:pPr>
              <w:pStyle w:val="TableText"/>
            </w:pPr>
            <w:r>
              <w:t>Start Date</w:t>
            </w:r>
            <w:r w:rsidR="00623DBC">
              <w:t>—</w:t>
            </w:r>
            <w:r w:rsidR="005A154A">
              <w:fldChar w:fldCharType="begin"/>
            </w:r>
            <w:r w:rsidR="005A154A">
              <w:instrText xml:space="preserve"> REF startdate \h </w:instrText>
            </w:r>
            <w:r w:rsidR="005A154A">
              <w:fldChar w:fldCharType="separate"/>
            </w:r>
            <w:r w:rsidR="00211B29">
              <w:t>Date when the test window starts.</w:t>
            </w:r>
            <w:r w:rsidR="005A154A">
              <w:fldChar w:fldCharType="end"/>
            </w:r>
          </w:p>
          <w:p w14:paraId="1A8AF47C" w14:textId="77777777" w:rsidR="00623DBC" w:rsidRDefault="00623DBC" w:rsidP="005A154A">
            <w:pPr>
              <w:pStyle w:val="TableText"/>
            </w:pPr>
            <w:r>
              <w:t>End—</w:t>
            </w:r>
            <w:r w:rsidR="005A154A">
              <w:fldChar w:fldCharType="begin"/>
            </w:r>
            <w:r w:rsidR="005A154A">
              <w:instrText xml:space="preserve"> REF enddate \h </w:instrText>
            </w:r>
            <w:r w:rsidR="005A154A">
              <w:fldChar w:fldCharType="separate"/>
            </w:r>
            <w:r w:rsidR="00211B29">
              <w:t>Date when the test window ends.</w:t>
            </w:r>
            <w:r w:rsidR="005A154A">
              <w:fldChar w:fldCharType="end"/>
            </w:r>
          </w:p>
          <w:p w14:paraId="5FD20399" w14:textId="77777777" w:rsidR="000B0C03" w:rsidRDefault="000B0C03" w:rsidP="005A154A">
            <w:pPr>
              <w:pStyle w:val="TableText"/>
            </w:pPr>
            <w:r>
              <w:t>Opportunities—</w:t>
            </w:r>
            <w:r w:rsidR="00C65AA1">
              <w:fldChar w:fldCharType="begin"/>
            </w:r>
            <w:r w:rsidR="00C65AA1">
              <w:instrText xml:space="preserve"> REF totalopportunities \h </w:instrText>
            </w:r>
            <w:r w:rsidR="00C65AA1">
              <w:fldChar w:fldCharType="separate"/>
            </w:r>
            <w:r w:rsidR="00211B29">
              <w:t xml:space="preserve">Number of times student can take this test during the test window. </w:t>
            </w:r>
            <w:r w:rsidR="00C65AA1">
              <w:fldChar w:fldCharType="end"/>
            </w:r>
          </w:p>
        </w:tc>
      </w:tr>
      <w:tr w:rsidR="00614B91" w14:paraId="2E236FC0" w14:textId="77777777" w:rsidTr="00962743">
        <w:tc>
          <w:tcPr>
            <w:tcW w:w="3120" w:type="dxa"/>
          </w:tcPr>
          <w:p w14:paraId="4FF79669" w14:textId="77777777" w:rsidR="00614B91" w:rsidRDefault="00614B91" w:rsidP="00614B91">
            <w:pPr>
              <w:pStyle w:val="TableText"/>
            </w:pPr>
            <w:r>
              <w:t>Delay Rule</w:t>
            </w:r>
          </w:p>
        </w:tc>
        <w:tc>
          <w:tcPr>
            <w:tcW w:w="6179" w:type="dxa"/>
          </w:tcPr>
          <w:p w14:paraId="685208AB" w14:textId="6D6B571E" w:rsidR="00614B91" w:rsidRDefault="005A154A" w:rsidP="00614B91">
            <w:pPr>
              <w:pStyle w:val="TableText"/>
            </w:pPr>
            <w:r>
              <w:fldChar w:fldCharType="begin"/>
            </w:r>
            <w:r>
              <w:instrText xml:space="preserve"> REF delayrule \h </w:instrText>
            </w:r>
            <w:r>
              <w:fldChar w:fldCharType="separate"/>
            </w:r>
            <w:ins w:id="287" w:author="Jamika D. Burge" w:date="2015-11-24T15:06:00Z">
              <w:r w:rsidR="00211B29">
                <w:t xml:space="preserve">Number of calendar days between test opportunities. For additional information about this field, see the section </w:t>
              </w:r>
              <w:r w:rsidR="00211B29" w:rsidRPr="00211B29">
                <w:rPr>
                  <w:rStyle w:val="CrossReference"/>
                  <w:rPrChange w:id="288" w:author="Jamika D. Burge" w:date="2015-11-24T15:06:00Z">
                    <w:rPr/>
                  </w:rPrChange>
                </w:rPr>
                <w:t>Understanding test windows</w:t>
              </w:r>
              <w:r w:rsidR="00211B29">
                <w:t>.</w:t>
              </w:r>
            </w:ins>
            <w:del w:id="289" w:author="Jamika D. Burge" w:date="2015-11-24T15:06:00Z">
              <w:r w:rsidR="00ED0EE4" w:rsidDel="00211B29">
                <w:delText xml:space="preserve">Number of calendar days between test opportunities. For additional information about this field, see the section </w:delText>
              </w:r>
              <w:r w:rsidR="00ED0EE4" w:rsidRPr="00ED0EE4" w:rsidDel="00211B29">
                <w:rPr>
                  <w:rStyle w:val="CrossReference"/>
                </w:rPr>
                <w:delText>Understanding test windows</w:delText>
              </w:r>
              <w:r w:rsidR="00ED0EE4" w:rsidDel="00211B29">
                <w:delText>.</w:delText>
              </w:r>
            </w:del>
            <w:r>
              <w:fldChar w:fldCharType="end"/>
            </w:r>
          </w:p>
        </w:tc>
      </w:tr>
      <w:tr w:rsidR="00614B91" w14:paraId="0601FAB8" w14:textId="77777777" w:rsidTr="00962743">
        <w:tc>
          <w:tcPr>
            <w:tcW w:w="3120" w:type="dxa"/>
          </w:tcPr>
          <w:p w14:paraId="2082D43F" w14:textId="77777777" w:rsidR="00614B91" w:rsidRDefault="00614B91" w:rsidP="00614B91">
            <w:pPr>
              <w:pStyle w:val="TableText"/>
            </w:pPr>
            <w:r>
              <w:t>Grade</w:t>
            </w:r>
          </w:p>
        </w:tc>
        <w:tc>
          <w:tcPr>
            <w:tcW w:w="6179" w:type="dxa"/>
          </w:tcPr>
          <w:p w14:paraId="561530E7" w14:textId="77777777" w:rsidR="00614B91" w:rsidRDefault="005A154A" w:rsidP="00614B91">
            <w:pPr>
              <w:pStyle w:val="TableText"/>
            </w:pPr>
            <w:r>
              <w:fldChar w:fldCharType="begin"/>
            </w:r>
            <w:r>
              <w:instrText xml:space="preserve"> REF grade \h </w:instrText>
            </w:r>
            <w:r>
              <w:fldChar w:fldCharType="separate"/>
            </w:r>
            <w:r w:rsidR="00211B29">
              <w:t>Grade levels to which the selected test applies.</w:t>
            </w:r>
            <w:r>
              <w:fldChar w:fldCharType="end"/>
            </w:r>
          </w:p>
        </w:tc>
      </w:tr>
      <w:tr w:rsidR="00614B91" w14:paraId="509795B0" w14:textId="77777777" w:rsidTr="00962743">
        <w:tc>
          <w:tcPr>
            <w:tcW w:w="3120" w:type="dxa"/>
          </w:tcPr>
          <w:p w14:paraId="14FC0E6F" w14:textId="77777777" w:rsidR="00614B91" w:rsidRDefault="00614B91" w:rsidP="00BE3E19">
            <w:pPr>
              <w:pStyle w:val="TableText"/>
              <w:keepNext/>
            </w:pPr>
            <w:r>
              <w:t>Subject Code</w:t>
            </w:r>
          </w:p>
        </w:tc>
        <w:tc>
          <w:tcPr>
            <w:tcW w:w="6179" w:type="dxa"/>
          </w:tcPr>
          <w:p w14:paraId="24C26489" w14:textId="77777777" w:rsidR="00614B91" w:rsidRDefault="005A154A" w:rsidP="00BE3E19">
            <w:pPr>
              <w:pStyle w:val="TableText"/>
              <w:keepNext/>
            </w:pPr>
            <w:r>
              <w:fldChar w:fldCharType="begin"/>
            </w:r>
            <w:r>
              <w:instrText xml:space="preserve"> REF subjectcode \h </w:instrText>
            </w:r>
            <w:r w:rsidR="00BE3E19">
              <w:instrText xml:space="preserve"> \* MERGEFORMAT </w:instrText>
            </w:r>
            <w:r>
              <w:fldChar w:fldCharType="separate"/>
            </w:r>
            <w:r w:rsidR="00211B29">
              <w:t>Subject code corresponding to the selected test.</w:t>
            </w:r>
            <w:r>
              <w:fldChar w:fldCharType="end"/>
            </w:r>
          </w:p>
        </w:tc>
      </w:tr>
      <w:tr w:rsidR="00614B91" w14:paraId="719C3144" w14:textId="77777777" w:rsidTr="00962743">
        <w:tc>
          <w:tcPr>
            <w:tcW w:w="3120" w:type="dxa"/>
          </w:tcPr>
          <w:p w14:paraId="62566A6F" w14:textId="77777777" w:rsidR="00614B91" w:rsidRDefault="00614B91" w:rsidP="00614B91">
            <w:pPr>
              <w:pStyle w:val="TableText"/>
            </w:pPr>
            <w:r>
              <w:t>Version</w:t>
            </w:r>
          </w:p>
        </w:tc>
        <w:tc>
          <w:tcPr>
            <w:tcW w:w="6179" w:type="dxa"/>
          </w:tcPr>
          <w:p w14:paraId="283E1AF0" w14:textId="77777777" w:rsidR="00614B91" w:rsidRDefault="005A154A" w:rsidP="00614B91">
            <w:pPr>
              <w:pStyle w:val="TableText"/>
            </w:pPr>
            <w:r>
              <w:fldChar w:fldCharType="begin"/>
            </w:r>
            <w:r>
              <w:instrText xml:space="preserve"> REF version \h </w:instrText>
            </w:r>
            <w:r>
              <w:fldChar w:fldCharType="separate"/>
            </w:r>
            <w:r w:rsidR="00211B29">
              <w:t>Version of the selected test.</w:t>
            </w:r>
            <w:r>
              <w:fldChar w:fldCharType="end"/>
            </w:r>
          </w:p>
        </w:tc>
      </w:tr>
    </w:tbl>
    <w:p w14:paraId="101AF3DE" w14:textId="77777777" w:rsidR="00087FED" w:rsidRDefault="00087FED" w:rsidP="00BA35BA"/>
    <w:p w14:paraId="750A505B" w14:textId="77777777" w:rsidR="00482D83" w:rsidRDefault="00BE00F5" w:rsidP="00BE00F5">
      <w:pPr>
        <w:pStyle w:val="Heading3"/>
      </w:pPr>
      <w:bookmarkStart w:id="290" w:name="_Toc391560304"/>
      <w:bookmarkStart w:id="291" w:name="_Toc433196077"/>
      <w:r>
        <w:t>Modifying an assessment</w:t>
      </w:r>
      <w:r w:rsidR="00482D83">
        <w:t>.</w:t>
      </w:r>
      <w:bookmarkEnd w:id="290"/>
      <w:bookmarkEnd w:id="291"/>
    </w:p>
    <w:p w14:paraId="27B9A28E" w14:textId="77777777" w:rsidR="00BE00F5" w:rsidRPr="00AD3EF7" w:rsidRDefault="00AD3EF7" w:rsidP="00AD3EF7">
      <w:pPr>
        <w:keepNext/>
      </w:pPr>
      <w:r>
        <w:t>Use the following procedure to modify an assessment.</w:t>
      </w:r>
    </w:p>
    <w:p w14:paraId="179DDFDB" w14:textId="77777777" w:rsidR="00BE00F5" w:rsidRDefault="00BE00F5" w:rsidP="00BE00F5">
      <w:pPr>
        <w:pStyle w:val="ProcedureIntroduction"/>
      </w:pPr>
      <w:r>
        <w:t>To modify an assessment:</w:t>
      </w:r>
    </w:p>
    <w:tbl>
      <w:tblPr>
        <w:tblStyle w:val="TableProcedure"/>
        <w:tblW w:w="9360" w:type="dxa"/>
        <w:jc w:val="center"/>
        <w:tblLayout w:type="fixed"/>
        <w:tblLook w:val="04A0" w:firstRow="1" w:lastRow="0" w:firstColumn="1" w:lastColumn="0" w:noHBand="0" w:noVBand="1"/>
      </w:tblPr>
      <w:tblGrid>
        <w:gridCol w:w="9360"/>
      </w:tblGrid>
      <w:tr w:rsidR="00BE00F5" w14:paraId="4D61D5E5" w14:textId="77777777" w:rsidTr="00E85553">
        <w:trPr>
          <w:jc w:val="center"/>
        </w:trPr>
        <w:tc>
          <w:tcPr>
            <w:tcW w:w="9576" w:type="dxa"/>
          </w:tcPr>
          <w:p w14:paraId="1EA185DD" w14:textId="1B12E5D5" w:rsidR="00BE00F5" w:rsidRDefault="00BE00F5" w:rsidP="00D1375C">
            <w:pPr>
              <w:pStyle w:val="ListNumber"/>
              <w:numPr>
                <w:ilvl w:val="0"/>
                <w:numId w:val="18"/>
              </w:numPr>
            </w:pPr>
            <w:r>
              <w:t xml:space="preserve">On the </w:t>
            </w:r>
            <w:r w:rsidRPr="00E953F0">
              <w:rPr>
                <w:rStyle w:val="IntenseEmphasis"/>
              </w:rPr>
              <w:t>Test Search</w:t>
            </w:r>
            <w:r>
              <w:t xml:space="preserve"> screen (see</w:t>
            </w:r>
            <w:r w:rsidR="00413AFB">
              <w:t xml:space="preserv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ins w:id="292" w:author="Jamika D. Burge" w:date="2015-11-24T15:06:00Z">
              <w:r w:rsidR="00211B29" w:rsidRPr="00211B29">
                <w:rPr>
                  <w:rStyle w:val="CrossReference"/>
                  <w:rPrChange w:id="293" w:author="Jamika D. Burge" w:date="2015-11-24T15:06:00Z">
                    <w:rPr/>
                  </w:rPrChange>
                </w:rPr>
                <w:t>Figure 11</w:t>
              </w:r>
            </w:ins>
            <w:del w:id="294" w:author="Jamika D. Burge" w:date="2015-11-24T15:06:00Z">
              <w:r w:rsidR="00ED0EE4" w:rsidRPr="00ED0EE4" w:rsidDel="00211B29">
                <w:rPr>
                  <w:rStyle w:val="CrossReference"/>
                </w:rPr>
                <w:delText>Figure 11</w:delText>
              </w:r>
            </w:del>
            <w:r w:rsidR="00413AFB" w:rsidRPr="006A609D">
              <w:rPr>
                <w:rStyle w:val="CrossReference"/>
              </w:rPr>
              <w:fldChar w:fldCharType="end"/>
            </w:r>
            <w:r w:rsidR="00413AFB">
              <w:t>)</w:t>
            </w:r>
            <w:r>
              <w:t xml:space="preserve">, click </w:t>
            </w:r>
            <w:r w:rsidR="008A65A6">
              <w:t>[</w:t>
            </w:r>
            <w:r w:rsidR="00C238B0">
              <w:t xml:space="preserve"> </w:t>
            </w:r>
            <w:r w:rsidRPr="00B62338">
              <w:rPr>
                <w:noProof/>
                <w:position w:val="-12"/>
              </w:rPr>
              <w:drawing>
                <wp:inline distT="0" distB="0" distL="0" distR="0" wp14:anchorId="0A25F4F6" wp14:editId="6D33318B">
                  <wp:extent cx="228600" cy="240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8600" cy="240030"/>
                          </a:xfrm>
                          <a:prstGeom prst="rect">
                            <a:avLst/>
                          </a:prstGeom>
                        </pic:spPr>
                      </pic:pic>
                    </a:graphicData>
                  </a:graphic>
                </wp:inline>
              </w:drawing>
            </w:r>
            <w:r w:rsidR="008A65A6">
              <w:t>]</w:t>
            </w:r>
            <w:r>
              <w:t>.</w:t>
            </w:r>
            <w:r w:rsidR="00F22753">
              <w:t xml:space="preserve"> The </w:t>
            </w:r>
            <w:r w:rsidR="00F22753" w:rsidRPr="00413AFB">
              <w:rPr>
                <w:b/>
                <w:i/>
              </w:rPr>
              <w:t>Edit Test Information</w:t>
            </w:r>
            <w:r w:rsidR="00F22753">
              <w:t xml:space="preserve"> screen </w:t>
            </w:r>
            <w:r w:rsidR="007844C7">
              <w:t>appears</w:t>
            </w:r>
            <w:r w:rsidR="00F22753">
              <w:t>.</w:t>
            </w:r>
            <w:r w:rsidR="008A65A6">
              <w:t xml:space="preserve"> This screen is </w:t>
            </w:r>
            <w:r w:rsidR="00EC6122">
              <w:t xml:space="preserve">a populated version of </w:t>
            </w:r>
            <w:r w:rsidR="00A33E68">
              <w:t>the screen used</w:t>
            </w:r>
            <w:r w:rsidR="008A65A6">
              <w:t xml:space="preserve"> to set attributes for a new </w:t>
            </w:r>
            <w:r w:rsidR="00A33E68">
              <w:t>assessment</w:t>
            </w:r>
            <w:r w:rsidR="00EC6122">
              <w:t xml:space="preserve"> (see </w:t>
            </w:r>
            <w:r w:rsidR="00EC6122" w:rsidRPr="006A609D">
              <w:rPr>
                <w:rStyle w:val="CrossReference"/>
              </w:rPr>
              <w:fldChar w:fldCharType="begin"/>
            </w:r>
            <w:r w:rsidR="006A609D" w:rsidRPr="006A609D">
              <w:rPr>
                <w:rStyle w:val="CrossReference"/>
              </w:rPr>
              <w:instrText xml:space="preserve"> REF _Ref388448703 \* MERGEFORMAT \h</w:instrText>
            </w:r>
            <w:r w:rsidR="00EC6122" w:rsidRPr="006A609D">
              <w:rPr>
                <w:rStyle w:val="CrossReference"/>
              </w:rPr>
            </w:r>
            <w:r w:rsidR="00EC6122" w:rsidRPr="006A609D">
              <w:rPr>
                <w:rStyle w:val="CrossReference"/>
              </w:rPr>
              <w:fldChar w:fldCharType="separate"/>
            </w:r>
            <w:ins w:id="295" w:author="Jamika D. Burge" w:date="2015-11-24T15:06:00Z">
              <w:r w:rsidR="00211B29" w:rsidRPr="00211B29">
                <w:rPr>
                  <w:rStyle w:val="CrossReference"/>
                  <w:rPrChange w:id="296" w:author="Jamika D. Burge" w:date="2015-11-24T15:06:00Z">
                    <w:rPr/>
                  </w:rPrChange>
                </w:rPr>
                <w:t>Figure 8</w:t>
              </w:r>
            </w:ins>
            <w:del w:id="297" w:author="Jamika D. Burge" w:date="2015-11-24T15:06:00Z">
              <w:r w:rsidR="00ED0EE4" w:rsidRPr="00ED0EE4" w:rsidDel="00211B29">
                <w:rPr>
                  <w:rStyle w:val="CrossReference"/>
                </w:rPr>
                <w:delText>Figure 8</w:delText>
              </w:r>
            </w:del>
            <w:r w:rsidR="00EC6122" w:rsidRPr="006A609D">
              <w:rPr>
                <w:rStyle w:val="CrossReference"/>
              </w:rPr>
              <w:fldChar w:fldCharType="end"/>
            </w:r>
            <w:r w:rsidR="00EC6122">
              <w:t>)</w:t>
            </w:r>
            <w:r w:rsidR="008A65A6">
              <w:t>.</w:t>
            </w:r>
          </w:p>
          <w:p w14:paraId="359936B1" w14:textId="3F07DE51" w:rsidR="00F22753" w:rsidRDefault="00F22753" w:rsidP="00E85553">
            <w:pPr>
              <w:pStyle w:val="ListNumber"/>
            </w:pPr>
            <w:r>
              <w:t xml:space="preserve">Using </w:t>
            </w: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ins w:id="298" w:author="Jamika D. Burge" w:date="2015-11-24T15:06:00Z">
              <w:r w:rsidR="00211B29" w:rsidRPr="00211B29">
                <w:rPr>
                  <w:rStyle w:val="CrossReference"/>
                  <w:rPrChange w:id="299" w:author="Jamika D. Burge" w:date="2015-11-24T15:06:00Z">
                    <w:rPr/>
                  </w:rPrChange>
                </w:rPr>
                <w:t>Table 5</w:t>
              </w:r>
            </w:ins>
            <w:del w:id="300" w:author="Jamika D. Burge" w:date="2015-11-24T15:06:00Z">
              <w:r w:rsidR="00ED0EE4" w:rsidRPr="00ED0EE4" w:rsidDel="00211B29">
                <w:rPr>
                  <w:rStyle w:val="CrossReference"/>
                </w:rPr>
                <w:delText>Table 5</w:delText>
              </w:r>
            </w:del>
            <w:r w:rsidRPr="006A609D">
              <w:rPr>
                <w:rStyle w:val="CrossReference"/>
              </w:rPr>
              <w:fldChar w:fldCharType="end"/>
            </w:r>
            <w:r>
              <w:t xml:space="preserve"> as a reference, modify the assessment’s </w:t>
            </w:r>
            <w:r w:rsidR="008A65A6">
              <w:t>attributes</w:t>
            </w:r>
            <w:r>
              <w:t xml:space="preserve">. </w:t>
            </w:r>
          </w:p>
          <w:p w14:paraId="51D4021C" w14:textId="77777777" w:rsidR="00BE00F5" w:rsidRDefault="00BE00F5" w:rsidP="008A65A6">
            <w:pPr>
              <w:pStyle w:val="ListNumber"/>
            </w:pPr>
            <w:r>
              <w:t>Click [</w:t>
            </w:r>
            <w:r w:rsidRPr="00D108A9">
              <w:rPr>
                <w:rStyle w:val="Strong"/>
              </w:rPr>
              <w:t>S</w:t>
            </w:r>
            <w:r w:rsidR="00F22753" w:rsidRPr="00D108A9">
              <w:rPr>
                <w:rStyle w:val="Strong"/>
              </w:rPr>
              <w:t>ave</w:t>
            </w:r>
            <w:r>
              <w:t>].</w:t>
            </w:r>
          </w:p>
        </w:tc>
      </w:tr>
    </w:tbl>
    <w:p w14:paraId="3D579758" w14:textId="77777777" w:rsidR="00BE00F5" w:rsidRDefault="00BE00F5" w:rsidP="00BA35BA"/>
    <w:p w14:paraId="6455ED0C" w14:textId="77777777" w:rsidR="005F0C2C" w:rsidRDefault="005F0C2C" w:rsidP="00AD3EF7">
      <w:pPr>
        <w:pStyle w:val="Heading2"/>
      </w:pPr>
      <w:bookmarkStart w:id="301" w:name="_Toc391560305"/>
      <w:bookmarkStart w:id="302" w:name="_Toc433196078"/>
      <w:r>
        <w:t>Export</w:t>
      </w:r>
      <w:r w:rsidR="00AC3C67">
        <w:t>ing</w:t>
      </w:r>
      <w:r>
        <w:t xml:space="preserve"> </w:t>
      </w:r>
      <w:r w:rsidR="004C10EE">
        <w:t>assessment</w:t>
      </w:r>
      <w:r w:rsidR="00D63D83">
        <w:t>s</w:t>
      </w:r>
      <w:bookmarkEnd w:id="301"/>
      <w:bookmarkEnd w:id="302"/>
    </w:p>
    <w:p w14:paraId="4F73DCA5" w14:textId="77777777" w:rsidR="003158DA" w:rsidRDefault="00D80ED1" w:rsidP="000530AE">
      <w:pPr>
        <w:keepNext/>
      </w:pPr>
      <w:r>
        <w:t xml:space="preserve">You can export assessment </w:t>
      </w:r>
      <w:r w:rsidR="003158DA">
        <w:t xml:space="preserve">search results as a CSV file, which can be opened using Excel or a </w:t>
      </w:r>
      <w:r w:rsidR="004C0B64">
        <w:t xml:space="preserve">spreadsheet </w:t>
      </w:r>
      <w:r w:rsidR="004C4DE8">
        <w:t>application. You can also export results as an.xls</w:t>
      </w:r>
      <w:r w:rsidR="003158DA">
        <w:t xml:space="preserve"> file, which must be opened </w:t>
      </w:r>
      <w:r w:rsidR="004C4DE8">
        <w:t>with</w:t>
      </w:r>
      <w:r w:rsidR="003158DA">
        <w:t xml:space="preserve"> Excel.</w:t>
      </w:r>
      <w:r w:rsidR="00DD4A8D">
        <w:t xml:space="preserve"> </w:t>
      </w:r>
    </w:p>
    <w:p w14:paraId="2AE48660" w14:textId="77777777" w:rsidR="005F0C2C" w:rsidRDefault="003158DA" w:rsidP="00EF7C22">
      <w:pPr>
        <w:keepNext/>
      </w:pPr>
      <w:r>
        <w:t xml:space="preserve">You can </w:t>
      </w:r>
      <w:r w:rsidR="004C4DE8">
        <w:t xml:space="preserve">choose to </w:t>
      </w:r>
      <w:r>
        <w:t xml:space="preserve">export all </w:t>
      </w:r>
      <w:r w:rsidR="004C4DE8">
        <w:t xml:space="preserve">available </w:t>
      </w:r>
      <w:r w:rsidR="004C10EE">
        <w:t>assessment</w:t>
      </w:r>
      <w:r w:rsidR="002F5377">
        <w:t>s</w:t>
      </w:r>
      <w:r>
        <w:t xml:space="preserve"> or </w:t>
      </w:r>
      <w:r w:rsidR="004C4DE8">
        <w:t>only those</w:t>
      </w:r>
      <w:r>
        <w:t xml:space="preserve"> </w:t>
      </w:r>
      <w:r w:rsidR="004C10EE">
        <w:t>assessment</w:t>
      </w:r>
      <w:r w:rsidR="002F5377">
        <w:t>s</w:t>
      </w:r>
      <w:r w:rsidR="004C4DE8">
        <w:t xml:space="preserve"> that display in the search results</w:t>
      </w:r>
      <w:r>
        <w:t>.</w:t>
      </w:r>
    </w:p>
    <w:p w14:paraId="1C03E1F3" w14:textId="77777777" w:rsidR="00EB6AC4" w:rsidRPr="00861497" w:rsidRDefault="00861497" w:rsidP="00EB6AC4">
      <w:pPr>
        <w:rPr>
          <w:i/>
        </w:rPr>
      </w:pPr>
      <w:r w:rsidRPr="00861497">
        <w:rPr>
          <w:i/>
        </w:rPr>
        <w:t xml:space="preserve">Note: </w:t>
      </w:r>
      <w:r w:rsidR="00EB6AC4" w:rsidRPr="00861497">
        <w:rPr>
          <w:i/>
        </w:rPr>
        <w:t xml:space="preserve">The </w:t>
      </w:r>
      <w:r w:rsidR="004C4DE8" w:rsidRPr="00861497">
        <w:rPr>
          <w:i/>
        </w:rPr>
        <w:t>actions</w:t>
      </w:r>
      <w:r w:rsidR="00EB6AC4" w:rsidRPr="00861497">
        <w:rPr>
          <w:i/>
        </w:rPr>
        <w:t xml:space="preserve"> described in this section are available to </w:t>
      </w:r>
      <w:r w:rsidR="0093081C">
        <w:rPr>
          <w:i/>
        </w:rPr>
        <w:t>Test Registration Administrators</w:t>
      </w:r>
      <w:r w:rsidR="004C4DE8" w:rsidRPr="00861497">
        <w:rPr>
          <w:i/>
        </w:rPr>
        <w:t>.</w:t>
      </w:r>
    </w:p>
    <w:p w14:paraId="5BFFEF48" w14:textId="77777777" w:rsidR="00482D83" w:rsidRDefault="00DD4A8D" w:rsidP="00AD3EF7">
      <w:pPr>
        <w:pStyle w:val="Heading3"/>
      </w:pPr>
      <w:bookmarkStart w:id="303" w:name="_Toc391560306"/>
      <w:bookmarkStart w:id="304" w:name="_Toc433196079"/>
      <w:r>
        <w:t xml:space="preserve">Export all </w:t>
      </w:r>
      <w:r w:rsidR="004C10EE">
        <w:t>assessment</w:t>
      </w:r>
      <w:r>
        <w:t>s</w:t>
      </w:r>
      <w:r w:rsidR="00482D83">
        <w:t>.</w:t>
      </w:r>
      <w:bookmarkEnd w:id="303"/>
      <w:bookmarkEnd w:id="304"/>
    </w:p>
    <w:p w14:paraId="048B8C5B" w14:textId="77777777" w:rsidR="00DD4A8D" w:rsidRDefault="00DD4A8D" w:rsidP="000530AE">
      <w:pPr>
        <w:keepNext/>
      </w:pPr>
      <w:r>
        <w:t xml:space="preserve">You can export a data file that contains all </w:t>
      </w:r>
      <w:r w:rsidR="004C10EE">
        <w:t>assessment</w:t>
      </w:r>
      <w:r>
        <w:t xml:space="preserve">s available to </w:t>
      </w:r>
      <w:r w:rsidR="00861497">
        <w:t xml:space="preserve">you in </w:t>
      </w:r>
      <w:r w:rsidR="00DD7873">
        <w:t>ART</w:t>
      </w:r>
      <w:r>
        <w:t>.</w:t>
      </w:r>
    </w:p>
    <w:p w14:paraId="78942173" w14:textId="77777777" w:rsidR="00DD4A8D" w:rsidRDefault="00DD4A8D" w:rsidP="00DD4A8D">
      <w:pPr>
        <w:pStyle w:val="ProcedureIntroduction"/>
      </w:pPr>
      <w:r>
        <w:t xml:space="preserve">To export all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DD4A8D" w14:paraId="1B8691CA" w14:textId="77777777" w:rsidTr="00DD4A8D">
        <w:trPr>
          <w:jc w:val="center"/>
        </w:trPr>
        <w:tc>
          <w:tcPr>
            <w:tcW w:w="9576" w:type="dxa"/>
          </w:tcPr>
          <w:p w14:paraId="65D420ED" w14:textId="2BE89D46" w:rsidR="00DD4A8D" w:rsidRDefault="00D63D83" w:rsidP="00D1375C">
            <w:pPr>
              <w:pStyle w:val="ListNumber"/>
              <w:numPr>
                <w:ilvl w:val="0"/>
                <w:numId w:val="19"/>
              </w:numPr>
            </w:pPr>
            <w:r>
              <w:t xml:space="preserve">On the </w:t>
            </w:r>
            <w:r w:rsidRPr="00D63D83">
              <w:rPr>
                <w:rStyle w:val="IntenseEmphasis"/>
              </w:rPr>
              <w:t>Test Search</w:t>
            </w:r>
            <w:r>
              <w:t xml:space="preserve"> screen (se</w:t>
            </w:r>
            <w:r w:rsidR="00413AFB">
              <w:t xml:space="preserve">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ins w:id="305" w:author="Jamika D. Burge" w:date="2015-11-24T15:06:00Z">
              <w:r w:rsidR="00211B29" w:rsidRPr="00211B29">
                <w:rPr>
                  <w:rStyle w:val="CrossReference"/>
                  <w:rPrChange w:id="306" w:author="Jamika D. Burge" w:date="2015-11-24T15:06:00Z">
                    <w:rPr/>
                  </w:rPrChange>
                </w:rPr>
                <w:t>Figure 11</w:t>
              </w:r>
            </w:ins>
            <w:del w:id="307" w:author="Jamika D. Burge" w:date="2015-11-24T15:06:00Z">
              <w:r w:rsidR="00ED0EE4" w:rsidRPr="00ED0EE4" w:rsidDel="00211B29">
                <w:rPr>
                  <w:rStyle w:val="CrossReference"/>
                </w:rPr>
                <w:delText>Figure 11</w:delText>
              </w:r>
            </w:del>
            <w:r w:rsidR="00413AFB" w:rsidRPr="006A609D">
              <w:rPr>
                <w:rStyle w:val="CrossReference"/>
              </w:rPr>
              <w:fldChar w:fldCharType="end"/>
            </w:r>
            <w:r>
              <w:t xml:space="preserve">), click </w:t>
            </w:r>
            <w:r w:rsidR="00DD4A8D">
              <w:t>[</w:t>
            </w:r>
            <w:r w:rsidR="00DD4A8D" w:rsidRPr="00D108A9">
              <w:rPr>
                <w:rStyle w:val="Strong"/>
              </w:rPr>
              <w:t>Export All to Excel</w:t>
            </w:r>
            <w:r w:rsidR="00DD4A8D">
              <w:t>] or [</w:t>
            </w:r>
            <w:r w:rsidR="00DD4A8D" w:rsidRPr="00D108A9">
              <w:rPr>
                <w:rStyle w:val="Strong"/>
              </w:rPr>
              <w:t>Export All to CSV</w:t>
            </w:r>
            <w:r w:rsidR="00DD4A8D">
              <w:t xml:space="preserve">]. A file dialog box </w:t>
            </w:r>
            <w:r w:rsidR="005B318E">
              <w:t>appears</w:t>
            </w:r>
            <w:r w:rsidR="00DD4A8D">
              <w:t>.</w:t>
            </w:r>
          </w:p>
          <w:p w14:paraId="16001086" w14:textId="77777777" w:rsidR="00DD4A8D" w:rsidRDefault="00DD4A8D" w:rsidP="00DD4A8D">
            <w:pPr>
              <w:pStyle w:val="ListNumber"/>
            </w:pPr>
            <w:r>
              <w:t>Save the file to the desired location on your computer, and open the file using Microsoft Excel or a compatible program (for .csv files).</w:t>
            </w:r>
          </w:p>
        </w:tc>
      </w:tr>
    </w:tbl>
    <w:p w14:paraId="1493B333" w14:textId="77777777" w:rsidR="00482D83" w:rsidRDefault="001F7409" w:rsidP="00AD3EF7">
      <w:pPr>
        <w:pStyle w:val="Heading3"/>
      </w:pPr>
      <w:bookmarkStart w:id="308" w:name="_Toc391560307"/>
      <w:bookmarkStart w:id="309" w:name="_Toc433196080"/>
      <w:r>
        <w:t xml:space="preserve">Export selected </w:t>
      </w:r>
      <w:r w:rsidR="004C10EE">
        <w:t>assessment</w:t>
      </w:r>
      <w:r>
        <w:t>s</w:t>
      </w:r>
      <w:r w:rsidR="00482D83">
        <w:t>.</w:t>
      </w:r>
      <w:bookmarkEnd w:id="308"/>
      <w:bookmarkEnd w:id="309"/>
    </w:p>
    <w:p w14:paraId="014E6394" w14:textId="77777777" w:rsidR="001F7409" w:rsidRDefault="001F7409" w:rsidP="000530AE">
      <w:pPr>
        <w:keepNext/>
      </w:pPr>
      <w:r>
        <w:t xml:space="preserve">You can export a data file that contains only the filtered </w:t>
      </w:r>
      <w:r w:rsidR="004C10EE">
        <w:t>assessment</w:t>
      </w:r>
      <w:r>
        <w:t xml:space="preserve">s from the </w:t>
      </w:r>
      <w:r w:rsidR="00C238B0">
        <w:t xml:space="preserve">search results table on the </w:t>
      </w:r>
      <w:r w:rsidR="004A0EC6" w:rsidRPr="00C238B0">
        <w:rPr>
          <w:rStyle w:val="Emphasis"/>
          <w:b/>
        </w:rPr>
        <w:t>Test Search</w:t>
      </w:r>
      <w:r w:rsidR="00C238B0">
        <w:rPr>
          <w:rStyle w:val="Emphasis"/>
          <w:b/>
        </w:rPr>
        <w:t xml:space="preserve"> </w:t>
      </w:r>
      <w:r w:rsidR="00C238B0">
        <w:rPr>
          <w:rStyle w:val="Emphasis"/>
          <w:i w:val="0"/>
        </w:rPr>
        <w:t>screen.</w:t>
      </w:r>
      <w:r w:rsidR="004A0EC6">
        <w:t xml:space="preserve"> </w:t>
      </w:r>
    </w:p>
    <w:p w14:paraId="374ED326" w14:textId="77777777" w:rsidR="001F7409" w:rsidRDefault="001F7409" w:rsidP="001F7409">
      <w:pPr>
        <w:pStyle w:val="ProcedureIntroduction"/>
      </w:pPr>
      <w:r>
        <w:t xml:space="preserve">To export selected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1F7409" w14:paraId="4834633C" w14:textId="77777777" w:rsidTr="00FB0C30">
        <w:trPr>
          <w:jc w:val="center"/>
        </w:trPr>
        <w:tc>
          <w:tcPr>
            <w:tcW w:w="9360" w:type="dxa"/>
          </w:tcPr>
          <w:p w14:paraId="66071CFD" w14:textId="15E643B9" w:rsidR="00997E93" w:rsidRDefault="00D63D83" w:rsidP="00D1375C">
            <w:pPr>
              <w:pStyle w:val="ListNumber"/>
              <w:numPr>
                <w:ilvl w:val="6"/>
                <w:numId w:val="11"/>
              </w:numPr>
              <w:ind w:left="335"/>
            </w:pPr>
            <w:r>
              <w:t xml:space="preserve">On the </w:t>
            </w:r>
            <w:r w:rsidRPr="00D63D83">
              <w:rPr>
                <w:rStyle w:val="IntenseEmphasis"/>
              </w:rPr>
              <w:t>Test Search</w:t>
            </w:r>
            <w:r>
              <w:t xml:space="preserve"> screen (see</w:t>
            </w:r>
            <w:r w:rsidR="00413AFB">
              <w:t xml:space="preserv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ins w:id="310" w:author="Jamika D. Burge" w:date="2015-11-24T15:06:00Z">
              <w:r w:rsidR="00211B29" w:rsidRPr="00211B29">
                <w:rPr>
                  <w:rStyle w:val="CrossReference"/>
                  <w:rPrChange w:id="311" w:author="Jamika D. Burge" w:date="2015-11-24T15:06:00Z">
                    <w:rPr/>
                  </w:rPrChange>
                </w:rPr>
                <w:t>Figure 11</w:t>
              </w:r>
            </w:ins>
            <w:del w:id="312" w:author="Jamika D. Burge" w:date="2015-11-24T15:06:00Z">
              <w:r w:rsidR="00ED0EE4" w:rsidRPr="00ED0EE4" w:rsidDel="00211B29">
                <w:rPr>
                  <w:rStyle w:val="CrossReference"/>
                </w:rPr>
                <w:delText>Figure 11</w:delText>
              </w:r>
            </w:del>
            <w:r w:rsidR="00413AFB" w:rsidRPr="006A609D">
              <w:rPr>
                <w:rStyle w:val="CrossReference"/>
              </w:rPr>
              <w:fldChar w:fldCharType="end"/>
            </w:r>
            <w:r>
              <w:t>), c</w:t>
            </w:r>
            <w:r w:rsidR="00997E93">
              <w:t>lick [</w:t>
            </w:r>
            <w:r w:rsidR="00997E93" w:rsidRPr="00D108A9">
              <w:rPr>
                <w:rStyle w:val="Strong"/>
              </w:rPr>
              <w:t>Export Search Results to Excel</w:t>
            </w:r>
            <w:r w:rsidR="00997E93">
              <w:t>] or [</w:t>
            </w:r>
            <w:r w:rsidR="00997E93" w:rsidRPr="00D108A9">
              <w:rPr>
                <w:rStyle w:val="Strong"/>
              </w:rPr>
              <w:t>Export Search Results to CSV</w:t>
            </w:r>
            <w:r w:rsidR="00997E93">
              <w:t xml:space="preserve">]. A file dialog box </w:t>
            </w:r>
            <w:r w:rsidR="004C0B64">
              <w:t>appears</w:t>
            </w:r>
            <w:r w:rsidR="00997E93">
              <w:t>.</w:t>
            </w:r>
          </w:p>
          <w:p w14:paraId="39F00674" w14:textId="77777777" w:rsidR="00856216" w:rsidRDefault="00997E93" w:rsidP="00D1375C">
            <w:pPr>
              <w:pStyle w:val="ListNumber"/>
              <w:numPr>
                <w:ilvl w:val="6"/>
                <w:numId w:val="11"/>
              </w:numPr>
              <w:ind w:left="335"/>
            </w:pPr>
            <w:r>
              <w:t>Save the file to the desired location on your computer</w:t>
            </w:r>
            <w:r w:rsidR="004C0B64">
              <w:t>,</w:t>
            </w:r>
            <w:r>
              <w:t xml:space="preserve"> and open the file using Microsoft Excel or a compatible program (for .csv files).</w:t>
            </w:r>
          </w:p>
        </w:tc>
      </w:tr>
    </w:tbl>
    <w:p w14:paraId="1CCFDF7F" w14:textId="77777777" w:rsidR="00856216" w:rsidRDefault="00856216" w:rsidP="00856216">
      <w:bookmarkStart w:id="313" w:name="_Ref388263414"/>
    </w:p>
    <w:p w14:paraId="6DBDD7C9" w14:textId="77777777" w:rsidR="00FB0C30" w:rsidRDefault="00FB0C30" w:rsidP="006F1F1E">
      <w:pPr>
        <w:pStyle w:val="Heading2"/>
      </w:pPr>
      <w:bookmarkStart w:id="314" w:name="_Toc391560308"/>
      <w:bookmarkStart w:id="315" w:name="_Toc433196081"/>
      <w:r>
        <w:t>Delet</w:t>
      </w:r>
      <w:r w:rsidR="00696CC9">
        <w:t>e</w:t>
      </w:r>
      <w:r>
        <w:t xml:space="preserve"> </w:t>
      </w:r>
      <w:r w:rsidR="00E773CA">
        <w:t>A</w:t>
      </w:r>
      <w:r w:rsidR="004C10EE">
        <w:t>ssessment</w:t>
      </w:r>
      <w:r>
        <w:t>s</w:t>
      </w:r>
      <w:bookmarkEnd w:id="314"/>
      <w:bookmarkEnd w:id="315"/>
    </w:p>
    <w:p w14:paraId="270C3341" w14:textId="77777777" w:rsidR="00F92DFD" w:rsidRDefault="007235F4" w:rsidP="00EB6AC4">
      <w:pPr>
        <w:keepNext/>
        <w:rPr>
          <w:i/>
        </w:rPr>
      </w:pPr>
      <w:r>
        <w:t xml:space="preserve">You can delete </w:t>
      </w:r>
      <w:r w:rsidR="00D31084">
        <w:t>assessments fro</w:t>
      </w:r>
      <w:r w:rsidR="00861497">
        <w:t xml:space="preserve">m the table on the </w:t>
      </w:r>
      <w:r w:rsidR="00861497">
        <w:rPr>
          <w:b/>
          <w:i/>
        </w:rPr>
        <w:t xml:space="preserve">Test Search </w:t>
      </w:r>
      <w:r w:rsidR="00861497">
        <w:t>screen</w:t>
      </w:r>
      <w:r w:rsidR="00F92DFD">
        <w:t>.</w:t>
      </w:r>
    </w:p>
    <w:p w14:paraId="1A171A8F" w14:textId="77777777" w:rsidR="00EB6AC4" w:rsidRDefault="00861497" w:rsidP="00856216">
      <w:pPr>
        <w:keepNext/>
      </w:pPr>
      <w:r w:rsidRPr="00861497">
        <w:rPr>
          <w:i/>
        </w:rPr>
        <w:t xml:space="preserve">Note: </w:t>
      </w:r>
      <w:r w:rsidR="00EB6AC4" w:rsidRPr="00861497">
        <w:rPr>
          <w:i/>
        </w:rPr>
        <w:t xml:space="preserve">The </w:t>
      </w:r>
      <w:r w:rsidRPr="00861497">
        <w:rPr>
          <w:i/>
        </w:rPr>
        <w:t>actions described in this section are</w:t>
      </w:r>
      <w:r w:rsidR="0093081C">
        <w:rPr>
          <w:i/>
        </w:rPr>
        <w:t xml:space="preserve"> </w:t>
      </w:r>
      <w:r w:rsidR="00EB6AC4" w:rsidRPr="00861497">
        <w:rPr>
          <w:i/>
        </w:rPr>
        <w:t xml:space="preserve">available </w:t>
      </w:r>
      <w:r w:rsidR="00262641">
        <w:rPr>
          <w:i/>
        </w:rPr>
        <w:t xml:space="preserve">only </w:t>
      </w:r>
      <w:r w:rsidR="00EB6AC4" w:rsidRPr="00861497">
        <w:rPr>
          <w:i/>
        </w:rPr>
        <w:t xml:space="preserve">to </w:t>
      </w:r>
      <w:r w:rsidR="0093081C">
        <w:rPr>
          <w:i/>
        </w:rPr>
        <w:t>Test Registration Administrators</w:t>
      </w:r>
      <w:r w:rsidRPr="00861497">
        <w:rPr>
          <w:i/>
        </w:rPr>
        <w:t>.</w:t>
      </w:r>
    </w:p>
    <w:tbl>
      <w:tblPr>
        <w:tblStyle w:val="TableNote"/>
        <w:tblW w:w="0" w:type="auto"/>
        <w:tblLayout w:type="fixed"/>
        <w:tblLook w:val="04A0" w:firstRow="1" w:lastRow="0" w:firstColumn="1" w:lastColumn="0" w:noHBand="0" w:noVBand="1"/>
      </w:tblPr>
      <w:tblGrid>
        <w:gridCol w:w="720"/>
        <w:gridCol w:w="8640"/>
      </w:tblGrid>
      <w:tr w:rsidR="007235F4" w14:paraId="46872952" w14:textId="77777777" w:rsidTr="007235F4">
        <w:tc>
          <w:tcPr>
            <w:tcW w:w="720" w:type="dxa"/>
          </w:tcPr>
          <w:p w14:paraId="0362A08B" w14:textId="77777777" w:rsidR="007235F4" w:rsidRDefault="003E7621" w:rsidP="007235F4">
            <w:pPr>
              <w:pStyle w:val="NoteIcon"/>
            </w:pPr>
            <w:r>
              <w:drawing>
                <wp:inline distT="0" distB="0" distL="0" distR="0" wp14:anchorId="600099D4" wp14:editId="121A4F6E">
                  <wp:extent cx="292608" cy="240988"/>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79B597A2" w14:textId="77777777" w:rsidR="007235F4" w:rsidRDefault="007235F4" w:rsidP="00856216">
            <w:pPr>
              <w:pStyle w:val="NoteText"/>
              <w:keepNext/>
            </w:pPr>
            <w:r w:rsidRPr="007235F4">
              <w:rPr>
                <w:rStyle w:val="Strong"/>
              </w:rPr>
              <w:t xml:space="preserve">WARNING: DELETING </w:t>
            </w:r>
            <w:r w:rsidR="00796B6A">
              <w:rPr>
                <w:rStyle w:val="Strong"/>
              </w:rPr>
              <w:t>ASSESSMENTS</w:t>
            </w:r>
            <w:r w:rsidR="00796B6A" w:rsidRPr="00796B6A">
              <w:t xml:space="preserve"> </w:t>
            </w:r>
            <w:r w:rsidRPr="007235F4">
              <w:t xml:space="preserve">When you </w:t>
            </w:r>
            <w:r>
              <w:t>delete a</w:t>
            </w:r>
            <w:r w:rsidR="004C10EE">
              <w:t>n assess</w:t>
            </w:r>
            <w:r w:rsidR="00796B6A">
              <w:t>m</w:t>
            </w:r>
            <w:r w:rsidR="004C10EE">
              <w:t>ent</w:t>
            </w:r>
            <w:r>
              <w:t xml:space="preserve">, </w:t>
            </w:r>
            <w:r w:rsidR="00DD7873">
              <w:t>ART</w:t>
            </w:r>
            <w:r>
              <w:t xml:space="preserve"> deletes all associated test windows, delay rules, and </w:t>
            </w:r>
            <w:r w:rsidR="000530AE">
              <w:t xml:space="preserve">student </w:t>
            </w:r>
            <w:r>
              <w:t>registrations</w:t>
            </w:r>
            <w:r w:rsidR="00FE0F6F">
              <w:t xml:space="preserve"> (but not student records)</w:t>
            </w:r>
            <w:r>
              <w:t>.</w:t>
            </w:r>
            <w:r w:rsidR="00982942">
              <w:t xml:space="preserve"> </w:t>
            </w:r>
          </w:p>
        </w:tc>
      </w:tr>
    </w:tbl>
    <w:p w14:paraId="4A491836" w14:textId="77777777" w:rsidR="007235F4" w:rsidRDefault="007235F4" w:rsidP="00856216">
      <w:pPr>
        <w:keepNext/>
      </w:pPr>
    </w:p>
    <w:p w14:paraId="7132BF42" w14:textId="77777777" w:rsidR="007235F4" w:rsidRDefault="007235F4" w:rsidP="007235F4">
      <w:pPr>
        <w:pStyle w:val="ProcedureIntroduction"/>
      </w:pPr>
      <w:r>
        <w:t>To delete a</w:t>
      </w:r>
      <w:r w:rsidR="004C10EE">
        <w:t>n</w:t>
      </w:r>
      <w:r>
        <w:t xml:space="preserve"> </w:t>
      </w:r>
      <w:r w:rsidR="004C10EE">
        <w:t>assessment</w:t>
      </w:r>
      <w:r>
        <w:t>:</w:t>
      </w:r>
    </w:p>
    <w:tbl>
      <w:tblPr>
        <w:tblStyle w:val="TableProcedure"/>
        <w:tblW w:w="9360" w:type="dxa"/>
        <w:jc w:val="center"/>
        <w:tblLayout w:type="fixed"/>
        <w:tblLook w:val="04A0" w:firstRow="1" w:lastRow="0" w:firstColumn="1" w:lastColumn="0" w:noHBand="0" w:noVBand="1"/>
      </w:tblPr>
      <w:tblGrid>
        <w:gridCol w:w="9360"/>
      </w:tblGrid>
      <w:tr w:rsidR="007235F4" w14:paraId="07BEFDC4" w14:textId="77777777" w:rsidTr="00CA7391">
        <w:trPr>
          <w:jc w:val="center"/>
        </w:trPr>
        <w:tc>
          <w:tcPr>
            <w:tcW w:w="9360" w:type="dxa"/>
          </w:tcPr>
          <w:p w14:paraId="42E0398B" w14:textId="3DC0DA03" w:rsidR="007235F4" w:rsidRDefault="007235F4" w:rsidP="00D1375C">
            <w:pPr>
              <w:pStyle w:val="ListNumber"/>
              <w:numPr>
                <w:ilvl w:val="0"/>
                <w:numId w:val="13"/>
              </w:numPr>
            </w:pPr>
            <w:r>
              <w:t xml:space="preserve">In the right-hand column of the </w:t>
            </w:r>
            <w:r w:rsidRPr="004D4B49">
              <w:rPr>
                <w:rStyle w:val="IntenseEmphasis"/>
              </w:rPr>
              <w:t>Test Search</w:t>
            </w:r>
            <w:r>
              <w:t xml:space="preserve"> screen</w:t>
            </w:r>
            <w:r w:rsidR="000D7FC0">
              <w:t xml:space="preserve"> (se</w:t>
            </w:r>
            <w:r w:rsidR="00413AFB">
              <w:t xml:space="preserve">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ins w:id="316" w:author="Jamika D. Burge" w:date="2015-11-24T15:06:00Z">
              <w:r w:rsidR="00211B29" w:rsidRPr="00211B29">
                <w:rPr>
                  <w:rStyle w:val="CrossReference"/>
                  <w:rPrChange w:id="317" w:author="Jamika D. Burge" w:date="2015-11-24T15:06:00Z">
                    <w:rPr/>
                  </w:rPrChange>
                </w:rPr>
                <w:t>Figure 11</w:t>
              </w:r>
            </w:ins>
            <w:del w:id="318" w:author="Jamika D. Burge" w:date="2015-11-24T15:06:00Z">
              <w:r w:rsidR="00ED0EE4" w:rsidRPr="00ED0EE4" w:rsidDel="00211B29">
                <w:rPr>
                  <w:rStyle w:val="CrossReference"/>
                </w:rPr>
                <w:delText>Figure 11</w:delText>
              </w:r>
            </w:del>
            <w:r w:rsidR="00413AFB" w:rsidRPr="006A609D">
              <w:rPr>
                <w:rStyle w:val="CrossReference"/>
              </w:rPr>
              <w:fldChar w:fldCharType="end"/>
            </w:r>
            <w:r w:rsidR="000D7FC0">
              <w:t>)</w:t>
            </w:r>
            <w:r>
              <w:t>, click</w:t>
            </w:r>
            <w:r w:rsidR="0093081C">
              <w:t xml:space="preserve"> [</w:t>
            </w:r>
            <w:r w:rsidR="00D638D6">
              <w:t xml:space="preserve"> </w:t>
            </w:r>
            <w:r w:rsidRPr="00E63E25">
              <w:rPr>
                <w:noProof/>
              </w:rPr>
              <w:drawing>
                <wp:inline distT="0" distB="0" distL="0" distR="0" wp14:anchorId="1665FAA4" wp14:editId="614D2A96">
                  <wp:extent cx="182880" cy="18918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2880" cy="189186"/>
                          </a:xfrm>
                          <a:prstGeom prst="rect">
                            <a:avLst/>
                          </a:prstGeom>
                        </pic:spPr>
                      </pic:pic>
                    </a:graphicData>
                  </a:graphic>
                </wp:inline>
              </w:drawing>
            </w:r>
            <w:r w:rsidR="0093081C">
              <w:t>]</w:t>
            </w:r>
            <w:r>
              <w:t>.</w:t>
            </w:r>
          </w:p>
          <w:p w14:paraId="2F0C58FF" w14:textId="77777777" w:rsidR="007235F4" w:rsidRDefault="004B77B3" w:rsidP="00D1375C">
            <w:pPr>
              <w:pStyle w:val="ListNumber"/>
              <w:numPr>
                <w:ilvl w:val="0"/>
                <w:numId w:val="13"/>
              </w:numPr>
            </w:pPr>
            <w:r>
              <w:t>In the confirmation dialog box, click [</w:t>
            </w:r>
            <w:r w:rsidRPr="00D108A9">
              <w:rPr>
                <w:rStyle w:val="Strong"/>
              </w:rPr>
              <w:t>OK</w:t>
            </w:r>
            <w:r>
              <w:t>].</w:t>
            </w:r>
            <w:r w:rsidR="0093081C">
              <w:t xml:space="preserve"> </w:t>
            </w:r>
            <w:r w:rsidR="00DD7873">
              <w:t>ART</w:t>
            </w:r>
            <w:r w:rsidR="007235F4">
              <w:t xml:space="preserve"> </w:t>
            </w:r>
            <w:r w:rsidR="0093081C">
              <w:t>delete</w:t>
            </w:r>
            <w:r w:rsidR="004A385F">
              <w:t>s</w:t>
            </w:r>
            <w:r w:rsidR="007235F4">
              <w:t xml:space="preserve"> the </w:t>
            </w:r>
            <w:r w:rsidR="004C10EE">
              <w:t>assessment</w:t>
            </w:r>
            <w:r w:rsidR="007235F4">
              <w:t>.</w:t>
            </w:r>
          </w:p>
        </w:tc>
      </w:tr>
      <w:bookmarkEnd w:id="313"/>
    </w:tbl>
    <w:p w14:paraId="4519F47C" w14:textId="77777777" w:rsidR="00593AF7" w:rsidRDefault="00593AF7" w:rsidP="0030461C"/>
    <w:p w14:paraId="0FC5204D" w14:textId="77777777" w:rsidR="00FD5680" w:rsidRDefault="00A91F5A" w:rsidP="00FD5680">
      <w:pPr>
        <w:pStyle w:val="Heading1"/>
      </w:pPr>
      <w:bookmarkStart w:id="319" w:name="_Ref387921173"/>
      <w:bookmarkStart w:id="320" w:name="_Toc391560309"/>
      <w:bookmarkStart w:id="321" w:name="_Toc433196082"/>
      <w:r>
        <w:t xml:space="preserve">Test </w:t>
      </w:r>
      <w:r w:rsidR="00FD5680">
        <w:t>Registration Tasks</w:t>
      </w:r>
      <w:bookmarkEnd w:id="319"/>
      <w:bookmarkEnd w:id="320"/>
      <w:bookmarkEnd w:id="321"/>
    </w:p>
    <w:p w14:paraId="1874E8FD" w14:textId="77777777" w:rsidR="00B27516" w:rsidRDefault="00861497" w:rsidP="00B27516">
      <w:r>
        <w:t xml:space="preserve">After </w:t>
      </w:r>
      <w:r w:rsidR="004A385F">
        <w:t>adding and configuring assessments</w:t>
      </w:r>
      <w:r>
        <w:t xml:space="preserve">, you </w:t>
      </w:r>
      <w:r w:rsidR="00BC0C14">
        <w:t xml:space="preserve">can </w:t>
      </w:r>
      <w:r w:rsidR="008D71F5">
        <w:t>begin the test registration process</w:t>
      </w:r>
      <w:r w:rsidR="00812615">
        <w:t>. This process</w:t>
      </w:r>
      <w:r w:rsidR="008D71F5">
        <w:t xml:space="preserve"> assign</w:t>
      </w:r>
      <w:r w:rsidR="00134FDC">
        <w:t>s</w:t>
      </w:r>
      <w:r w:rsidR="008D71F5">
        <w:t xml:space="preserve"> assessment</w:t>
      </w:r>
      <w:r w:rsidR="00134FDC">
        <w:t>s</w:t>
      </w:r>
      <w:r w:rsidR="008D71F5">
        <w:t xml:space="preserve"> to students.</w:t>
      </w:r>
      <w:r w:rsidR="007D5B74" w:rsidRPr="007D5B74">
        <w:t xml:space="preserve"> </w:t>
      </w:r>
      <w:r w:rsidR="007D5B74">
        <w:t xml:space="preserve">The overall process </w:t>
      </w:r>
      <w:r w:rsidR="008D71F5">
        <w:t>consists of the following main</w:t>
      </w:r>
      <w:r w:rsidR="00812615">
        <w:t xml:space="preserve"> steps:</w:t>
      </w:r>
    </w:p>
    <w:p w14:paraId="581B0288" w14:textId="77777777" w:rsidR="007D5B74" w:rsidRDefault="007D5B74" w:rsidP="00D1375C">
      <w:pPr>
        <w:pStyle w:val="ListNumber"/>
        <w:numPr>
          <w:ilvl w:val="0"/>
          <w:numId w:val="16"/>
        </w:numPr>
      </w:pPr>
      <w:r>
        <w:t>Buil</w:t>
      </w:r>
      <w:r w:rsidR="00945711">
        <w:t xml:space="preserve">d a hierarchy of </w:t>
      </w:r>
      <w:r w:rsidR="00A33E68">
        <w:t>entity records</w:t>
      </w:r>
      <w:r w:rsidR="00945711">
        <w:t xml:space="preserve"> from the state level to the </w:t>
      </w:r>
      <w:r w:rsidR="00BC0C14">
        <w:t>institution</w:t>
      </w:r>
      <w:r w:rsidR="00945711">
        <w:t xml:space="preserve"> level.</w:t>
      </w:r>
      <w:r w:rsidR="008D71F5">
        <w:t xml:space="preserve"> You can upload entity and </w:t>
      </w:r>
      <w:r w:rsidR="004B549F">
        <w:t>user</w:t>
      </w:r>
      <w:r w:rsidR="008D71F5">
        <w:t xml:space="preserve"> records in groups, or create each record individually with the </w:t>
      </w:r>
      <w:r w:rsidR="00DD7873">
        <w:t>ART</w:t>
      </w:r>
      <w:r w:rsidR="00A05605">
        <w:t xml:space="preserve"> </w:t>
      </w:r>
      <w:r w:rsidR="008D71F5">
        <w:t>user interface.</w:t>
      </w:r>
    </w:p>
    <w:p w14:paraId="1F3D0655" w14:textId="77777777" w:rsidR="007D5B74" w:rsidRDefault="00945711" w:rsidP="00D1375C">
      <w:pPr>
        <w:pStyle w:val="ListNumber"/>
        <w:numPr>
          <w:ilvl w:val="0"/>
          <w:numId w:val="16"/>
        </w:numPr>
      </w:pPr>
      <w:r>
        <w:t xml:space="preserve">Assign students to the </w:t>
      </w:r>
      <w:r w:rsidR="00BC0C14">
        <w:t>institutions</w:t>
      </w:r>
      <w:r>
        <w:t>.</w:t>
      </w:r>
      <w:r w:rsidR="008D71F5">
        <w:t xml:space="preserve"> You can upload </w:t>
      </w:r>
      <w:r w:rsidR="00A75125">
        <w:t xml:space="preserve">multiple </w:t>
      </w:r>
      <w:r w:rsidR="008D71F5">
        <w:t>student records</w:t>
      </w:r>
      <w:r w:rsidR="00A75125">
        <w:t xml:space="preserve"> simultaneously</w:t>
      </w:r>
      <w:r w:rsidR="008D71F5">
        <w:t xml:space="preserve"> or create each record individually with the</w:t>
      </w:r>
      <w:r w:rsidR="00A05605">
        <w:t xml:space="preserve"> </w:t>
      </w:r>
      <w:r w:rsidR="00DD7873">
        <w:t>ART</w:t>
      </w:r>
      <w:r w:rsidR="008D71F5">
        <w:t xml:space="preserve"> user interface.</w:t>
      </w:r>
    </w:p>
    <w:p w14:paraId="0328A614" w14:textId="77777777" w:rsidR="00F51498" w:rsidRDefault="00F51498" w:rsidP="00D1375C">
      <w:pPr>
        <w:pStyle w:val="ListNumber"/>
        <w:numPr>
          <w:ilvl w:val="0"/>
          <w:numId w:val="16"/>
        </w:numPr>
      </w:pPr>
      <w:r>
        <w:t>Assign assessments:</w:t>
      </w:r>
    </w:p>
    <w:p w14:paraId="4977ED69" w14:textId="77777777" w:rsidR="00F51498" w:rsidRDefault="00A05605" w:rsidP="00D1375C">
      <w:pPr>
        <w:pStyle w:val="ListNumber2"/>
        <w:numPr>
          <w:ilvl w:val="1"/>
          <w:numId w:val="16"/>
        </w:numPr>
      </w:pPr>
      <w:r>
        <w:t>If</w:t>
      </w:r>
      <w:r w:rsidR="009F64F6">
        <w:t xml:space="preserve"> assessments</w:t>
      </w:r>
      <w:r>
        <w:t xml:space="preserve"> </w:t>
      </w:r>
      <w:r w:rsidR="00A75125">
        <w:t>with implicit eligibility</w:t>
      </w:r>
      <w:r w:rsidR="00A33E68">
        <w:t xml:space="preserve"> exist in </w:t>
      </w:r>
      <w:r w:rsidR="00DD7873">
        <w:t>ART</w:t>
      </w:r>
      <w:r w:rsidR="00F51498">
        <w:t xml:space="preserve">, </w:t>
      </w:r>
      <w:r>
        <w:t>then</w:t>
      </w:r>
      <w:r w:rsidR="00F51498">
        <w:t xml:space="preserve"> all students who </w:t>
      </w:r>
      <w:r w:rsidR="00A75125">
        <w:t xml:space="preserve">meet the implicit eligibility criteria </w:t>
      </w:r>
      <w:r w:rsidR="009F64F6">
        <w:t>are eligible for the assessment</w:t>
      </w:r>
      <w:r w:rsidR="00F51498">
        <w:t>.</w:t>
      </w:r>
    </w:p>
    <w:p w14:paraId="18DBAC11" w14:textId="77777777" w:rsidR="00F51498" w:rsidRDefault="00A33E68" w:rsidP="00D1375C">
      <w:pPr>
        <w:pStyle w:val="ListNumber2"/>
        <w:numPr>
          <w:ilvl w:val="1"/>
          <w:numId w:val="16"/>
        </w:numPr>
      </w:pPr>
      <w:r>
        <w:t>If you need to assign students to an</w:t>
      </w:r>
      <w:r w:rsidR="009F64F6">
        <w:t xml:space="preserve"> </w:t>
      </w:r>
      <w:r>
        <w:t>assessment</w:t>
      </w:r>
      <w:r w:rsidR="009F64F6">
        <w:t xml:space="preserve"> </w:t>
      </w:r>
      <w:r w:rsidR="00F307F5">
        <w:t xml:space="preserve">with explicit </w:t>
      </w:r>
      <w:r>
        <w:t xml:space="preserve">eligibility, </w:t>
      </w:r>
      <w:r w:rsidR="00F307F5">
        <w:t>then you must upload a file of students who are eligible for the assessment</w:t>
      </w:r>
      <w:r w:rsidR="00784FB3">
        <w:t>.</w:t>
      </w:r>
    </w:p>
    <w:p w14:paraId="3E64C744" w14:textId="77777777" w:rsidR="00F93129" w:rsidRDefault="00890C0D" w:rsidP="005F3FA7">
      <w:pPr>
        <w:pStyle w:val="NormalAfterListNumber"/>
      </w:pPr>
      <w:r>
        <w:t>The following sections describe t</w:t>
      </w:r>
      <w:r w:rsidR="00A75125">
        <w:t xml:space="preserve">he </w:t>
      </w:r>
      <w:r w:rsidR="00F307F5">
        <w:t xml:space="preserve">registration tasks </w:t>
      </w:r>
      <w:r>
        <w:t>in detail</w:t>
      </w:r>
      <w:r w:rsidR="008D71F5">
        <w:t>.</w:t>
      </w:r>
    </w:p>
    <w:p w14:paraId="3B3D534B" w14:textId="77777777" w:rsidR="008D71F5" w:rsidRDefault="008D71F5" w:rsidP="008D71F5">
      <w:pPr>
        <w:pStyle w:val="Heading2"/>
      </w:pPr>
      <w:bookmarkStart w:id="322" w:name="_Toc391560310"/>
      <w:bookmarkStart w:id="323" w:name="_Toc433196083"/>
      <w:r>
        <w:t xml:space="preserve">Creating </w:t>
      </w:r>
      <w:r w:rsidR="00956C46">
        <w:t xml:space="preserve">and Modifying </w:t>
      </w:r>
      <w:r>
        <w:t xml:space="preserve">Records in </w:t>
      </w:r>
      <w:bookmarkEnd w:id="322"/>
      <w:r w:rsidR="00DD7873">
        <w:t>ART</w:t>
      </w:r>
      <w:bookmarkEnd w:id="323"/>
    </w:p>
    <w:p w14:paraId="3AB14B0C" w14:textId="77777777" w:rsidR="008D71F5" w:rsidRDefault="00F52077" w:rsidP="00A75125">
      <w:pPr>
        <w:keepNext/>
      </w:pPr>
      <w:r>
        <w:t xml:space="preserve">You can create or modify records using </w:t>
      </w:r>
      <w:r w:rsidR="00BC0C14">
        <w:t>t</w:t>
      </w:r>
      <w:r>
        <w:t>he following methods:</w:t>
      </w:r>
    </w:p>
    <w:p w14:paraId="3E98ED4B" w14:textId="77777777" w:rsidR="00E94730" w:rsidRDefault="00FA61E0" w:rsidP="009A7309">
      <w:pPr>
        <w:pStyle w:val="ListBullet"/>
      </w:pPr>
      <w:r>
        <w:rPr>
          <w:rStyle w:val="Strong"/>
        </w:rPr>
        <w:t xml:space="preserve">File </w:t>
      </w:r>
      <w:r w:rsidR="00AC3C67" w:rsidRPr="009A7309">
        <w:rPr>
          <w:rStyle w:val="Strong"/>
        </w:rPr>
        <w:t>Upload</w:t>
      </w:r>
      <w:r w:rsidR="00E94730" w:rsidRPr="009A7309">
        <w:rPr>
          <w:rStyle w:val="Strong"/>
        </w:rPr>
        <w:t>s:</w:t>
      </w:r>
      <w:r w:rsidR="00E94730">
        <w:t xml:space="preserve"> This feature allows you to upload many records using predefined templates, which can be constru</w:t>
      </w:r>
      <w:r w:rsidR="00956C46">
        <w:t xml:space="preserve">cted in Excel. </w:t>
      </w:r>
      <w:r w:rsidR="001D4F00">
        <w:t xml:space="preserve">Depending on your user role, you can </w:t>
      </w:r>
      <w:r w:rsidR="00E94730">
        <w:t xml:space="preserve">upload state, group of states, district, group of districts, </w:t>
      </w:r>
      <w:r w:rsidR="00BC0C14">
        <w:t>institution</w:t>
      </w:r>
      <w:r w:rsidR="00E94730">
        <w:t xml:space="preserve">, group of </w:t>
      </w:r>
      <w:r w:rsidR="00BC0C14">
        <w:t>institutions</w:t>
      </w:r>
      <w:r w:rsidR="00E94730">
        <w:t xml:space="preserve">, </w:t>
      </w:r>
      <w:r w:rsidR="004B549F">
        <w:t>user</w:t>
      </w:r>
      <w:r w:rsidR="00E94730">
        <w:t xml:space="preserve">, student, student group, student accommodation, and student eligibility records. In most cases, </w:t>
      </w:r>
      <w:r w:rsidR="007E7E2E">
        <w:t xml:space="preserve">you can use file uploads </w:t>
      </w:r>
      <w:r w:rsidR="00E94730">
        <w:t xml:space="preserve">to modify </w:t>
      </w:r>
      <w:r w:rsidR="007E7E2E">
        <w:t xml:space="preserve">or </w:t>
      </w:r>
      <w:r w:rsidR="00E94730">
        <w:t>delete existing records.</w:t>
      </w:r>
    </w:p>
    <w:p w14:paraId="0BD4193C" w14:textId="77777777" w:rsidR="00E94730" w:rsidRDefault="00E94730" w:rsidP="009A7309">
      <w:pPr>
        <w:pStyle w:val="ListBullet"/>
      </w:pPr>
      <w:r w:rsidRPr="009A7309">
        <w:rPr>
          <w:rStyle w:val="Strong"/>
        </w:rPr>
        <w:t>Create/Modify Records:</w:t>
      </w:r>
      <w:r>
        <w:t xml:space="preserve"> This feature allows </w:t>
      </w:r>
      <w:r w:rsidR="00FA61E0">
        <w:t xml:space="preserve">you </w:t>
      </w:r>
      <w:r>
        <w:t>to create individual records using the forms provi</w:t>
      </w:r>
      <w:r w:rsidR="00956C46">
        <w:t xml:space="preserve">ded on the </w:t>
      </w:r>
      <w:r w:rsidR="00DD7873">
        <w:t>ART</w:t>
      </w:r>
      <w:r w:rsidR="00956C46">
        <w:t xml:space="preserve"> user interface. </w:t>
      </w:r>
      <w:r w:rsidR="007E7E2E">
        <w:t xml:space="preserve">Depending on your user role, you can </w:t>
      </w:r>
      <w:r>
        <w:t xml:space="preserve">create state, group of states, district, group of districts, </w:t>
      </w:r>
      <w:r w:rsidR="00BC0C14">
        <w:t>institution</w:t>
      </w:r>
      <w:r>
        <w:t xml:space="preserve">, group of </w:t>
      </w:r>
      <w:r w:rsidR="00BC0C14">
        <w:t>institutions</w:t>
      </w:r>
      <w:r>
        <w:t xml:space="preserve">, </w:t>
      </w:r>
      <w:r w:rsidR="004B549F">
        <w:t>user</w:t>
      </w:r>
      <w:r>
        <w:t xml:space="preserve">, student, student group, and student accommodation records. </w:t>
      </w:r>
      <w:r w:rsidR="007E7E2E">
        <w:t>You can also use t</w:t>
      </w:r>
      <w:r>
        <w:t xml:space="preserve">he </w:t>
      </w:r>
      <w:r w:rsidRPr="009A7309">
        <w:rPr>
          <w:rStyle w:val="Strong"/>
        </w:rPr>
        <w:t>Create/Modify</w:t>
      </w:r>
      <w:r>
        <w:t xml:space="preserve"> features to modify </w:t>
      </w:r>
      <w:r w:rsidR="007E7E2E">
        <w:t xml:space="preserve">or </w:t>
      </w:r>
      <w:r>
        <w:t>delete existing records</w:t>
      </w:r>
      <w:r w:rsidR="00956C46">
        <w:t xml:space="preserve"> in </w:t>
      </w:r>
      <w:r w:rsidR="00DD7873">
        <w:t>ART</w:t>
      </w:r>
      <w:r>
        <w:t>.</w:t>
      </w:r>
    </w:p>
    <w:p w14:paraId="62D8D51B" w14:textId="77777777" w:rsidR="00482D83" w:rsidRDefault="00436A20" w:rsidP="008D659F">
      <w:pPr>
        <w:pStyle w:val="Heading3"/>
      </w:pPr>
      <w:bookmarkStart w:id="324" w:name="_Toc391560311"/>
      <w:bookmarkStart w:id="325" w:name="_Toc433196084"/>
      <w:r>
        <w:t>File Uploads</w:t>
      </w:r>
      <w:r w:rsidR="00482D83">
        <w:t>.</w:t>
      </w:r>
      <w:bookmarkEnd w:id="324"/>
      <w:bookmarkEnd w:id="325"/>
    </w:p>
    <w:p w14:paraId="3374637F" w14:textId="77777777" w:rsidR="008D659F" w:rsidRDefault="008D659F" w:rsidP="009A7309">
      <w:pPr>
        <w:keepNext/>
      </w:pPr>
      <w:r>
        <w:t xml:space="preserve">The process for uploading </w:t>
      </w:r>
      <w:r w:rsidR="00436A20">
        <w:t xml:space="preserve">files to </w:t>
      </w:r>
      <w:r w:rsidR="00DD7873">
        <w:t>ART</w:t>
      </w:r>
      <w:r>
        <w:t xml:space="preserve"> consists of three main steps:</w:t>
      </w:r>
    </w:p>
    <w:p w14:paraId="1319CE30" w14:textId="77777777" w:rsidR="008D659F" w:rsidRDefault="008D659F" w:rsidP="00D1375C">
      <w:pPr>
        <w:pStyle w:val="ListNumber"/>
        <w:keepNext/>
        <w:numPr>
          <w:ilvl w:val="0"/>
          <w:numId w:val="67"/>
        </w:numPr>
      </w:pPr>
      <w:r>
        <w:t>Download the appropria</w:t>
      </w:r>
      <w:r w:rsidR="00903AB1">
        <w:t>te file template for the record type</w:t>
      </w:r>
      <w:r>
        <w:t>.</w:t>
      </w:r>
    </w:p>
    <w:p w14:paraId="6007D31D" w14:textId="77777777" w:rsidR="008D659F" w:rsidRDefault="008D659F" w:rsidP="00D1375C">
      <w:pPr>
        <w:pStyle w:val="ListNumber"/>
        <w:keepNext/>
        <w:numPr>
          <w:ilvl w:val="0"/>
          <w:numId w:val="67"/>
        </w:numPr>
      </w:pPr>
      <w:r>
        <w:t xml:space="preserve">Fill out the template by entering the </w:t>
      </w:r>
      <w:r w:rsidR="00956C46">
        <w:t>information for each record in a new row</w:t>
      </w:r>
      <w:r w:rsidR="00723B18">
        <w:t>.</w:t>
      </w:r>
    </w:p>
    <w:p w14:paraId="273AEAE9" w14:textId="77777777" w:rsidR="008D659F" w:rsidRDefault="00887264" w:rsidP="00D1375C">
      <w:pPr>
        <w:pStyle w:val="ListNumber"/>
        <w:numPr>
          <w:ilvl w:val="0"/>
          <w:numId w:val="67"/>
        </w:numPr>
      </w:pPr>
      <w:r>
        <w:t>Save and u</w:t>
      </w:r>
      <w:r w:rsidR="008D659F">
        <w:t xml:space="preserve">pload the file to </w:t>
      </w:r>
      <w:r w:rsidR="00DD7873">
        <w:t>ART</w:t>
      </w:r>
      <w:r w:rsidR="008D659F">
        <w:t>.</w:t>
      </w:r>
    </w:p>
    <w:p w14:paraId="1A52AB4A" w14:textId="77777777" w:rsidR="008D659F" w:rsidRDefault="008D659F" w:rsidP="008D659F">
      <w:pPr>
        <w:pStyle w:val="Heading4"/>
      </w:pPr>
      <w:bookmarkStart w:id="326" w:name="_Download_File_Templates"/>
      <w:bookmarkStart w:id="327" w:name="_Toc391560312"/>
      <w:bookmarkStart w:id="328" w:name="_Toc433196085"/>
      <w:bookmarkEnd w:id="326"/>
      <w:r>
        <w:t>Download File Templates</w:t>
      </w:r>
      <w:bookmarkEnd w:id="327"/>
      <w:bookmarkEnd w:id="328"/>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030"/>
      </w:tblGrid>
      <w:tr w:rsidR="009B24D8" w14:paraId="4C384ED4" w14:textId="77777777" w:rsidTr="000563E3">
        <w:trPr>
          <w:cnfStyle w:val="100000000000" w:firstRow="1" w:lastRow="0" w:firstColumn="0" w:lastColumn="0" w:oddVBand="0" w:evenVBand="0" w:oddHBand="0" w:evenHBand="0" w:firstRowFirstColumn="0" w:firstRowLastColumn="0" w:lastRowFirstColumn="0" w:lastRowLastColumn="0"/>
          <w:trHeight w:val="3926"/>
        </w:trPr>
        <w:tc>
          <w:tcPr>
            <w:tcW w:w="3780" w:type="dxa"/>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14:paraId="7081E3A9" w14:textId="77777777" w:rsidR="009B24D8" w:rsidRDefault="009B24D8" w:rsidP="009B24D8">
            <w:pPr>
              <w:keepNext/>
            </w:pPr>
            <w:r>
              <w:t xml:space="preserve">The best way to create upload files for the various types of records is to use one of the available file templates. </w:t>
            </w:r>
            <w:r w:rsidRPr="007367A6">
              <w:t xml:space="preserve">These templates </w:t>
            </w:r>
            <w:r>
              <w:t xml:space="preserve">organize records into tables, </w:t>
            </w:r>
            <w:r w:rsidR="00436A20">
              <w:t xml:space="preserve">and you </w:t>
            </w:r>
            <w:r>
              <w:t xml:space="preserve">enter </w:t>
            </w:r>
            <w:r w:rsidR="00436A20">
              <w:t xml:space="preserve">data into the tables—one row for each </w:t>
            </w:r>
            <w:r w:rsidR="00FE0F6F">
              <w:t>record</w:t>
            </w:r>
            <w:r>
              <w:t xml:space="preserve">. </w:t>
            </w:r>
            <w:r w:rsidRPr="007367A6">
              <w:t>Using the template reduce</w:t>
            </w:r>
            <w:r w:rsidR="00436A20">
              <w:t>s</w:t>
            </w:r>
            <w:r w:rsidRPr="007367A6">
              <w:t xml:space="preserve"> the risk of errors</w:t>
            </w:r>
            <w:r w:rsidR="00436A20">
              <w:t>,</w:t>
            </w:r>
            <w:r w:rsidRPr="007367A6">
              <w:t xml:space="preserve"> and </w:t>
            </w:r>
            <w:r>
              <w:t>help</w:t>
            </w:r>
            <w:r w:rsidR="00436A20">
              <w:t>s</w:t>
            </w:r>
            <w:r>
              <w:t xml:space="preserve"> to </w:t>
            </w:r>
            <w:r w:rsidRPr="007367A6">
              <w:t>ensure that your file upload is successful.</w:t>
            </w:r>
          </w:p>
          <w:p w14:paraId="4207C9EC" w14:textId="77777777" w:rsidR="009B24D8" w:rsidRDefault="009B24D8" w:rsidP="009B24D8">
            <w:pPr>
              <w:keepNext/>
            </w:pPr>
            <w:r>
              <w:t>Templates are available in CSV, XLSX, TAB, and XLS formats.</w:t>
            </w:r>
          </w:p>
          <w:p w14:paraId="3FDA4291" w14:textId="77777777" w:rsidR="00F52077" w:rsidRDefault="00F52077" w:rsidP="009B24D8">
            <w:pPr>
              <w:keepNext/>
            </w:pPr>
          </w:p>
          <w:p w14:paraId="33389ABB" w14:textId="77777777" w:rsidR="00F52077" w:rsidRDefault="00F52077" w:rsidP="009B24D8">
            <w:pPr>
              <w:keepNext/>
            </w:pPr>
          </w:p>
          <w:p w14:paraId="1D94BA8C" w14:textId="77777777" w:rsidR="00F52077" w:rsidRDefault="00F52077" w:rsidP="009B24D8">
            <w:pPr>
              <w:keepNext/>
            </w:pPr>
          </w:p>
          <w:p w14:paraId="6DC552B1" w14:textId="77777777" w:rsidR="009B24D8" w:rsidRPr="009B24D8" w:rsidRDefault="009B24D8" w:rsidP="009B24D8">
            <w:pPr>
              <w:pStyle w:val="ListNumber"/>
              <w:numPr>
                <w:ilvl w:val="0"/>
                <w:numId w:val="0"/>
              </w:numPr>
              <w:rPr>
                <w:i/>
              </w:rPr>
            </w:pPr>
            <w:r>
              <w:rPr>
                <w:i/>
              </w:rPr>
              <w:t>To download file templates:</w:t>
            </w:r>
          </w:p>
        </w:tc>
        <w:tc>
          <w:tcPr>
            <w:tcW w:w="603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602353B" w14:textId="77777777" w:rsidR="009B24D8" w:rsidRDefault="009B24D8" w:rsidP="009B24D8">
            <w:pPr>
              <w:pStyle w:val="ImageCaption"/>
            </w:pPr>
            <w:bookmarkStart w:id="329" w:name="_Toc391560248"/>
            <w:bookmarkStart w:id="330" w:name="_Toc433196155"/>
            <w:r w:rsidRPr="00E17057">
              <w:t>Figure</w:t>
            </w:r>
            <w:r>
              <w:t> </w:t>
            </w:r>
            <w:r w:rsidR="008A2B77">
              <w:fldChar w:fldCharType="begin"/>
            </w:r>
            <w:r w:rsidR="008A2B77">
              <w:instrText xml:space="preserve"> SEQ Figure \* ARABIC </w:instrText>
            </w:r>
            <w:r w:rsidR="008A2B77">
              <w:fldChar w:fldCharType="separate"/>
            </w:r>
            <w:r w:rsidR="00211B29">
              <w:rPr>
                <w:noProof/>
              </w:rPr>
              <w:t>12</w:t>
            </w:r>
            <w:r w:rsidR="008A2B77">
              <w:rPr>
                <w:noProof/>
              </w:rPr>
              <w:fldChar w:fldCharType="end"/>
            </w:r>
            <w:r w:rsidRPr="00E17057">
              <w:t xml:space="preserve">. </w:t>
            </w:r>
            <w:r>
              <w:t>Download Templates screen</w:t>
            </w:r>
            <w:bookmarkEnd w:id="329"/>
            <w:bookmarkEnd w:id="330"/>
          </w:p>
          <w:p w14:paraId="5DC0E5AF" w14:textId="61546CD8" w:rsidR="009B24D8" w:rsidRDefault="00745D2F" w:rsidP="00675653">
            <w:pPr>
              <w:pStyle w:val="Image"/>
            </w:pPr>
            <w:r>
              <w:drawing>
                <wp:inline distT="0" distB="0" distL="0" distR="0" wp14:anchorId="7EE0816B" wp14:editId="79DB05F5">
                  <wp:extent cx="3497580" cy="5546579"/>
                  <wp:effectExtent l="19050" t="19050" r="2667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3512923" cy="55709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9B24D8" w14:paraId="2C43EBCF" w14:textId="77777777" w:rsidTr="000563E3">
        <w:trPr>
          <w:trHeight w:val="4634"/>
        </w:trPr>
        <w:tc>
          <w:tcPr>
            <w:tcW w:w="378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34F635" w14:textId="77777777" w:rsidR="00364BCC" w:rsidRDefault="002677FA" w:rsidP="00D1375C">
            <w:pPr>
              <w:pStyle w:val="ListNumber"/>
              <w:numPr>
                <w:ilvl w:val="0"/>
                <w:numId w:val="73"/>
              </w:numPr>
              <w:tabs>
                <w:tab w:val="clear" w:pos="360"/>
                <w:tab w:val="num" w:pos="540"/>
                <w:tab w:val="left" w:pos="3600"/>
              </w:tabs>
              <w:ind w:left="450" w:right="88"/>
            </w:pPr>
            <w:r>
              <w:t>In the ART banner</w:t>
            </w:r>
            <w:r w:rsidR="009B24D8">
              <w:t xml:space="preserve">, </w:t>
            </w:r>
            <w:r>
              <w:t>select</w:t>
            </w:r>
            <w:r w:rsidR="009B24D8">
              <w:t xml:space="preserve"> </w:t>
            </w:r>
            <w:r>
              <w:t>“</w:t>
            </w:r>
            <w:r w:rsidR="009B24D8" w:rsidRPr="002677FA">
              <w:rPr>
                <w:rStyle w:val="Strong"/>
                <w:b w:val="0"/>
              </w:rPr>
              <w:t>Download Templates</w:t>
            </w:r>
            <w:r>
              <w:t>”</w:t>
            </w:r>
            <w:r w:rsidR="00BF195F">
              <w:t xml:space="preserve"> from the </w:t>
            </w:r>
            <w:r w:rsidR="00FE0F6F">
              <w:rPr>
                <w:i/>
              </w:rPr>
              <w:t>Resources</w:t>
            </w:r>
            <w:r w:rsidR="00BF195F">
              <w:t xml:space="preserve"> drop-down list.</w:t>
            </w:r>
            <w:r w:rsidR="003B5AC3">
              <w:t xml:space="preserve"> The </w:t>
            </w:r>
            <w:r w:rsidR="003B5AC3" w:rsidRPr="003B5AC3">
              <w:rPr>
                <w:b/>
                <w:i/>
              </w:rPr>
              <w:t>Download Template</w:t>
            </w:r>
            <w:r w:rsidR="003B5AC3">
              <w:t xml:space="preserve"> screen opens.</w:t>
            </w:r>
          </w:p>
          <w:p w14:paraId="35D604E7" w14:textId="747F51F5" w:rsidR="009B24D8" w:rsidRPr="00364BCC" w:rsidRDefault="009B24D8" w:rsidP="00BC0C14">
            <w:pPr>
              <w:pStyle w:val="ListNumber"/>
              <w:tabs>
                <w:tab w:val="clear" w:pos="360"/>
                <w:tab w:val="num" w:pos="540"/>
                <w:tab w:val="left" w:pos="3600"/>
              </w:tabs>
              <w:ind w:left="450" w:right="88"/>
            </w:pPr>
            <w:r w:rsidRPr="00364BCC">
              <w:t>Mark the checkboxes corresponding to the templates you want to download. For example, if you want to download templates for state</w:t>
            </w:r>
            <w:r w:rsidR="00903AB1">
              <w:t>s</w:t>
            </w:r>
            <w:r w:rsidR="000563E3">
              <w:t xml:space="preserve"> or</w:t>
            </w:r>
            <w:r w:rsidRPr="00364BCC">
              <w:t xml:space="preserve"> district</w:t>
            </w:r>
            <w:r w:rsidR="00903AB1">
              <w:t>s</w:t>
            </w:r>
            <w:r w:rsidRPr="00364BCC">
              <w:t xml:space="preserve">, mark the </w:t>
            </w:r>
            <w:r w:rsidRPr="00364BCC">
              <w:rPr>
                <w:rStyle w:val="Emphasis"/>
                <w:rFonts w:eastAsiaTheme="minorEastAsia"/>
              </w:rPr>
              <w:t>State</w:t>
            </w:r>
            <w:r w:rsidR="000563E3">
              <w:t xml:space="preserve"> or</w:t>
            </w:r>
            <w:r w:rsidRPr="00364BCC">
              <w:t xml:space="preserve"> </w:t>
            </w:r>
            <w:r w:rsidRPr="00364BCC">
              <w:rPr>
                <w:rStyle w:val="Emphasis"/>
                <w:rFonts w:eastAsiaTheme="minorEastAsia"/>
              </w:rPr>
              <w:t>District</w:t>
            </w:r>
            <w:r w:rsidRPr="00364BCC">
              <w:t xml:space="preserve"> checkbox.</w:t>
            </w:r>
          </w:p>
          <w:p w14:paraId="6E86EDDA" w14:textId="77777777" w:rsidR="00364BCC" w:rsidRDefault="009B24D8" w:rsidP="00BC0C14">
            <w:pPr>
              <w:pStyle w:val="ListNumber"/>
              <w:tabs>
                <w:tab w:val="clear" w:pos="360"/>
                <w:tab w:val="num" w:pos="540"/>
                <w:tab w:val="left" w:pos="3600"/>
              </w:tabs>
              <w:ind w:left="450" w:right="88"/>
            </w:pPr>
            <w:r>
              <w:t xml:space="preserve">Mark the checkboxes corresponding to the format you want to download. For example, if you want to download templates </w:t>
            </w:r>
            <w:r w:rsidR="00723B18">
              <w:t>in the</w:t>
            </w:r>
            <w:r>
              <w:t xml:space="preserve"> CSV </w:t>
            </w:r>
            <w:r w:rsidR="00723B18">
              <w:t>format</w:t>
            </w:r>
            <w:r>
              <w:t xml:space="preserve">, mark the </w:t>
            </w:r>
            <w:r>
              <w:rPr>
                <w:rStyle w:val="Emphasis"/>
              </w:rPr>
              <w:t>CSV</w:t>
            </w:r>
            <w:r w:rsidRPr="002833A3">
              <w:t xml:space="preserve"> </w:t>
            </w:r>
            <w:r>
              <w:t>checkbox.</w:t>
            </w:r>
            <w:r w:rsidR="003D0EB6">
              <w:t xml:space="preserve"> </w:t>
            </w:r>
            <w:r w:rsidR="0080144D">
              <w:t>The [</w:t>
            </w:r>
            <w:r w:rsidR="0080144D" w:rsidRPr="00D108A9">
              <w:rPr>
                <w:rStyle w:val="Strong"/>
              </w:rPr>
              <w:t>Download</w:t>
            </w:r>
            <w:r w:rsidR="0080144D">
              <w:t>] button appear</w:t>
            </w:r>
            <w:r w:rsidR="00436A20">
              <w:t>s</w:t>
            </w:r>
            <w:r w:rsidR="0080144D">
              <w:t>.</w:t>
            </w:r>
          </w:p>
          <w:p w14:paraId="495FBF87" w14:textId="77777777" w:rsidR="009B24D8" w:rsidRPr="00364BCC" w:rsidRDefault="009B24D8" w:rsidP="00BC0C14">
            <w:pPr>
              <w:pStyle w:val="ListNumber"/>
              <w:tabs>
                <w:tab w:val="clear" w:pos="360"/>
                <w:tab w:val="num" w:pos="540"/>
                <w:tab w:val="left" w:pos="3600"/>
              </w:tabs>
              <w:ind w:left="450" w:right="88"/>
            </w:pPr>
            <w:r w:rsidRPr="00364BCC">
              <w:t>Click [</w:t>
            </w:r>
            <w:r w:rsidRPr="00D108A9">
              <w:rPr>
                <w:rStyle w:val="Strong"/>
              </w:rPr>
              <w:t>Download</w:t>
            </w:r>
            <w:r w:rsidRPr="00364BCC">
              <w:t>]. Your browser download</w:t>
            </w:r>
            <w:r w:rsidR="00436A20">
              <w:t>s</w:t>
            </w:r>
            <w:r w:rsidRPr="00364BCC">
              <w:t xml:space="preserve"> the files. Depending on your browser’s configuration, the files open in the appropriate application or </w:t>
            </w:r>
            <w:r w:rsidR="00436A20">
              <w:t xml:space="preserve">are </w:t>
            </w:r>
            <w:r w:rsidRPr="00364BCC">
              <w:t>stored on your computer.</w:t>
            </w:r>
          </w:p>
        </w:tc>
        <w:tc>
          <w:tcPr>
            <w:tcW w:w="6030" w:type="dxa"/>
            <w:vMerge/>
            <w:tcBorders>
              <w:left w:val="single" w:sz="4" w:space="0" w:color="auto"/>
            </w:tcBorders>
            <w:shd w:val="clear" w:color="auto" w:fill="auto"/>
          </w:tcPr>
          <w:p w14:paraId="79437748" w14:textId="77777777" w:rsidR="009B24D8" w:rsidRPr="00E17057" w:rsidRDefault="009B24D8" w:rsidP="009B24D8">
            <w:pPr>
              <w:pStyle w:val="ImageCaption"/>
            </w:pPr>
          </w:p>
        </w:tc>
      </w:tr>
    </w:tbl>
    <w:p w14:paraId="44BA3858" w14:textId="77777777" w:rsidR="00482D83" w:rsidRDefault="00F104C4" w:rsidP="00B40AE6">
      <w:pPr>
        <w:pStyle w:val="Heading4"/>
      </w:pPr>
      <w:bookmarkStart w:id="331" w:name="_Toc391560313"/>
      <w:bookmarkStart w:id="332" w:name="_Toc433196086"/>
      <w:r>
        <w:t>Creating an Upload File</w:t>
      </w:r>
      <w:r w:rsidR="00482D83">
        <w:t>.</w:t>
      </w:r>
      <w:bookmarkEnd w:id="331"/>
      <w:bookmarkEnd w:id="332"/>
    </w:p>
    <w:p w14:paraId="37106122" w14:textId="77777777" w:rsidR="009D7095" w:rsidRPr="008D659F" w:rsidRDefault="0080144D" w:rsidP="00675653">
      <w:pPr>
        <w:keepNext/>
      </w:pPr>
      <w:r>
        <w:t xml:space="preserve">Each template consists of columns </w:t>
      </w:r>
      <w:r w:rsidR="002F5B2E">
        <w:t>appropriate for the record type you selected</w:t>
      </w:r>
      <w:r>
        <w:t xml:space="preserve">. The top row in the template contains the </w:t>
      </w:r>
      <w:r w:rsidR="009D7095">
        <w:t xml:space="preserve">data </w:t>
      </w:r>
      <w:r>
        <w:t>columns</w:t>
      </w:r>
      <w:r w:rsidR="00956C46">
        <w:t xml:space="preserve"> for</w:t>
      </w:r>
      <w:r>
        <w:t xml:space="preserve"> which </w:t>
      </w:r>
      <w:r w:rsidR="002F5B2E">
        <w:t xml:space="preserve">you </w:t>
      </w:r>
      <w:r>
        <w:t xml:space="preserve">enter the appropriate information. </w:t>
      </w:r>
      <w:r w:rsidR="002F5B2E">
        <w:t xml:space="preserve">You </w:t>
      </w:r>
      <w:r>
        <w:t xml:space="preserve">enter the information for each record in the subsequent rows. </w:t>
      </w:r>
    </w:p>
    <w:p w14:paraId="0A6B350A" w14:textId="77777777" w:rsidR="009D7095" w:rsidRDefault="009D7095" w:rsidP="009A7309">
      <w:pPr>
        <w:pStyle w:val="ImageCaption"/>
      </w:pPr>
      <w:bookmarkStart w:id="333" w:name="_Toc391560249"/>
      <w:bookmarkStart w:id="334" w:name="_Toc433196156"/>
      <w:r>
        <w:t xml:space="preserve">Figure </w:t>
      </w:r>
      <w:r w:rsidR="008A2B77">
        <w:fldChar w:fldCharType="begin"/>
      </w:r>
      <w:r w:rsidR="008A2B77">
        <w:instrText xml:space="preserve"> SEQ Figure \* ARABIC </w:instrText>
      </w:r>
      <w:r w:rsidR="008A2B77">
        <w:fldChar w:fldCharType="separate"/>
      </w:r>
      <w:r w:rsidR="00211B29">
        <w:rPr>
          <w:noProof/>
        </w:rPr>
        <w:t>13</w:t>
      </w:r>
      <w:r w:rsidR="008A2B77">
        <w:rPr>
          <w:noProof/>
        </w:rPr>
        <w:fldChar w:fldCharType="end"/>
      </w:r>
      <w:r>
        <w:t>. Sample Template for District Records</w:t>
      </w:r>
      <w:bookmarkEnd w:id="333"/>
      <w:bookmarkEnd w:id="334"/>
    </w:p>
    <w:p w14:paraId="4DDE7262" w14:textId="77777777" w:rsidR="00A2612C" w:rsidRDefault="00042974" w:rsidP="00545E13">
      <w:pPr>
        <w:pStyle w:val="Image"/>
      </w:pPr>
      <w:r>
        <w:drawing>
          <wp:inline distT="0" distB="0" distL="0" distR="0" wp14:anchorId="4A8CF852" wp14:editId="1D1F417A">
            <wp:extent cx="4572000" cy="838249"/>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838249"/>
                    </a:xfrm>
                    <a:prstGeom prst="rect">
                      <a:avLst/>
                    </a:prstGeom>
                    <a:noFill/>
                    <a:ln>
                      <a:solidFill>
                        <a:schemeClr val="bg1">
                          <a:lumMod val="65000"/>
                        </a:schemeClr>
                      </a:solidFill>
                    </a:ln>
                  </pic:spPr>
                </pic:pic>
              </a:graphicData>
            </a:graphic>
          </wp:inline>
        </w:drawing>
      </w:r>
    </w:p>
    <w:p w14:paraId="69D70AD1" w14:textId="77777777" w:rsidR="00A2612C" w:rsidRDefault="00A2612C" w:rsidP="00A2612C">
      <w:pPr>
        <w:spacing w:after="0"/>
      </w:pPr>
    </w:p>
    <w:tbl>
      <w:tblPr>
        <w:tblStyle w:val="TableNote"/>
        <w:tblW w:w="0" w:type="auto"/>
        <w:jc w:val="left"/>
        <w:tblLayout w:type="fixed"/>
        <w:tblLook w:val="04A0" w:firstRow="1" w:lastRow="0" w:firstColumn="1" w:lastColumn="0" w:noHBand="0" w:noVBand="1"/>
      </w:tblPr>
      <w:tblGrid>
        <w:gridCol w:w="720"/>
        <w:gridCol w:w="8640"/>
      </w:tblGrid>
      <w:tr w:rsidR="00A2612C" w:rsidRPr="00BA24B9" w14:paraId="4CB50425" w14:textId="77777777" w:rsidTr="00796A00">
        <w:trPr>
          <w:trHeight w:val="468"/>
          <w:jc w:val="left"/>
        </w:trPr>
        <w:tc>
          <w:tcPr>
            <w:tcW w:w="720" w:type="dxa"/>
          </w:tcPr>
          <w:p w14:paraId="79C6DF5F" w14:textId="77777777" w:rsidR="00A2612C" w:rsidRPr="00796A00" w:rsidRDefault="003E7621" w:rsidP="00796A00">
            <w:pPr>
              <w:pStyle w:val="NoteIcon"/>
              <w:rPr>
                <w:rFonts w:ascii="Arial" w:hAnsi="Arial"/>
                <w:sz w:val="20"/>
              </w:rPr>
            </w:pPr>
            <w:r>
              <w:drawing>
                <wp:inline distT="0" distB="0" distL="0" distR="0" wp14:anchorId="531F9712" wp14:editId="7DF37EC1">
                  <wp:extent cx="292608" cy="240988"/>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719F8178" w14:textId="77777777" w:rsidR="00A2612C" w:rsidRDefault="00FF64EC" w:rsidP="00042974">
            <w:pPr>
              <w:pStyle w:val="NoteText"/>
            </w:pPr>
            <w:r w:rsidRPr="00F52077">
              <w:rPr>
                <w:rStyle w:val="Strong"/>
              </w:rPr>
              <w:t>CAUTION: Validation Errors</w:t>
            </w:r>
            <w:r w:rsidR="00BC0C14">
              <w:rPr>
                <w:rStyle w:val="Strong"/>
              </w:rPr>
              <w:t>.</w:t>
            </w:r>
            <w:r>
              <w:t xml:space="preserve"> Editing </w:t>
            </w:r>
            <w:r w:rsidR="00A2612C" w:rsidRPr="00796A00">
              <w:t xml:space="preserve">values in the top </w:t>
            </w:r>
            <w:r w:rsidR="00042974">
              <w:t>row</w:t>
            </w:r>
            <w:r>
              <w:t xml:space="preserve"> of a template file </w:t>
            </w:r>
            <w:r w:rsidR="00A2612C" w:rsidRPr="00796A00">
              <w:t>result</w:t>
            </w:r>
            <w:r>
              <w:t>s</w:t>
            </w:r>
            <w:r w:rsidR="00A2612C" w:rsidRPr="00796A00">
              <w:t xml:space="preserve"> in validation error</w:t>
            </w:r>
            <w:r>
              <w:t>s</w:t>
            </w:r>
            <w:r w:rsidR="00A2612C" w:rsidRPr="00796A00">
              <w:t xml:space="preserve"> when uploading the file.</w:t>
            </w:r>
            <w:r>
              <w:t xml:space="preserve"> Do not edit values in the top </w:t>
            </w:r>
            <w:r w:rsidR="00042974">
              <w:t>row</w:t>
            </w:r>
            <w:r>
              <w:t xml:space="preserve"> of a template file.</w:t>
            </w:r>
          </w:p>
          <w:p w14:paraId="5D742B7B" w14:textId="3A3E6A09" w:rsidR="00C840CE" w:rsidRPr="00C840CE" w:rsidRDefault="00C840CE" w:rsidP="00C441EA">
            <w:pPr>
              <w:pStyle w:val="NoteText"/>
              <w:rPr>
                <w:rFonts w:ascii="Arial" w:hAnsi="Arial" w:cs="Arial"/>
              </w:rPr>
            </w:pPr>
            <w:r>
              <w:rPr>
                <w:rStyle w:val="Strong"/>
              </w:rPr>
              <w:t xml:space="preserve">Multiple </w:t>
            </w:r>
            <w:r w:rsidR="00541850">
              <w:rPr>
                <w:rStyle w:val="Strong"/>
              </w:rPr>
              <w:t>Entries in a Data Cell</w:t>
            </w:r>
            <w:r>
              <w:rPr>
                <w:rStyle w:val="Strong"/>
              </w:rPr>
              <w:t>.</w:t>
            </w:r>
            <w:r>
              <w:rPr>
                <w:rFonts w:ascii="Arial" w:hAnsi="Arial" w:cs="Arial"/>
                <w:i/>
              </w:rPr>
              <w:t xml:space="preserve"> </w:t>
            </w:r>
            <w:r w:rsidRPr="000563E3">
              <w:rPr>
                <w:rFonts w:cs="Arial"/>
              </w:rPr>
              <w:t xml:space="preserve">For fields where multiple </w:t>
            </w:r>
            <w:r w:rsidR="00541850" w:rsidRPr="000563E3">
              <w:rPr>
                <w:rFonts w:cs="Arial"/>
              </w:rPr>
              <w:t>entries</w:t>
            </w:r>
            <w:r w:rsidRPr="000563E3">
              <w:rPr>
                <w:rFonts w:cs="Arial"/>
              </w:rPr>
              <w:t xml:space="preserve"> are permitted (i.e. Non-Embedded Designated Supports and Accommodations) each </w:t>
            </w:r>
            <w:r w:rsidR="00541850" w:rsidRPr="000563E3">
              <w:rPr>
                <w:rFonts w:cs="Arial"/>
              </w:rPr>
              <w:t>entry</w:t>
            </w:r>
            <w:r w:rsidRPr="000563E3">
              <w:rPr>
                <w:rFonts w:cs="Arial"/>
              </w:rPr>
              <w:t xml:space="preserve"> should be separated with a </w:t>
            </w:r>
            <w:r w:rsidR="00C441EA" w:rsidRPr="000563E3">
              <w:rPr>
                <w:rFonts w:cs="Arial"/>
              </w:rPr>
              <w:t>semicolon</w:t>
            </w:r>
            <w:r w:rsidR="00541850" w:rsidRPr="000563E3">
              <w:rPr>
                <w:rFonts w:cs="Arial"/>
              </w:rPr>
              <w:t xml:space="preserve"> </w:t>
            </w:r>
            <w:r w:rsidR="00541850" w:rsidRPr="000563E3">
              <w:rPr>
                <w:rFonts w:cs="Arial"/>
                <w:szCs w:val="22"/>
              </w:rPr>
              <w:t>(i.e. NEDS_CC</w:t>
            </w:r>
            <w:r w:rsidR="00C441EA" w:rsidRPr="000563E3">
              <w:rPr>
                <w:rFonts w:cs="Arial"/>
                <w:b/>
                <w:szCs w:val="22"/>
              </w:rPr>
              <w:t>;</w:t>
            </w:r>
            <w:r w:rsidR="00541850" w:rsidRPr="000563E3">
              <w:rPr>
                <w:rFonts w:cs="Arial"/>
                <w:szCs w:val="22"/>
              </w:rPr>
              <w:t xml:space="preserve"> NEDS_TArabic etc.)</w:t>
            </w:r>
          </w:p>
        </w:tc>
      </w:tr>
    </w:tbl>
    <w:p w14:paraId="576CDFF3" w14:textId="77777777" w:rsidR="00A2612C" w:rsidRDefault="00A2612C" w:rsidP="00132C1E"/>
    <w:p w14:paraId="06D84552" w14:textId="77777777" w:rsidR="00A2612C" w:rsidRDefault="00A2612C" w:rsidP="000534AF">
      <w:pPr>
        <w:pStyle w:val="ProcedureIntroduction"/>
      </w:pPr>
      <w:r>
        <w:t xml:space="preserve">To </w:t>
      </w:r>
      <w:r w:rsidR="00F104C4">
        <w:t>create an upload file</w:t>
      </w:r>
      <w:r>
        <w:t>:</w:t>
      </w:r>
    </w:p>
    <w:tbl>
      <w:tblPr>
        <w:tblStyle w:val="TableProcedure"/>
        <w:tblW w:w="9360" w:type="dxa"/>
        <w:jc w:val="center"/>
        <w:tblLayout w:type="fixed"/>
        <w:tblLook w:val="04A0" w:firstRow="1" w:lastRow="0" w:firstColumn="1" w:lastColumn="0" w:noHBand="0" w:noVBand="1"/>
      </w:tblPr>
      <w:tblGrid>
        <w:gridCol w:w="9360"/>
      </w:tblGrid>
      <w:tr w:rsidR="00A2612C" w14:paraId="4AC94325" w14:textId="77777777" w:rsidTr="00181533">
        <w:trPr>
          <w:jc w:val="center"/>
        </w:trPr>
        <w:tc>
          <w:tcPr>
            <w:tcW w:w="9576" w:type="dxa"/>
          </w:tcPr>
          <w:p w14:paraId="31E81EAD" w14:textId="77777777" w:rsidR="00A2612C" w:rsidRDefault="00C271D1" w:rsidP="006B08D5">
            <w:pPr>
              <w:pStyle w:val="ListParagraph"/>
              <w:numPr>
                <w:ilvl w:val="6"/>
                <w:numId w:val="7"/>
              </w:numPr>
              <w:spacing w:after="80"/>
              <w:ind w:left="360"/>
            </w:pPr>
            <w:r>
              <w:t>After downloading the appropriate template, open the file in Microsoft Excel or a compatible spreadsheet program.</w:t>
            </w:r>
          </w:p>
          <w:p w14:paraId="30ED9C0E" w14:textId="77777777" w:rsidR="00BC0C14" w:rsidRDefault="00674DD2" w:rsidP="006B08D5">
            <w:pPr>
              <w:pStyle w:val="ListParagraph"/>
              <w:numPr>
                <w:ilvl w:val="6"/>
                <w:numId w:val="7"/>
              </w:numPr>
              <w:spacing w:after="80"/>
              <w:ind w:left="360"/>
            </w:pPr>
            <w:r>
              <w:t xml:space="preserve">Enter each record’s information in </w:t>
            </w:r>
            <w:r w:rsidR="00E071BC">
              <w:t xml:space="preserve">a separate </w:t>
            </w:r>
            <w:r>
              <w:t xml:space="preserve">row. </w:t>
            </w:r>
            <w:r w:rsidR="00E071BC">
              <w:t>B</w:t>
            </w:r>
            <w:r>
              <w:t xml:space="preserve">e sure to adhere to the field requirements described in the appropriate table provided in the </w:t>
            </w:r>
            <w:hyperlink w:anchor="_Managing_Records" w:history="1">
              <w:r w:rsidRPr="004D5AC5">
                <w:rPr>
                  <w:rStyle w:val="Hyperlink"/>
                </w:rPr>
                <w:t>Managing Records</w:t>
              </w:r>
            </w:hyperlink>
            <w:r>
              <w:t xml:space="preserve"> section.</w:t>
            </w:r>
            <w:r w:rsidR="002623D5">
              <w:t xml:space="preserve"> </w:t>
            </w:r>
          </w:p>
          <w:p w14:paraId="26888A52" w14:textId="77777777" w:rsidR="00F82215" w:rsidRDefault="002623D5" w:rsidP="00BC0C14">
            <w:pPr>
              <w:pStyle w:val="ListParagraph"/>
              <w:numPr>
                <w:ilvl w:val="0"/>
                <w:numId w:val="0"/>
              </w:numPr>
              <w:spacing w:after="80"/>
              <w:ind w:left="360"/>
            </w:pPr>
            <w:r>
              <w:rPr>
                <w:i/>
              </w:rPr>
              <w:t xml:space="preserve">Note: </w:t>
            </w:r>
            <w:r w:rsidR="0024539E">
              <w:rPr>
                <w:i/>
              </w:rPr>
              <w:t xml:space="preserve">Upload templates are case-sensitive. </w:t>
            </w:r>
            <w:r>
              <w:rPr>
                <w:i/>
              </w:rPr>
              <w:t>Data must be entered as standard text. Any formatting, such as boldface, highlighting, or italics, will be lost during the upload.</w:t>
            </w:r>
          </w:p>
          <w:p w14:paraId="5F2F3F55" w14:textId="77777777" w:rsidR="00903AB1" w:rsidRDefault="00D57778" w:rsidP="00A4227D">
            <w:pPr>
              <w:pStyle w:val="ListBullet2"/>
            </w:pPr>
            <w:r>
              <w:t>T</w:t>
            </w:r>
            <w:r w:rsidR="00674DD2">
              <w:t>o delete a</w:t>
            </w:r>
            <w:r w:rsidR="00903AB1">
              <w:t>n existing</w:t>
            </w:r>
            <w:r w:rsidR="00674DD2">
              <w:t xml:space="preserve"> record, enter “</w:t>
            </w:r>
            <w:r w:rsidR="00F368C8">
              <w:t>DELETE</w:t>
            </w:r>
            <w:r w:rsidR="00674DD2">
              <w:t xml:space="preserve">” in the </w:t>
            </w:r>
            <w:r w:rsidR="00844CD9">
              <w:t>Delete c</w:t>
            </w:r>
            <w:r w:rsidR="003C2877" w:rsidRPr="003808B2">
              <w:t>olumn</w:t>
            </w:r>
            <w:r w:rsidR="00674DD2" w:rsidRPr="003808B2">
              <w:t xml:space="preserve"> </w:t>
            </w:r>
            <w:r w:rsidR="00674DD2">
              <w:t xml:space="preserve">for that record. </w:t>
            </w:r>
          </w:p>
          <w:p w14:paraId="329D8E06" w14:textId="77777777" w:rsidR="00903AB1" w:rsidRDefault="00D57778" w:rsidP="00A4227D">
            <w:pPr>
              <w:pStyle w:val="ListBullet2"/>
            </w:pPr>
            <w:r>
              <w:t>T</w:t>
            </w:r>
            <w:r w:rsidR="00903AB1">
              <w:t xml:space="preserve">o modify an existing record, </w:t>
            </w:r>
            <w:r w:rsidR="00956C46">
              <w:t>enter the new information for that record</w:t>
            </w:r>
            <w:r w:rsidR="00903AB1">
              <w:t>.</w:t>
            </w:r>
            <w:r w:rsidR="00956C46">
              <w:t xml:space="preserve"> The </w:t>
            </w:r>
            <w:r w:rsidR="006B08D5">
              <w:t>old</w:t>
            </w:r>
            <w:r w:rsidR="00956C46">
              <w:t xml:space="preserve"> record will be replaced upon uploading the file.</w:t>
            </w:r>
            <w:r w:rsidR="006B08D5">
              <w:t xml:space="preserve"> </w:t>
            </w:r>
            <w:r>
              <w:t>T</w:t>
            </w:r>
            <w:r w:rsidR="006B08D5">
              <w:t xml:space="preserve">o modify the key value of a record (e.g., the email address of a </w:t>
            </w:r>
            <w:r w:rsidR="004B549F">
              <w:t>user</w:t>
            </w:r>
            <w:r w:rsidR="006B08D5">
              <w:t xml:space="preserve"> record)</w:t>
            </w:r>
            <w:r>
              <w:t>,</w:t>
            </w:r>
            <w:r w:rsidR="006B08D5">
              <w:t xml:space="preserve"> you must delete the original record and create a new one. The tables in the </w:t>
            </w:r>
            <w:hyperlink w:anchor="_Managing_Records" w:history="1">
              <w:r w:rsidR="006B08D5" w:rsidRPr="006B08D5">
                <w:rPr>
                  <w:rStyle w:val="Hyperlink"/>
                </w:rPr>
                <w:t>Managing Records</w:t>
              </w:r>
            </w:hyperlink>
            <w:r w:rsidR="006B08D5">
              <w:t xml:space="preserve"> section </w:t>
            </w:r>
            <w:r w:rsidR="002863E9">
              <w:t>identify</w:t>
            </w:r>
            <w:r w:rsidR="006B08D5">
              <w:t xml:space="preserve"> key </w:t>
            </w:r>
            <w:r w:rsidR="002863E9">
              <w:t>columns</w:t>
            </w:r>
            <w:r w:rsidR="006B08D5">
              <w:t xml:space="preserve"> with a plus (+).</w:t>
            </w:r>
          </w:p>
          <w:p w14:paraId="615E5677" w14:textId="77777777" w:rsidR="00674DD2" w:rsidRPr="00A4227D" w:rsidRDefault="00674DD2" w:rsidP="00A4227D">
            <w:pPr>
              <w:pStyle w:val="NormalIndent"/>
              <w:rPr>
                <w:rStyle w:val="Emphasis"/>
              </w:rPr>
            </w:pPr>
            <w:r w:rsidRPr="00A4227D">
              <w:rPr>
                <w:rStyle w:val="Emphasis"/>
              </w:rPr>
              <w:t xml:space="preserve">Note: Some record types </w:t>
            </w:r>
            <w:r w:rsidR="00903AB1" w:rsidRPr="00A4227D">
              <w:rPr>
                <w:rStyle w:val="Emphasis"/>
              </w:rPr>
              <w:t>cannot be deleted or modified</w:t>
            </w:r>
            <w:r w:rsidRPr="00A4227D">
              <w:rPr>
                <w:rStyle w:val="Emphasis"/>
              </w:rPr>
              <w:t xml:space="preserve"> </w:t>
            </w:r>
            <w:r w:rsidR="00116EB2" w:rsidRPr="00A4227D">
              <w:rPr>
                <w:rStyle w:val="Emphasis"/>
              </w:rPr>
              <w:t>via</w:t>
            </w:r>
            <w:r w:rsidRPr="00A4227D">
              <w:rPr>
                <w:rStyle w:val="Emphasis"/>
              </w:rPr>
              <w:t xml:space="preserve"> the file upload task. </w:t>
            </w:r>
            <w:r w:rsidR="00F104C4">
              <w:rPr>
                <w:rStyle w:val="Emphasis"/>
              </w:rPr>
              <w:t xml:space="preserve">You must delete or modify those records </w:t>
            </w:r>
            <w:r w:rsidRPr="00A4227D">
              <w:rPr>
                <w:rStyle w:val="Emphasis"/>
              </w:rPr>
              <w:t xml:space="preserve">from the </w:t>
            </w:r>
            <w:r w:rsidRPr="00A4227D">
              <w:rPr>
                <w:rStyle w:val="IntenseEmphasis"/>
              </w:rPr>
              <w:t>Create/Modify</w:t>
            </w:r>
            <w:r w:rsidRPr="00A4227D">
              <w:rPr>
                <w:rStyle w:val="Emphasis"/>
              </w:rPr>
              <w:t xml:space="preserve"> </w:t>
            </w:r>
            <w:r w:rsidR="00B4736D">
              <w:rPr>
                <w:rStyle w:val="Emphasis"/>
              </w:rPr>
              <w:t>screen</w:t>
            </w:r>
            <w:r w:rsidRPr="00A4227D">
              <w:rPr>
                <w:rStyle w:val="Emphasis"/>
              </w:rPr>
              <w:t xml:space="preserve"> for that record type. </w:t>
            </w:r>
          </w:p>
          <w:p w14:paraId="7B280EB6" w14:textId="77777777" w:rsidR="00674DD2" w:rsidRDefault="00674DD2" w:rsidP="00F104C4">
            <w:pPr>
              <w:pStyle w:val="ListParagraph"/>
              <w:numPr>
                <w:ilvl w:val="6"/>
                <w:numId w:val="7"/>
              </w:numPr>
              <w:spacing w:after="80"/>
              <w:ind w:left="360"/>
            </w:pPr>
            <w:r>
              <w:t xml:space="preserve">Save the </w:t>
            </w:r>
            <w:r w:rsidR="00F104C4">
              <w:t xml:space="preserve">upload file </w:t>
            </w:r>
            <w:r w:rsidR="00903AB1">
              <w:t>in one of the following</w:t>
            </w:r>
            <w:r w:rsidR="00F368C8">
              <w:t xml:space="preserve"> file format</w:t>
            </w:r>
            <w:r w:rsidR="00903AB1">
              <w:t>s</w:t>
            </w:r>
            <w:r w:rsidR="00F368C8">
              <w:t xml:space="preserve">: </w:t>
            </w:r>
            <w:r>
              <w:t>CSV, XLS, XLSX, or</w:t>
            </w:r>
            <w:r w:rsidRPr="00674DD2">
              <w:t xml:space="preserve"> TXT</w:t>
            </w:r>
            <w:r>
              <w:rPr>
                <w:i/>
              </w:rPr>
              <w:t>.</w:t>
            </w:r>
            <w:r w:rsidR="0039198C">
              <w:rPr>
                <w:i/>
              </w:rPr>
              <w:t xml:space="preserve"> </w:t>
            </w:r>
            <w:r w:rsidR="002623D5">
              <w:t xml:space="preserve">After the file is saved, you can upload it to </w:t>
            </w:r>
            <w:r w:rsidR="00DD7873">
              <w:t>ART</w:t>
            </w:r>
            <w:r w:rsidR="002623D5">
              <w:t>.</w:t>
            </w:r>
          </w:p>
        </w:tc>
      </w:tr>
    </w:tbl>
    <w:p w14:paraId="2621B2FE" w14:textId="77777777" w:rsidR="00482D83" w:rsidRDefault="002623D5" w:rsidP="002623D5">
      <w:pPr>
        <w:pStyle w:val="Heading4"/>
      </w:pPr>
      <w:bookmarkStart w:id="335" w:name="_Uploading_Files"/>
      <w:bookmarkStart w:id="336" w:name="_Toc391560314"/>
      <w:bookmarkStart w:id="337" w:name="_Toc433196087"/>
      <w:bookmarkEnd w:id="335"/>
      <w:r>
        <w:t>Uploading Files</w:t>
      </w:r>
      <w:r w:rsidR="00482D83">
        <w:t>.</w:t>
      </w:r>
      <w:bookmarkEnd w:id="336"/>
      <w:bookmarkEnd w:id="337"/>
    </w:p>
    <w:p w14:paraId="75DC77DD" w14:textId="77777777" w:rsidR="00AE4A85" w:rsidRDefault="002623D5" w:rsidP="00AE4A85">
      <w:pPr>
        <w:keepNext/>
      </w:pPr>
      <w:r>
        <w:t xml:space="preserve">The file upload process </w:t>
      </w:r>
      <w:r w:rsidR="009F02F4" w:rsidRPr="009F02F4">
        <w:t>has four main steps: (1)</w:t>
      </w:r>
      <w:r w:rsidR="008722A9">
        <w:t> </w:t>
      </w:r>
      <w:r w:rsidR="001711CB">
        <w:t>Choose</w:t>
      </w:r>
      <w:r w:rsidR="009F02F4" w:rsidRPr="009F02F4">
        <w:t xml:space="preserve"> File, (2)</w:t>
      </w:r>
      <w:r w:rsidR="008722A9">
        <w:t> </w:t>
      </w:r>
      <w:r w:rsidR="009F02F4" w:rsidRPr="009F02F4">
        <w:t>Preview File, (3)</w:t>
      </w:r>
      <w:r w:rsidR="008722A9">
        <w:t> </w:t>
      </w:r>
      <w:r w:rsidR="009F02F4" w:rsidRPr="009F02F4">
        <w:t>Validate File, and (4)</w:t>
      </w:r>
      <w:r w:rsidR="008722A9">
        <w:t> </w:t>
      </w:r>
      <w:r w:rsidR="009F02F4" w:rsidRPr="009F02F4">
        <w:t>Confirmation. This process allows you to confirm that the correct file was uploaded and that it contains no errors.</w:t>
      </w:r>
      <w:r w:rsidR="00277890">
        <w:t xml:space="preserve"> </w:t>
      </w:r>
      <w:r w:rsidR="009F02F4">
        <w:t xml:space="preserve">When uploading a file, you must use the </w:t>
      </w:r>
      <w:r w:rsidR="008C6479">
        <w:t>correct</w:t>
      </w:r>
      <w:r w:rsidR="00956C46">
        <w:t xml:space="preserve"> </w:t>
      </w:r>
      <w:r w:rsidR="009F02F4">
        <w:t xml:space="preserve">upload </w:t>
      </w:r>
      <w:r w:rsidR="00413AFB">
        <w:t>screen</w:t>
      </w:r>
      <w:r w:rsidR="009F02F4">
        <w:t xml:space="preserve"> for that record type. </w:t>
      </w:r>
    </w:p>
    <w:p w14:paraId="25EF3EF7" w14:textId="2A787BB5" w:rsidR="00AE4A85" w:rsidRDefault="00943316" w:rsidP="00AE4A85">
      <w:pPr>
        <w:keepNext/>
      </w:pPr>
      <w:r w:rsidRPr="006A609D">
        <w:rPr>
          <w:rStyle w:val="CrossReference"/>
        </w:rPr>
        <w:fldChar w:fldCharType="begin"/>
      </w:r>
      <w:r w:rsidR="006A609D" w:rsidRPr="006A609D">
        <w:rPr>
          <w:rStyle w:val="CrossReference"/>
        </w:rPr>
        <w:instrText xml:space="preserve"> REF _Ref389649444 \* MERGEFORMAT \h</w:instrText>
      </w:r>
      <w:r w:rsidRPr="006A609D">
        <w:rPr>
          <w:rStyle w:val="CrossReference"/>
        </w:rPr>
      </w:r>
      <w:r w:rsidRPr="006A609D">
        <w:rPr>
          <w:rStyle w:val="CrossReference"/>
        </w:rPr>
        <w:fldChar w:fldCharType="separate"/>
      </w:r>
      <w:ins w:id="338" w:author="Jamika D. Burge" w:date="2015-11-24T15:06:00Z">
        <w:r w:rsidR="00211B29" w:rsidRPr="00211B29">
          <w:rPr>
            <w:rStyle w:val="CrossReference"/>
            <w:rPrChange w:id="339" w:author="Jamika D. Burge" w:date="2015-11-24T15:06:00Z">
              <w:rPr/>
            </w:rPrChange>
          </w:rPr>
          <w:t>Table 7</w:t>
        </w:r>
      </w:ins>
      <w:del w:id="340" w:author="Jamika D. Burge" w:date="2015-11-24T15:06:00Z">
        <w:r w:rsidR="00ED0EE4" w:rsidRPr="00ED0EE4" w:rsidDel="00211B29">
          <w:rPr>
            <w:rStyle w:val="CrossReference"/>
          </w:rPr>
          <w:delText>Table 7</w:delText>
        </w:r>
      </w:del>
      <w:r w:rsidRPr="006A609D">
        <w:rPr>
          <w:rStyle w:val="CrossReference"/>
        </w:rPr>
        <w:fldChar w:fldCharType="end"/>
      </w:r>
      <w:r>
        <w:t xml:space="preserve"> </w:t>
      </w:r>
      <w:r w:rsidR="00AE4A85">
        <w:t xml:space="preserve">describes the available screens and the file types that they upload.  </w:t>
      </w:r>
    </w:p>
    <w:p w14:paraId="664F4FF0" w14:textId="77777777" w:rsidR="00AE4A85" w:rsidRDefault="00AE4A85" w:rsidP="00AE4A85">
      <w:pPr>
        <w:pStyle w:val="Caption"/>
        <w:keepNext/>
        <w:jc w:val="left"/>
      </w:pPr>
      <w:bookmarkStart w:id="341" w:name="_Ref389649444"/>
      <w:r>
        <w:t xml:space="preserve">Table </w:t>
      </w:r>
      <w:r w:rsidR="008A2B77">
        <w:fldChar w:fldCharType="begin"/>
      </w:r>
      <w:r w:rsidR="008A2B77">
        <w:instrText xml:space="preserve"> SEQ Table \* ARABIC </w:instrText>
      </w:r>
      <w:r w:rsidR="008A2B77">
        <w:fldChar w:fldCharType="separate"/>
      </w:r>
      <w:r w:rsidR="00211B29">
        <w:rPr>
          <w:noProof/>
        </w:rPr>
        <w:t>7</w:t>
      </w:r>
      <w:r w:rsidR="008A2B77">
        <w:rPr>
          <w:noProof/>
        </w:rPr>
        <w:fldChar w:fldCharType="end"/>
      </w:r>
      <w:bookmarkEnd w:id="341"/>
      <w:r>
        <w:t>. File Upload Screens</w:t>
      </w:r>
    </w:p>
    <w:tbl>
      <w:tblPr>
        <w:tblStyle w:val="TableGrid"/>
        <w:tblW w:w="0" w:type="auto"/>
        <w:tblLayout w:type="fixed"/>
        <w:tblLook w:val="04A0" w:firstRow="1" w:lastRow="0" w:firstColumn="1" w:lastColumn="0" w:noHBand="0" w:noVBand="1"/>
      </w:tblPr>
      <w:tblGrid>
        <w:gridCol w:w="3168"/>
        <w:gridCol w:w="6192"/>
      </w:tblGrid>
      <w:tr w:rsidR="00AE4A85" w:rsidRPr="00CF4376" w14:paraId="64C02853" w14:textId="77777777" w:rsidTr="002748D7">
        <w:trPr>
          <w:cnfStyle w:val="100000000000" w:firstRow="1" w:lastRow="0" w:firstColumn="0" w:lastColumn="0" w:oddVBand="0" w:evenVBand="0" w:oddHBand="0" w:evenHBand="0" w:firstRowFirstColumn="0" w:firstRowLastColumn="0" w:lastRowFirstColumn="0" w:lastRowLastColumn="0"/>
          <w:tblHeader/>
        </w:trPr>
        <w:tc>
          <w:tcPr>
            <w:tcW w:w="3168" w:type="dxa"/>
          </w:tcPr>
          <w:p w14:paraId="0BBA8B99" w14:textId="77777777" w:rsidR="00AE4A85" w:rsidRPr="00CF4376" w:rsidRDefault="00AE4A85" w:rsidP="002748D7">
            <w:pPr>
              <w:pStyle w:val="TableHeader"/>
            </w:pPr>
            <w:r>
              <w:t>Screen</w:t>
            </w:r>
          </w:p>
        </w:tc>
        <w:tc>
          <w:tcPr>
            <w:tcW w:w="6192" w:type="dxa"/>
          </w:tcPr>
          <w:p w14:paraId="0E8A2528" w14:textId="77777777" w:rsidR="00AE4A85" w:rsidRPr="00CF4376" w:rsidRDefault="00AE4A85" w:rsidP="002748D7">
            <w:pPr>
              <w:pStyle w:val="TableHeader"/>
            </w:pPr>
            <w:r w:rsidRPr="00CF4376">
              <w:t>Description</w:t>
            </w:r>
          </w:p>
        </w:tc>
      </w:tr>
      <w:tr w:rsidR="00AE4A85" w:rsidRPr="00CF4376" w14:paraId="4617B909" w14:textId="77777777" w:rsidTr="002748D7">
        <w:tc>
          <w:tcPr>
            <w:tcW w:w="3168" w:type="dxa"/>
          </w:tcPr>
          <w:p w14:paraId="3AD7EC38" w14:textId="77777777" w:rsidR="00AE4A85" w:rsidRDefault="00AE4A85" w:rsidP="002677FA">
            <w:pPr>
              <w:pStyle w:val="TableText"/>
            </w:pPr>
            <w:r w:rsidRPr="00074CF8">
              <w:rPr>
                <w:rStyle w:val="IntenseEmphasis"/>
              </w:rPr>
              <w:t xml:space="preserve">Upload Institutions, </w:t>
            </w:r>
            <w:r w:rsidR="002677FA">
              <w:rPr>
                <w:rStyle w:val="IntenseEmphasis"/>
              </w:rPr>
              <w:t>Users</w:t>
            </w:r>
            <w:r w:rsidRPr="00074CF8">
              <w:rPr>
                <w:rStyle w:val="IntenseEmphasis"/>
              </w:rPr>
              <w:t xml:space="preserve"> and Students</w:t>
            </w:r>
          </w:p>
        </w:tc>
        <w:tc>
          <w:tcPr>
            <w:tcW w:w="6192" w:type="dxa"/>
          </w:tcPr>
          <w:p w14:paraId="088DE1AF" w14:textId="68D2FCE5" w:rsidR="00AE4A85" w:rsidRDefault="00F104C4" w:rsidP="004B549F">
            <w:pPr>
              <w:pStyle w:val="TableText"/>
            </w:pPr>
            <w:r>
              <w:t>U</w:t>
            </w:r>
            <w:r w:rsidR="00AE4A85">
              <w:t xml:space="preserve">se this screen to upload state, group of states, district, group of districts, institution, group of institutions, </w:t>
            </w:r>
            <w:r w:rsidR="004B549F">
              <w:t>user</w:t>
            </w:r>
            <w:r w:rsidR="00FF5A34">
              <w:t>, student,</w:t>
            </w:r>
            <w:r w:rsidR="00AE4A85">
              <w:t xml:space="preserve"> student accommodation files</w:t>
            </w:r>
            <w:r w:rsidR="00FF5A34">
              <w:t>, and student group files</w:t>
            </w:r>
            <w:r w:rsidR="00AE4A85">
              <w:t>.</w:t>
            </w:r>
          </w:p>
        </w:tc>
      </w:tr>
      <w:tr w:rsidR="00AE4A85" w:rsidRPr="00CF4376" w14:paraId="09D35E69" w14:textId="77777777" w:rsidTr="002748D7">
        <w:tc>
          <w:tcPr>
            <w:tcW w:w="3168" w:type="dxa"/>
          </w:tcPr>
          <w:p w14:paraId="17226C88" w14:textId="77777777" w:rsidR="00AE4A85" w:rsidRDefault="00AE4A85" w:rsidP="002748D7">
            <w:pPr>
              <w:pStyle w:val="TableText"/>
            </w:pPr>
            <w:r w:rsidRPr="00074CF8">
              <w:rPr>
                <w:rStyle w:val="IntenseEmphasis"/>
              </w:rPr>
              <w:t>Upload Student Eligibility</w:t>
            </w:r>
          </w:p>
        </w:tc>
        <w:tc>
          <w:tcPr>
            <w:tcW w:w="6192" w:type="dxa"/>
          </w:tcPr>
          <w:p w14:paraId="1EAA6437" w14:textId="77777777" w:rsidR="00AE4A85" w:rsidRDefault="00F104C4" w:rsidP="00AE4A85">
            <w:pPr>
              <w:pStyle w:val="TableText"/>
            </w:pPr>
            <w:r>
              <w:t>U</w:t>
            </w:r>
            <w:r w:rsidR="00AE4A85">
              <w:t>se this screen to upload student eligibility files for assessments with explicit eligibility.</w:t>
            </w:r>
          </w:p>
        </w:tc>
      </w:tr>
      <w:tr w:rsidR="00AE4A85" w:rsidRPr="00CF4376" w14:paraId="1B445269" w14:textId="77777777" w:rsidTr="002748D7">
        <w:tc>
          <w:tcPr>
            <w:tcW w:w="3168" w:type="dxa"/>
          </w:tcPr>
          <w:p w14:paraId="0CD9A01D" w14:textId="77777777" w:rsidR="00AE4A85" w:rsidRDefault="00AE4A85" w:rsidP="002748D7">
            <w:pPr>
              <w:pStyle w:val="TableText"/>
            </w:pPr>
            <w:r w:rsidRPr="00074CF8">
              <w:rPr>
                <w:rStyle w:val="IntenseEmphasis"/>
              </w:rPr>
              <w:t>Upload Student Group</w:t>
            </w:r>
          </w:p>
        </w:tc>
        <w:tc>
          <w:tcPr>
            <w:tcW w:w="6192" w:type="dxa"/>
          </w:tcPr>
          <w:p w14:paraId="13E03455" w14:textId="77777777" w:rsidR="00AE4A85" w:rsidRDefault="00F104C4" w:rsidP="00AE4A85">
            <w:pPr>
              <w:pStyle w:val="TableText"/>
            </w:pPr>
            <w:r>
              <w:t>U</w:t>
            </w:r>
            <w:r w:rsidR="00AE4A85">
              <w:t>se this screen to upload student g</w:t>
            </w:r>
            <w:r w:rsidR="00AE4A85" w:rsidRPr="001B2B60">
              <w:t>roup</w:t>
            </w:r>
            <w:r w:rsidR="00AE4A85">
              <w:t xml:space="preserve"> files.</w:t>
            </w:r>
          </w:p>
        </w:tc>
      </w:tr>
    </w:tbl>
    <w:p w14:paraId="271A3C18" w14:textId="77777777" w:rsidR="00AE4A85" w:rsidRDefault="00AE4A85" w:rsidP="00181533">
      <w:pPr>
        <w:pStyle w:val="SectionHeading"/>
      </w:pPr>
    </w:p>
    <w:p w14:paraId="3480362B" w14:textId="77777777" w:rsidR="00D47004" w:rsidRPr="00D47004" w:rsidRDefault="00D47004" w:rsidP="00181533">
      <w:pPr>
        <w:pStyle w:val="SectionHeading"/>
      </w:pPr>
      <w:r w:rsidRPr="00D47004">
        <w:t>Step 1: Upload File</w:t>
      </w:r>
    </w:p>
    <w:p w14:paraId="35AAD41B" w14:textId="77777777" w:rsidR="00D47004" w:rsidRPr="00D47004" w:rsidRDefault="00D47004" w:rsidP="00545E13">
      <w:pPr>
        <w:pStyle w:val="ImageCaption"/>
      </w:pPr>
      <w:bookmarkStart w:id="342" w:name="_Toc364681501"/>
      <w:bookmarkStart w:id="343" w:name="_Toc391560250"/>
      <w:bookmarkStart w:id="344" w:name="_Toc433196157"/>
      <w:r w:rsidRPr="00D47004">
        <w:t xml:space="preserve">Figure </w:t>
      </w:r>
      <w:r w:rsidR="008A2B77">
        <w:fldChar w:fldCharType="begin"/>
      </w:r>
      <w:r w:rsidR="008A2B77">
        <w:instrText xml:space="preserve"> SEQ Figure \* ARABIC </w:instrText>
      </w:r>
      <w:r w:rsidR="008A2B77">
        <w:fldChar w:fldCharType="separate"/>
      </w:r>
      <w:r w:rsidR="00211B29">
        <w:rPr>
          <w:noProof/>
        </w:rPr>
        <w:t>14</w:t>
      </w:r>
      <w:r w:rsidR="008A2B77">
        <w:rPr>
          <w:noProof/>
        </w:rPr>
        <w:fldChar w:fldCharType="end"/>
      </w:r>
      <w:r w:rsidRPr="00D47004">
        <w:t xml:space="preserve">. Upload File, Step 1: </w:t>
      </w:r>
      <w:r w:rsidR="001711CB">
        <w:t>Choose the</w:t>
      </w:r>
      <w:r w:rsidRPr="00D47004">
        <w:t xml:space="preserve"> File</w:t>
      </w:r>
      <w:bookmarkEnd w:id="342"/>
      <w:bookmarkEnd w:id="343"/>
      <w:bookmarkEnd w:id="344"/>
    </w:p>
    <w:p w14:paraId="7597EA65" w14:textId="77777777" w:rsidR="00D47004" w:rsidRPr="00181533" w:rsidRDefault="00D47004" w:rsidP="00545E13">
      <w:pPr>
        <w:pStyle w:val="Image"/>
      </w:pPr>
      <w:r w:rsidRPr="00181533">
        <w:drawing>
          <wp:inline distT="0" distB="0" distL="0" distR="0" wp14:anchorId="01529D91" wp14:editId="59736312">
            <wp:extent cx="4571999" cy="1966393"/>
            <wp:effectExtent l="19050" t="19050" r="19685" b="15240"/>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71999" cy="1966393"/>
                    </a:xfrm>
                    <a:prstGeom prst="rect">
                      <a:avLst/>
                    </a:prstGeom>
                    <a:noFill/>
                    <a:ln w="9525">
                      <a:solidFill>
                        <a:schemeClr val="bg1">
                          <a:lumMod val="65000"/>
                        </a:schemeClr>
                      </a:solidFill>
                      <a:miter lim="800000"/>
                      <a:headEnd/>
                      <a:tailEnd/>
                    </a:ln>
                  </pic:spPr>
                </pic:pic>
              </a:graphicData>
            </a:graphic>
          </wp:inline>
        </w:drawing>
      </w:r>
    </w:p>
    <w:p w14:paraId="600815AE"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0F8D3B01" w14:textId="77777777" w:rsidTr="00181533">
        <w:trPr>
          <w:jc w:val="center"/>
        </w:trPr>
        <w:tc>
          <w:tcPr>
            <w:tcW w:w="9590" w:type="dxa"/>
          </w:tcPr>
          <w:p w14:paraId="3134B11E" w14:textId="77777777" w:rsidR="00601B83" w:rsidRDefault="0003588A" w:rsidP="00601B83">
            <w:pPr>
              <w:pStyle w:val="ListNumber"/>
              <w:numPr>
                <w:ilvl w:val="0"/>
                <w:numId w:val="66"/>
              </w:numPr>
            </w:pPr>
            <w:r>
              <w:t>On the home screen, n</w:t>
            </w:r>
            <w:r w:rsidR="001711CB">
              <w:t xml:space="preserve">avigate to the appropriate file upload </w:t>
            </w:r>
            <w:r w:rsidR="00413AFB">
              <w:t>screen</w:t>
            </w:r>
            <w:r w:rsidR="001711CB">
              <w:t xml:space="preserve"> for the record type.</w:t>
            </w:r>
          </w:p>
          <w:p w14:paraId="4D7B9DDF" w14:textId="77777777" w:rsidR="00601B83" w:rsidRDefault="00601B83" w:rsidP="00601B83">
            <w:pPr>
              <w:pStyle w:val="ListNumber"/>
              <w:numPr>
                <w:ilvl w:val="0"/>
                <w:numId w:val="66"/>
              </w:numPr>
            </w:pPr>
            <w:r>
              <w:t xml:space="preserve">Select the record upload type from the </w:t>
            </w:r>
            <w:r w:rsidRPr="00601B83">
              <w:rPr>
                <w:rStyle w:val="Emphasis"/>
              </w:rPr>
              <w:t>Entity</w:t>
            </w:r>
            <w:r>
              <w:t xml:space="preserve"> drop-down list on the </w:t>
            </w:r>
            <w:r w:rsidRPr="00601B83">
              <w:rPr>
                <w:rStyle w:val="IntenseEmphasis"/>
              </w:rPr>
              <w:t>Upload File</w:t>
            </w:r>
            <w:r>
              <w:t xml:space="preserve"> screen.</w:t>
            </w:r>
            <w:r w:rsidR="00F91CF7">
              <w:t xml:space="preserve"> </w:t>
            </w:r>
          </w:p>
          <w:p w14:paraId="1A6442EA" w14:textId="77777777" w:rsidR="00D47004" w:rsidRPr="00D47004" w:rsidRDefault="00D47004" w:rsidP="00181533">
            <w:pPr>
              <w:pStyle w:val="ListNumber"/>
            </w:pPr>
            <w:r w:rsidRPr="00D47004">
              <w:t>Click [</w:t>
            </w:r>
            <w:r w:rsidR="001711CB" w:rsidRPr="00D108A9">
              <w:rPr>
                <w:rStyle w:val="Strong"/>
              </w:rPr>
              <w:t>Choose File</w:t>
            </w:r>
            <w:r w:rsidRPr="00D47004">
              <w:t xml:space="preserve">] and </w:t>
            </w:r>
            <w:r w:rsidR="001711CB">
              <w:t>select</w:t>
            </w:r>
            <w:r w:rsidRPr="00D47004">
              <w:t xml:space="preserve"> the saved file on your computer. </w:t>
            </w:r>
            <w:r w:rsidR="001711CB">
              <w:t xml:space="preserve">The file name and file size </w:t>
            </w:r>
            <w:r w:rsidR="00643380">
              <w:t xml:space="preserve">appears </w:t>
            </w:r>
            <w:r w:rsidR="001711CB">
              <w:t xml:space="preserve">in the table on the screen. </w:t>
            </w:r>
            <w:r w:rsidR="001711CB" w:rsidRPr="00181533">
              <w:rPr>
                <w:rStyle w:val="Emphasis"/>
              </w:rPr>
              <w:t>Note: If you are using a modern browser, you may also</w:t>
            </w:r>
            <w:r w:rsidR="008C6479" w:rsidRPr="00181533">
              <w:rPr>
                <w:rStyle w:val="Emphasis"/>
              </w:rPr>
              <w:t xml:space="preserve"> click and</w:t>
            </w:r>
            <w:r w:rsidR="001711CB" w:rsidRPr="00181533">
              <w:rPr>
                <w:rStyle w:val="Emphasis"/>
              </w:rPr>
              <w:t xml:space="preserve"> drag the file directly into the table provided on the upload </w:t>
            </w:r>
            <w:r w:rsidR="00413AFB">
              <w:rPr>
                <w:rStyle w:val="Emphasis"/>
              </w:rPr>
              <w:t>screen</w:t>
            </w:r>
            <w:r w:rsidR="001711CB">
              <w:rPr>
                <w:i/>
              </w:rPr>
              <w:t>.</w:t>
            </w:r>
          </w:p>
          <w:p w14:paraId="1367C8C0" w14:textId="77777777" w:rsidR="00D47004" w:rsidRPr="00D47004" w:rsidRDefault="001711CB" w:rsidP="0039423E">
            <w:pPr>
              <w:pStyle w:val="ListNumber"/>
            </w:pPr>
            <w:r>
              <w:t>Verify that the name of the file is correct, and then</w:t>
            </w:r>
            <w:r w:rsidR="00D47004" w:rsidRPr="00D47004">
              <w:t xml:space="preserve"> click</w:t>
            </w:r>
            <w:r>
              <w:t xml:space="preserve"> </w:t>
            </w:r>
            <w:r w:rsidR="00D47004" w:rsidRPr="00D47004">
              <w:t>[</w:t>
            </w:r>
            <w:r w:rsidR="00D47004" w:rsidRPr="00D108A9">
              <w:rPr>
                <w:rStyle w:val="Strong"/>
              </w:rPr>
              <w:t>Upload</w:t>
            </w:r>
            <w:r w:rsidR="00D47004" w:rsidRPr="00D47004">
              <w:t>].</w:t>
            </w:r>
          </w:p>
        </w:tc>
      </w:tr>
    </w:tbl>
    <w:p w14:paraId="381D5341" w14:textId="77777777" w:rsidR="00D47004" w:rsidRPr="00D47004" w:rsidRDefault="00D47004" w:rsidP="00132C1E"/>
    <w:p w14:paraId="580FBFCD" w14:textId="77777777" w:rsidR="00D47004" w:rsidRPr="00D47004" w:rsidRDefault="00D47004" w:rsidP="00181533">
      <w:pPr>
        <w:pStyle w:val="SectionHeading"/>
      </w:pPr>
      <w:r w:rsidRPr="00D47004">
        <w:t>Step 2: Preview File</w:t>
      </w:r>
    </w:p>
    <w:p w14:paraId="6F3DF77B" w14:textId="77777777" w:rsidR="00D47004" w:rsidRPr="00D47004" w:rsidRDefault="00D47004" w:rsidP="00545E13">
      <w:pPr>
        <w:pStyle w:val="ImageCaption"/>
      </w:pPr>
      <w:bookmarkStart w:id="345" w:name="_Toc364681502"/>
      <w:bookmarkStart w:id="346" w:name="_Toc391560251"/>
      <w:bookmarkStart w:id="347" w:name="_Toc433196158"/>
      <w:r w:rsidRPr="00D47004">
        <w:t xml:space="preserve">Figure </w:t>
      </w:r>
      <w:r w:rsidR="008A2B77">
        <w:fldChar w:fldCharType="begin"/>
      </w:r>
      <w:r w:rsidR="008A2B77">
        <w:instrText xml:space="preserve"> SEQ Figure \* ARABIC </w:instrText>
      </w:r>
      <w:r w:rsidR="008A2B77">
        <w:fldChar w:fldCharType="separate"/>
      </w:r>
      <w:r w:rsidR="00211B29">
        <w:rPr>
          <w:noProof/>
        </w:rPr>
        <w:t>15</w:t>
      </w:r>
      <w:r w:rsidR="008A2B77">
        <w:rPr>
          <w:noProof/>
        </w:rPr>
        <w:fldChar w:fldCharType="end"/>
      </w:r>
      <w:r w:rsidRPr="00D47004">
        <w:t>. Upload File, Step 2: Preview Records</w:t>
      </w:r>
      <w:bookmarkEnd w:id="345"/>
      <w:bookmarkEnd w:id="346"/>
      <w:bookmarkEnd w:id="347"/>
    </w:p>
    <w:p w14:paraId="374C2BFC" w14:textId="77777777" w:rsidR="00D47004" w:rsidRPr="00D47004" w:rsidRDefault="00D47004" w:rsidP="00545E13">
      <w:pPr>
        <w:pStyle w:val="Image"/>
      </w:pPr>
      <w:r w:rsidRPr="00D47004">
        <w:drawing>
          <wp:inline distT="0" distB="0" distL="0" distR="0" wp14:anchorId="3AAC8780" wp14:editId="07D71644">
            <wp:extent cx="4572000" cy="1865463"/>
            <wp:effectExtent l="19050" t="19050" r="19050" b="20955"/>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72000" cy="1865463"/>
                    </a:xfrm>
                    <a:prstGeom prst="rect">
                      <a:avLst/>
                    </a:prstGeom>
                    <a:noFill/>
                    <a:ln w="9525">
                      <a:solidFill>
                        <a:schemeClr val="bg1">
                          <a:lumMod val="65000"/>
                        </a:schemeClr>
                      </a:solidFill>
                      <a:miter lim="800000"/>
                      <a:headEnd/>
                      <a:tailEnd/>
                    </a:ln>
                  </pic:spPr>
                </pic:pic>
              </a:graphicData>
            </a:graphic>
          </wp:inline>
        </w:drawing>
      </w:r>
    </w:p>
    <w:p w14:paraId="00403798"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1D20C2F2" w14:textId="77777777" w:rsidTr="00910B75">
        <w:trPr>
          <w:trHeight w:val="673"/>
          <w:jc w:val="center"/>
        </w:trPr>
        <w:tc>
          <w:tcPr>
            <w:tcW w:w="10170" w:type="dxa"/>
          </w:tcPr>
          <w:p w14:paraId="3AA17BEA" w14:textId="77777777" w:rsidR="00D47004" w:rsidRPr="00D47004" w:rsidRDefault="008C6479" w:rsidP="00D1375C">
            <w:pPr>
              <w:pStyle w:val="ListNumber"/>
              <w:numPr>
                <w:ilvl w:val="0"/>
                <w:numId w:val="65"/>
              </w:numPr>
            </w:pPr>
            <w:r>
              <w:t>T</w:t>
            </w:r>
            <w:r w:rsidRPr="00D47004">
              <w:t>o ensur</w:t>
            </w:r>
            <w:r>
              <w:t xml:space="preserve">e that you uploaded the correct </w:t>
            </w:r>
            <w:r w:rsidRPr="00D47004">
              <w:t>file</w:t>
            </w:r>
            <w:r>
              <w:t>, you can</w:t>
            </w:r>
            <w:r w:rsidRPr="00D47004">
              <w:t xml:space="preserve"> </w:t>
            </w:r>
            <w:r>
              <w:t>p</w:t>
            </w:r>
            <w:r w:rsidR="00D47004" w:rsidRPr="00D47004">
              <w:t>review the file you selected</w:t>
            </w:r>
            <w:r>
              <w:t xml:space="preserve"> in the table on this screen</w:t>
            </w:r>
            <w:r w:rsidR="00D47004" w:rsidRPr="00D47004">
              <w:t>.</w:t>
            </w:r>
            <w:r w:rsidR="0024539E" w:rsidRPr="00910B75">
              <w:rPr>
                <w:i/>
              </w:rPr>
              <w:t xml:space="preserve"> </w:t>
            </w:r>
            <w:r w:rsidR="0024539E" w:rsidRPr="00910B75">
              <w:rPr>
                <w:rStyle w:val="Emphasis"/>
              </w:rPr>
              <w:t xml:space="preserve">Note: </w:t>
            </w:r>
            <w:r w:rsidR="007F4C1F" w:rsidRPr="00910B75">
              <w:rPr>
                <w:rStyle w:val="Emphasis"/>
              </w:rPr>
              <w:t>Only the first</w:t>
            </w:r>
            <w:r w:rsidR="00D47004" w:rsidRPr="00910B75">
              <w:rPr>
                <w:rStyle w:val="Emphasis"/>
              </w:rPr>
              <w:t xml:space="preserve"> few records </w:t>
            </w:r>
            <w:r w:rsidR="007F4C1F" w:rsidRPr="00910B75">
              <w:rPr>
                <w:rStyle w:val="Emphasis"/>
              </w:rPr>
              <w:t xml:space="preserve">in the file </w:t>
            </w:r>
            <w:r w:rsidR="00D47004" w:rsidRPr="00910B75">
              <w:rPr>
                <w:rStyle w:val="Emphasis"/>
              </w:rPr>
              <w:t>ar</w:t>
            </w:r>
            <w:r w:rsidR="0024539E" w:rsidRPr="00910B75">
              <w:rPr>
                <w:rStyle w:val="Emphasis"/>
              </w:rPr>
              <w:t xml:space="preserve">e visible on this preview </w:t>
            </w:r>
            <w:r w:rsidRPr="00910B75">
              <w:rPr>
                <w:rStyle w:val="Emphasis"/>
              </w:rPr>
              <w:t>screen</w:t>
            </w:r>
            <w:r w:rsidR="0024539E" w:rsidRPr="00910B75">
              <w:rPr>
                <w:rStyle w:val="Emphasis"/>
              </w:rPr>
              <w:t>.</w:t>
            </w:r>
            <w:r w:rsidR="00D47004" w:rsidRPr="00910B75">
              <w:rPr>
                <w:i/>
              </w:rPr>
              <w:t xml:space="preserve"> </w:t>
            </w:r>
          </w:p>
          <w:p w14:paraId="601B949A" w14:textId="77777777" w:rsidR="00D47004" w:rsidRPr="00D47004" w:rsidRDefault="007F4C1F" w:rsidP="0039423E">
            <w:pPr>
              <w:pStyle w:val="ListNumber"/>
            </w:pPr>
            <w:r>
              <w:t>T</w:t>
            </w:r>
            <w:r w:rsidRPr="00D47004">
              <w:t>o begin the file validation process</w:t>
            </w:r>
            <w:r>
              <w:t>,</w:t>
            </w:r>
            <w:r w:rsidRPr="00D47004">
              <w:t xml:space="preserve"> </w:t>
            </w:r>
            <w:r>
              <w:t>c</w:t>
            </w:r>
            <w:r w:rsidR="00D47004" w:rsidRPr="00D47004">
              <w:t>lick</w:t>
            </w:r>
            <w:r>
              <w:t xml:space="preserve"> </w:t>
            </w:r>
            <w:r w:rsidR="00D47004" w:rsidRPr="00D47004">
              <w:t>[</w:t>
            </w:r>
            <w:r w:rsidRPr="00D108A9">
              <w:rPr>
                <w:rStyle w:val="Strong"/>
              </w:rPr>
              <w:t>Validate</w:t>
            </w:r>
            <w:r w:rsidR="00D47004" w:rsidRPr="00D47004">
              <w:t>].</w:t>
            </w:r>
          </w:p>
        </w:tc>
      </w:tr>
    </w:tbl>
    <w:p w14:paraId="0CE38014" w14:textId="77777777" w:rsidR="00D47004" w:rsidRPr="00D47004" w:rsidRDefault="00D47004" w:rsidP="00132C1E"/>
    <w:tbl>
      <w:tblPr>
        <w:tblStyle w:val="TableNote"/>
        <w:tblW w:w="0" w:type="auto"/>
        <w:tblLayout w:type="fixed"/>
        <w:tblLook w:val="04A0" w:firstRow="1" w:lastRow="0" w:firstColumn="1" w:lastColumn="0" w:noHBand="0" w:noVBand="1"/>
      </w:tblPr>
      <w:tblGrid>
        <w:gridCol w:w="720"/>
        <w:gridCol w:w="8640"/>
      </w:tblGrid>
      <w:tr w:rsidR="00D47004" w:rsidRPr="00D47004" w14:paraId="730DFA4B" w14:textId="77777777" w:rsidTr="00796A00">
        <w:trPr>
          <w:trHeight w:val="372"/>
        </w:trPr>
        <w:tc>
          <w:tcPr>
            <w:tcW w:w="720" w:type="dxa"/>
          </w:tcPr>
          <w:p w14:paraId="0EB541A8" w14:textId="77777777" w:rsidR="00D47004" w:rsidRPr="00D47004" w:rsidRDefault="003E7621" w:rsidP="00796A00">
            <w:pPr>
              <w:pStyle w:val="NoteIcon"/>
            </w:pPr>
            <w:r>
              <w:drawing>
                <wp:inline distT="0" distB="0" distL="0" distR="0" wp14:anchorId="617DDD3B" wp14:editId="349D18EB">
                  <wp:extent cx="292608" cy="24098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5AA47AF5" w14:textId="24D0A13E" w:rsidR="00D47004" w:rsidRPr="00D47004" w:rsidRDefault="00D47004" w:rsidP="003C155C">
            <w:pPr>
              <w:pStyle w:val="NoteText"/>
              <w:rPr>
                <w:i/>
              </w:rPr>
            </w:pPr>
            <w:r w:rsidRPr="0076656D">
              <w:rPr>
                <w:rStyle w:val="Strong"/>
              </w:rPr>
              <w:t>Caution:</w:t>
            </w:r>
            <w:r w:rsidRPr="00903AB1">
              <w:t xml:space="preserve"> If your file is large, uploading it may take a long time. D</w:t>
            </w:r>
            <w:r w:rsidR="007F4C1F" w:rsidRPr="00903AB1">
              <w:t>O</w:t>
            </w:r>
            <w:r w:rsidRPr="00903AB1">
              <w:t xml:space="preserve"> NOT cancel the upload and try again, because </w:t>
            </w:r>
            <w:r w:rsidR="00DD7873">
              <w:t>ART</w:t>
            </w:r>
            <w:r w:rsidRPr="00903AB1">
              <w:t xml:space="preserve"> may have already begun processing some of the records. </w:t>
            </w:r>
            <w:r w:rsidR="00903AB1" w:rsidRPr="00903AB1">
              <w:t xml:space="preserve">If your file is too large to upload while you are online, </w:t>
            </w:r>
            <w:r w:rsidR="003C155C">
              <w:t>you can minimize the file by separating into smaller files. Smaller file uploads can be processed simultaneously in separate browser tabs with one upload per tab.</w:t>
            </w:r>
          </w:p>
        </w:tc>
      </w:tr>
    </w:tbl>
    <w:p w14:paraId="7A4801A9" w14:textId="77777777" w:rsidR="00D47004" w:rsidRDefault="00D47004" w:rsidP="00132C1E"/>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2"/>
        <w:gridCol w:w="5382"/>
      </w:tblGrid>
      <w:tr w:rsidR="00934B99" w:rsidRPr="00D47004" w14:paraId="31BFC607" w14:textId="77777777" w:rsidTr="00F52077">
        <w:trPr>
          <w:cnfStyle w:val="100000000000" w:firstRow="1" w:lastRow="0" w:firstColumn="0" w:lastColumn="0" w:oddVBand="0" w:evenVBand="0" w:oddHBand="0" w:evenHBand="0" w:firstRowFirstColumn="0" w:firstRowLastColumn="0" w:lastRowFirstColumn="0" w:lastRowLastColumn="0"/>
          <w:trHeight w:val="1303"/>
        </w:trPr>
        <w:tc>
          <w:tcPr>
            <w:tcW w:w="4302" w:type="dxa"/>
            <w:vMerge w:val="restart"/>
            <w:tcBorders>
              <w:top w:val="none" w:sz="0" w:space="0" w:color="auto"/>
              <w:left w:val="none" w:sz="0" w:space="0" w:color="auto"/>
              <w:bottom w:val="none" w:sz="0" w:space="0" w:color="auto"/>
              <w:right w:val="none" w:sz="0" w:space="0" w:color="auto"/>
            </w:tcBorders>
            <w:shd w:val="clear" w:color="auto" w:fill="auto"/>
          </w:tcPr>
          <w:p w14:paraId="37749852" w14:textId="77777777" w:rsidR="00934B99" w:rsidRDefault="00934B99" w:rsidP="00F52077">
            <w:pPr>
              <w:pStyle w:val="SectionHeading"/>
              <w:ind w:right="90"/>
            </w:pPr>
            <w:r w:rsidRPr="00D47004">
              <w:t>Step 3: Validate File</w:t>
            </w:r>
          </w:p>
          <w:p w14:paraId="0F04593C" w14:textId="6B2EA7B1" w:rsidR="00934B99" w:rsidRPr="00D47004" w:rsidRDefault="00934B99" w:rsidP="00F52077">
            <w:pPr>
              <w:ind w:right="90"/>
            </w:pPr>
            <w:r w:rsidRPr="00D47004">
              <w:t xml:space="preserve">If the </w:t>
            </w:r>
            <w:r>
              <w:t xml:space="preserve">file passes validation, a message </w:t>
            </w:r>
            <w:r w:rsidR="003015AE">
              <w:t>appears</w:t>
            </w:r>
            <w:r w:rsidR="0039423E">
              <w:t>,</w:t>
            </w:r>
            <w:r>
              <w:t xml:space="preserve"> indicating that no validation errors were found</w:t>
            </w:r>
            <w:r w:rsidR="005734F1">
              <w:t xml:space="preserve"> (see </w:t>
            </w:r>
            <w:r w:rsidR="005734F1" w:rsidRPr="006A609D">
              <w:rPr>
                <w:rStyle w:val="CrossReference"/>
              </w:rPr>
              <w:fldChar w:fldCharType="begin"/>
            </w:r>
            <w:r w:rsidR="006A609D" w:rsidRPr="006A609D">
              <w:rPr>
                <w:rStyle w:val="CrossReference"/>
              </w:rPr>
              <w:instrText xml:space="preserve"> REF _Ref388966503 \* MERGEFORMAT \h</w:instrText>
            </w:r>
            <w:r w:rsidR="005734F1" w:rsidRPr="006A609D">
              <w:rPr>
                <w:rStyle w:val="CrossReference"/>
              </w:rPr>
            </w:r>
            <w:r w:rsidR="005734F1" w:rsidRPr="006A609D">
              <w:rPr>
                <w:rStyle w:val="CrossReference"/>
              </w:rPr>
              <w:fldChar w:fldCharType="separate"/>
            </w:r>
            <w:ins w:id="348" w:author="Jamika D. Burge" w:date="2015-11-24T15:06:00Z">
              <w:r w:rsidR="00211B29" w:rsidRPr="00211B29">
                <w:rPr>
                  <w:rStyle w:val="CrossReference"/>
                  <w:rPrChange w:id="349" w:author="Jamika D. Burge" w:date="2015-11-24T15:06:00Z">
                    <w:rPr/>
                  </w:rPrChange>
                </w:rPr>
                <w:t>Figure 16</w:t>
              </w:r>
            </w:ins>
            <w:del w:id="350" w:author="Jamika D. Burge" w:date="2015-11-24T15:06:00Z">
              <w:r w:rsidR="00ED0EE4" w:rsidRPr="00ED0EE4" w:rsidDel="00211B29">
                <w:rPr>
                  <w:rStyle w:val="CrossReference"/>
                </w:rPr>
                <w:delText>Figure 16</w:delText>
              </w:r>
            </w:del>
            <w:r w:rsidR="005734F1" w:rsidRPr="006A609D">
              <w:rPr>
                <w:rStyle w:val="CrossReference"/>
              </w:rPr>
              <w:fldChar w:fldCharType="end"/>
            </w:r>
            <w:r w:rsidR="005734F1">
              <w:t>)</w:t>
            </w:r>
            <w:r w:rsidRPr="00D47004">
              <w:t xml:space="preserve">. </w:t>
            </w:r>
            <w:r>
              <w:t>You can click [</w:t>
            </w:r>
            <w:r w:rsidRPr="00181533">
              <w:rPr>
                <w:rStyle w:val="Strong"/>
              </w:rPr>
              <w:t>Save</w:t>
            </w:r>
            <w:r>
              <w:t>] to proceed to the final step.</w:t>
            </w:r>
            <w:r w:rsidRPr="00D47004">
              <w:t xml:space="preserve"> </w:t>
            </w:r>
          </w:p>
          <w:p w14:paraId="34E0054D" w14:textId="77E42270" w:rsidR="00934B99" w:rsidRDefault="00934B99" w:rsidP="00943316">
            <w:r>
              <w:t>If the file</w:t>
            </w:r>
            <w:r w:rsidRPr="00D47004">
              <w:t xml:space="preserve"> contain</w:t>
            </w:r>
            <w:r>
              <w:t>s</w:t>
            </w:r>
            <w:r w:rsidRPr="00D47004">
              <w:t xml:space="preserve"> records with errors</w:t>
            </w:r>
            <w:r>
              <w:t>, an error message</w:t>
            </w:r>
            <w:r w:rsidRPr="00D47004">
              <w:t xml:space="preserve"> </w:t>
            </w:r>
            <w:r w:rsidR="003015AE">
              <w:t xml:space="preserve">appears </w:t>
            </w:r>
            <w:r>
              <w:t>(see</w:t>
            </w:r>
            <w:r w:rsidR="00413AFB">
              <w:t xml:space="preserve"> </w:t>
            </w:r>
            <w:r w:rsidRPr="006A609D">
              <w:rPr>
                <w:rStyle w:val="CrossReference"/>
              </w:rPr>
              <w:fldChar w:fldCharType="begin"/>
            </w:r>
            <w:r w:rsidR="006A609D" w:rsidRPr="006A609D">
              <w:rPr>
                <w:rStyle w:val="CrossReference"/>
              </w:rPr>
              <w:instrText xml:space="preserve"> REF _Ref388966419 \* MERGEFORMAT \h</w:instrText>
            </w:r>
            <w:r w:rsidRPr="006A609D">
              <w:rPr>
                <w:rStyle w:val="CrossReference"/>
              </w:rPr>
            </w:r>
            <w:r w:rsidRPr="006A609D">
              <w:rPr>
                <w:rStyle w:val="CrossReference"/>
              </w:rPr>
              <w:fldChar w:fldCharType="separate"/>
            </w:r>
            <w:ins w:id="351" w:author="Jamika D. Burge" w:date="2015-11-24T15:06:00Z">
              <w:r w:rsidR="00211B29" w:rsidRPr="00211B29">
                <w:rPr>
                  <w:rStyle w:val="CrossReference"/>
                  <w:rPrChange w:id="352" w:author="Jamika D. Burge" w:date="2015-11-24T15:06:00Z">
                    <w:rPr/>
                  </w:rPrChange>
                </w:rPr>
                <w:t>Figure 17</w:t>
              </w:r>
            </w:ins>
            <w:del w:id="353" w:author="Jamika D. Burge" w:date="2015-11-24T15:06:00Z">
              <w:r w:rsidR="00ED0EE4" w:rsidRPr="00ED0EE4" w:rsidDel="00211B29">
                <w:rPr>
                  <w:rStyle w:val="CrossReference"/>
                </w:rPr>
                <w:delText>Figure 17</w:delText>
              </w:r>
            </w:del>
            <w:r w:rsidRPr="006A609D">
              <w:rPr>
                <w:rStyle w:val="CrossReference"/>
              </w:rPr>
              <w:fldChar w:fldCharType="end"/>
            </w:r>
            <w:r>
              <w:t>)</w:t>
            </w:r>
            <w:r w:rsidRPr="00D47004">
              <w:t xml:space="preserve">. Depending on the severity of the error, either the entire file will fail or just the records with errors will fail. </w:t>
            </w:r>
          </w:p>
          <w:p w14:paraId="11381EC9" w14:textId="77777777" w:rsidR="00934B99" w:rsidRPr="00610177" w:rsidRDefault="00934B99" w:rsidP="00F52077">
            <w:pPr>
              <w:ind w:right="90"/>
            </w:pPr>
            <w:r w:rsidRPr="00610177">
              <w:t>Files with data that are not in the correct format as shown in the template will generate error messages by row, identifying the errors in the file.</w:t>
            </w:r>
          </w:p>
          <w:p w14:paraId="3101C742" w14:textId="77777777" w:rsidR="00934B99" w:rsidRPr="00D47004" w:rsidRDefault="00934B99" w:rsidP="00F52077">
            <w:pPr>
              <w:ind w:right="90"/>
            </w:pPr>
            <w:r w:rsidRPr="00D47004">
              <w:t xml:space="preserve">The “Understanding Error Types” section in the column </w:t>
            </w:r>
            <w:r w:rsidR="005734F1">
              <w:t xml:space="preserve">to the right </w:t>
            </w:r>
            <w:r w:rsidRPr="00D47004">
              <w:t xml:space="preserve">provides a brief explanation of the three possible error types: fatal errors, record errors, and record warnings. </w:t>
            </w:r>
          </w:p>
        </w:tc>
        <w:tc>
          <w:tcPr>
            <w:tcW w:w="5382" w:type="dxa"/>
            <w:tcBorders>
              <w:top w:val="none" w:sz="0" w:space="0" w:color="auto"/>
              <w:left w:val="none" w:sz="0" w:space="0" w:color="auto"/>
              <w:bottom w:val="single" w:sz="4" w:space="0" w:color="auto"/>
              <w:right w:val="none" w:sz="0" w:space="0" w:color="auto"/>
            </w:tcBorders>
            <w:shd w:val="clear" w:color="auto" w:fill="auto"/>
          </w:tcPr>
          <w:p w14:paraId="2C45F855" w14:textId="77777777" w:rsidR="00934B99" w:rsidRDefault="00934B99" w:rsidP="009A7309">
            <w:pPr>
              <w:pStyle w:val="ImageCaption"/>
            </w:pPr>
            <w:bookmarkStart w:id="354" w:name="_Ref388966503"/>
            <w:bookmarkStart w:id="355" w:name="_Toc391560252"/>
            <w:bookmarkStart w:id="356" w:name="_Toc433196159"/>
            <w:r>
              <w:t xml:space="preserve">Figure </w:t>
            </w:r>
            <w:r w:rsidR="008A2B77">
              <w:fldChar w:fldCharType="begin"/>
            </w:r>
            <w:r w:rsidR="008A2B77">
              <w:instrText xml:space="preserve"> SEQ Figure \* ARABIC </w:instrText>
            </w:r>
            <w:r w:rsidR="008A2B77">
              <w:fldChar w:fldCharType="separate"/>
            </w:r>
            <w:r w:rsidR="00211B29">
              <w:rPr>
                <w:noProof/>
              </w:rPr>
              <w:t>16</w:t>
            </w:r>
            <w:r w:rsidR="008A2B77">
              <w:rPr>
                <w:noProof/>
              </w:rPr>
              <w:fldChar w:fldCharType="end"/>
            </w:r>
            <w:bookmarkEnd w:id="354"/>
            <w:r>
              <w:t xml:space="preserve">. </w:t>
            </w:r>
            <w:r w:rsidR="00E07A86">
              <w:t xml:space="preserve">Step 3: </w:t>
            </w:r>
            <w:r>
              <w:t>Successful Validation</w:t>
            </w:r>
            <w:bookmarkEnd w:id="355"/>
            <w:bookmarkEnd w:id="356"/>
          </w:p>
          <w:p w14:paraId="1354A80D" w14:textId="77777777" w:rsidR="00934B99" w:rsidRPr="00813C26" w:rsidRDefault="00934B99" w:rsidP="00545E13">
            <w:pPr>
              <w:pStyle w:val="Image"/>
            </w:pPr>
            <w:r w:rsidRPr="00813C26">
              <w:drawing>
                <wp:inline distT="0" distB="0" distL="0" distR="0" wp14:anchorId="09D1CC36" wp14:editId="5093E91E">
                  <wp:extent cx="3200400" cy="737419"/>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pass.png"/>
                          <pic:cNvPicPr/>
                        </pic:nvPicPr>
                        <pic:blipFill>
                          <a:blip r:embed="rId41">
                            <a:extLst>
                              <a:ext uri="{28A0092B-C50C-407E-A947-70E740481C1C}">
                                <a14:useLocalDpi xmlns:a14="http://schemas.microsoft.com/office/drawing/2010/main" val="0"/>
                              </a:ext>
                            </a:extLst>
                          </a:blip>
                          <a:stretch>
                            <a:fillRect/>
                          </a:stretch>
                        </pic:blipFill>
                        <pic:spPr>
                          <a:xfrm>
                            <a:off x="0" y="0"/>
                            <a:ext cx="3200400" cy="737419"/>
                          </a:xfrm>
                          <a:prstGeom prst="rect">
                            <a:avLst/>
                          </a:prstGeom>
                          <a:ln>
                            <a:solidFill>
                              <a:schemeClr val="bg1">
                                <a:lumMod val="65000"/>
                              </a:schemeClr>
                            </a:solidFill>
                          </a:ln>
                        </pic:spPr>
                      </pic:pic>
                    </a:graphicData>
                  </a:graphic>
                </wp:inline>
              </w:drawing>
            </w:r>
          </w:p>
        </w:tc>
      </w:tr>
      <w:tr w:rsidR="00934B99" w:rsidRPr="00D47004" w14:paraId="4D5A2C58" w14:textId="77777777" w:rsidTr="00F52077">
        <w:trPr>
          <w:trHeight w:val="4324"/>
        </w:trPr>
        <w:tc>
          <w:tcPr>
            <w:tcW w:w="4302" w:type="dxa"/>
            <w:vMerge/>
            <w:tcBorders>
              <w:right w:val="single" w:sz="4" w:space="0" w:color="auto"/>
            </w:tcBorders>
            <w:shd w:val="clear" w:color="auto" w:fill="auto"/>
          </w:tcPr>
          <w:p w14:paraId="251CC313" w14:textId="77777777" w:rsidR="00934B99" w:rsidRPr="00D47004" w:rsidRDefault="00934B99" w:rsidP="00934B99">
            <w:pPr>
              <w:spacing w:after="0"/>
            </w:pPr>
          </w:p>
        </w:tc>
        <w:tc>
          <w:tcPr>
            <w:tcW w:w="53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115" w:type="dxa"/>
              <w:right w:w="115" w:type="dxa"/>
            </w:tcMar>
          </w:tcPr>
          <w:p w14:paraId="5B748325" w14:textId="77777777" w:rsidR="00934B99" w:rsidRPr="00D47004" w:rsidRDefault="00934B99" w:rsidP="001711CB">
            <w:pPr>
              <w:spacing w:after="0"/>
              <w:jc w:val="center"/>
              <w:rPr>
                <w:i/>
              </w:rPr>
            </w:pPr>
            <w:r w:rsidRPr="00D47004">
              <w:rPr>
                <w:i/>
              </w:rPr>
              <w:t>Understanding Error Types</w:t>
            </w:r>
          </w:p>
          <w:p w14:paraId="1FD81B14" w14:textId="77777777" w:rsidR="00934B99" w:rsidRPr="00D47004" w:rsidRDefault="00934B99" w:rsidP="009A7309">
            <w:pPr>
              <w:pStyle w:val="ListBullet"/>
            </w:pPr>
            <w:r w:rsidRPr="00D47004">
              <w:rPr>
                <w:noProof/>
              </w:rPr>
              <w:drawing>
                <wp:inline distT="0" distB="0" distL="0" distR="0" wp14:anchorId="5562F1E6" wp14:editId="4FE6E1C4">
                  <wp:extent cx="180975" cy="165237"/>
                  <wp:effectExtent l="0" t="0" r="0" b="635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80975" cy="165237"/>
                          </a:xfrm>
                          <a:prstGeom prst="rect">
                            <a:avLst/>
                          </a:prstGeom>
                          <a:noFill/>
                          <a:ln w="9525">
                            <a:noFill/>
                            <a:miter lim="800000"/>
                            <a:headEnd/>
                            <a:tailEnd/>
                          </a:ln>
                        </pic:spPr>
                      </pic:pic>
                    </a:graphicData>
                  </a:graphic>
                </wp:inline>
              </w:drawing>
            </w:r>
            <w:r w:rsidRPr="00D47004">
              <w:t xml:space="preserve"> </w:t>
            </w:r>
            <w:r w:rsidRPr="00181533">
              <w:rPr>
                <w:rStyle w:val="Strong"/>
              </w:rPr>
              <w:t>If the entire file fails</w:t>
            </w:r>
            <w:r w:rsidRPr="00D47004">
              <w:t>, note the errors and the corresponding record numbers. Click [</w:t>
            </w:r>
            <w:r w:rsidRPr="00181533">
              <w:rPr>
                <w:rStyle w:val="Strong"/>
              </w:rPr>
              <w:t>Cancel</w:t>
            </w:r>
            <w:r>
              <w:t>], u</w:t>
            </w:r>
            <w:r w:rsidRPr="00D47004">
              <w:t>pdate your file, and t</w:t>
            </w:r>
            <w:r>
              <w:t xml:space="preserve">hen restart the upload process from </w:t>
            </w:r>
            <w:r w:rsidRPr="00D47004">
              <w:t>Step 1</w:t>
            </w:r>
            <w:r>
              <w:t>: Choose File</w:t>
            </w:r>
            <w:r w:rsidRPr="00D47004">
              <w:t>.</w:t>
            </w:r>
          </w:p>
          <w:p w14:paraId="409392AD" w14:textId="77777777" w:rsidR="00934B99" w:rsidRPr="00D47004" w:rsidRDefault="00934B99" w:rsidP="009A7309">
            <w:pPr>
              <w:pStyle w:val="ListBullet"/>
            </w:pPr>
            <w:r w:rsidRPr="00D47004">
              <w:rPr>
                <w:noProof/>
              </w:rPr>
              <w:drawing>
                <wp:inline distT="0" distB="0" distL="0" distR="0" wp14:anchorId="676FF48B" wp14:editId="4D055841">
                  <wp:extent cx="180975" cy="189201"/>
                  <wp:effectExtent l="0" t="0" r="0" b="190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80975" cy="189201"/>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errors</w:t>
            </w:r>
            <w:r w:rsidRPr="00D47004">
              <w:t xml:space="preserve">, these records </w:t>
            </w:r>
            <w:r w:rsidRPr="00222554">
              <w:rPr>
                <w:rStyle w:val="Emphasis"/>
              </w:rPr>
              <w:t>will not be committed</w:t>
            </w:r>
            <w:r w:rsidRPr="00D47004">
              <w:t xml:space="preserve"> to</w:t>
            </w:r>
            <w:r>
              <w:t xml:space="preserve"> </w:t>
            </w:r>
            <w:r w:rsidR="00DD7873">
              <w:t>ART</w:t>
            </w:r>
            <w:r w:rsidRPr="00D47004">
              <w:t xml:space="preserve">. The records that passed validation can be committed. You may elect to fix the errors in your file and re-upload it, or to </w:t>
            </w:r>
            <w:r>
              <w:t>add</w:t>
            </w:r>
            <w:r w:rsidRPr="00D47004">
              <w:t xml:space="preserve"> these records </w:t>
            </w:r>
            <w:r>
              <w:t xml:space="preserve">individually on the appropriate </w:t>
            </w:r>
            <w:r w:rsidRPr="00F52077">
              <w:rPr>
                <w:rStyle w:val="IntenseEmphasis"/>
              </w:rPr>
              <w:t>Create/Modify [Record]</w:t>
            </w:r>
            <w:r>
              <w:t xml:space="preserve"> </w:t>
            </w:r>
            <w:r w:rsidR="00F43CAA">
              <w:t>screen</w:t>
            </w:r>
            <w:r w:rsidRPr="00D47004">
              <w:t>.</w:t>
            </w:r>
          </w:p>
          <w:p w14:paraId="786ECA77" w14:textId="77777777" w:rsidR="00934B99" w:rsidRPr="00610177" w:rsidRDefault="00934B99" w:rsidP="0039423E">
            <w:pPr>
              <w:pStyle w:val="ListBullet"/>
              <w:rPr>
                <w:i/>
              </w:rPr>
            </w:pPr>
            <w:r w:rsidRPr="00D47004">
              <w:rPr>
                <w:noProof/>
              </w:rPr>
              <w:drawing>
                <wp:inline distT="0" distB="0" distL="0" distR="0" wp14:anchorId="611794B2" wp14:editId="60B05DC2">
                  <wp:extent cx="180975" cy="157369"/>
                  <wp:effectExtent l="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80975" cy="157369"/>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warnings</w:t>
            </w:r>
            <w:r w:rsidRPr="00D47004">
              <w:t xml:space="preserve">, these records </w:t>
            </w:r>
            <w:r w:rsidRPr="0039423E">
              <w:rPr>
                <w:rStyle w:val="Emphasis"/>
                <w:i w:val="0"/>
              </w:rPr>
              <w:t xml:space="preserve">will be </w:t>
            </w:r>
            <w:r w:rsidR="0039423E">
              <w:rPr>
                <w:rStyle w:val="Emphasis"/>
                <w:i w:val="0"/>
              </w:rPr>
              <w:t xml:space="preserve">saved to </w:t>
            </w:r>
            <w:r w:rsidR="00DD7873">
              <w:rPr>
                <w:rStyle w:val="Emphasis"/>
                <w:i w:val="0"/>
              </w:rPr>
              <w:t>ART</w:t>
            </w:r>
            <w:r w:rsidRPr="00222554">
              <w:t xml:space="preserve">. </w:t>
            </w:r>
            <w:r w:rsidRPr="00D47004">
              <w:t xml:space="preserve">However, you are strongly encouraged to review the associated records. You may edit these records using the </w:t>
            </w:r>
            <w:r>
              <w:t xml:space="preserve">appropriate </w:t>
            </w:r>
            <w:r w:rsidRPr="00F52077">
              <w:rPr>
                <w:rStyle w:val="IntenseEmphasis"/>
              </w:rPr>
              <w:t>Create/Modify [Record]</w:t>
            </w:r>
            <w:r>
              <w:t xml:space="preserve"> </w:t>
            </w:r>
            <w:r w:rsidR="00F43CAA">
              <w:t>screen</w:t>
            </w:r>
            <w:r w:rsidRPr="00D47004">
              <w:t>.</w:t>
            </w:r>
          </w:p>
        </w:tc>
      </w:tr>
    </w:tbl>
    <w:p w14:paraId="17640237" w14:textId="77777777" w:rsidR="00934B99" w:rsidRDefault="00934B99" w:rsidP="00413AFB">
      <w:pPr>
        <w:pStyle w:val="ImageCaption"/>
        <w:spacing w:before="120"/>
      </w:pPr>
      <w:bookmarkStart w:id="357" w:name="_Ref388966419"/>
      <w:bookmarkStart w:id="358" w:name="_Toc391560253"/>
      <w:bookmarkStart w:id="359" w:name="_Toc433196160"/>
      <w:r>
        <w:t xml:space="preserve">Figure </w:t>
      </w:r>
      <w:r w:rsidR="008A2B77">
        <w:fldChar w:fldCharType="begin"/>
      </w:r>
      <w:r w:rsidR="008A2B77">
        <w:instrText xml:space="preserve"> SEQ Figure \* ARABIC </w:instrText>
      </w:r>
      <w:r w:rsidR="008A2B77">
        <w:fldChar w:fldCharType="separate"/>
      </w:r>
      <w:r w:rsidR="00211B29">
        <w:rPr>
          <w:noProof/>
        </w:rPr>
        <w:t>17</w:t>
      </w:r>
      <w:r w:rsidR="008A2B77">
        <w:rPr>
          <w:noProof/>
        </w:rPr>
        <w:fldChar w:fldCharType="end"/>
      </w:r>
      <w:bookmarkEnd w:id="357"/>
      <w:r>
        <w:t>. Failed Validation</w:t>
      </w:r>
      <w:bookmarkEnd w:id="358"/>
      <w:bookmarkEnd w:id="359"/>
    </w:p>
    <w:p w14:paraId="72B5AE13" w14:textId="4753B6EF" w:rsidR="00934B99" w:rsidRDefault="00C122C1" w:rsidP="00813C26">
      <w:pPr>
        <w:pStyle w:val="Image"/>
      </w:pPr>
      <w:r>
        <w:drawing>
          <wp:inline distT="0" distB="0" distL="0" distR="0" wp14:anchorId="34126B48" wp14:editId="6C9DAF2B">
            <wp:extent cx="5786782" cy="1552354"/>
            <wp:effectExtent l="19050" t="19050" r="23495"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2907" cy="1553997"/>
                    </a:xfrm>
                    <a:prstGeom prst="rect">
                      <a:avLst/>
                    </a:prstGeom>
                    <a:noFill/>
                    <a:ln>
                      <a:solidFill>
                        <a:sysClr val="window" lastClr="FFFFFF">
                          <a:lumMod val="65000"/>
                        </a:sysClr>
                      </a:solidFill>
                    </a:ln>
                  </pic:spPr>
                </pic:pic>
              </a:graphicData>
            </a:graphic>
          </wp:inline>
        </w:drawing>
      </w:r>
    </w:p>
    <w:p w14:paraId="5BFF02AA" w14:textId="77777777" w:rsidR="008958BE" w:rsidRDefault="008958BE" w:rsidP="00181533">
      <w:pPr>
        <w:pStyle w:val="SectionHeading"/>
      </w:pPr>
    </w:p>
    <w:p w14:paraId="61162978" w14:textId="77777777" w:rsidR="008958BE" w:rsidRDefault="008958BE" w:rsidP="00181533">
      <w:pPr>
        <w:pStyle w:val="SectionHeading"/>
      </w:pPr>
    </w:p>
    <w:p w14:paraId="2A41C825" w14:textId="77777777" w:rsidR="008958BE" w:rsidRDefault="008958BE" w:rsidP="00181533">
      <w:pPr>
        <w:pStyle w:val="SectionHeading"/>
      </w:pPr>
    </w:p>
    <w:p w14:paraId="3EE414A6" w14:textId="77777777" w:rsidR="00D47004" w:rsidRPr="00D47004" w:rsidRDefault="00D47004" w:rsidP="00181533">
      <w:pPr>
        <w:pStyle w:val="SectionHeading"/>
      </w:pPr>
      <w:r w:rsidRPr="00D47004">
        <w:t>Step 4: Confirmation</w:t>
      </w:r>
    </w:p>
    <w:p w14:paraId="4EF906FC" w14:textId="77777777" w:rsidR="00D47004" w:rsidRPr="00D47004" w:rsidRDefault="00D47004" w:rsidP="009A7309">
      <w:pPr>
        <w:keepNext/>
      </w:pPr>
      <w:r w:rsidRPr="00D47004">
        <w:t>After you click [</w:t>
      </w:r>
      <w:r w:rsidR="00681651" w:rsidRPr="00181533">
        <w:rPr>
          <w:rStyle w:val="Strong"/>
        </w:rPr>
        <w:t>Save</w:t>
      </w:r>
      <w:r w:rsidRPr="00D47004">
        <w:t xml:space="preserve">], the accepted records will be uploaded to </w:t>
      </w:r>
      <w:r w:rsidR="00DD7873">
        <w:t>ART</w:t>
      </w:r>
      <w:r w:rsidRPr="00D47004">
        <w:t xml:space="preserve">. </w:t>
      </w:r>
      <w:r w:rsidR="00681651">
        <w:t xml:space="preserve">A table </w:t>
      </w:r>
      <w:r w:rsidR="008A165F">
        <w:t>appears</w:t>
      </w:r>
      <w:r w:rsidR="00681651">
        <w:t xml:space="preserve">, confirming the type of records uploaded, the number of records deleted, and the number of records </w:t>
      </w:r>
      <w:r w:rsidR="008C6479">
        <w:t>inserted</w:t>
      </w:r>
      <w:r w:rsidR="00681651">
        <w:t>.</w:t>
      </w:r>
    </w:p>
    <w:p w14:paraId="428DD3DA" w14:textId="77777777" w:rsidR="00D47004" w:rsidRPr="00D47004" w:rsidRDefault="00D47004" w:rsidP="00910B75">
      <w:pPr>
        <w:pStyle w:val="ImageCaption"/>
      </w:pPr>
      <w:bookmarkStart w:id="360" w:name="_Toc364681503"/>
      <w:bookmarkStart w:id="361" w:name="_Toc391560254"/>
      <w:bookmarkStart w:id="362" w:name="_Toc433196161"/>
      <w:r w:rsidRPr="00D47004">
        <w:t xml:space="preserve">Figure </w:t>
      </w:r>
      <w:r w:rsidR="008A2B77">
        <w:fldChar w:fldCharType="begin"/>
      </w:r>
      <w:r w:rsidR="008A2B77">
        <w:instrText xml:space="preserve"> SEQ Figure \* ARABIC </w:instrText>
      </w:r>
      <w:r w:rsidR="008A2B77">
        <w:fldChar w:fldCharType="separate"/>
      </w:r>
      <w:r w:rsidR="00211B29">
        <w:rPr>
          <w:noProof/>
        </w:rPr>
        <w:t>18</w:t>
      </w:r>
      <w:r w:rsidR="008A2B77">
        <w:rPr>
          <w:noProof/>
        </w:rPr>
        <w:fldChar w:fldCharType="end"/>
      </w:r>
      <w:r w:rsidRPr="00D47004">
        <w:t>. Upload File, Step 4:</w:t>
      </w:r>
      <w:r w:rsidR="003D0EB6">
        <w:t xml:space="preserve"> </w:t>
      </w:r>
      <w:r w:rsidRPr="00D47004">
        <w:t>Confirmation</w:t>
      </w:r>
      <w:bookmarkEnd w:id="360"/>
      <w:bookmarkEnd w:id="361"/>
      <w:bookmarkEnd w:id="362"/>
    </w:p>
    <w:p w14:paraId="56053806" w14:textId="77777777" w:rsidR="00D47004" w:rsidRPr="00D47004" w:rsidRDefault="00D47004" w:rsidP="00910B75">
      <w:pPr>
        <w:pStyle w:val="Image"/>
      </w:pPr>
      <w:r w:rsidRPr="00D47004">
        <w:drawing>
          <wp:inline distT="0" distB="0" distL="0" distR="0" wp14:anchorId="37C2FC3B" wp14:editId="4E533ED8">
            <wp:extent cx="5029200" cy="1153542"/>
            <wp:effectExtent l="19050" t="19050" r="19050" b="27940"/>
            <wp:docPr id="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029200" cy="1153542"/>
                    </a:xfrm>
                    <a:prstGeom prst="rect">
                      <a:avLst/>
                    </a:prstGeom>
                    <a:noFill/>
                    <a:ln w="9525">
                      <a:solidFill>
                        <a:schemeClr val="bg1">
                          <a:lumMod val="65000"/>
                        </a:schemeClr>
                      </a:solidFill>
                      <a:miter lim="800000"/>
                      <a:headEnd/>
                      <a:tailEnd/>
                    </a:ln>
                  </pic:spPr>
                </pic:pic>
              </a:graphicData>
            </a:graphic>
          </wp:inline>
        </w:drawing>
      </w:r>
    </w:p>
    <w:p w14:paraId="21431240" w14:textId="77777777" w:rsidR="00482D83" w:rsidRDefault="00095D55" w:rsidP="00095D55">
      <w:pPr>
        <w:pStyle w:val="Heading3"/>
      </w:pPr>
      <w:bookmarkStart w:id="363" w:name="_Toc391560315"/>
      <w:bookmarkStart w:id="364" w:name="_Toc433196088"/>
      <w:r>
        <w:t xml:space="preserve">Creating/Modifying </w:t>
      </w:r>
      <w:r w:rsidR="004D5AC5">
        <w:t xml:space="preserve">Individual </w:t>
      </w:r>
      <w:r>
        <w:t>Records</w:t>
      </w:r>
      <w:r w:rsidR="00482D83">
        <w:t>.</w:t>
      </w:r>
      <w:bookmarkEnd w:id="363"/>
      <w:bookmarkEnd w:id="364"/>
    </w:p>
    <w:p w14:paraId="251FF373" w14:textId="060A2DAF" w:rsidR="001A068F" w:rsidRDefault="000C1AB6" w:rsidP="005D272A">
      <w:pPr>
        <w:keepNext/>
      </w:pPr>
      <w:r>
        <w:t xml:space="preserve">The </w:t>
      </w:r>
      <w:r w:rsidRPr="0024539E">
        <w:rPr>
          <w:b/>
          <w:i/>
        </w:rPr>
        <w:t>Create/Modify</w:t>
      </w:r>
      <w:r>
        <w:rPr>
          <w:i/>
        </w:rPr>
        <w:t xml:space="preserve"> </w:t>
      </w:r>
      <w:r w:rsidR="00B4736D">
        <w:t>screen</w:t>
      </w:r>
      <w:r>
        <w:t xml:space="preserve">s in </w:t>
      </w:r>
      <w:r w:rsidR="00DD7873">
        <w:t>ART</w:t>
      </w:r>
      <w:r>
        <w:t xml:space="preserve"> allow you to add, modify</w:t>
      </w:r>
      <w:r w:rsidR="0024539E">
        <w:t>, and delete individual records</w:t>
      </w:r>
      <w:r>
        <w:t>.</w:t>
      </w:r>
      <w:r w:rsidR="00533B06">
        <w:t xml:space="preserve"> </w:t>
      </w:r>
      <w:r w:rsidR="001A068F">
        <w:t xml:space="preserve">You can also use these </w:t>
      </w:r>
      <w:r w:rsidR="00DC55BA">
        <w:t xml:space="preserve">screens </w:t>
      </w:r>
      <w:r w:rsidR="001A068F">
        <w:t xml:space="preserve">to search for and export records. </w:t>
      </w:r>
      <w:r w:rsidR="00533B06">
        <w:t>When working with a record, you must use the approp</w:t>
      </w:r>
      <w:r w:rsidR="0024539E">
        <w:t xml:space="preserve">riate </w:t>
      </w:r>
      <w:r w:rsidR="00F52077">
        <w:t>screen</w:t>
      </w:r>
      <w:r w:rsidR="005D272A">
        <w:t xml:space="preserve"> for that record type. </w:t>
      </w:r>
      <w:r w:rsidR="005D272A" w:rsidRPr="006A609D">
        <w:rPr>
          <w:rStyle w:val="CrossReference"/>
        </w:rPr>
        <w:fldChar w:fldCharType="begin"/>
      </w:r>
      <w:r w:rsidR="006A609D" w:rsidRPr="006A609D">
        <w:rPr>
          <w:rStyle w:val="CrossReference"/>
        </w:rPr>
        <w:instrText xml:space="preserve"> REF _Ref389571423 \* MERGEFORMAT \h</w:instrText>
      </w:r>
      <w:r w:rsidR="005D272A" w:rsidRPr="006A609D">
        <w:rPr>
          <w:rStyle w:val="CrossReference"/>
        </w:rPr>
      </w:r>
      <w:r w:rsidR="005D272A" w:rsidRPr="006A609D">
        <w:rPr>
          <w:rStyle w:val="CrossReference"/>
        </w:rPr>
        <w:fldChar w:fldCharType="separate"/>
      </w:r>
      <w:ins w:id="365" w:author="Jamika D. Burge" w:date="2015-11-24T15:06:00Z">
        <w:r w:rsidR="00211B29" w:rsidRPr="00211B29">
          <w:rPr>
            <w:rStyle w:val="CrossReference"/>
            <w:rPrChange w:id="366" w:author="Jamika D. Burge" w:date="2015-11-24T15:06:00Z">
              <w:rPr/>
            </w:rPrChange>
          </w:rPr>
          <w:t>Table 8</w:t>
        </w:r>
      </w:ins>
      <w:del w:id="367" w:author="Jamika D. Burge" w:date="2015-11-24T15:06:00Z">
        <w:r w:rsidR="00ED0EE4" w:rsidRPr="00ED0EE4" w:rsidDel="00211B29">
          <w:rPr>
            <w:rStyle w:val="CrossReference"/>
          </w:rPr>
          <w:delText>Table 8</w:delText>
        </w:r>
      </w:del>
      <w:r w:rsidR="005D272A" w:rsidRPr="006A609D">
        <w:rPr>
          <w:rStyle w:val="CrossReference"/>
        </w:rPr>
        <w:fldChar w:fldCharType="end"/>
      </w:r>
      <w:r w:rsidR="005D272A">
        <w:t xml:space="preserve"> describes the available screens and the </w:t>
      </w:r>
      <w:r w:rsidR="003C4B64">
        <w:t>record types that they process.</w:t>
      </w:r>
    </w:p>
    <w:p w14:paraId="55CB4038" w14:textId="77777777" w:rsidR="005D272A" w:rsidRDefault="005D272A" w:rsidP="005D272A">
      <w:pPr>
        <w:pStyle w:val="Caption"/>
        <w:keepNext/>
        <w:jc w:val="left"/>
      </w:pPr>
      <w:bookmarkStart w:id="368" w:name="_Ref389571423"/>
      <w:r>
        <w:t xml:space="preserve">Table </w:t>
      </w:r>
      <w:r w:rsidR="008A2B77">
        <w:fldChar w:fldCharType="begin"/>
      </w:r>
      <w:r w:rsidR="008A2B77">
        <w:instrText xml:space="preserve"> SEQ Table \* ARABIC </w:instrText>
      </w:r>
      <w:r w:rsidR="008A2B77">
        <w:fldChar w:fldCharType="separate"/>
      </w:r>
      <w:r w:rsidR="00211B29">
        <w:rPr>
          <w:noProof/>
        </w:rPr>
        <w:t>8</w:t>
      </w:r>
      <w:r w:rsidR="008A2B77">
        <w:rPr>
          <w:noProof/>
        </w:rPr>
        <w:fldChar w:fldCharType="end"/>
      </w:r>
      <w:bookmarkEnd w:id="368"/>
      <w:r>
        <w:t>. Record Management Screens</w:t>
      </w:r>
    </w:p>
    <w:tbl>
      <w:tblPr>
        <w:tblStyle w:val="TableGrid"/>
        <w:tblW w:w="0" w:type="auto"/>
        <w:tblLayout w:type="fixed"/>
        <w:tblLook w:val="04A0" w:firstRow="1" w:lastRow="0" w:firstColumn="1" w:lastColumn="0" w:noHBand="0" w:noVBand="1"/>
      </w:tblPr>
      <w:tblGrid>
        <w:gridCol w:w="3168"/>
        <w:gridCol w:w="6192"/>
      </w:tblGrid>
      <w:tr w:rsidR="005D272A" w:rsidRPr="00CF4376" w14:paraId="3FC0BDFD" w14:textId="77777777" w:rsidTr="002A67BA">
        <w:trPr>
          <w:cnfStyle w:val="100000000000" w:firstRow="1" w:lastRow="0" w:firstColumn="0" w:lastColumn="0" w:oddVBand="0" w:evenVBand="0" w:oddHBand="0" w:evenHBand="0" w:firstRowFirstColumn="0" w:firstRowLastColumn="0" w:lastRowFirstColumn="0" w:lastRowLastColumn="0"/>
          <w:tblHeader/>
        </w:trPr>
        <w:tc>
          <w:tcPr>
            <w:tcW w:w="3168" w:type="dxa"/>
          </w:tcPr>
          <w:p w14:paraId="716B7C15" w14:textId="77777777" w:rsidR="005D272A" w:rsidRPr="00CF4376" w:rsidRDefault="005D272A" w:rsidP="002A67BA">
            <w:pPr>
              <w:pStyle w:val="TableHeader"/>
            </w:pPr>
            <w:r>
              <w:t>Screen</w:t>
            </w:r>
          </w:p>
        </w:tc>
        <w:tc>
          <w:tcPr>
            <w:tcW w:w="6192" w:type="dxa"/>
          </w:tcPr>
          <w:p w14:paraId="4384265E" w14:textId="77777777" w:rsidR="005D272A" w:rsidRPr="00CF4376" w:rsidRDefault="005D272A" w:rsidP="002A67BA">
            <w:pPr>
              <w:pStyle w:val="TableHeader"/>
            </w:pPr>
            <w:r w:rsidRPr="00CF4376">
              <w:t>Description</w:t>
            </w:r>
          </w:p>
        </w:tc>
      </w:tr>
      <w:tr w:rsidR="005D272A" w:rsidRPr="00CF4376" w14:paraId="2F403540" w14:textId="77777777" w:rsidTr="002A67BA">
        <w:tc>
          <w:tcPr>
            <w:tcW w:w="3168" w:type="dxa"/>
          </w:tcPr>
          <w:p w14:paraId="60456495" w14:textId="77777777" w:rsidR="005D272A" w:rsidRDefault="005D272A" w:rsidP="002A67BA">
            <w:pPr>
              <w:pStyle w:val="TableText"/>
            </w:pPr>
            <w:r w:rsidRPr="005172D8">
              <w:rPr>
                <w:rStyle w:val="IntenseEmphasis"/>
              </w:rPr>
              <w:t>Create/Modify Institutions</w:t>
            </w:r>
          </w:p>
        </w:tc>
        <w:tc>
          <w:tcPr>
            <w:tcW w:w="6192" w:type="dxa"/>
          </w:tcPr>
          <w:p w14:paraId="61308184" w14:textId="77777777" w:rsidR="005D272A" w:rsidRDefault="003F23AE" w:rsidP="002A67BA">
            <w:pPr>
              <w:pStyle w:val="TableText"/>
            </w:pPr>
            <w:r>
              <w:t>U</w:t>
            </w:r>
            <w:r w:rsidR="005D272A">
              <w:t xml:space="preserve">se this screen to manage state, group of states, district, group of districts, </w:t>
            </w:r>
            <w:r w:rsidR="00CE386D">
              <w:t>institution</w:t>
            </w:r>
            <w:r w:rsidR="005D272A">
              <w:t xml:space="preserve">, and group of </w:t>
            </w:r>
            <w:r w:rsidR="00CE386D">
              <w:t>institutions</w:t>
            </w:r>
            <w:r w:rsidR="005D272A">
              <w:t xml:space="preserve"> records.</w:t>
            </w:r>
          </w:p>
          <w:p w14:paraId="1CE5998B" w14:textId="77777777" w:rsidR="005D272A" w:rsidRDefault="005D272A" w:rsidP="00CE386D">
            <w:pPr>
              <w:pStyle w:val="TableText"/>
            </w:pPr>
            <w:r w:rsidRPr="005172D8">
              <w:rPr>
                <w:rStyle w:val="Emphasis"/>
              </w:rPr>
              <w:t xml:space="preserve">Note: When managing </w:t>
            </w:r>
            <w:r w:rsidR="00CE386D">
              <w:rPr>
                <w:rStyle w:val="Emphasis"/>
              </w:rPr>
              <w:t>entity</w:t>
            </w:r>
            <w:r w:rsidRPr="005172D8">
              <w:rPr>
                <w:rStyle w:val="Emphasis"/>
              </w:rPr>
              <w:t xml:space="preserve"> records, you must select the appropriate entity type from the links provided at the top of the </w:t>
            </w:r>
            <w:r w:rsidR="00413AFB">
              <w:rPr>
                <w:rStyle w:val="Emphasis"/>
              </w:rPr>
              <w:t>screen</w:t>
            </w:r>
            <w:r w:rsidRPr="005172D8">
              <w:rPr>
                <w:rStyle w:val="Emphasis"/>
              </w:rPr>
              <w:t>.</w:t>
            </w:r>
          </w:p>
        </w:tc>
      </w:tr>
      <w:tr w:rsidR="005D272A" w:rsidRPr="00CF4376" w14:paraId="12E0D62A" w14:textId="77777777" w:rsidTr="002A67BA">
        <w:tc>
          <w:tcPr>
            <w:tcW w:w="3168" w:type="dxa"/>
          </w:tcPr>
          <w:p w14:paraId="4D47A43A" w14:textId="77777777" w:rsidR="005D272A" w:rsidRDefault="005D272A" w:rsidP="002A67BA">
            <w:pPr>
              <w:pStyle w:val="TableText"/>
            </w:pPr>
            <w:r w:rsidRPr="005172D8">
              <w:rPr>
                <w:rStyle w:val="IntenseEmphasis"/>
              </w:rPr>
              <w:t>Create/Modify Students</w:t>
            </w:r>
          </w:p>
        </w:tc>
        <w:tc>
          <w:tcPr>
            <w:tcW w:w="6192" w:type="dxa"/>
          </w:tcPr>
          <w:p w14:paraId="507425F4" w14:textId="3CE2FD2E" w:rsidR="005D272A" w:rsidRDefault="003F23AE" w:rsidP="002A67BA">
            <w:pPr>
              <w:pStyle w:val="TableText"/>
            </w:pPr>
            <w:r>
              <w:t>U</w:t>
            </w:r>
            <w:r w:rsidR="005D272A">
              <w:t xml:space="preserve">se this screen to manage student records, including student </w:t>
            </w:r>
            <w:r w:rsidR="00F05049">
              <w:t xml:space="preserve">designated supports and </w:t>
            </w:r>
            <w:r w:rsidR="005D272A">
              <w:t>accommodation and test eligibility information</w:t>
            </w:r>
          </w:p>
        </w:tc>
      </w:tr>
      <w:tr w:rsidR="005D272A" w:rsidRPr="00CF4376" w14:paraId="20405E9C" w14:textId="77777777" w:rsidTr="002A67BA">
        <w:tc>
          <w:tcPr>
            <w:tcW w:w="3168" w:type="dxa"/>
          </w:tcPr>
          <w:p w14:paraId="5684B889" w14:textId="77777777" w:rsidR="005D272A" w:rsidRDefault="005D272A" w:rsidP="002677FA">
            <w:pPr>
              <w:pStyle w:val="TableText"/>
            </w:pPr>
            <w:r w:rsidRPr="005172D8">
              <w:rPr>
                <w:rStyle w:val="IntenseEmphasis"/>
              </w:rPr>
              <w:t xml:space="preserve">Create/Modify </w:t>
            </w:r>
            <w:r w:rsidR="002677FA">
              <w:rPr>
                <w:rStyle w:val="IntenseEmphasis"/>
              </w:rPr>
              <w:t>Users</w:t>
            </w:r>
          </w:p>
        </w:tc>
        <w:tc>
          <w:tcPr>
            <w:tcW w:w="6192" w:type="dxa"/>
          </w:tcPr>
          <w:p w14:paraId="3CA85136" w14:textId="77777777" w:rsidR="005D272A" w:rsidRDefault="003F23AE" w:rsidP="004B549F">
            <w:pPr>
              <w:pStyle w:val="TableText"/>
            </w:pPr>
            <w:r>
              <w:t>U</w:t>
            </w:r>
            <w:r w:rsidR="005D272A">
              <w:t xml:space="preserve">se this screen to manage </w:t>
            </w:r>
            <w:r w:rsidR="004B549F">
              <w:t>user</w:t>
            </w:r>
            <w:r w:rsidR="005D272A">
              <w:t xml:space="preserve"> records.</w:t>
            </w:r>
          </w:p>
        </w:tc>
      </w:tr>
      <w:tr w:rsidR="005D272A" w:rsidRPr="00CF4376" w14:paraId="1E421C4B" w14:textId="77777777" w:rsidTr="002A67BA">
        <w:tc>
          <w:tcPr>
            <w:tcW w:w="3168" w:type="dxa"/>
          </w:tcPr>
          <w:p w14:paraId="607A3FEA" w14:textId="77777777" w:rsidR="005D272A" w:rsidRDefault="005D272A" w:rsidP="002A67BA">
            <w:pPr>
              <w:pStyle w:val="TableText"/>
            </w:pPr>
            <w:r w:rsidRPr="005172D8">
              <w:rPr>
                <w:rStyle w:val="IntenseEmphasis"/>
              </w:rPr>
              <w:t>Create/Modify Student Group</w:t>
            </w:r>
          </w:p>
        </w:tc>
        <w:tc>
          <w:tcPr>
            <w:tcW w:w="6192" w:type="dxa"/>
          </w:tcPr>
          <w:p w14:paraId="4CF2EB85" w14:textId="77777777" w:rsidR="005D272A" w:rsidRPr="00B74DE9" w:rsidRDefault="003F23AE" w:rsidP="002A67BA">
            <w:pPr>
              <w:pStyle w:val="TableText"/>
              <w:rPr>
                <w:rStyle w:val="Strong"/>
              </w:rPr>
            </w:pPr>
            <w:r>
              <w:t>U</w:t>
            </w:r>
            <w:r w:rsidR="005D272A">
              <w:t>se this screen to manage student group records.</w:t>
            </w:r>
          </w:p>
        </w:tc>
      </w:tr>
    </w:tbl>
    <w:p w14:paraId="69442DF4" w14:textId="77777777" w:rsidR="005D272A" w:rsidRDefault="005D272A" w:rsidP="005D272A">
      <w:pPr>
        <w:pStyle w:val="ListBullet"/>
        <w:numPr>
          <w:ilvl w:val="0"/>
          <w:numId w:val="0"/>
        </w:numPr>
      </w:pPr>
    </w:p>
    <w:p w14:paraId="77A3D921" w14:textId="77777777" w:rsidR="0020017D" w:rsidRDefault="0020017D" w:rsidP="009A7309">
      <w:pPr>
        <w:pStyle w:val="ImageCaption"/>
      </w:pPr>
      <w:bookmarkStart w:id="369" w:name="_Toc391560255"/>
      <w:bookmarkStart w:id="370" w:name="_Toc433196162"/>
      <w:r>
        <w:t xml:space="preserve">Figure </w:t>
      </w:r>
      <w:r w:rsidR="008A2B77">
        <w:fldChar w:fldCharType="begin"/>
      </w:r>
      <w:r w:rsidR="008A2B77">
        <w:instrText xml:space="preserve"> SEQ Figure \* ARABIC </w:instrText>
      </w:r>
      <w:r w:rsidR="008A2B77">
        <w:fldChar w:fldCharType="separate"/>
      </w:r>
      <w:r w:rsidR="00211B29">
        <w:rPr>
          <w:noProof/>
        </w:rPr>
        <w:t>19</w:t>
      </w:r>
      <w:r w:rsidR="008A2B77">
        <w:rPr>
          <w:noProof/>
        </w:rPr>
        <w:fldChar w:fldCharType="end"/>
      </w:r>
      <w:r>
        <w:t xml:space="preserve">. Sample Create/Modify [Record Type] </w:t>
      </w:r>
      <w:r w:rsidR="00CE386D">
        <w:t>Screen</w:t>
      </w:r>
      <w:bookmarkEnd w:id="369"/>
      <w:bookmarkEnd w:id="370"/>
    </w:p>
    <w:p w14:paraId="63CDD1FA" w14:textId="77777777" w:rsidR="001A068F" w:rsidRDefault="0020017D" w:rsidP="00545E13">
      <w:pPr>
        <w:pStyle w:val="Image"/>
      </w:pPr>
      <w:r>
        <w:drawing>
          <wp:inline distT="0" distB="0" distL="0" distR="0" wp14:anchorId="6A9ED562" wp14:editId="6A6D0689">
            <wp:extent cx="5486400" cy="3217117"/>
            <wp:effectExtent l="19050" t="19050" r="19050" b="2159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217117"/>
                    </a:xfrm>
                    <a:prstGeom prst="rect">
                      <a:avLst/>
                    </a:prstGeom>
                    <a:noFill/>
                    <a:ln>
                      <a:solidFill>
                        <a:schemeClr val="bg1">
                          <a:lumMod val="65000"/>
                        </a:schemeClr>
                      </a:solidFill>
                    </a:ln>
                  </pic:spPr>
                </pic:pic>
              </a:graphicData>
            </a:graphic>
          </wp:inline>
        </w:drawing>
      </w:r>
    </w:p>
    <w:p w14:paraId="69FD61EC" w14:textId="77777777" w:rsidR="00E5509C" w:rsidRDefault="006F251E" w:rsidP="009A7309">
      <w:pPr>
        <w:keepNext/>
      </w:pPr>
      <w:r>
        <w:t xml:space="preserve">The following </w:t>
      </w:r>
      <w:r w:rsidR="00890F49">
        <w:t xml:space="preserve">items </w:t>
      </w:r>
      <w:r w:rsidR="00FD1D44">
        <w:t>are available on</w:t>
      </w:r>
      <w:r w:rsidR="0020017D">
        <w:t xml:space="preserve"> </w:t>
      </w:r>
      <w:r>
        <w:t xml:space="preserve">every </w:t>
      </w:r>
      <w:r w:rsidR="0020017D" w:rsidRPr="0020017D">
        <w:rPr>
          <w:b/>
          <w:i/>
        </w:rPr>
        <w:t>Create/Modify</w:t>
      </w:r>
      <w:r w:rsidR="0020017D">
        <w:t xml:space="preserve"> </w:t>
      </w:r>
      <w:r w:rsidR="00B4736D">
        <w:t>screen</w:t>
      </w:r>
      <w:r w:rsidR="00FD1D44">
        <w:t>:</w:t>
      </w:r>
      <w:r w:rsidR="0020017D">
        <w:t xml:space="preserve"> </w:t>
      </w:r>
    </w:p>
    <w:p w14:paraId="38A28F79" w14:textId="77777777" w:rsidR="00E5509C" w:rsidRDefault="00E5509C" w:rsidP="009A7309">
      <w:pPr>
        <w:pStyle w:val="ListBullet"/>
      </w:pPr>
      <w:r>
        <w:t>F</w:t>
      </w:r>
      <w:r w:rsidR="0020017D">
        <w:t xml:space="preserve">ilter fields </w:t>
      </w:r>
      <w:r>
        <w:t>and [</w:t>
      </w:r>
      <w:r w:rsidRPr="00E5509C">
        <w:rPr>
          <w:rStyle w:val="Strong"/>
        </w:rPr>
        <w:t>Search</w:t>
      </w:r>
      <w:r w:rsidRPr="00E953F0">
        <w:t xml:space="preserve">] button </w:t>
      </w:r>
      <w:r w:rsidR="0020017D" w:rsidRPr="00E953F0">
        <w:t>used to search</w:t>
      </w:r>
      <w:r w:rsidR="0020017D">
        <w:t xml:space="preserve"> for</w:t>
      </w:r>
      <w:r>
        <w:t xml:space="preserve"> records. Some </w:t>
      </w:r>
      <w:r w:rsidR="00A161C5" w:rsidRPr="00074CF8">
        <w:rPr>
          <w:rStyle w:val="IntenseEmphasis"/>
        </w:rPr>
        <w:t>Create/Modify</w:t>
      </w:r>
      <w:r w:rsidR="00A161C5">
        <w:t xml:space="preserve"> </w:t>
      </w:r>
      <w:r w:rsidR="00B4736D">
        <w:t>screen</w:t>
      </w:r>
      <w:r w:rsidR="00A161C5">
        <w:t>s</w:t>
      </w:r>
      <w:r w:rsidR="00CE386D">
        <w:t xml:space="preserve"> also</w:t>
      </w:r>
      <w:r w:rsidR="00A161C5">
        <w:t xml:space="preserve"> </w:t>
      </w:r>
      <w:r>
        <w:t>include a checkbox that filter</w:t>
      </w:r>
      <w:r w:rsidR="0053584D">
        <w:t>s</w:t>
      </w:r>
      <w:r>
        <w:t xml:space="preserve"> the search results table to only display records with errors.</w:t>
      </w:r>
    </w:p>
    <w:p w14:paraId="4F66EEA5" w14:textId="77777777" w:rsidR="00E5509C" w:rsidRDefault="00E5509C" w:rsidP="009A7309">
      <w:pPr>
        <w:pStyle w:val="ListBullet"/>
      </w:pPr>
      <w:r>
        <w:t>[</w:t>
      </w:r>
      <w:r>
        <w:rPr>
          <w:rStyle w:val="Strong"/>
        </w:rPr>
        <w:t>New</w:t>
      </w:r>
      <w:r w:rsidRPr="007C5161">
        <w:rPr>
          <w:rStyle w:val="Strong"/>
          <w:b w:val="0"/>
        </w:rPr>
        <w:t>]</w:t>
      </w:r>
      <w:r w:rsidR="0020017D">
        <w:t xml:space="preserve"> button </w:t>
      </w:r>
      <w:r w:rsidRPr="00E953F0">
        <w:t>used to</w:t>
      </w:r>
      <w:r w:rsidR="0020017D" w:rsidRPr="00E953F0">
        <w:t xml:space="preserve"> </w:t>
      </w:r>
      <w:r w:rsidR="008C6479" w:rsidRPr="00E953F0">
        <w:t>create</w:t>
      </w:r>
      <w:r w:rsidRPr="00E953F0">
        <w:t xml:space="preserve"> new records</w:t>
      </w:r>
      <w:r w:rsidR="003A3841">
        <w:t>.</w:t>
      </w:r>
    </w:p>
    <w:p w14:paraId="3ADE1A0A" w14:textId="77777777" w:rsidR="00E5509C" w:rsidRDefault="00E5509C" w:rsidP="009A7309">
      <w:pPr>
        <w:pStyle w:val="ListBullet"/>
      </w:pPr>
      <w:r>
        <w:t xml:space="preserve">Various </w:t>
      </w:r>
      <w:r w:rsidR="003A3841">
        <w:t>[</w:t>
      </w:r>
      <w:r w:rsidR="003A3841" w:rsidRPr="003A3841">
        <w:rPr>
          <w:rStyle w:val="Strong"/>
        </w:rPr>
        <w:t>Export</w:t>
      </w:r>
      <w:r w:rsidR="003A3841" w:rsidRPr="00E953F0">
        <w:t xml:space="preserve">] </w:t>
      </w:r>
      <w:r w:rsidR="0020017D" w:rsidRPr="00E953F0">
        <w:t>buttons used to export data</w:t>
      </w:r>
      <w:r w:rsidR="003A3841" w:rsidRPr="00E953F0">
        <w:t xml:space="preserve"> for all records</w:t>
      </w:r>
      <w:r w:rsidR="003A3841">
        <w:t xml:space="preserve"> or just records in the table.</w:t>
      </w:r>
    </w:p>
    <w:p w14:paraId="7599D343" w14:textId="77777777" w:rsidR="00E5509C" w:rsidRDefault="00E5509C" w:rsidP="009A7309">
      <w:pPr>
        <w:pStyle w:val="ListBullet"/>
      </w:pPr>
      <w:r>
        <w:t>Search results</w:t>
      </w:r>
      <w:r w:rsidR="0020017D">
        <w:t xml:space="preserve"> table </w:t>
      </w:r>
      <w:r>
        <w:t>that displays</w:t>
      </w:r>
      <w:r w:rsidR="0020017D">
        <w:t xml:space="preserve"> existing records. </w:t>
      </w:r>
      <w:r>
        <w:t xml:space="preserve">By default, this table displays all existing records. </w:t>
      </w:r>
      <w:r w:rsidR="00863D19">
        <w:t xml:space="preserve">The table includes action buttons used to edit or delete individual records. </w:t>
      </w:r>
    </w:p>
    <w:tbl>
      <w:tblPr>
        <w:tblStyle w:val="TableNote"/>
        <w:tblW w:w="0" w:type="auto"/>
        <w:tblLayout w:type="fixed"/>
        <w:tblLook w:val="04A0" w:firstRow="1" w:lastRow="0" w:firstColumn="1" w:lastColumn="0" w:noHBand="0" w:noVBand="1"/>
      </w:tblPr>
      <w:tblGrid>
        <w:gridCol w:w="720"/>
        <w:gridCol w:w="8640"/>
      </w:tblGrid>
      <w:tr w:rsidR="00E5509C" w14:paraId="00E611CC" w14:textId="77777777" w:rsidTr="00E07A86">
        <w:trPr>
          <w:trHeight w:val="581"/>
        </w:trPr>
        <w:tc>
          <w:tcPr>
            <w:tcW w:w="720" w:type="dxa"/>
          </w:tcPr>
          <w:p w14:paraId="294AA52E" w14:textId="77777777" w:rsidR="00E5509C" w:rsidRDefault="003E7621" w:rsidP="00E07A86">
            <w:pPr>
              <w:pStyle w:val="NoteIcon"/>
            </w:pPr>
            <w:r>
              <w:rPr>
                <w:sz w:val="20"/>
                <w:szCs w:val="20"/>
              </w:rPr>
              <w:drawing>
                <wp:inline distT="0" distB="0" distL="0" distR="0" wp14:anchorId="73A0B239" wp14:editId="76E22998">
                  <wp:extent cx="292608" cy="39474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FAFA8A8" w14:textId="77777777" w:rsidR="00E5509C" w:rsidRPr="003A3841" w:rsidRDefault="00E5509C" w:rsidP="00E07A86">
            <w:pPr>
              <w:pStyle w:val="NoteText"/>
              <w:rPr>
                <w:rStyle w:val="Emphasis"/>
                <w:i w:val="0"/>
              </w:rPr>
            </w:pPr>
            <w:r w:rsidRPr="00545E13">
              <w:t xml:space="preserve">The actual filter fields and table columns on </w:t>
            </w:r>
            <w:r w:rsidR="003A3841" w:rsidRPr="00545E13">
              <w:t xml:space="preserve">the </w:t>
            </w:r>
            <w:r w:rsidR="003A3841" w:rsidRPr="00CB020D">
              <w:rPr>
                <w:rStyle w:val="IntenseEmphasis"/>
              </w:rPr>
              <w:t>Create/Modify</w:t>
            </w:r>
            <w:r w:rsidRPr="00E71940">
              <w:t xml:space="preserve"> </w:t>
            </w:r>
            <w:r w:rsidR="00B4736D">
              <w:t>screen</w:t>
            </w:r>
            <w:r w:rsidRPr="00545E13">
              <w:t>s vary for each record type.</w:t>
            </w:r>
            <w:r w:rsidR="003A3841" w:rsidRPr="00545E13">
              <w:t xml:space="preserve"> For more information, see the </w:t>
            </w:r>
            <w:hyperlink w:anchor="_Managing_Records" w:history="1">
              <w:r w:rsidR="003A3841" w:rsidRPr="003A3841">
                <w:rPr>
                  <w:rStyle w:val="Hyperlink"/>
                  <w:sz w:val="20"/>
                </w:rPr>
                <w:t>Managing Records</w:t>
              </w:r>
            </w:hyperlink>
            <w:r w:rsidR="003A3841" w:rsidRPr="00545E13">
              <w:t xml:space="preserve"> section.</w:t>
            </w:r>
          </w:p>
        </w:tc>
      </w:tr>
    </w:tbl>
    <w:p w14:paraId="15456DA5" w14:textId="77777777" w:rsidR="00675774" w:rsidRDefault="00675774" w:rsidP="009A7309">
      <w:pPr>
        <w:pStyle w:val="ProcedureIntroduction"/>
      </w:pPr>
    </w:p>
    <w:p w14:paraId="238BFEB4" w14:textId="77777777" w:rsidR="00FE0CC6" w:rsidRDefault="00FE0CC6" w:rsidP="009A7309">
      <w:pPr>
        <w:pStyle w:val="ProcedureIntroduction"/>
      </w:pPr>
      <w:r>
        <w:t>To add a new record:</w:t>
      </w:r>
    </w:p>
    <w:tbl>
      <w:tblPr>
        <w:tblStyle w:val="TableProcedure"/>
        <w:tblW w:w="9360" w:type="dxa"/>
        <w:jc w:val="center"/>
        <w:tblLayout w:type="fixed"/>
        <w:tblLook w:val="04A0" w:firstRow="1" w:lastRow="0" w:firstColumn="1" w:lastColumn="0" w:noHBand="0" w:noVBand="1"/>
      </w:tblPr>
      <w:tblGrid>
        <w:gridCol w:w="9360"/>
      </w:tblGrid>
      <w:tr w:rsidR="00FE0CC6" w14:paraId="16A4993D" w14:textId="77777777" w:rsidTr="009A7309">
        <w:trPr>
          <w:jc w:val="center"/>
        </w:trPr>
        <w:tc>
          <w:tcPr>
            <w:tcW w:w="9576" w:type="dxa"/>
          </w:tcPr>
          <w:p w14:paraId="4CB7015D" w14:textId="77777777" w:rsidR="00FE0CC6" w:rsidRDefault="00FE0CC6" w:rsidP="00D1375C">
            <w:pPr>
              <w:pStyle w:val="ListParagraph"/>
              <w:numPr>
                <w:ilvl w:val="0"/>
                <w:numId w:val="25"/>
              </w:numPr>
              <w:spacing w:before="40" w:after="80"/>
              <w:ind w:left="360"/>
            </w:pPr>
            <w:r>
              <w:t>Click [</w:t>
            </w:r>
            <w:r>
              <w:rPr>
                <w:b/>
              </w:rPr>
              <w:t>New</w:t>
            </w:r>
            <w:r w:rsidR="00CE386D">
              <w:t>]</w:t>
            </w:r>
            <w:r>
              <w:t xml:space="preserve">. The </w:t>
            </w:r>
            <w:r>
              <w:rPr>
                <w:b/>
                <w:i/>
              </w:rPr>
              <w:t>Add [Record Type] Information</w:t>
            </w:r>
            <w:r>
              <w:t xml:space="preserve"> </w:t>
            </w:r>
            <w:r w:rsidR="00710853">
              <w:t>screen appears</w:t>
            </w:r>
            <w:r>
              <w:t xml:space="preserve">. This </w:t>
            </w:r>
            <w:r w:rsidR="00675774">
              <w:t>screen</w:t>
            </w:r>
            <w:r>
              <w:t xml:space="preserve"> displays fields </w:t>
            </w:r>
            <w:r w:rsidR="00766D6E">
              <w:t>for creating a new record</w:t>
            </w:r>
            <w:r>
              <w:t xml:space="preserve">. </w:t>
            </w:r>
          </w:p>
          <w:p w14:paraId="23BC374C" w14:textId="77777777" w:rsidR="00FE0CC6" w:rsidRDefault="00FE0CC6" w:rsidP="00D1375C">
            <w:pPr>
              <w:pStyle w:val="ListParagraph"/>
              <w:numPr>
                <w:ilvl w:val="0"/>
                <w:numId w:val="25"/>
              </w:numPr>
              <w:spacing w:after="80"/>
              <w:ind w:left="360"/>
            </w:pPr>
            <w:r>
              <w:t xml:space="preserve">Enter the record’s information in the provided fields. Be sure to adhere to the field requirements described in the appropriate table provided in </w:t>
            </w:r>
            <w:r w:rsidRPr="004D5AC5">
              <w:t xml:space="preserve">the </w:t>
            </w:r>
            <w:hyperlink w:anchor="_Managing_Records" w:history="1">
              <w:r w:rsidRPr="004D5AC5">
                <w:rPr>
                  <w:rStyle w:val="Hyperlink"/>
                </w:rPr>
                <w:t>Managing Records</w:t>
              </w:r>
            </w:hyperlink>
            <w:r w:rsidRPr="004D5AC5">
              <w:t xml:space="preserve"> section</w:t>
            </w:r>
            <w:r>
              <w:t>.</w:t>
            </w:r>
          </w:p>
          <w:p w14:paraId="06A22CFD" w14:textId="77777777" w:rsidR="00FE0CC6" w:rsidRDefault="00FE0CC6" w:rsidP="00D1375C">
            <w:pPr>
              <w:pStyle w:val="ListParagraph"/>
              <w:numPr>
                <w:ilvl w:val="0"/>
                <w:numId w:val="25"/>
              </w:numPr>
              <w:spacing w:after="80"/>
              <w:ind w:left="360"/>
            </w:pPr>
            <w:r>
              <w:t>Click [</w:t>
            </w:r>
            <w:r>
              <w:rPr>
                <w:b/>
              </w:rPr>
              <w:t>Save</w:t>
            </w:r>
            <w:r>
              <w:t xml:space="preserve">]. </w:t>
            </w:r>
          </w:p>
        </w:tc>
      </w:tr>
    </w:tbl>
    <w:p w14:paraId="43977CE5" w14:textId="77777777" w:rsidR="00D01CD3" w:rsidRPr="00E5509C" w:rsidRDefault="00D01CD3" w:rsidP="00910B75"/>
    <w:p w14:paraId="259F3ED3" w14:textId="77777777" w:rsidR="00FE0CC6" w:rsidRDefault="00FE0CC6" w:rsidP="009A7309">
      <w:pPr>
        <w:pStyle w:val="ProcedureIntroduction"/>
      </w:pPr>
      <w:r>
        <w:t>To search for records:</w:t>
      </w:r>
    </w:p>
    <w:tbl>
      <w:tblPr>
        <w:tblStyle w:val="TableProcedure"/>
        <w:tblW w:w="9360" w:type="dxa"/>
        <w:jc w:val="center"/>
        <w:tblLayout w:type="fixed"/>
        <w:tblLook w:val="04A0" w:firstRow="1" w:lastRow="0" w:firstColumn="1" w:lastColumn="0" w:noHBand="0" w:noVBand="1"/>
      </w:tblPr>
      <w:tblGrid>
        <w:gridCol w:w="9360"/>
      </w:tblGrid>
      <w:tr w:rsidR="00FE0CC6" w14:paraId="6F0AAEC8" w14:textId="77777777" w:rsidTr="009A7309">
        <w:trPr>
          <w:jc w:val="center"/>
        </w:trPr>
        <w:tc>
          <w:tcPr>
            <w:tcW w:w="9576" w:type="dxa"/>
          </w:tcPr>
          <w:p w14:paraId="6939F220" w14:textId="77777777" w:rsidR="00FE0CC6" w:rsidRDefault="00862BE8" w:rsidP="00D1375C">
            <w:pPr>
              <w:pStyle w:val="ListNumber"/>
              <w:numPr>
                <w:ilvl w:val="0"/>
                <w:numId w:val="74"/>
              </w:numPr>
            </w:pPr>
            <w:r>
              <w:t xml:space="preserve">On the </w:t>
            </w:r>
            <w:r w:rsidRPr="00A4227D">
              <w:rPr>
                <w:b/>
                <w:i/>
              </w:rPr>
              <w:t>Create/Modify</w:t>
            </w:r>
            <w:r>
              <w:t xml:space="preserve"> </w:t>
            </w:r>
            <w:r w:rsidR="000A668F">
              <w:t>screen</w:t>
            </w:r>
            <w:r>
              <w:t>, e</w:t>
            </w:r>
            <w:r w:rsidR="00FE0CC6">
              <w:t>nter values in the filter fields and click [</w:t>
            </w:r>
            <w:r w:rsidR="00FE0CC6" w:rsidRPr="00D108A9">
              <w:rPr>
                <w:rStyle w:val="Strong"/>
              </w:rPr>
              <w:t>Search</w:t>
            </w:r>
            <w:r w:rsidR="00FE0CC6">
              <w:t>]. The table update</w:t>
            </w:r>
            <w:r w:rsidR="00CE386D">
              <w:t>s</w:t>
            </w:r>
            <w:r w:rsidR="00FE0CC6">
              <w:t xml:space="preserve"> to display only the records that meet the entered criteria. </w:t>
            </w:r>
          </w:p>
        </w:tc>
      </w:tr>
    </w:tbl>
    <w:p w14:paraId="07E023D9" w14:textId="77777777" w:rsidR="00FE0CC6" w:rsidRPr="00E5509C" w:rsidRDefault="00FE0CC6" w:rsidP="00910B75"/>
    <w:p w14:paraId="3CCBF29B" w14:textId="77777777" w:rsidR="00D01CD3" w:rsidRDefault="00D01CD3" w:rsidP="009A7309">
      <w:pPr>
        <w:pStyle w:val="ProcedureIntroduction"/>
      </w:pPr>
      <w:r>
        <w:t>To export records:</w:t>
      </w:r>
    </w:p>
    <w:tbl>
      <w:tblPr>
        <w:tblStyle w:val="TableProcedure"/>
        <w:tblW w:w="9360" w:type="dxa"/>
        <w:jc w:val="center"/>
        <w:tblLayout w:type="fixed"/>
        <w:tblLook w:val="04A0" w:firstRow="1" w:lastRow="0" w:firstColumn="1" w:lastColumn="0" w:noHBand="0" w:noVBand="1"/>
      </w:tblPr>
      <w:tblGrid>
        <w:gridCol w:w="9360"/>
      </w:tblGrid>
      <w:tr w:rsidR="00D01CD3" w14:paraId="00726EEB" w14:textId="77777777" w:rsidTr="009A7309">
        <w:trPr>
          <w:jc w:val="center"/>
        </w:trPr>
        <w:tc>
          <w:tcPr>
            <w:tcW w:w="9576" w:type="dxa"/>
          </w:tcPr>
          <w:p w14:paraId="7726F5AD" w14:textId="1FFD7760" w:rsidR="00D01CD3" w:rsidRDefault="00D01CD3" w:rsidP="009A7309">
            <w:pPr>
              <w:pStyle w:val="ListBullet"/>
            </w:pPr>
            <w:r>
              <w:t>To export all the records as an XLS file, click [</w:t>
            </w:r>
            <w:r w:rsidR="00FA1FA1">
              <w:rPr>
                <w:rStyle w:val="Strong"/>
              </w:rPr>
              <w:t>Export Search Results</w:t>
            </w:r>
            <w:r w:rsidRPr="00222554">
              <w:rPr>
                <w:rStyle w:val="Strong"/>
              </w:rPr>
              <w:t xml:space="preserve"> to Excel</w:t>
            </w:r>
            <w:r>
              <w:t>].</w:t>
            </w:r>
          </w:p>
          <w:p w14:paraId="2CABF818" w14:textId="0209F040" w:rsidR="00D01CD3" w:rsidRDefault="00D01CD3" w:rsidP="009A7309">
            <w:pPr>
              <w:pStyle w:val="ListBullet"/>
            </w:pPr>
            <w:r>
              <w:t>To export all the records as a CSV file, click [</w:t>
            </w:r>
            <w:r w:rsidR="00FA1FA1">
              <w:rPr>
                <w:rStyle w:val="Strong"/>
              </w:rPr>
              <w:t>Export Search Results</w:t>
            </w:r>
            <w:r w:rsidRPr="00222554">
              <w:rPr>
                <w:rStyle w:val="Strong"/>
              </w:rPr>
              <w:t xml:space="preserve"> to CSV</w:t>
            </w:r>
            <w:r>
              <w:t>].</w:t>
            </w:r>
          </w:p>
          <w:p w14:paraId="5C596923" w14:textId="1BB68E4E" w:rsidR="00D01CD3" w:rsidRDefault="00D01CD3" w:rsidP="009A7309">
            <w:pPr>
              <w:pStyle w:val="ListBullet"/>
            </w:pPr>
            <w:r>
              <w:t xml:space="preserve">To export only the filtered records </w:t>
            </w:r>
            <w:r w:rsidR="008C6479">
              <w:t>included i</w:t>
            </w:r>
            <w:r w:rsidR="005975D2">
              <w:t xml:space="preserve">n the table </w:t>
            </w:r>
            <w:r>
              <w:t>as an XLS file, perform a search and click [</w:t>
            </w:r>
            <w:r w:rsidRPr="00222554">
              <w:rPr>
                <w:rStyle w:val="Strong"/>
              </w:rPr>
              <w:t xml:space="preserve">Export </w:t>
            </w:r>
            <w:r w:rsidR="00FA1FA1">
              <w:rPr>
                <w:rStyle w:val="Strong"/>
              </w:rPr>
              <w:t>Current Page</w:t>
            </w:r>
            <w:r w:rsidRPr="00222554">
              <w:rPr>
                <w:rStyle w:val="Strong"/>
              </w:rPr>
              <w:t xml:space="preserve"> to Excel</w:t>
            </w:r>
            <w:r>
              <w:t>].</w:t>
            </w:r>
          </w:p>
          <w:p w14:paraId="6D235B4C" w14:textId="00DB6FC0" w:rsidR="00D01CD3" w:rsidRDefault="00D01CD3" w:rsidP="00FA1FA1">
            <w:pPr>
              <w:pStyle w:val="ListBullet"/>
            </w:pPr>
            <w:r>
              <w:t xml:space="preserve">To export only the filtered records </w:t>
            </w:r>
            <w:r w:rsidR="008C6479">
              <w:t>included i</w:t>
            </w:r>
            <w:r w:rsidR="005975D2">
              <w:t xml:space="preserve">n the table </w:t>
            </w:r>
            <w:r>
              <w:t>as a CSV file, perform a search and click [</w:t>
            </w:r>
            <w:r w:rsidRPr="00222554">
              <w:rPr>
                <w:rStyle w:val="Strong"/>
              </w:rPr>
              <w:t xml:space="preserve">Export </w:t>
            </w:r>
            <w:r w:rsidR="00FA1FA1">
              <w:rPr>
                <w:rStyle w:val="Strong"/>
              </w:rPr>
              <w:t>Current Page</w:t>
            </w:r>
            <w:r w:rsidRPr="00222554">
              <w:rPr>
                <w:rStyle w:val="Strong"/>
              </w:rPr>
              <w:t xml:space="preserve"> to CSV</w:t>
            </w:r>
            <w:r>
              <w:t>].</w:t>
            </w:r>
          </w:p>
        </w:tc>
      </w:tr>
    </w:tbl>
    <w:p w14:paraId="4115EE09" w14:textId="77777777" w:rsidR="00D01CD3" w:rsidRPr="00E5509C" w:rsidRDefault="00D01CD3" w:rsidP="00910B75"/>
    <w:p w14:paraId="01599FBF" w14:textId="77777777" w:rsidR="00FE0CC6" w:rsidRDefault="00FE0CC6" w:rsidP="009A7309">
      <w:pPr>
        <w:pStyle w:val="ProcedureIntroduction"/>
      </w:pPr>
      <w:r>
        <w:t>To modify an existing record:</w:t>
      </w:r>
    </w:p>
    <w:tbl>
      <w:tblPr>
        <w:tblStyle w:val="TableProcedure"/>
        <w:tblW w:w="9360" w:type="dxa"/>
        <w:jc w:val="center"/>
        <w:tblLayout w:type="fixed"/>
        <w:tblLook w:val="04A0" w:firstRow="1" w:lastRow="0" w:firstColumn="1" w:lastColumn="0" w:noHBand="0" w:noVBand="1"/>
      </w:tblPr>
      <w:tblGrid>
        <w:gridCol w:w="9360"/>
      </w:tblGrid>
      <w:tr w:rsidR="00FE0CC6" w14:paraId="5CDC34BE" w14:textId="77777777" w:rsidTr="009A7309">
        <w:trPr>
          <w:trHeight w:val="1501"/>
          <w:jc w:val="center"/>
        </w:trPr>
        <w:tc>
          <w:tcPr>
            <w:tcW w:w="9576" w:type="dxa"/>
          </w:tcPr>
          <w:p w14:paraId="66522479" w14:textId="77777777" w:rsidR="00FE0CC6" w:rsidRDefault="00FE0CC6" w:rsidP="00D1375C">
            <w:pPr>
              <w:pStyle w:val="ListParagraph"/>
              <w:numPr>
                <w:ilvl w:val="0"/>
                <w:numId w:val="26"/>
              </w:numPr>
              <w:spacing w:after="80"/>
              <w:ind w:left="360"/>
            </w:pPr>
            <w:r>
              <w:t>In the search results table, click [</w:t>
            </w:r>
            <w:r w:rsidR="00CE386D">
              <w:t xml:space="preserve"> </w:t>
            </w:r>
            <w:r>
              <w:rPr>
                <w:i/>
                <w:noProof/>
              </w:rPr>
              <w:drawing>
                <wp:inline distT="0" distB="0" distL="0" distR="0" wp14:anchorId="5D6293D8" wp14:editId="29CEA767">
                  <wp:extent cx="2286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w:t>
            </w:r>
            <w:r w:rsidR="00CE386D">
              <w:t xml:space="preserve"> f</w:t>
            </w:r>
            <w:r>
              <w:t xml:space="preserve">or a record. The </w:t>
            </w:r>
            <w:r w:rsidR="00862BE8">
              <w:rPr>
                <w:b/>
                <w:i/>
              </w:rPr>
              <w:t>Edit</w:t>
            </w:r>
            <w:r>
              <w:rPr>
                <w:b/>
                <w:i/>
              </w:rPr>
              <w:t xml:space="preserve"> [Record Type] Information</w:t>
            </w:r>
            <w:r>
              <w:t xml:space="preserve"> </w:t>
            </w:r>
            <w:r w:rsidR="00675774">
              <w:t>screen</w:t>
            </w:r>
            <w:r>
              <w:t xml:space="preserve"> </w:t>
            </w:r>
            <w:r w:rsidR="00532417">
              <w:t>appears</w:t>
            </w:r>
            <w:r>
              <w:t>. This</w:t>
            </w:r>
            <w:r w:rsidR="00862BE8">
              <w:t xml:space="preserve"> </w:t>
            </w:r>
            <w:r w:rsidR="00675774">
              <w:t>screen</w:t>
            </w:r>
            <w:r>
              <w:t xml:space="preserve"> is </w:t>
            </w:r>
            <w:r w:rsidR="00862BE8">
              <w:t xml:space="preserve">similar to </w:t>
            </w:r>
            <w:r>
              <w:t xml:space="preserve">the </w:t>
            </w:r>
            <w:r w:rsidR="00675774">
              <w:t>screen</w:t>
            </w:r>
            <w:r>
              <w:t xml:space="preserve"> used for adding new records. </w:t>
            </w:r>
          </w:p>
          <w:p w14:paraId="784E17BD" w14:textId="77777777" w:rsidR="00FE0CC6" w:rsidRDefault="00FE0CC6" w:rsidP="00D1375C">
            <w:pPr>
              <w:pStyle w:val="ListParagraph"/>
              <w:numPr>
                <w:ilvl w:val="0"/>
                <w:numId w:val="26"/>
              </w:numPr>
              <w:spacing w:after="80"/>
              <w:ind w:left="360"/>
            </w:pPr>
            <w:r>
              <w:t xml:space="preserve">You can </w:t>
            </w:r>
            <w:r w:rsidR="00CE386D">
              <w:t>modify</w:t>
            </w:r>
            <w:r>
              <w:t xml:space="preserve"> the record’s information in the available fields. Be sure to adhere to the field requirements described in the appropriate table provided in the </w:t>
            </w:r>
            <w:hyperlink w:anchor="_Managing_Records" w:history="1">
              <w:r w:rsidRPr="004D5AC5">
                <w:rPr>
                  <w:rStyle w:val="Hyperlink"/>
                </w:rPr>
                <w:t>Managing Records</w:t>
              </w:r>
            </w:hyperlink>
            <w:r w:rsidRPr="004D5AC5">
              <w:t xml:space="preserve"> section</w:t>
            </w:r>
            <w:r>
              <w:t xml:space="preserve">. </w:t>
            </w:r>
          </w:p>
          <w:p w14:paraId="66F19489" w14:textId="77777777" w:rsidR="00FE0CC6" w:rsidRDefault="00FE0CC6" w:rsidP="00D1375C">
            <w:pPr>
              <w:pStyle w:val="ListParagraph"/>
              <w:numPr>
                <w:ilvl w:val="0"/>
                <w:numId w:val="26"/>
              </w:numPr>
              <w:spacing w:after="80"/>
              <w:ind w:left="360"/>
            </w:pPr>
            <w:r>
              <w:t>Click [</w:t>
            </w:r>
            <w:r>
              <w:rPr>
                <w:b/>
              </w:rPr>
              <w:t>Save</w:t>
            </w:r>
            <w:r>
              <w:t xml:space="preserve">]. </w:t>
            </w:r>
          </w:p>
        </w:tc>
      </w:tr>
    </w:tbl>
    <w:p w14:paraId="06E04939" w14:textId="77777777" w:rsidR="00FE0CC6" w:rsidRPr="00E5509C" w:rsidRDefault="00FE0CC6" w:rsidP="00910B75"/>
    <w:p w14:paraId="6565CE45" w14:textId="77777777" w:rsidR="00FE0CC6" w:rsidRDefault="00FE0CC6" w:rsidP="00C25F9E">
      <w:pPr>
        <w:pStyle w:val="ProcedureIntroduction"/>
      </w:pPr>
      <w:r>
        <w:t>To delete a record:</w:t>
      </w:r>
    </w:p>
    <w:tbl>
      <w:tblPr>
        <w:tblStyle w:val="TableProcedure"/>
        <w:tblW w:w="9360" w:type="dxa"/>
        <w:jc w:val="center"/>
        <w:tblLayout w:type="fixed"/>
        <w:tblLook w:val="04A0" w:firstRow="1" w:lastRow="0" w:firstColumn="1" w:lastColumn="0" w:noHBand="0" w:noVBand="1"/>
      </w:tblPr>
      <w:tblGrid>
        <w:gridCol w:w="9360"/>
      </w:tblGrid>
      <w:tr w:rsidR="00FE0CC6" w14:paraId="4D822187" w14:textId="77777777" w:rsidTr="009A7309">
        <w:trPr>
          <w:trHeight w:val="1222"/>
          <w:jc w:val="center"/>
        </w:trPr>
        <w:tc>
          <w:tcPr>
            <w:tcW w:w="9576" w:type="dxa"/>
          </w:tcPr>
          <w:p w14:paraId="0DA7209C" w14:textId="77777777" w:rsidR="00FE0CC6" w:rsidRDefault="00FE0CC6" w:rsidP="00D1375C">
            <w:pPr>
              <w:pStyle w:val="ListParagraph"/>
              <w:numPr>
                <w:ilvl w:val="0"/>
                <w:numId w:val="27"/>
              </w:numPr>
              <w:spacing w:after="80"/>
              <w:ind w:left="360"/>
            </w:pPr>
            <w:r>
              <w:t>In the search results table, click [</w:t>
            </w:r>
            <w:r w:rsidR="00CE386D">
              <w:t xml:space="preserve"> </w:t>
            </w:r>
            <w:r>
              <w:rPr>
                <w:i/>
                <w:noProof/>
              </w:rPr>
              <w:drawing>
                <wp:inline distT="0" distB="0" distL="0" distR="0" wp14:anchorId="77F8DD67" wp14:editId="2152A118">
                  <wp:extent cx="228600" cy="235019"/>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35019"/>
                          </a:xfrm>
                          <a:prstGeom prst="rect">
                            <a:avLst/>
                          </a:prstGeom>
                          <a:noFill/>
                          <a:ln>
                            <a:noFill/>
                          </a:ln>
                        </pic:spPr>
                      </pic:pic>
                    </a:graphicData>
                  </a:graphic>
                </wp:inline>
              </w:drawing>
            </w:r>
            <w:r>
              <w:t>] for a record. A warning message appear</w:t>
            </w:r>
            <w:r w:rsidR="00BE368D">
              <w:t>s</w:t>
            </w:r>
            <w:r>
              <w:t>, asking you to verify the action.</w:t>
            </w:r>
          </w:p>
          <w:p w14:paraId="5F9AB798" w14:textId="77777777" w:rsidR="00FE0CC6" w:rsidRDefault="00FE0CC6" w:rsidP="00D1375C">
            <w:pPr>
              <w:pStyle w:val="ListParagraph"/>
              <w:numPr>
                <w:ilvl w:val="0"/>
                <w:numId w:val="27"/>
              </w:numPr>
              <w:spacing w:after="80"/>
              <w:ind w:left="360"/>
            </w:pPr>
            <w:r>
              <w:t>In the warning dialog box, click [</w:t>
            </w:r>
            <w:r>
              <w:rPr>
                <w:b/>
              </w:rPr>
              <w:t>OK</w:t>
            </w:r>
            <w:r>
              <w:t xml:space="preserve">]. The record will be removed from </w:t>
            </w:r>
            <w:r w:rsidR="00DD7873">
              <w:t>ART</w:t>
            </w:r>
            <w:r>
              <w:t xml:space="preserve">. </w:t>
            </w:r>
            <w:r>
              <w:rPr>
                <w:b/>
              </w:rPr>
              <w:t>Caution: This action cannot be undone.</w:t>
            </w:r>
          </w:p>
        </w:tc>
      </w:tr>
    </w:tbl>
    <w:p w14:paraId="144D13AF" w14:textId="77777777" w:rsidR="00F368C8" w:rsidRPr="00E5509C" w:rsidRDefault="00F368C8" w:rsidP="00910B75"/>
    <w:tbl>
      <w:tblPr>
        <w:tblStyle w:val="TableNote"/>
        <w:tblW w:w="0" w:type="auto"/>
        <w:tblLayout w:type="fixed"/>
        <w:tblLook w:val="04A0" w:firstRow="1" w:lastRow="0" w:firstColumn="1" w:lastColumn="0" w:noHBand="0" w:noVBand="1"/>
      </w:tblPr>
      <w:tblGrid>
        <w:gridCol w:w="720"/>
        <w:gridCol w:w="8640"/>
      </w:tblGrid>
      <w:tr w:rsidR="00F368C8" w:rsidRPr="00D47004" w14:paraId="1614A9F5" w14:textId="77777777" w:rsidTr="00910B75">
        <w:trPr>
          <w:trHeight w:val="341"/>
        </w:trPr>
        <w:tc>
          <w:tcPr>
            <w:tcW w:w="720" w:type="dxa"/>
          </w:tcPr>
          <w:p w14:paraId="6BF8D9AB" w14:textId="77777777" w:rsidR="00F368C8" w:rsidRPr="00D47004" w:rsidRDefault="003E7621" w:rsidP="00910B75">
            <w:pPr>
              <w:pStyle w:val="NoteIcon"/>
            </w:pPr>
            <w:r>
              <w:drawing>
                <wp:inline distT="0" distB="0" distL="0" distR="0" wp14:anchorId="79FAE61D" wp14:editId="295AE2EB">
                  <wp:extent cx="292608" cy="240988"/>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44C35EB2" w14:textId="77777777" w:rsidR="00F368C8" w:rsidRPr="00D47004" w:rsidRDefault="00F368C8" w:rsidP="00A30752">
            <w:pPr>
              <w:pStyle w:val="NoteText"/>
              <w:rPr>
                <w:i/>
              </w:rPr>
            </w:pPr>
            <w:r w:rsidRPr="0076656D">
              <w:rPr>
                <w:rStyle w:val="Strong"/>
              </w:rPr>
              <w:t>Caution:</w:t>
            </w:r>
            <w:r w:rsidRPr="00D47004">
              <w:t xml:space="preserve"> If </w:t>
            </w:r>
            <w:r>
              <w:t xml:space="preserve">you delete the record for a parent </w:t>
            </w:r>
            <w:r w:rsidR="00CE386D">
              <w:t>entity</w:t>
            </w:r>
            <w:r>
              <w:t xml:space="preserve">, then all the child </w:t>
            </w:r>
            <w:r w:rsidR="00CE386D">
              <w:t>entities</w:t>
            </w:r>
            <w:r>
              <w:t xml:space="preserve"> that belong to that parent will also be removed from </w:t>
            </w:r>
            <w:r w:rsidR="00DD7873">
              <w:t>ART</w:t>
            </w:r>
            <w:r>
              <w:t xml:space="preserve">. For example, if you delete a district record from </w:t>
            </w:r>
            <w:r w:rsidR="00DD7873">
              <w:t>ART</w:t>
            </w:r>
            <w:r>
              <w:t xml:space="preserve">, then all the </w:t>
            </w:r>
            <w:r w:rsidR="00CE386D">
              <w:t>institutions</w:t>
            </w:r>
            <w:r>
              <w:t xml:space="preserve"> that belong to that district </w:t>
            </w:r>
            <w:r w:rsidR="00A30752">
              <w:t>are also</w:t>
            </w:r>
            <w:r>
              <w:t xml:space="preserve"> deleted.</w:t>
            </w:r>
          </w:p>
        </w:tc>
      </w:tr>
    </w:tbl>
    <w:p w14:paraId="31C8E6EF" w14:textId="77777777" w:rsidR="00675774" w:rsidRDefault="00675774" w:rsidP="00675774">
      <w:pPr>
        <w:pStyle w:val="Heading3"/>
      </w:pPr>
      <w:bookmarkStart w:id="371" w:name="_Managing_Records"/>
      <w:bookmarkStart w:id="372" w:name="_Toc391560316"/>
      <w:bookmarkStart w:id="373" w:name="_Toc433196089"/>
      <w:bookmarkEnd w:id="371"/>
      <w:r>
        <w:t>About Data Columns and Edit Fields.</w:t>
      </w:r>
      <w:bookmarkEnd w:id="372"/>
      <w:bookmarkEnd w:id="373"/>
    </w:p>
    <w:p w14:paraId="03502AE1" w14:textId="77777777" w:rsidR="00675774" w:rsidRDefault="00675774" w:rsidP="00675774">
      <w:pPr>
        <w:keepNext/>
      </w:pPr>
      <w:r>
        <w:t xml:space="preserve">For a given record type, the fields displayed on the </w:t>
      </w:r>
      <w:r w:rsidR="002748D7">
        <w:rPr>
          <w:b/>
          <w:i/>
        </w:rPr>
        <w:t>Add</w:t>
      </w:r>
      <w:r>
        <w:rPr>
          <w:b/>
          <w:i/>
        </w:rPr>
        <w:t xml:space="preserve"> [Record] Information</w:t>
      </w:r>
      <w:r>
        <w:t xml:space="preserve"> </w:t>
      </w:r>
      <w:r w:rsidR="002748D7">
        <w:t xml:space="preserve">and </w:t>
      </w:r>
      <w:r w:rsidR="002748D7" w:rsidRPr="002748D7">
        <w:rPr>
          <w:b/>
          <w:i/>
        </w:rPr>
        <w:t>Edit [Record] Information</w:t>
      </w:r>
      <w:r w:rsidR="002748D7">
        <w:t xml:space="preserve"> screens</w:t>
      </w:r>
      <w:r>
        <w:t xml:space="preserve"> correspond with </w:t>
      </w:r>
      <w:r w:rsidR="002748D7">
        <w:t>the data</w:t>
      </w:r>
      <w:r>
        <w:t xml:space="preserve"> columns included in the template used </w:t>
      </w:r>
      <w:r w:rsidR="002748D7">
        <w:t>to upload</w:t>
      </w:r>
      <w:r>
        <w:t xml:space="preserve"> that same record type.</w:t>
      </w:r>
      <w:r w:rsidR="00A30752">
        <w:t xml:space="preserve"> Column labels</w:t>
      </w:r>
      <w:r w:rsidR="002748D7">
        <w:t xml:space="preserve"> on the template </w:t>
      </w:r>
      <w:r w:rsidR="00A30752">
        <w:t>use</w:t>
      </w:r>
      <w:r w:rsidR="002748D7">
        <w:t xml:space="preserve"> CamelCase, while fields on the </w:t>
      </w:r>
      <w:r w:rsidR="002748D7">
        <w:rPr>
          <w:b/>
          <w:i/>
        </w:rPr>
        <w:t xml:space="preserve">Add [Record Type] Information </w:t>
      </w:r>
      <w:r w:rsidR="00F3377E">
        <w:t xml:space="preserve">and </w:t>
      </w:r>
      <w:r w:rsidR="00F3377E" w:rsidRPr="002748D7">
        <w:rPr>
          <w:b/>
          <w:i/>
        </w:rPr>
        <w:t>Edit [Record] Information</w:t>
      </w:r>
      <w:r w:rsidR="00F3377E">
        <w:t xml:space="preserve"> screens </w:t>
      </w:r>
      <w:r w:rsidR="00A30752">
        <w:t>use</w:t>
      </w:r>
      <w:r w:rsidR="002748D7">
        <w:t xml:space="preserve"> Title Case. Otherwise, these labels are </w:t>
      </w:r>
      <w:r w:rsidR="00EA3AE8">
        <w:t xml:space="preserve">usually </w:t>
      </w:r>
      <w:r w:rsidR="002748D7">
        <w:t>identical.</w:t>
      </w:r>
    </w:p>
    <w:p w14:paraId="3589BB3A" w14:textId="4F8743F4" w:rsidR="00180DA4" w:rsidRPr="00451626" w:rsidRDefault="00180DA4" w:rsidP="00675774">
      <w:pPr>
        <w:keepNext/>
      </w:pPr>
      <w:r>
        <w:t>For example,</w:t>
      </w:r>
      <w:r w:rsidR="00F3377E">
        <w:t xml:space="preserve"> the </w:t>
      </w:r>
      <w:r w:rsidR="00F3377E" w:rsidRPr="00F3377E">
        <w:rPr>
          <w:b/>
          <w:i/>
        </w:rPr>
        <w:t>Add District Information</w:t>
      </w:r>
      <w:r w:rsidR="00F3377E">
        <w:t xml:space="preserve"> screen </w:t>
      </w:r>
      <w:r w:rsidR="00982AAF">
        <w:t>includes</w:t>
      </w:r>
      <w:r w:rsidR="00F3377E">
        <w:t xml:space="preserve"> the </w:t>
      </w:r>
      <w:r w:rsidR="00F3377E" w:rsidRPr="00F3377E">
        <w:rPr>
          <w:i/>
        </w:rPr>
        <w:t>Organization Name</w:t>
      </w:r>
      <w:r w:rsidR="00F3377E">
        <w:t xml:space="preserve"> field. The corresponding column on the District template is “OrganizationName.”</w:t>
      </w:r>
      <w:r w:rsidR="00451626">
        <w:t xml:space="preserve"> See </w:t>
      </w:r>
      <w:r w:rsidR="00451626" w:rsidRPr="006A609D">
        <w:rPr>
          <w:rStyle w:val="CrossReference"/>
        </w:rPr>
        <w:fldChar w:fldCharType="begin"/>
      </w:r>
      <w:r w:rsidR="006A609D" w:rsidRPr="006A609D">
        <w:rPr>
          <w:rStyle w:val="CrossReference"/>
        </w:rPr>
        <w:instrText xml:space="preserve"> REF _Ref389648237 \* MERGEFORMAT \h</w:instrText>
      </w:r>
      <w:r w:rsidR="00451626" w:rsidRPr="006A609D">
        <w:rPr>
          <w:rStyle w:val="CrossReference"/>
        </w:rPr>
      </w:r>
      <w:r w:rsidR="00451626" w:rsidRPr="006A609D">
        <w:rPr>
          <w:rStyle w:val="CrossReference"/>
        </w:rPr>
        <w:fldChar w:fldCharType="separate"/>
      </w:r>
      <w:ins w:id="374" w:author="Jamika D. Burge" w:date="2015-11-24T15:06:00Z">
        <w:r w:rsidR="00211B29" w:rsidRPr="00211B29">
          <w:rPr>
            <w:rStyle w:val="CrossReference"/>
            <w:rPrChange w:id="375" w:author="Jamika D. Burge" w:date="2015-11-24T15:06:00Z">
              <w:rPr/>
            </w:rPrChange>
          </w:rPr>
          <w:t>Figure 20</w:t>
        </w:r>
      </w:ins>
      <w:del w:id="376" w:author="Jamika D. Burge" w:date="2015-11-24T15:06:00Z">
        <w:r w:rsidR="00ED0EE4" w:rsidRPr="00ED0EE4" w:rsidDel="00211B29">
          <w:rPr>
            <w:rStyle w:val="CrossReference"/>
          </w:rPr>
          <w:delText>Figure 20</w:delText>
        </w:r>
      </w:del>
      <w:r w:rsidR="00451626" w:rsidRPr="006A609D">
        <w:rPr>
          <w:rStyle w:val="CrossReference"/>
        </w:rPr>
        <w:fldChar w:fldCharType="end"/>
      </w:r>
      <w:r w:rsidR="00EF6F0C">
        <w:t>.</w:t>
      </w:r>
    </w:p>
    <w:p w14:paraId="7FE07078" w14:textId="77777777" w:rsidR="00982AAF" w:rsidRDefault="00982AAF" w:rsidP="00675774">
      <w:pPr>
        <w:keepNext/>
      </w:pPr>
    </w:p>
    <w:tbl>
      <w:tblPr>
        <w:tblStyle w:val="TableNote"/>
        <w:tblW w:w="0" w:type="auto"/>
        <w:tblLayout w:type="fixed"/>
        <w:tblLook w:val="04A0" w:firstRow="1" w:lastRow="0" w:firstColumn="1" w:lastColumn="0" w:noHBand="0" w:noVBand="1"/>
      </w:tblPr>
      <w:tblGrid>
        <w:gridCol w:w="720"/>
        <w:gridCol w:w="8640"/>
      </w:tblGrid>
      <w:tr w:rsidR="00982AAF" w14:paraId="3ABD07E8" w14:textId="77777777" w:rsidTr="00926E3F">
        <w:trPr>
          <w:trHeight w:val="581"/>
        </w:trPr>
        <w:tc>
          <w:tcPr>
            <w:tcW w:w="720" w:type="dxa"/>
          </w:tcPr>
          <w:p w14:paraId="6047989D" w14:textId="77777777" w:rsidR="00982AAF" w:rsidRDefault="003E7621" w:rsidP="00926E3F">
            <w:pPr>
              <w:pStyle w:val="NoteIcon"/>
            </w:pPr>
            <w:r>
              <w:rPr>
                <w:sz w:val="20"/>
                <w:szCs w:val="20"/>
              </w:rPr>
              <w:drawing>
                <wp:inline distT="0" distB="0" distL="0" distR="0" wp14:anchorId="1EC018EE" wp14:editId="4A8927D8">
                  <wp:extent cx="292608" cy="39474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5B6A3F7" w14:textId="77777777" w:rsidR="00982AAF" w:rsidRPr="003A3841" w:rsidRDefault="00982AAF" w:rsidP="00690CE7">
            <w:pPr>
              <w:pStyle w:val="NoteText"/>
              <w:rPr>
                <w:rStyle w:val="Emphasis"/>
                <w:i w:val="0"/>
              </w:rPr>
            </w:pPr>
            <w:r>
              <w:t xml:space="preserve">The “Delete” column in upload templates does not have a corresponding field on the </w:t>
            </w:r>
            <w:r>
              <w:rPr>
                <w:b/>
                <w:i/>
              </w:rPr>
              <w:t>Add [Record] Information</w:t>
            </w:r>
            <w:r>
              <w:t xml:space="preserve"> and </w:t>
            </w:r>
            <w:r w:rsidRPr="002748D7">
              <w:rPr>
                <w:b/>
                <w:i/>
              </w:rPr>
              <w:t>Edit [Record] Information</w:t>
            </w:r>
            <w:r>
              <w:t xml:space="preserve"> screens, because</w:t>
            </w:r>
            <w:r w:rsidR="00690CE7">
              <w:t xml:space="preserve"> individual</w:t>
            </w:r>
            <w:r>
              <w:t xml:space="preserve"> record</w:t>
            </w:r>
            <w:r w:rsidR="00690CE7">
              <w:t xml:space="preserve">s are deleted directly from the search results table on their </w:t>
            </w:r>
            <w:r w:rsidR="00690CE7" w:rsidRPr="00690CE7">
              <w:rPr>
                <w:b/>
                <w:i/>
              </w:rPr>
              <w:t>Create/Modify</w:t>
            </w:r>
            <w:r w:rsidR="00690CE7">
              <w:t xml:space="preserve"> screen.</w:t>
            </w:r>
          </w:p>
        </w:tc>
      </w:tr>
    </w:tbl>
    <w:p w14:paraId="00E52C92" w14:textId="77777777" w:rsidR="00982AAF" w:rsidRPr="002748D7" w:rsidRDefault="00982AAF" w:rsidP="00675774">
      <w:pPr>
        <w:keepNext/>
      </w:pPr>
    </w:p>
    <w:p w14:paraId="72EB95FB" w14:textId="77777777" w:rsidR="002748D7" w:rsidRDefault="002748D7" w:rsidP="002748D7">
      <w:pPr>
        <w:pStyle w:val="Caption"/>
        <w:keepNext/>
      </w:pPr>
      <w:bookmarkStart w:id="377" w:name="_Ref389648237"/>
      <w:bookmarkStart w:id="378" w:name="_Toc391560256"/>
      <w:bookmarkStart w:id="379" w:name="_Toc433196163"/>
      <w:r>
        <w:t xml:space="preserve">Figure </w:t>
      </w:r>
      <w:r w:rsidR="008A2B77">
        <w:fldChar w:fldCharType="begin"/>
      </w:r>
      <w:r w:rsidR="008A2B77">
        <w:instrText xml:space="preserve"> SEQ Figure \* ARABIC </w:instrText>
      </w:r>
      <w:r w:rsidR="008A2B77">
        <w:fldChar w:fldCharType="separate"/>
      </w:r>
      <w:r w:rsidR="00211B29">
        <w:rPr>
          <w:noProof/>
        </w:rPr>
        <w:t>20</w:t>
      </w:r>
      <w:r w:rsidR="008A2B77">
        <w:rPr>
          <w:noProof/>
        </w:rPr>
        <w:fldChar w:fldCharType="end"/>
      </w:r>
      <w:bookmarkEnd w:id="377"/>
      <w:r>
        <w:t xml:space="preserve">. </w:t>
      </w:r>
      <w:r w:rsidR="008D7C4D">
        <w:t xml:space="preserve">Comparison Between Labels for Edit Fields and </w:t>
      </w:r>
      <w:r w:rsidR="005670D9">
        <w:t>Data Columns</w:t>
      </w:r>
      <w:bookmarkEnd w:id="378"/>
      <w:bookmarkEnd w:id="379"/>
    </w:p>
    <w:p w14:paraId="52E5C02F" w14:textId="77777777" w:rsidR="002748D7" w:rsidRDefault="00524084" w:rsidP="00EF6F0C">
      <w:pPr>
        <w:pStyle w:val="Image"/>
      </w:pPr>
      <w:r>
        <w:drawing>
          <wp:inline distT="0" distB="0" distL="0" distR="0" wp14:anchorId="0ACA6AF4" wp14:editId="1275D22F">
            <wp:extent cx="5486400" cy="1593602"/>
            <wp:effectExtent l="19050" t="19050" r="19050" b="2603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593602"/>
                    </a:xfrm>
                    <a:prstGeom prst="rect">
                      <a:avLst/>
                    </a:prstGeom>
                    <a:noFill/>
                    <a:ln>
                      <a:solidFill>
                        <a:schemeClr val="bg1">
                          <a:lumMod val="65000"/>
                        </a:schemeClr>
                      </a:solidFill>
                    </a:ln>
                  </pic:spPr>
                </pic:pic>
              </a:graphicData>
            </a:graphic>
          </wp:inline>
        </w:drawing>
      </w:r>
    </w:p>
    <w:p w14:paraId="530AB625" w14:textId="77777777" w:rsidR="004D5AC5" w:rsidRDefault="004D5AC5" w:rsidP="002C06EC">
      <w:pPr>
        <w:pStyle w:val="Heading2"/>
      </w:pPr>
      <w:bookmarkStart w:id="380" w:name="_Toc391560317"/>
      <w:bookmarkStart w:id="381" w:name="_Toc433196090"/>
      <w:r>
        <w:t>Managing Records</w:t>
      </w:r>
      <w:bookmarkEnd w:id="380"/>
      <w:bookmarkEnd w:id="381"/>
    </w:p>
    <w:p w14:paraId="5CFA98EF" w14:textId="77777777" w:rsidR="00F368C8" w:rsidRPr="00F368C8" w:rsidRDefault="00BE2B90" w:rsidP="005D272A">
      <w:pPr>
        <w:keepNext/>
      </w:pPr>
      <w:r>
        <w:t xml:space="preserve">The </w:t>
      </w:r>
      <w:r w:rsidR="00766D6E">
        <w:t xml:space="preserve">following </w:t>
      </w:r>
      <w:r w:rsidR="001C53D1">
        <w:t>section</w:t>
      </w:r>
      <w:r w:rsidR="00766D6E">
        <w:t>s</w:t>
      </w:r>
      <w:r w:rsidR="001C53D1">
        <w:t xml:space="preserve"> </w:t>
      </w:r>
      <w:r w:rsidR="005975D2">
        <w:t xml:space="preserve">provide instructions for </w:t>
      </w:r>
      <w:r w:rsidR="00766D6E">
        <w:t xml:space="preserve">creating or modifying the various record types, and also provide detailed information </w:t>
      </w:r>
      <w:r w:rsidR="004333CE">
        <w:t xml:space="preserve">about </w:t>
      </w:r>
      <w:r w:rsidR="00766D6E">
        <w:t>creating, modifying, or deleting record</w:t>
      </w:r>
      <w:r w:rsidR="00164ED3">
        <w:t>s</w:t>
      </w:r>
      <w:r w:rsidR="00766D6E">
        <w:t xml:space="preserve"> through file uploads</w:t>
      </w:r>
      <w:r w:rsidR="005975D2">
        <w:t xml:space="preserve">. </w:t>
      </w:r>
    </w:p>
    <w:p w14:paraId="14C9ED75" w14:textId="77777777" w:rsidR="00482D83" w:rsidRDefault="009C3174" w:rsidP="00766D6E">
      <w:pPr>
        <w:pStyle w:val="Heading3"/>
      </w:pPr>
      <w:bookmarkStart w:id="382" w:name="_Toc391560318"/>
      <w:bookmarkStart w:id="383" w:name="_Toc433196091"/>
      <w:r>
        <w:t>Managing</w:t>
      </w:r>
      <w:r w:rsidR="002C06EC">
        <w:t xml:space="preserve"> State Groups</w:t>
      </w:r>
      <w:r w:rsidR="00482D83">
        <w:t>.</w:t>
      </w:r>
      <w:bookmarkEnd w:id="382"/>
      <w:bookmarkEnd w:id="383"/>
    </w:p>
    <w:p w14:paraId="21A752CF" w14:textId="77777777" w:rsidR="000E0D32" w:rsidRPr="005D272A" w:rsidRDefault="009C3174" w:rsidP="005D272A">
      <w:pPr>
        <w:keepNext/>
      </w:pPr>
      <w:r>
        <w:t xml:space="preserve">When building the hierarchy of entities in </w:t>
      </w:r>
      <w:r w:rsidR="00DD7873">
        <w:t>ART</w:t>
      </w:r>
      <w:r>
        <w:t>, you must start at the state or state group level.</w:t>
      </w:r>
      <w:r w:rsidR="003D0EB6">
        <w:t xml:space="preserve"> </w:t>
      </w:r>
      <w:r>
        <w:t>A state group consists of multiple states that are associated together</w:t>
      </w:r>
      <w:r w:rsidR="0070766E">
        <w:t xml:space="preserve"> and belong to the same</w:t>
      </w:r>
      <w:r w:rsidR="00E0140A" w:rsidRPr="00E0140A">
        <w:t xml:space="preserve"> client</w:t>
      </w:r>
      <w:r w:rsidR="000E0D32" w:rsidRPr="00E0140A">
        <w:t>.</w:t>
      </w:r>
    </w:p>
    <w:p w14:paraId="2B20969C" w14:textId="77777777" w:rsidR="00937B11" w:rsidRPr="004B16D1" w:rsidRDefault="009C3174" w:rsidP="0095643F">
      <w:pPr>
        <w:keepNext/>
        <w:rPr>
          <w:i/>
        </w:rPr>
      </w:pPr>
      <w:r w:rsidRPr="009C3174">
        <w:rPr>
          <w:i/>
        </w:rPr>
        <w:t xml:space="preserve">Note: </w:t>
      </w:r>
      <w:r w:rsidR="00937B11" w:rsidRPr="009C3174">
        <w:rPr>
          <w:i/>
        </w:rPr>
        <w:t xml:space="preserve">The </w:t>
      </w:r>
      <w:r>
        <w:rPr>
          <w:i/>
        </w:rPr>
        <w:t>actions</w:t>
      </w:r>
      <w:r w:rsidR="00937B11" w:rsidRPr="009C3174">
        <w:rPr>
          <w:i/>
        </w:rPr>
        <w:t xml:space="preserve"> described in this section are available to </w:t>
      </w:r>
      <w:r w:rsidR="005C2571">
        <w:rPr>
          <w:i/>
        </w:rPr>
        <w:t>users</w:t>
      </w:r>
      <w:r w:rsidR="00937B11" w:rsidRPr="009C3174">
        <w:rPr>
          <w:i/>
        </w:rPr>
        <w:t xml:space="preserve"> </w:t>
      </w:r>
      <w:r>
        <w:rPr>
          <w:i/>
        </w:rPr>
        <w:t>with a client-level role</w:t>
      </w:r>
      <w:r w:rsidR="00937B11" w:rsidRPr="009C3174">
        <w:rPr>
          <w:i/>
        </w:rPr>
        <w:t>.</w:t>
      </w:r>
    </w:p>
    <w:tbl>
      <w:tblPr>
        <w:tblStyle w:val="TableNote"/>
        <w:tblW w:w="0" w:type="auto"/>
        <w:tblLayout w:type="fixed"/>
        <w:tblLook w:val="04A0" w:firstRow="1" w:lastRow="0" w:firstColumn="1" w:lastColumn="0" w:noHBand="0" w:noVBand="1"/>
      </w:tblPr>
      <w:tblGrid>
        <w:gridCol w:w="720"/>
        <w:gridCol w:w="8640"/>
      </w:tblGrid>
      <w:tr w:rsidR="00332BB0" w14:paraId="51C946EA" w14:textId="77777777" w:rsidTr="002677FA">
        <w:trPr>
          <w:trHeight w:val="581"/>
        </w:trPr>
        <w:tc>
          <w:tcPr>
            <w:tcW w:w="720" w:type="dxa"/>
          </w:tcPr>
          <w:p w14:paraId="1C3E961F" w14:textId="77777777" w:rsidR="00332BB0" w:rsidRDefault="00332BB0" w:rsidP="002677FA">
            <w:pPr>
              <w:pStyle w:val="NoteIcon"/>
              <w:keepNext/>
            </w:pPr>
            <w:r w:rsidRPr="004B16D1">
              <w:rPr>
                <w:sz w:val="20"/>
                <w:szCs w:val="20"/>
              </w:rPr>
              <w:drawing>
                <wp:inline distT="0" distB="0" distL="0" distR="0" wp14:anchorId="4D0D09C0" wp14:editId="083BD8D4">
                  <wp:extent cx="292608" cy="3947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811E6A0" w14:textId="77777777" w:rsidR="00332BB0" w:rsidRPr="007A1FC3" w:rsidRDefault="00332BB0" w:rsidP="00332BB0">
            <w:pPr>
              <w:pStyle w:val="NoteText"/>
              <w:keepNext/>
              <w:rPr>
                <w:rStyle w:val="Emphasis"/>
                <w:i w:val="0"/>
                <w:iCs w:val="0"/>
                <w:sz w:val="20"/>
                <w:szCs w:val="20"/>
              </w:rPr>
            </w:pPr>
            <w:r>
              <w:t xml:space="preserve">All entity group levels in the Smarter Balanced Consortium hierarchy are optional. You can configure and rename these entity group levels. </w:t>
            </w:r>
          </w:p>
        </w:tc>
      </w:tr>
    </w:tbl>
    <w:p w14:paraId="31B26117" w14:textId="77777777" w:rsidR="00482D83" w:rsidRDefault="002C06EC" w:rsidP="009C3174">
      <w:pPr>
        <w:pStyle w:val="Heading4"/>
      </w:pPr>
      <w:bookmarkStart w:id="384" w:name="_Toc391560319"/>
      <w:bookmarkStart w:id="385" w:name="_Toc433196092"/>
      <w:r>
        <w:t xml:space="preserve">Create or </w:t>
      </w:r>
      <w:r w:rsidR="00E773CA">
        <w:t>modify state groups</w:t>
      </w:r>
      <w:r w:rsidR="00482D83">
        <w:t>.</w:t>
      </w:r>
      <w:bookmarkEnd w:id="384"/>
      <w:bookmarkEnd w:id="385"/>
    </w:p>
    <w:p w14:paraId="23438048" w14:textId="77777777" w:rsidR="005C2571" w:rsidRDefault="005C2571" w:rsidP="009A7309">
      <w:pPr>
        <w:pStyle w:val="ImageCaption"/>
      </w:pPr>
      <w:bookmarkStart w:id="386" w:name="_Toc391560257"/>
      <w:bookmarkStart w:id="387" w:name="_Toc433196164"/>
      <w:r>
        <w:t xml:space="preserve">Figure </w:t>
      </w:r>
      <w:r w:rsidR="008A2B77">
        <w:fldChar w:fldCharType="begin"/>
      </w:r>
      <w:r w:rsidR="008A2B77">
        <w:instrText xml:space="preserve"> SEQ Figure \* ARABIC </w:instrText>
      </w:r>
      <w:r w:rsidR="008A2B77">
        <w:fldChar w:fldCharType="separate"/>
      </w:r>
      <w:r w:rsidR="00211B29">
        <w:rPr>
          <w:noProof/>
        </w:rPr>
        <w:t>21</w:t>
      </w:r>
      <w:r w:rsidR="008A2B77">
        <w:rPr>
          <w:noProof/>
        </w:rPr>
        <w:fldChar w:fldCharType="end"/>
      </w:r>
      <w:r>
        <w:t xml:space="preserve">. Group of States Search </w:t>
      </w:r>
      <w:r w:rsidR="00862BE8">
        <w:t>Screen</w:t>
      </w:r>
      <w:bookmarkEnd w:id="386"/>
      <w:bookmarkEnd w:id="387"/>
    </w:p>
    <w:p w14:paraId="6F9D0439" w14:textId="77777777" w:rsidR="005C2571" w:rsidRPr="005C2571" w:rsidRDefault="005C2571" w:rsidP="00545E13">
      <w:pPr>
        <w:pStyle w:val="Image"/>
      </w:pPr>
      <w:r>
        <w:drawing>
          <wp:inline distT="0" distB="0" distL="0" distR="0" wp14:anchorId="7AF9FAD4" wp14:editId="63189199">
            <wp:extent cx="5486400" cy="2638247"/>
            <wp:effectExtent l="19050" t="19050" r="1905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86400" cy="2638247"/>
                    </a:xfrm>
                    <a:prstGeom prst="rect">
                      <a:avLst/>
                    </a:prstGeom>
                    <a:noFill/>
                    <a:ln>
                      <a:solidFill>
                        <a:schemeClr val="bg1">
                          <a:lumMod val="65000"/>
                        </a:schemeClr>
                      </a:solidFill>
                    </a:ln>
                  </pic:spPr>
                </pic:pic>
              </a:graphicData>
            </a:graphic>
          </wp:inline>
        </w:drawing>
      </w:r>
    </w:p>
    <w:p w14:paraId="75B7F624" w14:textId="77777777" w:rsidR="00E85553" w:rsidRDefault="00E85553" w:rsidP="00E85553">
      <w:pPr>
        <w:pStyle w:val="ProcedureIntroduction"/>
      </w:pPr>
      <w:r>
        <w:t>To create a</w:t>
      </w:r>
      <w:r w:rsidR="009C3174">
        <w:t xml:space="preserve"> </w:t>
      </w:r>
      <w:r>
        <w:t>state group:</w:t>
      </w:r>
    </w:p>
    <w:tbl>
      <w:tblPr>
        <w:tblStyle w:val="TableProcedure"/>
        <w:tblW w:w="9360" w:type="dxa"/>
        <w:jc w:val="center"/>
        <w:tblLayout w:type="fixed"/>
        <w:tblLook w:val="04A0" w:firstRow="1" w:lastRow="0" w:firstColumn="1" w:lastColumn="0" w:noHBand="0" w:noVBand="1"/>
      </w:tblPr>
      <w:tblGrid>
        <w:gridCol w:w="9360"/>
      </w:tblGrid>
      <w:tr w:rsidR="00E85553" w14:paraId="78739BE3" w14:textId="77777777" w:rsidTr="00E85553">
        <w:trPr>
          <w:jc w:val="center"/>
        </w:trPr>
        <w:tc>
          <w:tcPr>
            <w:tcW w:w="9576" w:type="dxa"/>
          </w:tcPr>
          <w:p w14:paraId="2D6AB199" w14:textId="77777777" w:rsidR="00E85553" w:rsidRDefault="006C3C1E" w:rsidP="00D1375C">
            <w:pPr>
              <w:pStyle w:val="ListNumber"/>
              <w:numPr>
                <w:ilvl w:val="0"/>
                <w:numId w:val="20"/>
              </w:numPr>
            </w:pPr>
            <w:r>
              <w:t xml:space="preserve">On </w:t>
            </w:r>
            <w:r w:rsidR="00E85553">
              <w:t xml:space="preserve">the </w:t>
            </w:r>
            <w:r w:rsidR="00DD7873">
              <w:t>ART</w:t>
            </w:r>
            <w:r w:rsidR="00E85553">
              <w:t xml:space="preserve"> </w:t>
            </w:r>
            <w:r w:rsidR="00926E3F">
              <w:t>home screen</w:t>
            </w:r>
            <w:r w:rsidR="00E85553">
              <w:t>, click [</w:t>
            </w:r>
            <w:r w:rsidR="00E85553" w:rsidRPr="00D108A9">
              <w:rPr>
                <w:rStyle w:val="Strong"/>
              </w:rPr>
              <w:t>Create/Modify Institution</w:t>
            </w:r>
            <w:r w:rsidR="00A30752">
              <w:rPr>
                <w:rStyle w:val="Strong"/>
              </w:rPr>
              <w:t>s</w:t>
            </w:r>
            <w:r w:rsidR="00E85553">
              <w:t>].</w:t>
            </w:r>
          </w:p>
          <w:p w14:paraId="712C116C" w14:textId="77777777" w:rsidR="00E85553" w:rsidRDefault="009C3174" w:rsidP="00116EB2">
            <w:pPr>
              <w:pStyle w:val="ListNumber"/>
            </w:pPr>
            <w:r>
              <w:t>O</w:t>
            </w:r>
            <w:r w:rsidR="00E85553">
              <w:t xml:space="preserve">n the </w:t>
            </w:r>
            <w:r w:rsidR="00A30752">
              <w:rPr>
                <w:rStyle w:val="IntenseEmphasis"/>
              </w:rPr>
              <w:t>Create/Modify Institutions</w:t>
            </w:r>
            <w:r w:rsidR="00E85553">
              <w:t xml:space="preserve"> screen, </w:t>
            </w:r>
            <w:r>
              <w:t xml:space="preserve">click the </w:t>
            </w:r>
            <w:r w:rsidR="000E4206">
              <w:t>[</w:t>
            </w:r>
            <w:r w:rsidR="000E4206" w:rsidRPr="00D108A9">
              <w:rPr>
                <w:rStyle w:val="Strong"/>
              </w:rPr>
              <w:t>Group</w:t>
            </w:r>
            <w:r w:rsidR="005975D2" w:rsidRPr="00D108A9">
              <w:rPr>
                <w:rStyle w:val="Strong"/>
              </w:rPr>
              <w:t xml:space="preserve"> o</w:t>
            </w:r>
            <w:r w:rsidR="000E4206" w:rsidRPr="00D108A9">
              <w:rPr>
                <w:rStyle w:val="Strong"/>
              </w:rPr>
              <w:t>f</w:t>
            </w:r>
            <w:r w:rsidR="005975D2" w:rsidRPr="00D108A9">
              <w:rPr>
                <w:rStyle w:val="Strong"/>
              </w:rPr>
              <w:t xml:space="preserve"> </w:t>
            </w:r>
            <w:r w:rsidR="000E4206" w:rsidRPr="00D108A9">
              <w:rPr>
                <w:rStyle w:val="Strong"/>
              </w:rPr>
              <w:t>States</w:t>
            </w:r>
            <w:r w:rsidR="000E4206">
              <w:t xml:space="preserve">] link. </w:t>
            </w:r>
          </w:p>
          <w:p w14:paraId="42A54A14" w14:textId="77777777" w:rsidR="000E4206" w:rsidRDefault="000E4206" w:rsidP="00116EB2">
            <w:pPr>
              <w:pStyle w:val="ListNumber"/>
            </w:pPr>
            <w:r>
              <w:t xml:space="preserve">On the </w:t>
            </w:r>
            <w:r w:rsidRPr="000E4206">
              <w:rPr>
                <w:b/>
                <w:i/>
              </w:rPr>
              <w:t>Group of States Search</w:t>
            </w:r>
            <w:r>
              <w:t xml:space="preserve"> screen, click [</w:t>
            </w:r>
            <w:r w:rsidRPr="00D108A9">
              <w:rPr>
                <w:rStyle w:val="Strong"/>
              </w:rPr>
              <w:t>New</w:t>
            </w:r>
            <w:r>
              <w:t>].</w:t>
            </w:r>
          </w:p>
          <w:p w14:paraId="5A17C631" w14:textId="1346B605" w:rsidR="000E4206" w:rsidRDefault="000E4206" w:rsidP="00116EB2">
            <w:pPr>
              <w:pStyle w:val="ListNumber"/>
            </w:pPr>
            <w:r>
              <w:t xml:space="preserve">On the </w:t>
            </w:r>
            <w:r w:rsidRPr="00116EB2">
              <w:rPr>
                <w:b/>
                <w:i/>
              </w:rPr>
              <w:t>Add Group of States Information</w:t>
            </w:r>
            <w:r w:rsidR="00116EB2">
              <w:t xml:space="preserve"> screen</w:t>
            </w:r>
            <w:r>
              <w:t xml:space="preserve">, enter the information for the state group in the provided fields.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ins w:id="388" w:author="Jamika D. Burge" w:date="2015-11-24T15:06:00Z">
              <w:r w:rsidR="00211B29" w:rsidRPr="00211B29">
                <w:rPr>
                  <w:rStyle w:val="CrossReference"/>
                  <w:rPrChange w:id="389" w:author="Jamika D. Burge" w:date="2015-11-24T15:06:00Z">
                    <w:rPr/>
                  </w:rPrChange>
                </w:rPr>
                <w:t>Table 9</w:t>
              </w:r>
            </w:ins>
            <w:del w:id="390" w:author="Jamika D. Burge" w:date="2015-11-24T15:06:00Z">
              <w:r w:rsidR="00ED0EE4" w:rsidRPr="00ED0EE4" w:rsidDel="00211B29">
                <w:rPr>
                  <w:rStyle w:val="CrossReference"/>
                </w:rPr>
                <w:delText>Table 9</w:delText>
              </w:r>
            </w:del>
            <w:r w:rsidRPr="006A609D">
              <w:rPr>
                <w:rStyle w:val="CrossReference"/>
              </w:rPr>
              <w:fldChar w:fldCharType="end"/>
            </w:r>
            <w:r>
              <w:t>.</w:t>
            </w:r>
          </w:p>
          <w:p w14:paraId="5D1B3957" w14:textId="77777777" w:rsidR="000E4206" w:rsidRDefault="00D36B9F" w:rsidP="00516F05">
            <w:pPr>
              <w:pStyle w:val="ListNumber"/>
            </w:pPr>
            <w:r>
              <w:t>Click</w:t>
            </w:r>
            <w:r w:rsidR="000E4206">
              <w:t xml:space="preserve"> [</w:t>
            </w:r>
            <w:r w:rsidR="000E4206" w:rsidRPr="00D108A9">
              <w:rPr>
                <w:rStyle w:val="Strong"/>
              </w:rPr>
              <w:t>Save</w:t>
            </w:r>
            <w:r w:rsidR="000E4206">
              <w:t xml:space="preserve">]. </w:t>
            </w:r>
          </w:p>
        </w:tc>
      </w:tr>
    </w:tbl>
    <w:p w14:paraId="06305924" w14:textId="77777777" w:rsidR="00E85553" w:rsidRDefault="00E85553" w:rsidP="00E85553"/>
    <w:p w14:paraId="07D86F5B" w14:textId="77777777" w:rsidR="000E4206" w:rsidRDefault="000E4206" w:rsidP="005F0242">
      <w:pPr>
        <w:pStyle w:val="ProcedureIntroduction"/>
      </w:pPr>
      <w:r>
        <w:t>To modify a state group:</w:t>
      </w:r>
    </w:p>
    <w:tbl>
      <w:tblPr>
        <w:tblStyle w:val="TableProcedure"/>
        <w:tblW w:w="9360" w:type="dxa"/>
        <w:jc w:val="center"/>
        <w:tblLayout w:type="fixed"/>
        <w:tblLook w:val="04A0" w:firstRow="1" w:lastRow="0" w:firstColumn="1" w:lastColumn="0" w:noHBand="0" w:noVBand="1"/>
      </w:tblPr>
      <w:tblGrid>
        <w:gridCol w:w="9360"/>
      </w:tblGrid>
      <w:tr w:rsidR="000E4206" w14:paraId="5F47EF38" w14:textId="77777777" w:rsidTr="005F0242">
        <w:trPr>
          <w:jc w:val="center"/>
        </w:trPr>
        <w:tc>
          <w:tcPr>
            <w:tcW w:w="9576" w:type="dxa"/>
          </w:tcPr>
          <w:p w14:paraId="1534AF28" w14:textId="77777777" w:rsidR="000E4206" w:rsidRDefault="00C84775" w:rsidP="00D1375C">
            <w:pPr>
              <w:pStyle w:val="ListParagraph"/>
              <w:numPr>
                <w:ilvl w:val="0"/>
                <w:numId w:val="28"/>
              </w:numPr>
              <w:spacing w:after="0"/>
              <w:ind w:left="360"/>
            </w:pPr>
            <w:r>
              <w:t xml:space="preserve">On the </w:t>
            </w:r>
            <w:r w:rsidRPr="000E4206">
              <w:rPr>
                <w:b/>
                <w:i/>
              </w:rPr>
              <w:t>Group of States Search</w:t>
            </w:r>
            <w:r>
              <w:t xml:space="preserve"> screen, </w:t>
            </w:r>
            <w:r w:rsidR="00D36B9F">
              <w:t>search for a</w:t>
            </w:r>
            <w:r w:rsidR="000E4206">
              <w:t xml:space="preserve"> state group record.</w:t>
            </w:r>
          </w:p>
          <w:p w14:paraId="213054BE" w14:textId="77777777" w:rsidR="000E4206" w:rsidRDefault="00C84775" w:rsidP="00D1375C">
            <w:pPr>
              <w:pStyle w:val="ListParagraph"/>
              <w:numPr>
                <w:ilvl w:val="0"/>
                <w:numId w:val="28"/>
              </w:numPr>
              <w:spacing w:after="80"/>
              <w:ind w:left="360"/>
            </w:pPr>
            <w:r>
              <w:t>I</w:t>
            </w:r>
            <w:r w:rsidR="000E4206">
              <w:t xml:space="preserve">n the </w:t>
            </w:r>
            <w:r w:rsidR="00D36B9F">
              <w:t xml:space="preserve">search results table, click </w:t>
            </w:r>
            <w:r w:rsidR="001E6E28">
              <w:t>[</w:t>
            </w:r>
            <w:r w:rsidR="00D36B9F">
              <w:t xml:space="preserve"> </w:t>
            </w:r>
            <w:r w:rsidR="000E4206">
              <w:rPr>
                <w:i/>
                <w:noProof/>
              </w:rPr>
              <w:drawing>
                <wp:inline distT="0" distB="0" distL="0" distR="0" wp14:anchorId="40967AB7" wp14:editId="67EE9A0A">
                  <wp:extent cx="228600" cy="234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0E4206">
              <w:t>]</w:t>
            </w:r>
            <w:r w:rsidR="00D36B9F">
              <w:t xml:space="preserve"> </w:t>
            </w:r>
            <w:r w:rsidR="000E4206">
              <w:t>for a state group record.</w:t>
            </w:r>
          </w:p>
          <w:p w14:paraId="562FD43D" w14:textId="1AC19125" w:rsidR="000E4206" w:rsidRDefault="000E4206" w:rsidP="00D1375C">
            <w:pPr>
              <w:pStyle w:val="ListNumber"/>
              <w:numPr>
                <w:ilvl w:val="0"/>
                <w:numId w:val="28"/>
              </w:numPr>
              <w:ind w:left="360"/>
            </w:pPr>
            <w:r>
              <w:t xml:space="preserve">On the </w:t>
            </w:r>
            <w:r w:rsidR="00116EB2" w:rsidRPr="00116EB2">
              <w:rPr>
                <w:b/>
                <w:i/>
              </w:rPr>
              <w:t>Edit</w:t>
            </w:r>
            <w:r w:rsidRPr="00116EB2">
              <w:rPr>
                <w:b/>
                <w:i/>
              </w:rPr>
              <w:t xml:space="preserve"> Group of States Information</w:t>
            </w:r>
            <w:r w:rsidR="00116EB2">
              <w:t xml:space="preserve"> screen</w:t>
            </w:r>
            <w:r>
              <w:t xml:space="preserve">, </w:t>
            </w:r>
            <w:r w:rsidR="00D36B9F">
              <w:t>modify</w:t>
            </w:r>
            <w:r>
              <w:t xml:space="preserve"> the information for the state group in the provided fields</w:t>
            </w:r>
            <w:r w:rsidR="00371626">
              <w:t xml:space="preserve"> as required</w:t>
            </w:r>
            <w:r>
              <w:t xml:space="preserve">.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ins w:id="391" w:author="Jamika D. Burge" w:date="2015-11-24T15:06:00Z">
              <w:r w:rsidR="00211B29" w:rsidRPr="00211B29">
                <w:rPr>
                  <w:rStyle w:val="CrossReference"/>
                  <w:rPrChange w:id="392" w:author="Jamika D. Burge" w:date="2015-11-24T15:06:00Z">
                    <w:rPr/>
                  </w:rPrChange>
                </w:rPr>
                <w:t>Table 9</w:t>
              </w:r>
            </w:ins>
            <w:del w:id="393" w:author="Jamika D. Burge" w:date="2015-11-24T15:06:00Z">
              <w:r w:rsidR="00ED0EE4" w:rsidRPr="00ED0EE4" w:rsidDel="00211B29">
                <w:rPr>
                  <w:rStyle w:val="CrossReference"/>
                </w:rPr>
                <w:delText>Table 9</w:delText>
              </w:r>
            </w:del>
            <w:r w:rsidRPr="006A609D">
              <w:rPr>
                <w:rStyle w:val="CrossReference"/>
              </w:rPr>
              <w:fldChar w:fldCharType="end"/>
            </w:r>
            <w:r>
              <w:t>.</w:t>
            </w:r>
          </w:p>
          <w:p w14:paraId="03EE127D" w14:textId="77777777" w:rsidR="000E4206" w:rsidRDefault="00516F05" w:rsidP="00D1375C">
            <w:pPr>
              <w:pStyle w:val="ListParagraph"/>
              <w:numPr>
                <w:ilvl w:val="0"/>
                <w:numId w:val="28"/>
              </w:numPr>
              <w:spacing w:after="80"/>
              <w:ind w:left="360"/>
            </w:pPr>
            <w:r>
              <w:t>C</w:t>
            </w:r>
            <w:r w:rsidR="000E4206">
              <w:t>lick [</w:t>
            </w:r>
            <w:r w:rsidR="000E4206">
              <w:rPr>
                <w:b/>
              </w:rPr>
              <w:t>Save</w:t>
            </w:r>
            <w:r w:rsidR="000E4206">
              <w:t xml:space="preserve">]. </w:t>
            </w:r>
          </w:p>
        </w:tc>
      </w:tr>
    </w:tbl>
    <w:p w14:paraId="65B11ED1" w14:textId="77777777" w:rsidR="001219C9" w:rsidRDefault="001219C9" w:rsidP="005F0242"/>
    <w:p w14:paraId="56F83235" w14:textId="77777777" w:rsidR="000E4206" w:rsidRDefault="00116EB2" w:rsidP="005F0242">
      <w:pPr>
        <w:pStyle w:val="ProcedureIntroduction"/>
      </w:pPr>
      <w:r>
        <w:t>To delete a state group:</w:t>
      </w:r>
    </w:p>
    <w:tbl>
      <w:tblPr>
        <w:tblStyle w:val="TableProcedure"/>
        <w:tblW w:w="9360" w:type="dxa"/>
        <w:jc w:val="center"/>
        <w:tblLayout w:type="fixed"/>
        <w:tblLook w:val="04A0" w:firstRow="1" w:lastRow="0" w:firstColumn="1" w:lastColumn="0" w:noHBand="0" w:noVBand="1"/>
      </w:tblPr>
      <w:tblGrid>
        <w:gridCol w:w="9360"/>
      </w:tblGrid>
      <w:tr w:rsidR="00116EB2" w14:paraId="5A3F81F2" w14:textId="77777777" w:rsidTr="005F0242">
        <w:trPr>
          <w:jc w:val="center"/>
        </w:trPr>
        <w:tc>
          <w:tcPr>
            <w:tcW w:w="9576" w:type="dxa"/>
          </w:tcPr>
          <w:p w14:paraId="0AAB05E1" w14:textId="77777777" w:rsidR="00116EB2" w:rsidRDefault="0070766E" w:rsidP="00D1375C">
            <w:pPr>
              <w:pStyle w:val="ListParagraph"/>
              <w:numPr>
                <w:ilvl w:val="0"/>
                <w:numId w:val="29"/>
              </w:numPr>
              <w:spacing w:after="0"/>
              <w:ind w:left="360"/>
            </w:pPr>
            <w:r>
              <w:t xml:space="preserve">On the </w:t>
            </w:r>
            <w:r w:rsidRPr="000E4206">
              <w:rPr>
                <w:b/>
                <w:i/>
              </w:rPr>
              <w:t>Group of States Search</w:t>
            </w:r>
            <w:r>
              <w:t xml:space="preserve"> screen, </w:t>
            </w:r>
            <w:r w:rsidR="00116EB2">
              <w:t>search for a state group record.</w:t>
            </w:r>
          </w:p>
          <w:p w14:paraId="5E0D4E6C" w14:textId="77777777" w:rsidR="00116EB2" w:rsidRDefault="0070766E" w:rsidP="00D1375C">
            <w:pPr>
              <w:pStyle w:val="ListParagraph"/>
              <w:numPr>
                <w:ilvl w:val="0"/>
                <w:numId w:val="29"/>
              </w:numPr>
              <w:spacing w:after="80"/>
              <w:ind w:left="360"/>
            </w:pPr>
            <w:r>
              <w:t>I</w:t>
            </w:r>
            <w:r w:rsidR="00116EB2">
              <w:t>n the search results table, click [</w:t>
            </w:r>
            <w:r w:rsidR="00D36B9F">
              <w:t xml:space="preserve"> </w:t>
            </w:r>
            <w:r w:rsidR="00116EB2">
              <w:rPr>
                <w:i/>
                <w:noProof/>
              </w:rPr>
              <w:drawing>
                <wp:inline distT="0" distB="0" distL="0" distR="0" wp14:anchorId="4798707C" wp14:editId="3E2032BE">
                  <wp:extent cx="228600" cy="23468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16EB2">
              <w:t>]</w:t>
            </w:r>
            <w:r w:rsidR="00D36B9F">
              <w:t xml:space="preserve"> </w:t>
            </w:r>
            <w:r w:rsidR="00116EB2">
              <w:t>for a state group record.</w:t>
            </w:r>
          </w:p>
          <w:p w14:paraId="3F865C3A" w14:textId="77777777" w:rsidR="00116EB2" w:rsidRDefault="00116EB2" w:rsidP="00D1375C">
            <w:pPr>
              <w:pStyle w:val="ListNumber"/>
              <w:numPr>
                <w:ilvl w:val="0"/>
                <w:numId w:val="29"/>
              </w:numPr>
              <w:ind w:left="360"/>
            </w:pPr>
            <w:r>
              <w:t>In the warning box that pops up, click [</w:t>
            </w:r>
            <w:r w:rsidRPr="00D108A9">
              <w:rPr>
                <w:rStyle w:val="Strong"/>
              </w:rPr>
              <w:t>OK</w:t>
            </w:r>
            <w:r>
              <w:t xml:space="preserve">]. </w:t>
            </w:r>
          </w:p>
          <w:p w14:paraId="208CF27E" w14:textId="77777777" w:rsidR="00C84775" w:rsidRPr="00C84775" w:rsidRDefault="00C84775" w:rsidP="00C84775">
            <w:pPr>
              <w:pStyle w:val="ListNumber"/>
              <w:numPr>
                <w:ilvl w:val="0"/>
                <w:numId w:val="0"/>
              </w:numPr>
              <w:rPr>
                <w:rStyle w:val="Strong"/>
              </w:rPr>
            </w:pPr>
            <w:r w:rsidRPr="00D108A9">
              <w:rPr>
                <w:rStyle w:val="Strong"/>
              </w:rPr>
              <w:t>Caution: If you delete a state group, all the child entities within that group will also be deleted.</w:t>
            </w:r>
          </w:p>
        </w:tc>
      </w:tr>
    </w:tbl>
    <w:p w14:paraId="51690744" w14:textId="77777777" w:rsidR="00482D83" w:rsidRDefault="002C06EC" w:rsidP="009C3174">
      <w:pPr>
        <w:pStyle w:val="Heading4"/>
      </w:pPr>
      <w:bookmarkStart w:id="394" w:name="_Toc391560320"/>
      <w:bookmarkStart w:id="395" w:name="_Toc433196093"/>
      <w:r>
        <w:t xml:space="preserve">Upload </w:t>
      </w:r>
      <w:r w:rsidR="00E773CA">
        <w:t>state groups</w:t>
      </w:r>
      <w:r w:rsidR="00482D83">
        <w:t>.</w:t>
      </w:r>
      <w:bookmarkEnd w:id="394"/>
      <w:bookmarkEnd w:id="395"/>
    </w:p>
    <w:p w14:paraId="45489A30" w14:textId="77777777" w:rsidR="002C06EC" w:rsidRDefault="003E634E" w:rsidP="003E634E">
      <w:pPr>
        <w:keepNext/>
      </w:pPr>
      <w:r>
        <w:t xml:space="preserve">You can add, modify, or delete state groups by uploading a file to </w:t>
      </w:r>
      <w:r w:rsidR="00DD7873">
        <w:t>ART</w:t>
      </w:r>
      <w:r>
        <w:t>.</w:t>
      </w:r>
    </w:p>
    <w:p w14:paraId="0D4FFF27" w14:textId="77777777" w:rsidR="002C06EC" w:rsidRDefault="00C74D2F" w:rsidP="002C06EC">
      <w:pPr>
        <w:pStyle w:val="ProcedureIntroduction"/>
      </w:pPr>
      <w:r>
        <w:t xml:space="preserve">To upload a state </w:t>
      </w:r>
      <w:r w:rsidR="002C06EC">
        <w:t>group file:</w:t>
      </w:r>
    </w:p>
    <w:tbl>
      <w:tblPr>
        <w:tblStyle w:val="TableProcedure"/>
        <w:tblW w:w="9360" w:type="dxa"/>
        <w:jc w:val="center"/>
        <w:tblLayout w:type="fixed"/>
        <w:tblLook w:val="04A0" w:firstRow="1" w:lastRow="0" w:firstColumn="1" w:lastColumn="0" w:noHBand="0" w:noVBand="1"/>
      </w:tblPr>
      <w:tblGrid>
        <w:gridCol w:w="9360"/>
      </w:tblGrid>
      <w:tr w:rsidR="002C06EC" w14:paraId="69437A66" w14:textId="77777777" w:rsidTr="001A2272">
        <w:trPr>
          <w:jc w:val="center"/>
        </w:trPr>
        <w:tc>
          <w:tcPr>
            <w:tcW w:w="9576" w:type="dxa"/>
          </w:tcPr>
          <w:p w14:paraId="50FC3B3B" w14:textId="77777777" w:rsidR="002C06EC" w:rsidRDefault="00116EB2" w:rsidP="00D1375C">
            <w:pPr>
              <w:pStyle w:val="ListNumber"/>
              <w:numPr>
                <w:ilvl w:val="0"/>
                <w:numId w:val="30"/>
              </w:numPr>
            </w:pPr>
            <w:r>
              <w:t xml:space="preserve">Download the </w:t>
            </w:r>
            <w:r w:rsidRPr="00D36B9F">
              <w:rPr>
                <w:rStyle w:val="Emphasis"/>
                <w:i w:val="0"/>
              </w:rPr>
              <w:t>Group</w:t>
            </w:r>
            <w:r w:rsidR="008D100B">
              <w:rPr>
                <w:rStyle w:val="Emphasis"/>
                <w:i w:val="0"/>
              </w:rPr>
              <w:t xml:space="preserve"> o</w:t>
            </w:r>
            <w:r w:rsidRPr="00D36B9F">
              <w:rPr>
                <w:rStyle w:val="Emphasis"/>
                <w:i w:val="0"/>
              </w:rPr>
              <w:t>f</w:t>
            </w:r>
            <w:r w:rsidR="008D100B">
              <w:rPr>
                <w:rStyle w:val="Emphasis"/>
                <w:i w:val="0"/>
              </w:rPr>
              <w:t xml:space="preserve"> </w:t>
            </w:r>
            <w:r w:rsidRPr="00D36B9F">
              <w:rPr>
                <w:rStyle w:val="Emphasis"/>
                <w:i w:val="0"/>
              </w:rPr>
              <w:t>States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77792BE2" w14:textId="0EE9FC2E" w:rsidR="005C2571" w:rsidRDefault="002C06EC" w:rsidP="002C06EC">
            <w:pPr>
              <w:pStyle w:val="ListNumber"/>
            </w:pPr>
            <w:r>
              <w:t xml:space="preserve">Using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ins w:id="396" w:author="Jamika D. Burge" w:date="2015-11-24T15:06:00Z">
              <w:r w:rsidR="00211B29" w:rsidRPr="00211B29">
                <w:rPr>
                  <w:rStyle w:val="CrossReference"/>
                  <w:rPrChange w:id="397" w:author="Jamika D. Burge" w:date="2015-11-24T15:06:00Z">
                    <w:rPr/>
                  </w:rPrChange>
                </w:rPr>
                <w:t>Table 9</w:t>
              </w:r>
            </w:ins>
            <w:del w:id="398" w:author="Jamika D. Burge" w:date="2015-11-24T15:06:00Z">
              <w:r w:rsidR="00ED0EE4" w:rsidRPr="00ED0EE4" w:rsidDel="00211B29">
                <w:rPr>
                  <w:rStyle w:val="CrossReference"/>
                </w:rPr>
                <w:delText>Table 9</w:delText>
              </w:r>
            </w:del>
            <w:r w:rsidRPr="006A609D">
              <w:rPr>
                <w:rStyle w:val="CrossReference"/>
              </w:rPr>
              <w:fldChar w:fldCharType="end"/>
            </w:r>
            <w:r>
              <w:t xml:space="preserve"> as a reference, </w:t>
            </w:r>
            <w:r w:rsidR="00902B7D">
              <w:t xml:space="preserve">enter a row of information for each </w:t>
            </w:r>
            <w:r>
              <w:t>state group you want to add, modify, or delete</w:t>
            </w:r>
            <w:r w:rsidR="00116EB2">
              <w:t>.</w:t>
            </w:r>
          </w:p>
          <w:p w14:paraId="7E957B0D" w14:textId="77777777" w:rsidR="005C2571" w:rsidRPr="005172D8" w:rsidRDefault="005C2571" w:rsidP="005C2571">
            <w:pPr>
              <w:pStyle w:val="ListNumber2"/>
            </w:pPr>
            <w:r>
              <w:t xml:space="preserve">To update an existing state group record, enter </w:t>
            </w:r>
            <w:r w:rsidR="00C84775">
              <w:t xml:space="preserve">the new information for the record in its own </w:t>
            </w:r>
            <w:r w:rsidR="00C84775" w:rsidRPr="005172D8">
              <w:t>row. The previous record will be replaced upon uploading the file.</w:t>
            </w:r>
          </w:p>
          <w:p w14:paraId="479EAEF6" w14:textId="77777777" w:rsidR="005C2571" w:rsidRPr="005172D8" w:rsidRDefault="005C2571" w:rsidP="005C2571">
            <w:pPr>
              <w:pStyle w:val="ListNumber2"/>
            </w:pPr>
            <w:r>
              <w:t xml:space="preserve">To delete an existing state group record, enter “DELETE” in the </w:t>
            </w:r>
            <w:r w:rsidR="003C2877" w:rsidRPr="00D36B9F">
              <w:t xml:space="preserve">Delete </w:t>
            </w:r>
            <w:r w:rsidR="00EB60DF">
              <w:t>c</w:t>
            </w:r>
            <w:r w:rsidR="00EB60DF" w:rsidRPr="00D36B9F">
              <w:t>olumn</w:t>
            </w:r>
            <w:r w:rsidRPr="00EB60DF">
              <w:t>.</w:t>
            </w:r>
            <w:r w:rsidRPr="005172D8">
              <w:t xml:space="preserve"> </w:t>
            </w:r>
          </w:p>
          <w:p w14:paraId="2DAAFC58" w14:textId="77777777" w:rsidR="002C06EC" w:rsidRDefault="008C52B5" w:rsidP="00116EB2">
            <w:pPr>
              <w:pStyle w:val="ListNumber"/>
            </w:pPr>
            <w:r>
              <w:t>On the</w:t>
            </w:r>
            <w:r w:rsidR="002C06EC">
              <w:t xml:space="preserve"> </w:t>
            </w:r>
            <w:r w:rsidR="00DD7873">
              <w:t>ART</w:t>
            </w:r>
            <w:r w:rsidR="002C06EC">
              <w:t xml:space="preserve"> </w:t>
            </w:r>
            <w:r w:rsidR="00926E3F">
              <w:t>home screen</w:t>
            </w:r>
            <w:r w:rsidR="002C06E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2C06EC">
              <w:t>].</w:t>
            </w:r>
          </w:p>
          <w:p w14:paraId="139F81CE" w14:textId="77777777" w:rsidR="00116EB2" w:rsidRDefault="00116EB2" w:rsidP="00116EB2">
            <w:pPr>
              <w:pStyle w:val="ListNumber"/>
            </w:pPr>
            <w:r>
              <w:t xml:space="preserve">Upload the state group file, following the instructions provided in the </w:t>
            </w:r>
            <w:hyperlink w:anchor="_Uploading_Files" w:history="1">
              <w:r w:rsidRPr="00116EB2">
                <w:rPr>
                  <w:rStyle w:val="Hyperlink"/>
                </w:rPr>
                <w:t>Uploading Files</w:t>
              </w:r>
            </w:hyperlink>
            <w:r>
              <w:t xml:space="preserve"> section.</w:t>
            </w:r>
          </w:p>
        </w:tc>
      </w:tr>
    </w:tbl>
    <w:p w14:paraId="5CBB8E98" w14:textId="77777777" w:rsidR="00A84039" w:rsidRDefault="00A84039" w:rsidP="002C06EC"/>
    <w:p w14:paraId="225A3A82" w14:textId="417C2BFB" w:rsidR="002C06EC" w:rsidRDefault="00AB6161" w:rsidP="009735DF">
      <w:pPr>
        <w:keepNext/>
        <w:keepLines/>
      </w:pP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ins w:id="399" w:author="Jamika D. Burge" w:date="2015-11-24T15:06:00Z">
        <w:r w:rsidR="00211B29" w:rsidRPr="00211B29">
          <w:rPr>
            <w:rStyle w:val="CrossReference"/>
            <w:rPrChange w:id="400" w:author="Jamika D. Burge" w:date="2015-11-24T15:06:00Z">
              <w:rPr/>
            </w:rPrChange>
          </w:rPr>
          <w:t>Table 9</w:t>
        </w:r>
      </w:ins>
      <w:del w:id="401" w:author="Jamika D. Burge" w:date="2015-11-24T15:06:00Z">
        <w:r w:rsidR="00ED0EE4" w:rsidRPr="00ED0EE4" w:rsidDel="00211B29">
          <w:rPr>
            <w:rStyle w:val="CrossReference"/>
          </w:rPr>
          <w:delText>Table 9</w:delText>
        </w:r>
      </w:del>
      <w:r w:rsidRPr="006A609D">
        <w:rPr>
          <w:rStyle w:val="CrossReference"/>
        </w:rPr>
        <w:fldChar w:fldCharType="end"/>
      </w:r>
      <w:r>
        <w:t xml:space="preserve"> </w:t>
      </w:r>
      <w:r w:rsidR="002C06EC">
        <w:t xml:space="preserve">describes the columns in the </w:t>
      </w:r>
      <w:r w:rsidR="00F52494">
        <w:t>state</w:t>
      </w:r>
      <w:r w:rsidR="002C06EC">
        <w:t xml:space="preserve">-group file, and lists acceptable values in </w:t>
      </w:r>
      <w:r w:rsidR="002C06EC" w:rsidRPr="003B12CF">
        <w:rPr>
          <w:rStyle w:val="Strong"/>
        </w:rPr>
        <w:t>bold type</w:t>
      </w:r>
      <w:r w:rsidR="002C06EC">
        <w:t xml:space="preserve">. </w:t>
      </w:r>
      <w:r w:rsidR="00C84775">
        <w:t xml:space="preserve">These columns also correspond with the fields on the </w:t>
      </w:r>
      <w:r w:rsidR="00371626">
        <w:rPr>
          <w:b/>
          <w:i/>
        </w:rPr>
        <w:t>Add</w:t>
      </w:r>
      <w:r w:rsidR="00C84775" w:rsidRPr="00116EB2">
        <w:rPr>
          <w:b/>
          <w:i/>
        </w:rPr>
        <w:t xml:space="preserve"> Group of States Information</w:t>
      </w:r>
      <w:r w:rsidR="00C84775">
        <w:t xml:space="preserve"> screen. </w:t>
      </w:r>
      <w:r w:rsidR="002C06EC">
        <w:t>Columns marked with an as</w:t>
      </w:r>
      <w:r w:rsidR="00516F05">
        <w:t xml:space="preserve">terisk (*) are required for add or </w:t>
      </w:r>
      <w:r w:rsidR="00C84775">
        <w:t xml:space="preserve">modify </w:t>
      </w:r>
      <w:r w:rsidR="002C06EC">
        <w:t>actions; columns marked with a plus (+) are required for delete actions.</w:t>
      </w:r>
    </w:p>
    <w:p w14:paraId="7A83462B" w14:textId="77777777" w:rsidR="002C06EC" w:rsidRDefault="002C06EC" w:rsidP="00800BB7">
      <w:pPr>
        <w:pStyle w:val="TableCaption"/>
      </w:pPr>
      <w:bookmarkStart w:id="402" w:name="_Ref388347150"/>
      <w:r>
        <w:t>Table </w:t>
      </w:r>
      <w:r w:rsidR="008A2B77">
        <w:fldChar w:fldCharType="begin"/>
      </w:r>
      <w:r w:rsidR="008A2B77">
        <w:instrText xml:space="preserve"> SEQ Table \* ARABIC </w:instrText>
      </w:r>
      <w:r w:rsidR="008A2B77">
        <w:fldChar w:fldCharType="separate"/>
      </w:r>
      <w:r w:rsidR="00211B29">
        <w:rPr>
          <w:noProof/>
        </w:rPr>
        <w:t>9</w:t>
      </w:r>
      <w:r w:rsidR="008A2B77">
        <w:rPr>
          <w:noProof/>
        </w:rPr>
        <w:fldChar w:fldCharType="end"/>
      </w:r>
      <w:bookmarkEnd w:id="402"/>
      <w:r>
        <w:t xml:space="preserve">. </w:t>
      </w:r>
      <w:r w:rsidRPr="00783149">
        <w:t xml:space="preserve">Upload </w:t>
      </w:r>
      <w:r w:rsidR="00F52494">
        <w:t>State</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2C06EC" w:rsidRPr="00CF4376" w14:paraId="7A6BDDC9" w14:textId="77777777" w:rsidTr="00B74DE9">
        <w:trPr>
          <w:cnfStyle w:val="100000000000" w:firstRow="1" w:lastRow="0" w:firstColumn="0" w:lastColumn="0" w:oddVBand="0" w:evenVBand="0" w:oddHBand="0" w:evenHBand="0" w:firstRowFirstColumn="0" w:firstRowLastColumn="0" w:lastRowFirstColumn="0" w:lastRowLastColumn="0"/>
          <w:tblHeader/>
        </w:trPr>
        <w:tc>
          <w:tcPr>
            <w:tcW w:w="3168" w:type="dxa"/>
          </w:tcPr>
          <w:p w14:paraId="1927E1A0" w14:textId="77777777" w:rsidR="002C06EC" w:rsidRPr="00CF4376" w:rsidRDefault="002C06EC" w:rsidP="001A2272">
            <w:pPr>
              <w:pStyle w:val="TableHeader"/>
            </w:pPr>
            <w:r w:rsidRPr="00CF4376">
              <w:t>Column</w:t>
            </w:r>
          </w:p>
        </w:tc>
        <w:tc>
          <w:tcPr>
            <w:tcW w:w="6192" w:type="dxa"/>
          </w:tcPr>
          <w:p w14:paraId="2A07704C" w14:textId="77777777" w:rsidR="002C06EC" w:rsidRPr="00CF4376" w:rsidRDefault="002C06EC" w:rsidP="001A2272">
            <w:pPr>
              <w:pStyle w:val="TableHeader"/>
            </w:pPr>
            <w:r w:rsidRPr="00CF4376">
              <w:t>Description</w:t>
            </w:r>
          </w:p>
        </w:tc>
      </w:tr>
      <w:tr w:rsidR="007516C7" w:rsidRPr="00CF4376" w14:paraId="33D1045C" w14:textId="77777777" w:rsidTr="00B74DE9">
        <w:tc>
          <w:tcPr>
            <w:tcW w:w="3168" w:type="dxa"/>
          </w:tcPr>
          <w:p w14:paraId="1728617B" w14:textId="77777777" w:rsidR="007516C7" w:rsidRDefault="007516C7" w:rsidP="007516C7">
            <w:pPr>
              <w:pStyle w:val="TableText"/>
            </w:pPr>
            <w:r>
              <w:t>GroupOfStatesIdentifier*</w:t>
            </w:r>
            <w:r w:rsidRPr="007516C7">
              <w:rPr>
                <w:rStyle w:val="FootnoteReference"/>
              </w:rPr>
              <w:t>+</w:t>
            </w:r>
          </w:p>
        </w:tc>
        <w:tc>
          <w:tcPr>
            <w:tcW w:w="6192" w:type="dxa"/>
          </w:tcPr>
          <w:p w14:paraId="03307019" w14:textId="77777777" w:rsidR="007516C7" w:rsidRDefault="007516C7" w:rsidP="00F74EB8">
            <w:pPr>
              <w:pStyle w:val="TableText"/>
            </w:pPr>
            <w:r>
              <w:t xml:space="preserve">Unique identifier for a </w:t>
            </w:r>
            <w:r w:rsidR="00F74EB8">
              <w:t>state group</w:t>
            </w:r>
            <w:r>
              <w:t xml:space="preserve">. </w:t>
            </w:r>
          </w:p>
          <w:p w14:paraId="74491C56" w14:textId="77777777" w:rsidR="00E721A7" w:rsidRDefault="00E721A7" w:rsidP="00E721A7">
            <w:pPr>
              <w:pStyle w:val="TableText"/>
            </w:pPr>
            <w:r w:rsidRPr="008658D5">
              <w:rPr>
                <w:rStyle w:val="Strong"/>
              </w:rPr>
              <w:t xml:space="preserve">Up to </w:t>
            </w:r>
            <w:r>
              <w:rPr>
                <w:rStyle w:val="Strong"/>
              </w:rPr>
              <w:t>2</w:t>
            </w:r>
            <w:r w:rsidRPr="008658D5">
              <w:rPr>
                <w:rStyle w:val="Strong"/>
              </w:rPr>
              <w:t>0 characters.</w:t>
            </w:r>
          </w:p>
        </w:tc>
      </w:tr>
      <w:tr w:rsidR="007516C7" w:rsidRPr="00CF4376" w14:paraId="02007469" w14:textId="77777777" w:rsidTr="00B74DE9">
        <w:tc>
          <w:tcPr>
            <w:tcW w:w="3168" w:type="dxa"/>
          </w:tcPr>
          <w:p w14:paraId="74A1043A" w14:textId="77777777" w:rsidR="007516C7" w:rsidRDefault="007516C7" w:rsidP="007516C7">
            <w:pPr>
              <w:pStyle w:val="TableText"/>
            </w:pPr>
            <w:r>
              <w:t>GroupOfStatesName*</w:t>
            </w:r>
          </w:p>
        </w:tc>
        <w:tc>
          <w:tcPr>
            <w:tcW w:w="6192" w:type="dxa"/>
          </w:tcPr>
          <w:p w14:paraId="602C17DC" w14:textId="77777777" w:rsidR="007516C7" w:rsidRDefault="007516C7" w:rsidP="007516C7">
            <w:pPr>
              <w:pStyle w:val="TableText"/>
            </w:pPr>
            <w:r>
              <w:t xml:space="preserve">Descriptive name of </w:t>
            </w:r>
            <w:r w:rsidR="00F74EB8">
              <w:t>state group</w:t>
            </w:r>
            <w:r>
              <w:t>.</w:t>
            </w:r>
          </w:p>
          <w:p w14:paraId="169C3741" w14:textId="77777777" w:rsidR="00E721A7" w:rsidRDefault="00E721A7" w:rsidP="00E721A7">
            <w:pPr>
              <w:pStyle w:val="TableText"/>
            </w:pPr>
            <w:r w:rsidRPr="008658D5">
              <w:rPr>
                <w:rStyle w:val="Strong"/>
              </w:rPr>
              <w:t xml:space="preserve">Up to </w:t>
            </w:r>
            <w:r>
              <w:rPr>
                <w:rStyle w:val="Strong"/>
              </w:rPr>
              <w:t>5</w:t>
            </w:r>
            <w:r w:rsidRPr="008658D5">
              <w:rPr>
                <w:rStyle w:val="Strong"/>
              </w:rPr>
              <w:t>0 characters.</w:t>
            </w:r>
          </w:p>
        </w:tc>
      </w:tr>
      <w:tr w:rsidR="007516C7" w:rsidRPr="00CF4376" w14:paraId="788AE958" w14:textId="77777777" w:rsidTr="00B74DE9">
        <w:tc>
          <w:tcPr>
            <w:tcW w:w="3168" w:type="dxa"/>
          </w:tcPr>
          <w:p w14:paraId="667E91AC" w14:textId="77777777" w:rsidR="007516C7" w:rsidRDefault="007516C7" w:rsidP="007516C7">
            <w:pPr>
              <w:pStyle w:val="TableText"/>
            </w:pPr>
            <w:r>
              <w:t>ParentEntityType*</w:t>
            </w:r>
          </w:p>
        </w:tc>
        <w:tc>
          <w:tcPr>
            <w:tcW w:w="6192" w:type="dxa"/>
          </w:tcPr>
          <w:p w14:paraId="20A74FCD" w14:textId="77777777" w:rsidR="00190E90" w:rsidRDefault="00F74EB8" w:rsidP="00190E90">
            <w:pPr>
              <w:pStyle w:val="TableText"/>
            </w:pPr>
            <w:r>
              <w:t xml:space="preserve">State group’s </w:t>
            </w:r>
            <w:r w:rsidR="00190E90">
              <w:t xml:space="preserve">parent in the </w:t>
            </w:r>
            <w:r w:rsidR="00263A67">
              <w:t>Consortium’s</w:t>
            </w:r>
            <w:r w:rsidR="00190E90">
              <w:t xml:space="preserve"> hierarchy. Must be the following:</w:t>
            </w:r>
          </w:p>
          <w:p w14:paraId="4DAD2D8F" w14:textId="77777777" w:rsidR="00190E90" w:rsidRDefault="00190E90" w:rsidP="00190E90">
            <w:pPr>
              <w:pStyle w:val="TableTextBullet"/>
            </w:pPr>
            <w:r w:rsidRPr="00FB4790">
              <w:rPr>
                <w:rStyle w:val="Strong"/>
              </w:rPr>
              <w:t>CLIENT</w:t>
            </w:r>
            <w:r w:rsidRPr="00FF6742">
              <w:t>—</w:t>
            </w:r>
            <w:r>
              <w:t xml:space="preserve">Indicates the </w:t>
            </w:r>
            <w:r w:rsidR="00F74EB8">
              <w:t xml:space="preserve">state group </w:t>
            </w:r>
            <w:r>
              <w:t>is a direct member of the consortium.</w:t>
            </w:r>
          </w:p>
          <w:p w14:paraId="07B9A8BC" w14:textId="53B009A9" w:rsidR="00190E90" w:rsidRDefault="00190E90" w:rsidP="009450D3">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ins w:id="403" w:author="Jamika D. Burge" w:date="2015-11-24T15:06:00Z">
              <w:r w:rsidR="00211B29" w:rsidRPr="00211B29">
                <w:rPr>
                  <w:rStyle w:val="CrossReference"/>
                  <w:rPrChange w:id="404" w:author="Jamika D. Burge" w:date="2015-11-24T15:06:00Z">
                    <w:rPr/>
                  </w:rPrChange>
                </w:rPr>
                <w:t>Understanding the Smarter Balanced Hierarchy</w:t>
              </w:r>
            </w:ins>
            <w:del w:id="405" w:author="Jamika D. Burge" w:date="2015-11-24T15:06:00Z">
              <w:r w:rsidR="00ED0EE4" w:rsidRPr="00ED0EE4" w:rsidDel="00211B29">
                <w:rPr>
                  <w:rStyle w:val="CrossReference"/>
                </w:rPr>
                <w:delText>Understanding the Smarter Balanced Hierarchy</w:delText>
              </w:r>
            </w:del>
            <w:r w:rsidRPr="006A609D">
              <w:rPr>
                <w:rStyle w:val="CrossReference"/>
              </w:rPr>
              <w:fldChar w:fldCharType="end"/>
            </w:r>
            <w:r>
              <w:t>.</w:t>
            </w:r>
          </w:p>
        </w:tc>
      </w:tr>
      <w:tr w:rsidR="007516C7" w:rsidRPr="00CF4376" w14:paraId="523445FC" w14:textId="77777777" w:rsidTr="00B74DE9">
        <w:tc>
          <w:tcPr>
            <w:tcW w:w="3168" w:type="dxa"/>
          </w:tcPr>
          <w:p w14:paraId="0426C5E4" w14:textId="77777777" w:rsidR="007516C7" w:rsidRDefault="007516C7" w:rsidP="007516C7">
            <w:pPr>
              <w:pStyle w:val="TableText"/>
            </w:pPr>
            <w:r>
              <w:t>ParentExternalId*</w:t>
            </w:r>
          </w:p>
        </w:tc>
        <w:tc>
          <w:tcPr>
            <w:tcW w:w="6192" w:type="dxa"/>
          </w:tcPr>
          <w:p w14:paraId="5E82651D" w14:textId="77777777" w:rsidR="007516C7" w:rsidRDefault="007516C7" w:rsidP="007516C7">
            <w:pPr>
              <w:pStyle w:val="TableText"/>
            </w:pPr>
            <w:bookmarkStart w:id="406" w:name="parentexternalid"/>
            <w:r>
              <w:t>Parent entity</w:t>
            </w:r>
            <w:r w:rsidR="00B74DE9">
              <w:t>’s</w:t>
            </w:r>
            <w:r>
              <w:t xml:space="preserve"> identifier</w:t>
            </w:r>
            <w:r w:rsidR="00356E16">
              <w:t>.</w:t>
            </w:r>
            <w:bookmarkEnd w:id="406"/>
          </w:p>
          <w:p w14:paraId="4B6DE699" w14:textId="77777777" w:rsidR="00B74DE9" w:rsidRPr="00B74DE9" w:rsidRDefault="00B74DE9" w:rsidP="007516C7">
            <w:pPr>
              <w:pStyle w:val="TableText"/>
              <w:rPr>
                <w:rStyle w:val="Strong"/>
              </w:rPr>
            </w:pPr>
            <w:r w:rsidRPr="00B74DE9">
              <w:rPr>
                <w:rStyle w:val="Strong"/>
              </w:rPr>
              <w:t>Up to 20 characters of an existing client</w:t>
            </w:r>
            <w:r>
              <w:rPr>
                <w:rStyle w:val="Strong"/>
              </w:rPr>
              <w:t>’s</w:t>
            </w:r>
            <w:r w:rsidRPr="00B74DE9">
              <w:rPr>
                <w:rStyle w:val="Strong"/>
              </w:rPr>
              <w:t xml:space="preserve"> ID.</w:t>
            </w:r>
          </w:p>
        </w:tc>
      </w:tr>
      <w:tr w:rsidR="002C06EC" w:rsidRPr="00CF4376" w14:paraId="1FA88344" w14:textId="77777777" w:rsidTr="00B74DE9">
        <w:tc>
          <w:tcPr>
            <w:tcW w:w="3168" w:type="dxa"/>
          </w:tcPr>
          <w:p w14:paraId="3A6DBC8C" w14:textId="77777777" w:rsidR="002C06EC" w:rsidRPr="00922BD9" w:rsidRDefault="003C2877" w:rsidP="007516C7">
            <w:pPr>
              <w:pStyle w:val="TableText"/>
            </w:pPr>
            <w:r>
              <w:t>Delete+</w:t>
            </w:r>
          </w:p>
        </w:tc>
        <w:tc>
          <w:tcPr>
            <w:tcW w:w="6192" w:type="dxa"/>
          </w:tcPr>
          <w:p w14:paraId="1EE72532" w14:textId="77777777" w:rsidR="002C06EC" w:rsidRPr="00FB4790" w:rsidRDefault="002C06EC" w:rsidP="001A2272">
            <w:pPr>
              <w:pStyle w:val="TableText"/>
            </w:pPr>
            <w:r w:rsidRPr="00FB4790">
              <w:t xml:space="preserve">Flag for deleting the </w:t>
            </w:r>
            <w:r w:rsidR="00AE76CB">
              <w:t>state group</w:t>
            </w:r>
            <w:r w:rsidRPr="00FB4790">
              <w:t>.</w:t>
            </w:r>
          </w:p>
          <w:p w14:paraId="248ABCF1" w14:textId="77777777" w:rsidR="002C06EC" w:rsidRDefault="00F368C8" w:rsidP="001A2272">
            <w:pPr>
              <w:pStyle w:val="TableTextBullet"/>
            </w:pPr>
            <w:r>
              <w:rPr>
                <w:rStyle w:val="Strong"/>
              </w:rPr>
              <w:t>DELETE</w:t>
            </w:r>
            <w:r w:rsidR="002C06EC" w:rsidRPr="00FB4790">
              <w:t xml:space="preserve">—Delete the </w:t>
            </w:r>
            <w:r w:rsidR="00F74EB8">
              <w:t>state</w:t>
            </w:r>
            <w:r w:rsidR="002C06EC">
              <w:t xml:space="preserve"> group </w:t>
            </w:r>
            <w:r w:rsidR="002C06EC" w:rsidRPr="00FB4790">
              <w:t>associated with the</w:t>
            </w:r>
            <w:r w:rsidR="002C06EC">
              <w:t xml:space="preserve"> </w:t>
            </w:r>
            <w:r w:rsidR="000E0CF1">
              <w:t>GroupOfStatesIdentifier.</w:t>
            </w:r>
          </w:p>
          <w:p w14:paraId="797F31DA" w14:textId="77777777" w:rsidR="002C06EC" w:rsidRDefault="002C06EC" w:rsidP="008F7EBF">
            <w:pPr>
              <w:pStyle w:val="TableTextBullet"/>
            </w:pPr>
            <w:r w:rsidRPr="00FB4790">
              <w:rPr>
                <w:rStyle w:val="Strong"/>
              </w:rPr>
              <w:t>&lt;blank&gt;</w:t>
            </w:r>
            <w:r w:rsidRPr="00FB4790">
              <w:t>—</w:t>
            </w:r>
            <w:r>
              <w:t xml:space="preserve">Add the new </w:t>
            </w:r>
            <w:r w:rsidR="00F74EB8">
              <w:t xml:space="preserve">state </w:t>
            </w:r>
            <w:r>
              <w:t>group</w:t>
            </w:r>
            <w:r w:rsidR="00C84775">
              <w:t xml:space="preserve"> or modify the existing one</w:t>
            </w:r>
            <w:r w:rsidR="00D002C3">
              <w:t>.</w:t>
            </w:r>
          </w:p>
        </w:tc>
      </w:tr>
    </w:tbl>
    <w:p w14:paraId="1EC07FFA" w14:textId="77777777" w:rsidR="002C06EC" w:rsidRPr="00CF4376" w:rsidRDefault="002C06EC" w:rsidP="002C06EC"/>
    <w:p w14:paraId="59FA5D1B" w14:textId="77777777" w:rsidR="00482D83" w:rsidRDefault="00E0140A" w:rsidP="00E0140A">
      <w:pPr>
        <w:pStyle w:val="Heading3"/>
      </w:pPr>
      <w:bookmarkStart w:id="407" w:name="_Toc391560321"/>
      <w:bookmarkStart w:id="408" w:name="_Toc433196094"/>
      <w:r>
        <w:t>Managing</w:t>
      </w:r>
      <w:r w:rsidR="00B27516">
        <w:t xml:space="preserve"> States</w:t>
      </w:r>
      <w:r w:rsidR="00482D83">
        <w:t>.</w:t>
      </w:r>
      <w:bookmarkEnd w:id="407"/>
      <w:bookmarkEnd w:id="408"/>
    </w:p>
    <w:p w14:paraId="74D2B2FE" w14:textId="77777777" w:rsidR="00D002C3" w:rsidRDefault="00E0140A" w:rsidP="00E0140A">
      <w:r>
        <w:t xml:space="preserve">After </w:t>
      </w:r>
      <w:r w:rsidR="00D36B9F">
        <w:t>adding state groups</w:t>
      </w:r>
      <w:r>
        <w:t>, you can create states that belong to that group. You can also create states that belong to a client</w:t>
      </w:r>
      <w:r w:rsidR="00D002C3">
        <w:t>.</w:t>
      </w:r>
    </w:p>
    <w:p w14:paraId="5229A07A" w14:textId="77777777" w:rsidR="00E0140A" w:rsidRPr="00937B11" w:rsidRDefault="00E0140A" w:rsidP="00E0140A">
      <w:r w:rsidRPr="009C3174">
        <w:rPr>
          <w:i/>
        </w:rPr>
        <w:t xml:space="preserve">Note: The </w:t>
      </w:r>
      <w:r>
        <w:rPr>
          <w:i/>
        </w:rPr>
        <w:t>actions</w:t>
      </w:r>
      <w:r w:rsidRPr="009C3174">
        <w:rPr>
          <w:i/>
        </w:rPr>
        <w:t xml:space="preserve"> described in this section are available to </w:t>
      </w:r>
      <w:r w:rsidR="00516F05">
        <w:rPr>
          <w:i/>
        </w:rPr>
        <w:t>users</w:t>
      </w:r>
      <w:r w:rsidRPr="009C3174">
        <w:rPr>
          <w:i/>
        </w:rPr>
        <w:t xml:space="preserve"> </w:t>
      </w:r>
      <w:r>
        <w:rPr>
          <w:i/>
        </w:rPr>
        <w:t>with a client-level role</w:t>
      </w:r>
      <w:r w:rsidRPr="009C3174">
        <w:rPr>
          <w:i/>
        </w:rPr>
        <w:t>.</w:t>
      </w:r>
    </w:p>
    <w:p w14:paraId="21FE38DF" w14:textId="77777777" w:rsidR="00482D83" w:rsidRDefault="00E0140A" w:rsidP="00E0140A">
      <w:pPr>
        <w:pStyle w:val="Heading4"/>
      </w:pPr>
      <w:bookmarkStart w:id="409" w:name="_Toc391560322"/>
      <w:bookmarkStart w:id="410" w:name="_Toc433196095"/>
      <w:r>
        <w:t>Create or modify states</w:t>
      </w:r>
      <w:r w:rsidR="00482D83">
        <w:t>.</w:t>
      </w:r>
      <w:bookmarkEnd w:id="409"/>
      <w:bookmarkEnd w:id="410"/>
    </w:p>
    <w:p w14:paraId="30D8809B" w14:textId="77777777" w:rsidR="005C2571" w:rsidRDefault="005C2571" w:rsidP="009A7309">
      <w:pPr>
        <w:pStyle w:val="ImageCaption"/>
      </w:pPr>
      <w:bookmarkStart w:id="411" w:name="_Toc391560258"/>
      <w:bookmarkStart w:id="412" w:name="_Toc433196165"/>
      <w:r>
        <w:t xml:space="preserve">Figure </w:t>
      </w:r>
      <w:r w:rsidR="008A2B77">
        <w:fldChar w:fldCharType="begin"/>
      </w:r>
      <w:r w:rsidR="008A2B77">
        <w:instrText xml:space="preserve"> SEQ Figure \* ARABIC </w:instrText>
      </w:r>
      <w:r w:rsidR="008A2B77">
        <w:fldChar w:fldCharType="separate"/>
      </w:r>
      <w:r w:rsidR="00211B29">
        <w:rPr>
          <w:noProof/>
        </w:rPr>
        <w:t>22</w:t>
      </w:r>
      <w:r w:rsidR="008A2B77">
        <w:rPr>
          <w:noProof/>
        </w:rPr>
        <w:fldChar w:fldCharType="end"/>
      </w:r>
      <w:r>
        <w:t xml:space="preserve">. State Search </w:t>
      </w:r>
      <w:r w:rsidR="0070766E">
        <w:t>Screen</w:t>
      </w:r>
      <w:bookmarkEnd w:id="411"/>
      <w:bookmarkEnd w:id="412"/>
    </w:p>
    <w:p w14:paraId="7CCA799F" w14:textId="77777777" w:rsidR="005C2571" w:rsidRPr="005C2571" w:rsidRDefault="005C2571" w:rsidP="00647742">
      <w:pPr>
        <w:pStyle w:val="Image"/>
      </w:pPr>
      <w:r>
        <w:drawing>
          <wp:inline distT="0" distB="0" distL="0" distR="0" wp14:anchorId="744779DD" wp14:editId="751B0121">
            <wp:extent cx="5486400" cy="2060702"/>
            <wp:effectExtent l="19050" t="19050" r="19050" b="158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060702"/>
                    </a:xfrm>
                    <a:prstGeom prst="rect">
                      <a:avLst/>
                    </a:prstGeom>
                    <a:noFill/>
                    <a:ln>
                      <a:solidFill>
                        <a:schemeClr val="bg1">
                          <a:lumMod val="65000"/>
                        </a:schemeClr>
                      </a:solidFill>
                    </a:ln>
                  </pic:spPr>
                </pic:pic>
              </a:graphicData>
            </a:graphic>
          </wp:inline>
        </w:drawing>
      </w:r>
    </w:p>
    <w:p w14:paraId="7EA8B541" w14:textId="77777777" w:rsidR="00E0140A" w:rsidRDefault="00E0140A" w:rsidP="00E0140A">
      <w:pPr>
        <w:pStyle w:val="ProcedureIntroduction"/>
      </w:pPr>
      <w:r>
        <w:t>To create a state:</w:t>
      </w:r>
    </w:p>
    <w:tbl>
      <w:tblPr>
        <w:tblStyle w:val="TableProcedure"/>
        <w:tblW w:w="9360" w:type="dxa"/>
        <w:jc w:val="center"/>
        <w:tblLayout w:type="fixed"/>
        <w:tblLook w:val="04A0" w:firstRow="1" w:lastRow="0" w:firstColumn="1" w:lastColumn="0" w:noHBand="0" w:noVBand="1"/>
      </w:tblPr>
      <w:tblGrid>
        <w:gridCol w:w="9360"/>
      </w:tblGrid>
      <w:tr w:rsidR="00E0140A" w14:paraId="7E39D293" w14:textId="77777777" w:rsidTr="006F0602">
        <w:trPr>
          <w:jc w:val="center"/>
        </w:trPr>
        <w:tc>
          <w:tcPr>
            <w:tcW w:w="9576" w:type="dxa"/>
          </w:tcPr>
          <w:p w14:paraId="293E7F6B" w14:textId="77777777" w:rsidR="00E0140A" w:rsidRDefault="008C52B5" w:rsidP="00D1375C">
            <w:pPr>
              <w:pStyle w:val="ListNumber"/>
              <w:numPr>
                <w:ilvl w:val="0"/>
                <w:numId w:val="31"/>
              </w:numPr>
            </w:pPr>
            <w:r>
              <w:t>On the</w:t>
            </w:r>
            <w:r w:rsidR="00E0140A">
              <w:t xml:space="preserve"> </w:t>
            </w:r>
            <w:r w:rsidR="00DD7873">
              <w:t>ART</w:t>
            </w:r>
            <w:r w:rsidR="00E0140A">
              <w:t xml:space="preserve"> </w:t>
            </w:r>
            <w:r w:rsidR="00926E3F">
              <w:t>home screen</w:t>
            </w:r>
            <w:r w:rsidR="00E0140A">
              <w:t>, click [</w:t>
            </w:r>
            <w:r w:rsidR="00E0140A" w:rsidRPr="00D108A9">
              <w:rPr>
                <w:rStyle w:val="Strong"/>
              </w:rPr>
              <w:t>Create/Modify Institution</w:t>
            </w:r>
            <w:r w:rsidR="008D6682">
              <w:rPr>
                <w:rStyle w:val="Strong"/>
              </w:rPr>
              <w:t>s</w:t>
            </w:r>
            <w:r w:rsidR="00E0140A">
              <w:t>].</w:t>
            </w:r>
          </w:p>
          <w:p w14:paraId="5DAAE8A3" w14:textId="77777777" w:rsidR="00E0140A" w:rsidRDefault="00E0140A" w:rsidP="006F0602">
            <w:pPr>
              <w:pStyle w:val="ListNumber"/>
            </w:pPr>
            <w:r>
              <w:t xml:space="preserve">On the </w:t>
            </w:r>
            <w:r w:rsidR="008D6682">
              <w:rPr>
                <w:rStyle w:val="IntenseEmphasis"/>
              </w:rPr>
              <w:t>Create/Modify Institutions</w:t>
            </w:r>
            <w:r>
              <w:t xml:space="preserve"> screen, click the [</w:t>
            </w:r>
            <w:r w:rsidRPr="00D108A9">
              <w:rPr>
                <w:rStyle w:val="Strong"/>
              </w:rPr>
              <w:t>State</w:t>
            </w:r>
            <w:r>
              <w:t xml:space="preserve">] link. </w:t>
            </w:r>
          </w:p>
          <w:p w14:paraId="00AB9AF9" w14:textId="77777777" w:rsidR="00E0140A" w:rsidRDefault="00E0140A" w:rsidP="006F0602">
            <w:pPr>
              <w:pStyle w:val="ListNumber"/>
            </w:pPr>
            <w:r>
              <w:t xml:space="preserve">On the </w:t>
            </w:r>
            <w:r w:rsidR="0043402C">
              <w:rPr>
                <w:b/>
                <w:i/>
              </w:rPr>
              <w:t>State</w:t>
            </w:r>
            <w:r w:rsidRPr="000E4206">
              <w:rPr>
                <w:b/>
                <w:i/>
              </w:rPr>
              <w:t xml:space="preserve"> Search</w:t>
            </w:r>
            <w:r>
              <w:t xml:space="preserve"> screen, click [</w:t>
            </w:r>
            <w:r w:rsidRPr="00D108A9">
              <w:rPr>
                <w:rStyle w:val="Strong"/>
              </w:rPr>
              <w:t>New</w:t>
            </w:r>
            <w:r>
              <w:t>].</w:t>
            </w:r>
          </w:p>
          <w:p w14:paraId="5264E932" w14:textId="236F6B31" w:rsidR="00E0140A" w:rsidRDefault="00E0140A" w:rsidP="006F0602">
            <w:pPr>
              <w:pStyle w:val="ListNumber"/>
            </w:pPr>
            <w:r>
              <w:t xml:space="preserve">On the </w:t>
            </w:r>
            <w:r w:rsidRPr="00116EB2">
              <w:rPr>
                <w:b/>
                <w:i/>
              </w:rPr>
              <w:t xml:space="preserve">Add </w:t>
            </w:r>
            <w:r w:rsidR="0043402C">
              <w:rPr>
                <w:b/>
                <w:i/>
              </w:rPr>
              <w:t>State</w:t>
            </w:r>
            <w:r w:rsidRPr="00116EB2">
              <w:rPr>
                <w:b/>
                <w:i/>
              </w:rPr>
              <w:t xml:space="preserve"> Information</w:t>
            </w:r>
            <w:r>
              <w:t xml:space="preserve"> screen, enter the information for the state in the provided fields.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ins w:id="413" w:author="Jamika D. Burge" w:date="2015-11-24T15:06:00Z">
              <w:r w:rsidR="00211B29" w:rsidRPr="00211B29">
                <w:rPr>
                  <w:rStyle w:val="CrossReference"/>
                  <w:rPrChange w:id="414" w:author="Jamika D. Burge" w:date="2015-11-24T15:06:00Z">
                    <w:rPr/>
                  </w:rPrChange>
                </w:rPr>
                <w:t>Table 10</w:t>
              </w:r>
            </w:ins>
            <w:del w:id="415" w:author="Jamika D. Burge" w:date="2015-11-24T15:06:00Z">
              <w:r w:rsidR="00ED0EE4" w:rsidRPr="00ED0EE4" w:rsidDel="00211B29">
                <w:rPr>
                  <w:rStyle w:val="CrossReference"/>
                </w:rPr>
                <w:delText>Table 10</w:delText>
              </w:r>
            </w:del>
            <w:r w:rsidR="0043402C" w:rsidRPr="006A609D">
              <w:rPr>
                <w:rStyle w:val="CrossReference"/>
              </w:rPr>
              <w:fldChar w:fldCharType="end"/>
            </w:r>
            <w:r>
              <w:t>.</w:t>
            </w:r>
          </w:p>
          <w:p w14:paraId="0452F97D" w14:textId="77777777" w:rsidR="00E0140A" w:rsidRDefault="00516F05" w:rsidP="00516F05">
            <w:pPr>
              <w:pStyle w:val="ListNumber"/>
            </w:pPr>
            <w:r>
              <w:t>C</w:t>
            </w:r>
            <w:r w:rsidR="00E0140A">
              <w:t>lick [</w:t>
            </w:r>
            <w:r w:rsidR="00E0140A" w:rsidRPr="00D108A9">
              <w:rPr>
                <w:rStyle w:val="Strong"/>
              </w:rPr>
              <w:t>Save</w:t>
            </w:r>
            <w:r w:rsidR="00E0140A">
              <w:t xml:space="preserve">]. </w:t>
            </w:r>
          </w:p>
        </w:tc>
      </w:tr>
    </w:tbl>
    <w:p w14:paraId="0B504B04" w14:textId="77777777" w:rsidR="00332BB0" w:rsidRDefault="00332BB0" w:rsidP="00586A01">
      <w:pPr>
        <w:pStyle w:val="ProcedureIntroduction"/>
      </w:pPr>
    </w:p>
    <w:p w14:paraId="225A8470" w14:textId="77777777" w:rsidR="00E0140A" w:rsidRDefault="00E0140A" w:rsidP="00586A01">
      <w:pPr>
        <w:pStyle w:val="ProcedureIntroduction"/>
      </w:pPr>
      <w:r>
        <w:t>To modify a state:</w:t>
      </w:r>
    </w:p>
    <w:tbl>
      <w:tblPr>
        <w:tblStyle w:val="TableProcedure"/>
        <w:tblW w:w="9360" w:type="dxa"/>
        <w:jc w:val="center"/>
        <w:tblLayout w:type="fixed"/>
        <w:tblLook w:val="04A0" w:firstRow="1" w:lastRow="0" w:firstColumn="1" w:lastColumn="0" w:noHBand="0" w:noVBand="1"/>
      </w:tblPr>
      <w:tblGrid>
        <w:gridCol w:w="9360"/>
      </w:tblGrid>
      <w:tr w:rsidR="00E0140A" w14:paraId="6BC425C5" w14:textId="77777777" w:rsidTr="00B00B91">
        <w:trPr>
          <w:jc w:val="center"/>
        </w:trPr>
        <w:tc>
          <w:tcPr>
            <w:tcW w:w="9576" w:type="dxa"/>
          </w:tcPr>
          <w:p w14:paraId="05978812" w14:textId="77777777" w:rsidR="00E0140A" w:rsidRDefault="0070766E" w:rsidP="00D1375C">
            <w:pPr>
              <w:pStyle w:val="ListParagraph"/>
              <w:numPr>
                <w:ilvl w:val="0"/>
                <w:numId w:val="32"/>
              </w:numPr>
              <w:spacing w:after="0"/>
              <w:ind w:left="360"/>
            </w:pPr>
            <w:r>
              <w:t xml:space="preserve">On the </w:t>
            </w:r>
            <w:r>
              <w:rPr>
                <w:b/>
                <w:i/>
              </w:rPr>
              <w:t>State</w:t>
            </w:r>
            <w:r w:rsidRPr="000E4206">
              <w:rPr>
                <w:b/>
                <w:i/>
              </w:rPr>
              <w:t xml:space="preserve"> Search</w:t>
            </w:r>
            <w:r>
              <w:t xml:space="preserve"> screen, </w:t>
            </w:r>
            <w:r w:rsidR="00E0140A">
              <w:t>search for a state record.</w:t>
            </w:r>
          </w:p>
          <w:p w14:paraId="214BC3AD" w14:textId="77777777" w:rsidR="00E0140A" w:rsidRDefault="0070766E" w:rsidP="00D1375C">
            <w:pPr>
              <w:pStyle w:val="ListParagraph"/>
              <w:numPr>
                <w:ilvl w:val="0"/>
                <w:numId w:val="32"/>
              </w:numPr>
              <w:spacing w:after="80"/>
              <w:ind w:left="360"/>
            </w:pPr>
            <w:r>
              <w:t>I</w:t>
            </w:r>
            <w:r w:rsidR="00E0140A">
              <w:t xml:space="preserve">n the search results table, click </w:t>
            </w:r>
            <w:r w:rsidR="001E6E28">
              <w:t>[</w:t>
            </w:r>
            <w:r w:rsidR="00516F05">
              <w:t xml:space="preserve"> </w:t>
            </w:r>
            <w:r w:rsidR="00E0140A">
              <w:rPr>
                <w:i/>
                <w:noProof/>
              </w:rPr>
              <w:drawing>
                <wp:inline distT="0" distB="0" distL="0" distR="0" wp14:anchorId="280733EB" wp14:editId="375F8B9F">
                  <wp:extent cx="228600" cy="234682"/>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14:paraId="729E92F8" w14:textId="047005A1" w:rsidR="00E0140A" w:rsidRDefault="00E0140A" w:rsidP="00D1375C">
            <w:pPr>
              <w:pStyle w:val="ListNumber"/>
              <w:numPr>
                <w:ilvl w:val="0"/>
                <w:numId w:val="32"/>
              </w:numPr>
              <w:ind w:left="360"/>
            </w:pPr>
            <w:r>
              <w:t xml:space="preserve">On the </w:t>
            </w:r>
            <w:r w:rsidRPr="00116EB2">
              <w:rPr>
                <w:b/>
                <w:i/>
              </w:rPr>
              <w:t xml:space="preserve">Edit </w:t>
            </w:r>
            <w:r w:rsidR="0070766E">
              <w:rPr>
                <w:b/>
                <w:i/>
              </w:rPr>
              <w:t>State</w:t>
            </w:r>
            <w:r w:rsidRPr="00116EB2">
              <w:rPr>
                <w:b/>
                <w:i/>
              </w:rPr>
              <w:t xml:space="preserve"> Information</w:t>
            </w:r>
            <w:r>
              <w:t xml:space="preserve"> screen, </w:t>
            </w:r>
            <w:r w:rsidR="00552A84">
              <w:t>modify</w:t>
            </w:r>
            <w:r>
              <w:t xml:space="preserve"> the information for the state in the provided fields</w:t>
            </w:r>
            <w:r w:rsidR="00371626">
              <w:t xml:space="preserve"> as required</w:t>
            </w:r>
            <w:r>
              <w:t xml:space="preserve">.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ins w:id="416" w:author="Jamika D. Burge" w:date="2015-11-24T15:06:00Z">
              <w:r w:rsidR="00211B29" w:rsidRPr="00211B29">
                <w:rPr>
                  <w:rStyle w:val="CrossReference"/>
                  <w:rPrChange w:id="417" w:author="Jamika D. Burge" w:date="2015-11-24T15:06:00Z">
                    <w:rPr/>
                  </w:rPrChange>
                </w:rPr>
                <w:t>Table 10</w:t>
              </w:r>
            </w:ins>
            <w:del w:id="418" w:author="Jamika D. Burge" w:date="2015-11-24T15:06:00Z">
              <w:r w:rsidR="00ED0EE4" w:rsidRPr="00ED0EE4" w:rsidDel="00211B29">
                <w:rPr>
                  <w:rStyle w:val="CrossReference"/>
                </w:rPr>
                <w:delText>Table 10</w:delText>
              </w:r>
            </w:del>
            <w:r w:rsidR="0043402C" w:rsidRPr="006A609D">
              <w:rPr>
                <w:rStyle w:val="CrossReference"/>
              </w:rPr>
              <w:fldChar w:fldCharType="end"/>
            </w:r>
            <w:r>
              <w:t>.</w:t>
            </w:r>
          </w:p>
          <w:p w14:paraId="48792D1A" w14:textId="77777777" w:rsidR="00E0140A" w:rsidRDefault="00516F05" w:rsidP="00D1375C">
            <w:pPr>
              <w:pStyle w:val="ListParagraph"/>
              <w:numPr>
                <w:ilvl w:val="0"/>
                <w:numId w:val="32"/>
              </w:numPr>
              <w:spacing w:after="80"/>
              <w:ind w:left="360"/>
            </w:pPr>
            <w:r>
              <w:t>C</w:t>
            </w:r>
            <w:r w:rsidR="00E0140A">
              <w:t>lick [</w:t>
            </w:r>
            <w:r w:rsidR="00E0140A">
              <w:rPr>
                <w:b/>
              </w:rPr>
              <w:t>Save</w:t>
            </w:r>
            <w:r w:rsidR="00E0140A">
              <w:t xml:space="preserve">]. </w:t>
            </w:r>
          </w:p>
        </w:tc>
      </w:tr>
    </w:tbl>
    <w:p w14:paraId="5EE9E2E9" w14:textId="77777777" w:rsidR="0043402C" w:rsidRDefault="0043402C" w:rsidP="00586A01"/>
    <w:p w14:paraId="4DB2F7A9" w14:textId="77777777" w:rsidR="00E0140A" w:rsidRDefault="00E0140A" w:rsidP="00586A01">
      <w:pPr>
        <w:pStyle w:val="ProcedureIntroduction"/>
      </w:pPr>
      <w:r>
        <w:t>To delete a state:</w:t>
      </w:r>
    </w:p>
    <w:tbl>
      <w:tblPr>
        <w:tblStyle w:val="TableProcedure"/>
        <w:tblW w:w="9360" w:type="dxa"/>
        <w:jc w:val="center"/>
        <w:tblLayout w:type="fixed"/>
        <w:tblLook w:val="04A0" w:firstRow="1" w:lastRow="0" w:firstColumn="1" w:lastColumn="0" w:noHBand="0" w:noVBand="1"/>
      </w:tblPr>
      <w:tblGrid>
        <w:gridCol w:w="9360"/>
      </w:tblGrid>
      <w:tr w:rsidR="00E0140A" w14:paraId="61D6CE5D" w14:textId="77777777" w:rsidTr="00B00B91">
        <w:trPr>
          <w:jc w:val="center"/>
        </w:trPr>
        <w:tc>
          <w:tcPr>
            <w:tcW w:w="9576" w:type="dxa"/>
          </w:tcPr>
          <w:p w14:paraId="65D3E143" w14:textId="77777777" w:rsidR="00E0140A" w:rsidRDefault="0070766E" w:rsidP="00D1375C">
            <w:pPr>
              <w:pStyle w:val="ListParagraph"/>
              <w:numPr>
                <w:ilvl w:val="0"/>
                <w:numId w:val="33"/>
              </w:numPr>
              <w:spacing w:after="0"/>
              <w:ind w:left="360"/>
            </w:pPr>
            <w:r>
              <w:t xml:space="preserve">On the </w:t>
            </w:r>
            <w:r>
              <w:rPr>
                <w:b/>
                <w:i/>
              </w:rPr>
              <w:t xml:space="preserve">State </w:t>
            </w:r>
            <w:r w:rsidRPr="000E4206">
              <w:rPr>
                <w:b/>
                <w:i/>
              </w:rPr>
              <w:t>Search</w:t>
            </w:r>
            <w:r>
              <w:t xml:space="preserve"> screen, </w:t>
            </w:r>
            <w:r w:rsidR="00E0140A">
              <w:t>search for a state record.</w:t>
            </w:r>
          </w:p>
          <w:p w14:paraId="0C75C380" w14:textId="77777777" w:rsidR="00E0140A" w:rsidRDefault="0070766E" w:rsidP="00D1375C">
            <w:pPr>
              <w:pStyle w:val="ListParagraph"/>
              <w:numPr>
                <w:ilvl w:val="0"/>
                <w:numId w:val="33"/>
              </w:numPr>
              <w:spacing w:after="80"/>
              <w:ind w:left="360"/>
            </w:pPr>
            <w:r>
              <w:t>I</w:t>
            </w:r>
            <w:r w:rsidR="00E0140A">
              <w:t>n the search results table, click [</w:t>
            </w:r>
            <w:r w:rsidR="00516F05">
              <w:t xml:space="preserve"> </w:t>
            </w:r>
            <w:r w:rsidR="00E0140A">
              <w:rPr>
                <w:i/>
                <w:noProof/>
              </w:rPr>
              <w:drawing>
                <wp:inline distT="0" distB="0" distL="0" distR="0" wp14:anchorId="677C3704" wp14:editId="23576FA5">
                  <wp:extent cx="228600" cy="234682"/>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14:paraId="1CD9B827" w14:textId="77777777" w:rsidR="00E0140A" w:rsidRDefault="00E0140A" w:rsidP="00D1375C">
            <w:pPr>
              <w:pStyle w:val="ListNumber"/>
              <w:numPr>
                <w:ilvl w:val="0"/>
                <w:numId w:val="33"/>
              </w:numPr>
              <w:ind w:left="360"/>
            </w:pPr>
            <w:r>
              <w:t>In the warning box that pops up, click [</w:t>
            </w:r>
            <w:r w:rsidRPr="00D108A9">
              <w:rPr>
                <w:rStyle w:val="Strong"/>
              </w:rPr>
              <w:t>OK</w:t>
            </w:r>
            <w:r>
              <w:t xml:space="preserve">]. </w:t>
            </w:r>
          </w:p>
          <w:p w14:paraId="677A81EA" w14:textId="77777777" w:rsidR="0070766E" w:rsidRPr="0070766E" w:rsidRDefault="0070766E" w:rsidP="0070766E">
            <w:pPr>
              <w:pStyle w:val="ListNumber"/>
              <w:numPr>
                <w:ilvl w:val="0"/>
                <w:numId w:val="0"/>
              </w:numPr>
              <w:rPr>
                <w:rStyle w:val="Strong"/>
              </w:rPr>
            </w:pPr>
            <w:r>
              <w:rPr>
                <w:rStyle w:val="Strong"/>
              </w:rPr>
              <w:t>Caution: If you delete a state, all of the child entities within that state will also be deleted.</w:t>
            </w:r>
          </w:p>
        </w:tc>
      </w:tr>
    </w:tbl>
    <w:p w14:paraId="08B7B642" w14:textId="77777777" w:rsidR="00482D83" w:rsidRDefault="00E0140A" w:rsidP="00E0140A">
      <w:pPr>
        <w:pStyle w:val="Heading4"/>
      </w:pPr>
      <w:bookmarkStart w:id="419" w:name="_Toc391560323"/>
      <w:bookmarkStart w:id="420" w:name="_Toc433196096"/>
      <w:r>
        <w:t>Upload state</w:t>
      </w:r>
      <w:r w:rsidR="0043402C">
        <w:t>s</w:t>
      </w:r>
      <w:r w:rsidR="00482D83">
        <w:t>.</w:t>
      </w:r>
      <w:bookmarkEnd w:id="419"/>
      <w:bookmarkEnd w:id="420"/>
    </w:p>
    <w:p w14:paraId="0AD7A7BE" w14:textId="77777777" w:rsidR="00E0140A" w:rsidRDefault="00E0140A" w:rsidP="00E0140A">
      <w:pPr>
        <w:keepNext/>
      </w:pPr>
      <w:r>
        <w:t>You can add, modify, or delete state</w:t>
      </w:r>
      <w:r w:rsidR="0043402C">
        <w:t>s</w:t>
      </w:r>
      <w:r>
        <w:t xml:space="preserve"> by uploading a file to </w:t>
      </w:r>
      <w:r w:rsidR="00DD7873">
        <w:t>ART</w:t>
      </w:r>
      <w:r>
        <w:t>.</w:t>
      </w:r>
    </w:p>
    <w:p w14:paraId="0E4AEC7C" w14:textId="77777777" w:rsidR="00E0140A" w:rsidRDefault="00E0140A" w:rsidP="00E0140A">
      <w:pPr>
        <w:pStyle w:val="ProcedureIntroduction"/>
      </w:pPr>
      <w:r>
        <w:t>To upload a state file:</w:t>
      </w:r>
    </w:p>
    <w:tbl>
      <w:tblPr>
        <w:tblStyle w:val="TableProcedure"/>
        <w:tblW w:w="9360" w:type="dxa"/>
        <w:jc w:val="center"/>
        <w:tblLayout w:type="fixed"/>
        <w:tblLook w:val="04A0" w:firstRow="1" w:lastRow="0" w:firstColumn="1" w:lastColumn="0" w:noHBand="0" w:noVBand="1"/>
      </w:tblPr>
      <w:tblGrid>
        <w:gridCol w:w="9360"/>
      </w:tblGrid>
      <w:tr w:rsidR="00E0140A" w14:paraId="7E5A54BE" w14:textId="77777777" w:rsidTr="006F0602">
        <w:trPr>
          <w:jc w:val="center"/>
        </w:trPr>
        <w:tc>
          <w:tcPr>
            <w:tcW w:w="9576" w:type="dxa"/>
          </w:tcPr>
          <w:p w14:paraId="6B5EF6F5" w14:textId="77777777" w:rsidR="00E0140A" w:rsidRDefault="00E0140A" w:rsidP="00D1375C">
            <w:pPr>
              <w:pStyle w:val="ListNumber"/>
              <w:numPr>
                <w:ilvl w:val="0"/>
                <w:numId w:val="34"/>
              </w:numPr>
            </w:pPr>
            <w:r>
              <w:t xml:space="preserve">Download the </w:t>
            </w:r>
            <w:r w:rsidRPr="008A7A64">
              <w:rPr>
                <w:rStyle w:val="Emphasis"/>
                <w:i w:val="0"/>
              </w:rPr>
              <w:t>State</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353511C3" w14:textId="5894A842" w:rsidR="00E0140A" w:rsidRDefault="00E0140A" w:rsidP="006F0602">
            <w:pPr>
              <w:pStyle w:val="ListNumber"/>
            </w:pPr>
            <w:r>
              <w:t>Using</w:t>
            </w:r>
            <w:r w:rsidR="0043402C">
              <w:t xml:space="preserv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ins w:id="421" w:author="Jamika D. Burge" w:date="2015-11-24T15:06:00Z">
              <w:r w:rsidR="00211B29" w:rsidRPr="00211B29">
                <w:rPr>
                  <w:rStyle w:val="CrossReference"/>
                  <w:rPrChange w:id="422" w:author="Jamika D. Burge" w:date="2015-11-24T15:06:00Z">
                    <w:rPr/>
                  </w:rPrChange>
                </w:rPr>
                <w:t>Table 10</w:t>
              </w:r>
            </w:ins>
            <w:del w:id="423" w:author="Jamika D. Burge" w:date="2015-11-24T15:06:00Z">
              <w:r w:rsidR="00ED0EE4" w:rsidRPr="00ED0EE4" w:rsidDel="00211B29">
                <w:rPr>
                  <w:rStyle w:val="CrossReference"/>
                </w:rPr>
                <w:delText>Table 10</w:delText>
              </w:r>
            </w:del>
            <w:r w:rsidR="0043402C" w:rsidRPr="006A609D">
              <w:rPr>
                <w:rStyle w:val="CrossReference"/>
              </w:rPr>
              <w:fldChar w:fldCharType="end"/>
            </w:r>
            <w:r>
              <w:t xml:space="preserve"> as a reference, </w:t>
            </w:r>
            <w:r w:rsidR="00902B7D">
              <w:t xml:space="preserve">enter a row of information for each </w:t>
            </w:r>
            <w:r>
              <w:t xml:space="preserve">state you want to add, modify, or delete. </w:t>
            </w:r>
          </w:p>
          <w:p w14:paraId="4FF729F3" w14:textId="77777777" w:rsidR="00C74D2F" w:rsidRPr="005172D8" w:rsidRDefault="00C74D2F" w:rsidP="00C74D2F">
            <w:pPr>
              <w:pStyle w:val="ListNumber2"/>
            </w:pPr>
            <w:r>
              <w:t xml:space="preserve">To modify an existing state record, enter </w:t>
            </w:r>
            <w:r w:rsidR="0070766E">
              <w:t>the information for the new record in its own ro</w:t>
            </w:r>
            <w:r w:rsidR="0070766E" w:rsidRPr="005172D8">
              <w:t>w</w:t>
            </w:r>
            <w:r w:rsidRPr="005172D8">
              <w:t>.</w:t>
            </w:r>
            <w:r w:rsidR="0070766E" w:rsidRPr="005172D8">
              <w:t xml:space="preserve"> The old record will be replaced upon uploading the file.</w:t>
            </w:r>
          </w:p>
          <w:p w14:paraId="58112D63" w14:textId="77777777" w:rsidR="00C74D2F" w:rsidRDefault="00C74D2F" w:rsidP="00C74D2F">
            <w:pPr>
              <w:pStyle w:val="ListNumber2"/>
            </w:pPr>
            <w:r w:rsidRPr="005172D8">
              <w:t xml:space="preserve">To delete an existing state record, enter “DELETE” in the </w:t>
            </w:r>
            <w:r w:rsidR="002D5E1D">
              <w:t>Delete</w:t>
            </w:r>
            <w:r w:rsidRPr="002D5E1D">
              <w:t xml:space="preserve"> </w:t>
            </w:r>
            <w:r w:rsidRPr="005172D8">
              <w:t>column.</w:t>
            </w:r>
          </w:p>
          <w:p w14:paraId="26070E33" w14:textId="77777777" w:rsidR="00E0140A" w:rsidRDefault="008C52B5" w:rsidP="006F0602">
            <w:pPr>
              <w:pStyle w:val="ListNumber"/>
            </w:pPr>
            <w:r>
              <w:t>On the</w:t>
            </w:r>
            <w:r w:rsidR="00E0140A">
              <w:t xml:space="preserve"> </w:t>
            </w:r>
            <w:r w:rsidR="00DD7873">
              <w:t>ART</w:t>
            </w:r>
            <w:r w:rsidR="00E0140A">
              <w:t xml:space="preserve"> </w:t>
            </w:r>
            <w:r w:rsidR="00926E3F">
              <w:t>home screen</w:t>
            </w:r>
            <w:r w:rsidR="00E0140A">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E0140A">
              <w:t>].</w:t>
            </w:r>
          </w:p>
          <w:p w14:paraId="77B88F31" w14:textId="77777777" w:rsidR="00E0140A" w:rsidRDefault="00E0140A" w:rsidP="0043402C">
            <w:pPr>
              <w:pStyle w:val="ListNumber"/>
            </w:pPr>
            <w:r>
              <w:t xml:space="preserve">Upload the state file, following the instructions provided in the </w:t>
            </w:r>
            <w:hyperlink w:anchor="_Uploading_Files" w:history="1">
              <w:r w:rsidRPr="00116EB2">
                <w:rPr>
                  <w:rStyle w:val="Hyperlink"/>
                </w:rPr>
                <w:t>Uploading Files</w:t>
              </w:r>
            </w:hyperlink>
            <w:r>
              <w:t xml:space="preserve"> section.</w:t>
            </w:r>
          </w:p>
        </w:tc>
      </w:tr>
    </w:tbl>
    <w:p w14:paraId="6A71E64C" w14:textId="77777777" w:rsidR="0070766E" w:rsidRPr="00910B75" w:rsidRDefault="0070766E" w:rsidP="00910B75"/>
    <w:p w14:paraId="2E9CD364" w14:textId="5A07E3B6" w:rsidR="003B12CF" w:rsidRPr="0082601A" w:rsidRDefault="003B12CF" w:rsidP="009735DF">
      <w:pPr>
        <w:keepNext/>
        <w:keepLines/>
      </w:pPr>
      <w:r w:rsidRPr="006A609D">
        <w:rPr>
          <w:rStyle w:val="CrossReference"/>
        </w:rPr>
        <w:fldChar w:fldCharType="begin"/>
      </w:r>
      <w:r w:rsidR="006A609D" w:rsidRPr="006A609D">
        <w:rPr>
          <w:rStyle w:val="CrossReference"/>
        </w:rPr>
        <w:instrText xml:space="preserve"> REF _Ref388005738 \* MERGEFORMAT \h</w:instrText>
      </w:r>
      <w:r w:rsidRPr="006A609D">
        <w:rPr>
          <w:rStyle w:val="CrossReference"/>
        </w:rPr>
      </w:r>
      <w:r w:rsidRPr="006A609D">
        <w:rPr>
          <w:rStyle w:val="CrossReference"/>
        </w:rPr>
        <w:fldChar w:fldCharType="separate"/>
      </w:r>
      <w:ins w:id="424" w:author="Jamika D. Burge" w:date="2015-11-24T15:06:00Z">
        <w:r w:rsidR="00211B29" w:rsidRPr="00211B29">
          <w:rPr>
            <w:rStyle w:val="CrossReference"/>
            <w:rPrChange w:id="425" w:author="Jamika D. Burge" w:date="2015-11-24T15:06:00Z">
              <w:rPr/>
            </w:rPrChange>
          </w:rPr>
          <w:t>Table 10</w:t>
        </w:r>
      </w:ins>
      <w:del w:id="426" w:author="Jamika D. Burge" w:date="2015-11-24T15:06:00Z">
        <w:r w:rsidR="00ED0EE4" w:rsidRPr="00ED0EE4" w:rsidDel="00211B29">
          <w:rPr>
            <w:rStyle w:val="CrossReference"/>
          </w:rPr>
          <w:delText>Table 10</w:delText>
        </w:r>
      </w:del>
      <w:r w:rsidRPr="006A609D">
        <w:rPr>
          <w:rStyle w:val="CrossReference"/>
        </w:rPr>
        <w:fldChar w:fldCharType="end"/>
      </w:r>
      <w:r>
        <w:t xml:space="preserve"> describe</w:t>
      </w:r>
      <w:r w:rsidR="008F7EBF">
        <w:t>s the columns in the state file</w:t>
      </w:r>
      <w:r>
        <w:t xml:space="preserve"> and lists acceptable values in </w:t>
      </w:r>
      <w:r w:rsidRPr="003B12CF">
        <w:rPr>
          <w:rStyle w:val="Strong"/>
        </w:rPr>
        <w:t>bold type</w:t>
      </w:r>
      <w:r>
        <w:t>.</w:t>
      </w:r>
      <w:r w:rsidR="003D0EB6">
        <w:t xml:space="preserve"> </w:t>
      </w:r>
      <w:r w:rsidR="0070766E">
        <w:t xml:space="preserve">These columns also correspond with the fields on the </w:t>
      </w:r>
      <w:r w:rsidR="00943316">
        <w:rPr>
          <w:b/>
          <w:i/>
        </w:rPr>
        <w:t>Add</w:t>
      </w:r>
      <w:r w:rsidR="0070766E" w:rsidRPr="00116EB2">
        <w:rPr>
          <w:b/>
          <w:i/>
        </w:rPr>
        <w:t xml:space="preserve"> </w:t>
      </w:r>
      <w:r w:rsidR="0070766E">
        <w:rPr>
          <w:b/>
          <w:i/>
        </w:rPr>
        <w:t>State</w:t>
      </w:r>
      <w:r w:rsidR="0070766E" w:rsidRPr="00116EB2">
        <w:rPr>
          <w:b/>
          <w:i/>
        </w:rPr>
        <w:t xml:space="preserve"> Information</w:t>
      </w:r>
      <w:r w:rsidR="0070766E">
        <w:t xml:space="preserve"> screen. </w:t>
      </w:r>
      <w:r>
        <w:t xml:space="preserve">Columns marked with an asterisk </w:t>
      </w:r>
      <w:r w:rsidR="00E730F9">
        <w:t xml:space="preserve">(*) </w:t>
      </w:r>
      <w:r>
        <w:t>are required</w:t>
      </w:r>
      <w:r w:rsidR="00F61A28">
        <w:t xml:space="preserve"> for add</w:t>
      </w:r>
      <w:r w:rsidR="0070766E">
        <w:t>/modify</w:t>
      </w:r>
      <w:r w:rsidR="00F61A28">
        <w:t xml:space="preserve"> actions; columns marked with a </w:t>
      </w:r>
      <w:r w:rsidR="00E730F9">
        <w:t>plus (+) are required for delete actions</w:t>
      </w:r>
      <w:r>
        <w:t>.</w:t>
      </w:r>
    </w:p>
    <w:p w14:paraId="51667EBD" w14:textId="77777777" w:rsidR="003E7A9B" w:rsidRDefault="003E7A9B" w:rsidP="0096591F">
      <w:pPr>
        <w:pStyle w:val="TableCaption"/>
      </w:pPr>
      <w:bookmarkStart w:id="427" w:name="_Ref388005738"/>
      <w:r>
        <w:t>Table </w:t>
      </w:r>
      <w:r w:rsidR="008A2B77">
        <w:fldChar w:fldCharType="begin"/>
      </w:r>
      <w:r w:rsidR="008A2B77">
        <w:instrText xml:space="preserve"> SEQ Table \* ARABIC </w:instrText>
      </w:r>
      <w:r w:rsidR="008A2B77">
        <w:fldChar w:fldCharType="separate"/>
      </w:r>
      <w:r w:rsidR="00211B29">
        <w:rPr>
          <w:noProof/>
        </w:rPr>
        <w:t>10</w:t>
      </w:r>
      <w:r w:rsidR="008A2B77">
        <w:rPr>
          <w:noProof/>
        </w:rPr>
        <w:fldChar w:fldCharType="end"/>
      </w:r>
      <w:bookmarkEnd w:id="427"/>
      <w:r>
        <w:t xml:space="preserve">. </w:t>
      </w:r>
      <w:r w:rsidRPr="00783149">
        <w:t xml:space="preserve">Upload </w:t>
      </w:r>
      <w:r>
        <w:t xml:space="preserve">State </w:t>
      </w:r>
      <w:r w:rsidRPr="00783149">
        <w:t>File Requirements</w:t>
      </w:r>
    </w:p>
    <w:tbl>
      <w:tblPr>
        <w:tblStyle w:val="TableGrid"/>
        <w:tblW w:w="0" w:type="auto"/>
        <w:tblLayout w:type="fixed"/>
        <w:tblLook w:val="04A0" w:firstRow="1" w:lastRow="0" w:firstColumn="1" w:lastColumn="0" w:noHBand="0" w:noVBand="1"/>
      </w:tblPr>
      <w:tblGrid>
        <w:gridCol w:w="2350"/>
        <w:gridCol w:w="7015"/>
      </w:tblGrid>
      <w:tr w:rsidR="00FD26A1" w:rsidRPr="00645F22" w14:paraId="72AAD9B2" w14:textId="77777777" w:rsidTr="00CE29AA">
        <w:trPr>
          <w:cnfStyle w:val="100000000000" w:firstRow="1" w:lastRow="0" w:firstColumn="0" w:lastColumn="0" w:oddVBand="0" w:evenVBand="0" w:oddHBand="0" w:evenHBand="0" w:firstRowFirstColumn="0" w:firstRowLastColumn="0" w:lastRowFirstColumn="0" w:lastRowLastColumn="0"/>
          <w:tblHeader/>
        </w:trPr>
        <w:tc>
          <w:tcPr>
            <w:tcW w:w="2350" w:type="dxa"/>
          </w:tcPr>
          <w:p w14:paraId="64190993" w14:textId="77777777" w:rsidR="00FD26A1" w:rsidRPr="00645F22" w:rsidRDefault="00FD26A1" w:rsidP="00C505B6">
            <w:pPr>
              <w:pStyle w:val="TableHeader"/>
            </w:pPr>
            <w:r w:rsidRPr="00645F22">
              <w:t>Column</w:t>
            </w:r>
          </w:p>
        </w:tc>
        <w:tc>
          <w:tcPr>
            <w:tcW w:w="7015" w:type="dxa"/>
          </w:tcPr>
          <w:p w14:paraId="2F914257" w14:textId="77777777" w:rsidR="00FD26A1" w:rsidRPr="00645F22" w:rsidRDefault="00FD26A1" w:rsidP="00C505B6">
            <w:pPr>
              <w:pStyle w:val="TableHeader"/>
            </w:pPr>
            <w:r>
              <w:t>Description</w:t>
            </w:r>
          </w:p>
        </w:tc>
      </w:tr>
      <w:tr w:rsidR="00FD26A1" w:rsidRPr="00645F22" w14:paraId="4C1705F7" w14:textId="77777777" w:rsidTr="00CE29AA">
        <w:tc>
          <w:tcPr>
            <w:tcW w:w="2350" w:type="dxa"/>
          </w:tcPr>
          <w:p w14:paraId="1F6E768E" w14:textId="77777777" w:rsidR="00FD26A1" w:rsidRPr="00645F22" w:rsidRDefault="00FD26A1" w:rsidP="003E7A9B">
            <w:pPr>
              <w:pStyle w:val="TableText"/>
            </w:pPr>
            <w:r>
              <w:t>StateAbbreviation</w:t>
            </w:r>
            <w:r w:rsidR="000A219D">
              <w:t>*</w:t>
            </w:r>
            <w:r w:rsidR="00E730F9" w:rsidRPr="00E730F9">
              <w:rPr>
                <w:rStyle w:val="FootnoteReference"/>
              </w:rPr>
              <w:t>+</w:t>
            </w:r>
          </w:p>
        </w:tc>
        <w:tc>
          <w:tcPr>
            <w:tcW w:w="7015" w:type="dxa"/>
            <w:vAlign w:val="center"/>
          </w:tcPr>
          <w:p w14:paraId="6BC6E6D9" w14:textId="77777777" w:rsidR="00FD26A1" w:rsidRPr="00FC6D62" w:rsidRDefault="00AE76CB" w:rsidP="00FC6D62">
            <w:pPr>
              <w:pStyle w:val="TableText"/>
            </w:pPr>
            <w:r>
              <w:t>State’s abbreviation.</w:t>
            </w:r>
            <w:r w:rsidR="00FD26A1" w:rsidRPr="00FC6D62">
              <w:t xml:space="preserve"> </w:t>
            </w:r>
            <w:bookmarkStart w:id="428" w:name="stateabbrev"/>
            <w:r w:rsidR="00EB33F0" w:rsidRPr="00CB020D">
              <w:rPr>
                <w:rStyle w:val="Strong"/>
              </w:rPr>
              <w:t xml:space="preserve">Any standard </w:t>
            </w:r>
            <w:r w:rsidR="00FD26A1" w:rsidRPr="00CB020D">
              <w:rPr>
                <w:rStyle w:val="Strong"/>
              </w:rPr>
              <w:t>two-letter state abbreviation</w:t>
            </w:r>
            <w:r w:rsidR="00EB33F0" w:rsidRPr="00CB020D">
              <w:rPr>
                <w:rStyle w:val="Strong"/>
              </w:rPr>
              <w:t xml:space="preserve"> is valid</w:t>
            </w:r>
            <w:r w:rsidR="00FD26A1" w:rsidRPr="00CB020D">
              <w:rPr>
                <w:rStyle w:val="Strong"/>
              </w:rPr>
              <w:t>.</w:t>
            </w:r>
            <w:r w:rsidR="00FD26A1" w:rsidRPr="00FC6D62">
              <w:t xml:space="preserve"> In addition, the following</w:t>
            </w:r>
            <w:r w:rsidR="003B12CF" w:rsidRPr="00FC6D62">
              <w:t xml:space="preserve"> are </w:t>
            </w:r>
            <w:r w:rsidR="00961506">
              <w:t xml:space="preserve">also </w:t>
            </w:r>
            <w:r w:rsidR="003B12CF" w:rsidRPr="00FC6D62">
              <w:t>valid</w:t>
            </w:r>
            <w:r w:rsidR="00FD26A1" w:rsidRPr="00FC6D62">
              <w:t>:</w:t>
            </w:r>
          </w:p>
          <w:p w14:paraId="4892F4B0" w14:textId="77777777" w:rsidR="00FD26A1" w:rsidRDefault="00FD26A1" w:rsidP="00CB020D">
            <w:pPr>
              <w:pStyle w:val="TableTextBullet"/>
            </w:pPr>
            <w:r w:rsidRPr="00657FD7">
              <w:rPr>
                <w:rStyle w:val="Strong"/>
              </w:rPr>
              <w:t>AA</w:t>
            </w:r>
            <w:r w:rsidR="00311066" w:rsidRPr="00FF6742">
              <w:t>—</w:t>
            </w:r>
            <w:r>
              <w:t>Arme</w:t>
            </w:r>
            <w:r w:rsidRPr="003C5824">
              <w:t>d Forces Americas</w:t>
            </w:r>
          </w:p>
          <w:p w14:paraId="48C1E678" w14:textId="77777777" w:rsidR="00FD26A1" w:rsidRDefault="00FD26A1" w:rsidP="00CB020D">
            <w:pPr>
              <w:pStyle w:val="TableTextBullet"/>
            </w:pPr>
            <w:r w:rsidRPr="00657FD7">
              <w:rPr>
                <w:rStyle w:val="Strong"/>
              </w:rPr>
              <w:t>AE</w:t>
            </w:r>
            <w:r w:rsidR="00311066" w:rsidRPr="00FF6742">
              <w:t>—</w:t>
            </w:r>
            <w:r w:rsidRPr="003C5824">
              <w:t>Armed Forces Africa, Canada, Europe and Mideast</w:t>
            </w:r>
          </w:p>
          <w:p w14:paraId="51B35DF6" w14:textId="77777777" w:rsidR="00FD26A1" w:rsidRDefault="00FD26A1" w:rsidP="00CB020D">
            <w:pPr>
              <w:pStyle w:val="TableTextBullet"/>
            </w:pPr>
            <w:r w:rsidRPr="00657FD7">
              <w:rPr>
                <w:rStyle w:val="Strong"/>
              </w:rPr>
              <w:t>AP</w:t>
            </w:r>
            <w:r w:rsidR="00311066" w:rsidRPr="00FF6742">
              <w:t>—</w:t>
            </w:r>
            <w:r w:rsidRPr="003C5824">
              <w:t>Armed Forces Pacific</w:t>
            </w:r>
          </w:p>
          <w:p w14:paraId="6928946F" w14:textId="77777777" w:rsidR="00FD26A1" w:rsidRPr="00657FD7" w:rsidRDefault="00940AD7" w:rsidP="00CB020D">
            <w:pPr>
              <w:pStyle w:val="TableTextBullet"/>
            </w:pPr>
            <w:r>
              <w:rPr>
                <w:rStyle w:val="Strong"/>
              </w:rPr>
              <w:t>T</w:t>
            </w:r>
            <w:r w:rsidR="00FD26A1" w:rsidRPr="00657FD7">
              <w:rPr>
                <w:rStyle w:val="Strong"/>
              </w:rPr>
              <w:t>S</w:t>
            </w:r>
            <w:r w:rsidR="00311066" w:rsidRPr="00FF6742">
              <w:t>—</w:t>
            </w:r>
            <w:r>
              <w:t>Test State</w:t>
            </w:r>
          </w:p>
          <w:p w14:paraId="54D36002" w14:textId="77777777" w:rsidR="00FD26A1" w:rsidRPr="00FD26A1" w:rsidRDefault="00FD26A1" w:rsidP="00CB020D">
            <w:pPr>
              <w:pStyle w:val="TableTextBullet"/>
              <w:rPr>
                <w:rFonts w:ascii="Calibri" w:hAnsi="Calibri" w:cs="Calibri"/>
                <w:color w:val="000000"/>
                <w:sz w:val="22"/>
              </w:rPr>
            </w:pPr>
            <w:r w:rsidRPr="00657FD7">
              <w:rPr>
                <w:rStyle w:val="Strong"/>
              </w:rPr>
              <w:t>OT</w:t>
            </w:r>
            <w:r w:rsidR="00311066" w:rsidRPr="00FF6742">
              <w:t>—</w:t>
            </w:r>
            <w:r w:rsidRPr="00657FD7">
              <w:t>Other</w:t>
            </w:r>
            <w:bookmarkEnd w:id="428"/>
          </w:p>
        </w:tc>
      </w:tr>
      <w:tr w:rsidR="00FD26A1" w:rsidRPr="00645F22" w14:paraId="005E4721" w14:textId="77777777" w:rsidTr="00CE29AA">
        <w:tc>
          <w:tcPr>
            <w:tcW w:w="2350" w:type="dxa"/>
          </w:tcPr>
          <w:p w14:paraId="2A4CBB62" w14:textId="77777777" w:rsidR="00FD26A1" w:rsidRPr="00645F22" w:rsidRDefault="00FD26A1" w:rsidP="003E7A9B">
            <w:pPr>
              <w:pStyle w:val="TableText"/>
            </w:pPr>
            <w:r>
              <w:t>StateName</w:t>
            </w:r>
            <w:r w:rsidR="000A219D">
              <w:t>*</w:t>
            </w:r>
          </w:p>
        </w:tc>
        <w:tc>
          <w:tcPr>
            <w:tcW w:w="7015" w:type="dxa"/>
            <w:vAlign w:val="center"/>
          </w:tcPr>
          <w:p w14:paraId="5CBD7298" w14:textId="77777777" w:rsidR="008658D5" w:rsidRDefault="00FD26A1" w:rsidP="00CB020D">
            <w:pPr>
              <w:pStyle w:val="TableText"/>
            </w:pPr>
            <w:r>
              <w:t>Full state name</w:t>
            </w:r>
            <w:r w:rsidR="006377B4">
              <w:t>.</w:t>
            </w:r>
          </w:p>
          <w:p w14:paraId="6AE222CF" w14:textId="77777777" w:rsidR="00FD26A1" w:rsidRPr="008658D5" w:rsidRDefault="006377B4" w:rsidP="00CB020D">
            <w:pPr>
              <w:pStyle w:val="TableText"/>
              <w:rPr>
                <w:rStyle w:val="Strong"/>
              </w:rPr>
            </w:pPr>
            <w:r w:rsidRPr="008658D5">
              <w:rPr>
                <w:rStyle w:val="Strong"/>
              </w:rPr>
              <w:t>Up to 50 characters.</w:t>
            </w:r>
          </w:p>
        </w:tc>
      </w:tr>
      <w:tr w:rsidR="00FD26A1" w:rsidRPr="00645F22" w14:paraId="70B6AAFC" w14:textId="77777777" w:rsidTr="00CE29AA">
        <w:tc>
          <w:tcPr>
            <w:tcW w:w="2350" w:type="dxa"/>
          </w:tcPr>
          <w:p w14:paraId="3BDB6E11" w14:textId="77777777" w:rsidR="00FD26A1" w:rsidRPr="00645F22" w:rsidRDefault="00FD26A1" w:rsidP="003E7A9B">
            <w:pPr>
              <w:pStyle w:val="TableText"/>
            </w:pPr>
            <w:r>
              <w:t>ParentEntityType</w:t>
            </w:r>
            <w:r w:rsidR="000A219D">
              <w:t>*</w:t>
            </w:r>
          </w:p>
        </w:tc>
        <w:tc>
          <w:tcPr>
            <w:tcW w:w="7015" w:type="dxa"/>
            <w:vAlign w:val="center"/>
          </w:tcPr>
          <w:p w14:paraId="6C1A5B0A" w14:textId="77777777" w:rsidR="00FD26A1" w:rsidRDefault="00550F9E" w:rsidP="00916FB3">
            <w:pPr>
              <w:pStyle w:val="TableText"/>
            </w:pPr>
            <w:r>
              <w:t>S</w:t>
            </w:r>
            <w:r w:rsidR="00DA3671">
              <w:t xml:space="preserve">tate’s </w:t>
            </w:r>
            <w:r w:rsidR="00FD26A1">
              <w:t>parent in the</w:t>
            </w:r>
            <w:r>
              <w:t xml:space="preserve"> </w:t>
            </w:r>
            <w:r w:rsidR="00263A67">
              <w:t>Consortium’s</w:t>
            </w:r>
            <w:r w:rsidR="00FD26A1">
              <w:t xml:space="preserve"> hierarchy</w:t>
            </w:r>
            <w:r w:rsidR="006377B4">
              <w:t>. One of the following:</w:t>
            </w:r>
          </w:p>
          <w:p w14:paraId="4A238731" w14:textId="77777777" w:rsidR="006377B4" w:rsidRDefault="006377B4" w:rsidP="00CB020D">
            <w:pPr>
              <w:pStyle w:val="TableTextBullet"/>
            </w:pPr>
            <w:r w:rsidRPr="00FB4790">
              <w:rPr>
                <w:rStyle w:val="Strong"/>
              </w:rPr>
              <w:t>CLIENT</w:t>
            </w:r>
            <w:r w:rsidR="000630A4" w:rsidRPr="00FF6742">
              <w:t>—</w:t>
            </w:r>
            <w:r w:rsidR="000630A4">
              <w:t xml:space="preserve">Indicates </w:t>
            </w:r>
            <w:r w:rsidR="00FF6742">
              <w:t xml:space="preserve">the state </w:t>
            </w:r>
            <w:r w:rsidR="00A26051">
              <w:t xml:space="preserve">is </w:t>
            </w:r>
            <w:r w:rsidR="00FF6742">
              <w:t xml:space="preserve">a </w:t>
            </w:r>
            <w:r w:rsidR="00A26051">
              <w:t xml:space="preserve">direct member </w:t>
            </w:r>
            <w:r w:rsidR="0087788D">
              <w:t xml:space="preserve">of </w:t>
            </w:r>
            <w:r w:rsidR="00FF6742">
              <w:t>the consortium.</w:t>
            </w:r>
          </w:p>
          <w:p w14:paraId="500646AE" w14:textId="77777777" w:rsidR="006377B4" w:rsidRDefault="006377B4" w:rsidP="00CB020D">
            <w:pPr>
              <w:pStyle w:val="TableTextBullet"/>
            </w:pPr>
            <w:r w:rsidRPr="00FB4790">
              <w:rPr>
                <w:rStyle w:val="Strong"/>
              </w:rPr>
              <w:t>GROUPOFSTATES</w:t>
            </w:r>
            <w:r w:rsidR="00FF6742" w:rsidRPr="00FF6742">
              <w:t>—</w:t>
            </w:r>
            <w:r w:rsidR="00FF6742">
              <w:t>Indicates the state is a member of a group of states.</w:t>
            </w:r>
          </w:p>
          <w:p w14:paraId="1BD25FEC" w14:textId="7BB7A0FE" w:rsidR="00FF6742" w:rsidRDefault="00FF6742" w:rsidP="00CB020D">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ins w:id="429" w:author="Jamika D. Burge" w:date="2015-11-24T15:06:00Z">
              <w:r w:rsidR="00211B29" w:rsidRPr="00211B29">
                <w:rPr>
                  <w:rStyle w:val="CrossReference"/>
                  <w:rPrChange w:id="430" w:author="Jamika D. Burge" w:date="2015-11-24T15:06:00Z">
                    <w:rPr/>
                  </w:rPrChange>
                </w:rPr>
                <w:t>Understanding the Smarter Balanced Hierarchy</w:t>
              </w:r>
            </w:ins>
            <w:del w:id="431" w:author="Jamika D. Burge" w:date="2015-11-24T15:06:00Z">
              <w:r w:rsidR="00ED0EE4" w:rsidRPr="00ED0EE4" w:rsidDel="00211B29">
                <w:rPr>
                  <w:rStyle w:val="CrossReference"/>
                </w:rPr>
                <w:delText>Understanding the Smarter Balanced Hierarchy</w:delText>
              </w:r>
            </w:del>
            <w:r w:rsidR="00781881" w:rsidRPr="006A609D">
              <w:rPr>
                <w:rStyle w:val="CrossReference"/>
              </w:rPr>
              <w:fldChar w:fldCharType="end"/>
            </w:r>
            <w:r>
              <w:t>.</w:t>
            </w:r>
          </w:p>
        </w:tc>
      </w:tr>
      <w:tr w:rsidR="00FD26A1" w:rsidRPr="00645F22" w14:paraId="08519CBE" w14:textId="77777777" w:rsidTr="00CE29AA">
        <w:tc>
          <w:tcPr>
            <w:tcW w:w="2350" w:type="dxa"/>
          </w:tcPr>
          <w:p w14:paraId="2ACA85FA" w14:textId="77777777" w:rsidR="00FD26A1" w:rsidRPr="00645F22" w:rsidRDefault="00FD26A1" w:rsidP="003E7A9B">
            <w:pPr>
              <w:pStyle w:val="TableText"/>
            </w:pPr>
            <w:r>
              <w:t>ParentExternalId</w:t>
            </w:r>
            <w:r w:rsidR="000A219D">
              <w:t>*</w:t>
            </w:r>
          </w:p>
        </w:tc>
        <w:tc>
          <w:tcPr>
            <w:tcW w:w="7015" w:type="dxa"/>
            <w:vAlign w:val="center"/>
          </w:tcPr>
          <w:p w14:paraId="3682882F" w14:textId="77777777" w:rsidR="00FD26A1" w:rsidRPr="00800BB7" w:rsidRDefault="00F83BBF" w:rsidP="008444D9">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211B29">
              <w:t>Parent entity’s identifier.</w:t>
            </w:r>
            <w:r>
              <w:rPr>
                <w:sz w:val="24"/>
                <w:szCs w:val="24"/>
              </w:rPr>
              <w:fldChar w:fldCharType="end"/>
            </w:r>
          </w:p>
          <w:p w14:paraId="48AF4E09" w14:textId="77777777" w:rsidR="00F83BBF" w:rsidRDefault="00F83BBF" w:rsidP="00CB020D">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 xml:space="preserve">or state group’s </w:t>
            </w:r>
            <w:r w:rsidRPr="00B74DE9">
              <w:rPr>
                <w:rStyle w:val="Strong"/>
              </w:rPr>
              <w:t>ID.</w:t>
            </w:r>
          </w:p>
        </w:tc>
      </w:tr>
      <w:tr w:rsidR="00FD26A1" w:rsidRPr="00645F22" w14:paraId="5738ED6A" w14:textId="77777777" w:rsidTr="00CE29AA">
        <w:tc>
          <w:tcPr>
            <w:tcW w:w="2350" w:type="dxa"/>
          </w:tcPr>
          <w:p w14:paraId="3DF6E6F6" w14:textId="77777777" w:rsidR="00FD26A1" w:rsidRPr="00645F22" w:rsidRDefault="003C2877" w:rsidP="00C505B6">
            <w:pPr>
              <w:pStyle w:val="TableText"/>
            </w:pPr>
            <w:r>
              <w:t>Delete+</w:t>
            </w:r>
          </w:p>
        </w:tc>
        <w:tc>
          <w:tcPr>
            <w:tcW w:w="7015" w:type="dxa"/>
            <w:vAlign w:val="center"/>
          </w:tcPr>
          <w:p w14:paraId="44073F36" w14:textId="77777777" w:rsidR="00FD26A1" w:rsidRPr="00FB4790" w:rsidRDefault="00FD26A1" w:rsidP="008444D9">
            <w:pPr>
              <w:pStyle w:val="TableText"/>
            </w:pPr>
            <w:r w:rsidRPr="00FB4790">
              <w:t xml:space="preserve">Flag for deleting the </w:t>
            </w:r>
            <w:r w:rsidR="00AC4F52">
              <w:t>state</w:t>
            </w:r>
            <w:r w:rsidR="006377B4" w:rsidRPr="00FB4790">
              <w:t>.</w:t>
            </w:r>
          </w:p>
          <w:p w14:paraId="6510DE45" w14:textId="77777777" w:rsidR="00FB4790" w:rsidRDefault="00F368C8" w:rsidP="00CB020D">
            <w:pPr>
              <w:pStyle w:val="TableTextBullet"/>
            </w:pPr>
            <w:r>
              <w:rPr>
                <w:rStyle w:val="Strong"/>
              </w:rPr>
              <w:t>DELETE</w:t>
            </w:r>
            <w:r w:rsidR="00FB4790" w:rsidRPr="00FB4790">
              <w:t xml:space="preserve">—Delete the </w:t>
            </w:r>
            <w:r w:rsidR="00006E7C">
              <w:t>state</w:t>
            </w:r>
            <w:r w:rsidR="00FB4790" w:rsidRPr="00FB4790">
              <w:t xml:space="preserve"> associated with </w:t>
            </w:r>
            <w:r w:rsidR="000E0CF1">
              <w:t>StateAbbreviation</w:t>
            </w:r>
            <w:r w:rsidR="00FB4790" w:rsidRPr="00FB4790">
              <w:t>.</w:t>
            </w:r>
          </w:p>
          <w:p w14:paraId="532BED3C" w14:textId="77777777" w:rsidR="00FB4790" w:rsidRPr="00FB4790" w:rsidRDefault="00FB4790" w:rsidP="00CB020D">
            <w:pPr>
              <w:pStyle w:val="TableTextBullet"/>
            </w:pPr>
            <w:r w:rsidRPr="00FB4790">
              <w:rPr>
                <w:rStyle w:val="Strong"/>
              </w:rPr>
              <w:t>&lt;blank&gt;</w:t>
            </w:r>
            <w:r w:rsidRPr="00FB4790">
              <w:t>—</w:t>
            </w:r>
            <w:r>
              <w:t>Add the new state</w:t>
            </w:r>
            <w:r w:rsidR="0070766E">
              <w:t xml:space="preserve"> record or modify the existing one</w:t>
            </w:r>
            <w:r>
              <w:t>.</w:t>
            </w:r>
          </w:p>
        </w:tc>
      </w:tr>
    </w:tbl>
    <w:p w14:paraId="3DF8D473" w14:textId="77777777" w:rsidR="0070766E" w:rsidRDefault="0070766E" w:rsidP="00910B75"/>
    <w:p w14:paraId="0DFB0A8F" w14:textId="77777777" w:rsidR="00156956" w:rsidRDefault="0043402C" w:rsidP="00E40808">
      <w:pPr>
        <w:pStyle w:val="Heading3"/>
      </w:pPr>
      <w:bookmarkStart w:id="432" w:name="_Ref389555292"/>
      <w:bookmarkStart w:id="433" w:name="_Toc391560324"/>
      <w:bookmarkStart w:id="434" w:name="_Toc433196097"/>
      <w:r>
        <w:t>Managing</w:t>
      </w:r>
      <w:r w:rsidR="00156956">
        <w:t xml:space="preserve"> District Groups</w:t>
      </w:r>
      <w:r w:rsidR="00E40808">
        <w:t>.</w:t>
      </w:r>
      <w:bookmarkEnd w:id="432"/>
      <w:bookmarkEnd w:id="433"/>
      <w:bookmarkEnd w:id="434"/>
    </w:p>
    <w:p w14:paraId="72D0CE10" w14:textId="77777777" w:rsidR="00C25956" w:rsidRDefault="00516F05" w:rsidP="00910B75">
      <w:pPr>
        <w:keepNext/>
      </w:pPr>
      <w:r>
        <w:t>After adding state records,</w:t>
      </w:r>
      <w:r w:rsidR="0043402C">
        <w:t xml:space="preserve"> you can create district group records. District groups contain districts that are associated together and belong to the same state, state group, or client</w:t>
      </w:r>
      <w:r w:rsidR="00C25956">
        <w:t>.</w:t>
      </w:r>
    </w:p>
    <w:p w14:paraId="4F7E2BE8" w14:textId="77777777" w:rsidR="00937B11" w:rsidRPr="004B16D1" w:rsidRDefault="0043402C" w:rsidP="00910B75">
      <w:pPr>
        <w:keepNext/>
        <w:rPr>
          <w:rStyle w:val="Emphasis"/>
        </w:rPr>
      </w:pPr>
      <w:r w:rsidRPr="00910B75">
        <w:rPr>
          <w:rStyle w:val="Emphasis"/>
        </w:rPr>
        <w:t xml:space="preserve">Note: </w:t>
      </w:r>
      <w:r w:rsidR="00937B11" w:rsidRPr="00910B75">
        <w:rPr>
          <w:rStyle w:val="Emphasis"/>
        </w:rPr>
        <w:t xml:space="preserve">The </w:t>
      </w:r>
      <w:r w:rsidRPr="00910B75">
        <w:rPr>
          <w:rStyle w:val="Emphasis"/>
        </w:rPr>
        <w:t>actions</w:t>
      </w:r>
      <w:r w:rsidR="00937B11" w:rsidRPr="00910B75">
        <w:rPr>
          <w:rStyle w:val="Emphasis"/>
        </w:rPr>
        <w:t xml:space="preserve"> described in this section are available to </w:t>
      </w:r>
      <w:r w:rsidR="00C74D2F" w:rsidRPr="00910B75">
        <w:rPr>
          <w:rStyle w:val="Emphasis"/>
        </w:rPr>
        <w:t>users</w:t>
      </w:r>
      <w:r w:rsidR="00937B11" w:rsidRPr="00910B75">
        <w:rPr>
          <w:rStyle w:val="Emphasis"/>
        </w:rPr>
        <w:t xml:space="preserve"> </w:t>
      </w:r>
      <w:r w:rsidRPr="00910B75">
        <w:rPr>
          <w:rStyle w:val="Emphasis"/>
        </w:rPr>
        <w:t>with a state</w:t>
      </w:r>
      <w:r w:rsidR="00C74D2F" w:rsidRPr="00910B75">
        <w:rPr>
          <w:rStyle w:val="Emphasis"/>
        </w:rPr>
        <w:t>-</w:t>
      </w:r>
      <w:r w:rsidRPr="00910B75">
        <w:rPr>
          <w:rStyle w:val="Emphasis"/>
        </w:rPr>
        <w:t xml:space="preserve"> or client</w:t>
      </w:r>
      <w:r w:rsidR="00C74D2F" w:rsidRPr="00910B75">
        <w:rPr>
          <w:rStyle w:val="Emphasis"/>
        </w:rPr>
        <w:t>-level</w:t>
      </w:r>
      <w:r w:rsidRPr="00910B75">
        <w:rPr>
          <w:rStyle w:val="Emphasis"/>
        </w:rPr>
        <w:t xml:space="preserve"> role.</w:t>
      </w:r>
    </w:p>
    <w:tbl>
      <w:tblPr>
        <w:tblStyle w:val="TableNote"/>
        <w:tblW w:w="0" w:type="auto"/>
        <w:tblLayout w:type="fixed"/>
        <w:tblLook w:val="04A0" w:firstRow="1" w:lastRow="0" w:firstColumn="1" w:lastColumn="0" w:noHBand="0" w:noVBand="1"/>
      </w:tblPr>
      <w:tblGrid>
        <w:gridCol w:w="720"/>
        <w:gridCol w:w="8640"/>
      </w:tblGrid>
      <w:tr w:rsidR="00332BB0" w14:paraId="64BC2C15" w14:textId="77777777" w:rsidTr="002677FA">
        <w:trPr>
          <w:trHeight w:val="581"/>
        </w:trPr>
        <w:tc>
          <w:tcPr>
            <w:tcW w:w="720" w:type="dxa"/>
          </w:tcPr>
          <w:p w14:paraId="366732EE" w14:textId="77777777" w:rsidR="00332BB0" w:rsidRDefault="00332BB0" w:rsidP="002677FA">
            <w:pPr>
              <w:pStyle w:val="NoteIcon"/>
              <w:keepNext/>
            </w:pPr>
            <w:r w:rsidRPr="004B16D1">
              <w:rPr>
                <w:sz w:val="20"/>
                <w:szCs w:val="20"/>
              </w:rPr>
              <w:drawing>
                <wp:inline distT="0" distB="0" distL="0" distR="0" wp14:anchorId="6C62C296" wp14:editId="23CFF6CB">
                  <wp:extent cx="292608" cy="39474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019B186"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21F409A2" w14:textId="77777777" w:rsidR="00482D83" w:rsidRDefault="0043402C" w:rsidP="00E40808">
      <w:pPr>
        <w:pStyle w:val="Heading4"/>
      </w:pPr>
      <w:bookmarkStart w:id="435" w:name="_Toc391560325"/>
      <w:bookmarkStart w:id="436" w:name="_Toc433196098"/>
      <w:r>
        <w:t>Create or modify district groups</w:t>
      </w:r>
      <w:r w:rsidR="00482D83">
        <w:t>.</w:t>
      </w:r>
      <w:bookmarkEnd w:id="435"/>
      <w:bookmarkEnd w:id="436"/>
    </w:p>
    <w:p w14:paraId="2A2243D3" w14:textId="77777777" w:rsidR="00C74D2F" w:rsidRDefault="00C74D2F" w:rsidP="009A7309">
      <w:pPr>
        <w:pStyle w:val="ImageCaption"/>
      </w:pPr>
      <w:bookmarkStart w:id="437" w:name="_Toc391560259"/>
      <w:bookmarkStart w:id="438" w:name="_Toc433196166"/>
      <w:r>
        <w:t xml:space="preserve">Figure </w:t>
      </w:r>
      <w:r w:rsidR="008A2B77">
        <w:fldChar w:fldCharType="begin"/>
      </w:r>
      <w:r w:rsidR="008A2B77">
        <w:instrText xml:space="preserve"> SEQ Figure \* ARABIC </w:instrText>
      </w:r>
      <w:r w:rsidR="008A2B77">
        <w:fldChar w:fldCharType="separate"/>
      </w:r>
      <w:r w:rsidR="00211B29">
        <w:rPr>
          <w:noProof/>
        </w:rPr>
        <w:t>23</w:t>
      </w:r>
      <w:r w:rsidR="008A2B77">
        <w:rPr>
          <w:noProof/>
        </w:rPr>
        <w:fldChar w:fldCharType="end"/>
      </w:r>
      <w:r>
        <w:t xml:space="preserve">. Group of Districts Search </w:t>
      </w:r>
      <w:r w:rsidR="003A318A">
        <w:t>Screen</w:t>
      </w:r>
      <w:bookmarkEnd w:id="437"/>
      <w:bookmarkEnd w:id="438"/>
    </w:p>
    <w:p w14:paraId="7F90C36D" w14:textId="77777777" w:rsidR="0070766E" w:rsidRDefault="00AD23F0" w:rsidP="00545E13">
      <w:pPr>
        <w:pStyle w:val="Image"/>
      </w:pPr>
      <w:r>
        <w:drawing>
          <wp:inline distT="0" distB="0" distL="0" distR="0" wp14:anchorId="7C3B9EC9" wp14:editId="16478B72">
            <wp:extent cx="5486400" cy="3540281"/>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540281"/>
                    </a:xfrm>
                    <a:prstGeom prst="rect">
                      <a:avLst/>
                    </a:prstGeom>
                    <a:noFill/>
                    <a:ln w="9522" cmpd="sng">
                      <a:solidFill>
                        <a:srgbClr val="A6A6A6"/>
                      </a:solidFill>
                      <a:prstDash val="solid"/>
                    </a:ln>
                  </pic:spPr>
                </pic:pic>
              </a:graphicData>
            </a:graphic>
          </wp:inline>
        </w:drawing>
      </w:r>
    </w:p>
    <w:p w14:paraId="6FA61B44" w14:textId="77777777" w:rsidR="0070766E" w:rsidRPr="00C62ED3" w:rsidRDefault="0070766E" w:rsidP="00910B75"/>
    <w:p w14:paraId="5270E47B" w14:textId="77777777" w:rsidR="0043402C" w:rsidRPr="0070766E" w:rsidRDefault="0043402C" w:rsidP="00910B75">
      <w:pPr>
        <w:pStyle w:val="ProcedureIntroduction"/>
      </w:pPr>
      <w:r>
        <w:t>To create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2D0C1047" w14:textId="77777777" w:rsidTr="003A318A">
        <w:trPr>
          <w:jc w:val="center"/>
        </w:trPr>
        <w:tc>
          <w:tcPr>
            <w:tcW w:w="9495" w:type="dxa"/>
          </w:tcPr>
          <w:p w14:paraId="4FFA285C" w14:textId="77777777" w:rsidR="0043402C" w:rsidRDefault="008C52B5" w:rsidP="00D1375C">
            <w:pPr>
              <w:pStyle w:val="ListNumber"/>
              <w:numPr>
                <w:ilvl w:val="0"/>
                <w:numId w:val="35"/>
              </w:numPr>
            </w:pPr>
            <w:r>
              <w:t>On the</w:t>
            </w:r>
            <w:r w:rsidR="0043402C">
              <w:t xml:space="preserve"> </w:t>
            </w:r>
            <w:r w:rsidR="00DD7873">
              <w:t>ART</w:t>
            </w:r>
            <w:r w:rsidR="0043402C">
              <w:t xml:space="preserve"> </w:t>
            </w:r>
            <w:r w:rsidR="00926E3F">
              <w:t>home screen</w:t>
            </w:r>
            <w:r w:rsidR="0043402C">
              <w:t>, click [</w:t>
            </w:r>
            <w:r w:rsidR="0043402C" w:rsidRPr="00D108A9">
              <w:rPr>
                <w:rStyle w:val="Strong"/>
              </w:rPr>
              <w:t>Create/Modify Institutio</w:t>
            </w:r>
            <w:r w:rsidR="008D6682">
              <w:rPr>
                <w:rStyle w:val="Strong"/>
              </w:rPr>
              <w:t>ns</w:t>
            </w:r>
            <w:r w:rsidR="0043402C">
              <w:t>].</w:t>
            </w:r>
          </w:p>
          <w:p w14:paraId="4AEB3DEB" w14:textId="77777777" w:rsidR="0043402C" w:rsidRDefault="0043402C"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C74D2F" w:rsidRPr="00D108A9">
              <w:rPr>
                <w:rStyle w:val="Strong"/>
              </w:rPr>
              <w:t xml:space="preserve"> </w:t>
            </w:r>
            <w:r w:rsidRPr="00D108A9">
              <w:rPr>
                <w:rStyle w:val="Strong"/>
              </w:rPr>
              <w:t>Of</w:t>
            </w:r>
            <w:r w:rsidR="00C74D2F" w:rsidRPr="00D108A9">
              <w:rPr>
                <w:rStyle w:val="Strong"/>
              </w:rPr>
              <w:t xml:space="preserve"> </w:t>
            </w:r>
            <w:r w:rsidRPr="00D108A9">
              <w:rPr>
                <w:rStyle w:val="Strong"/>
              </w:rPr>
              <w:t>Districts</w:t>
            </w:r>
            <w:r>
              <w:t xml:space="preserve">] link. </w:t>
            </w:r>
          </w:p>
          <w:p w14:paraId="3DB33ACF" w14:textId="77777777" w:rsidR="0043402C" w:rsidRDefault="0043402C" w:rsidP="006F0602">
            <w:pPr>
              <w:pStyle w:val="ListNumber"/>
            </w:pPr>
            <w:r>
              <w:t xml:space="preserve">On the </w:t>
            </w:r>
            <w:r w:rsidRPr="000E4206">
              <w:rPr>
                <w:b/>
                <w:i/>
              </w:rPr>
              <w:t xml:space="preserve">Group of </w:t>
            </w:r>
            <w:r>
              <w:rPr>
                <w:b/>
                <w:i/>
              </w:rPr>
              <w:t>Districts</w:t>
            </w:r>
            <w:r w:rsidRPr="000E4206">
              <w:rPr>
                <w:b/>
                <w:i/>
              </w:rPr>
              <w:t xml:space="preserve"> Search</w:t>
            </w:r>
            <w:r>
              <w:t xml:space="preserve"> screen, click [</w:t>
            </w:r>
            <w:r w:rsidRPr="00D108A9">
              <w:rPr>
                <w:rStyle w:val="Strong"/>
              </w:rPr>
              <w:t>New</w:t>
            </w:r>
            <w:r>
              <w:t>].</w:t>
            </w:r>
          </w:p>
          <w:p w14:paraId="1FE3FA42" w14:textId="4EA83558" w:rsidR="0043402C" w:rsidRDefault="0043402C" w:rsidP="006F0602">
            <w:pPr>
              <w:pStyle w:val="ListNumber"/>
            </w:pPr>
            <w:r>
              <w:t xml:space="preserve">On the </w:t>
            </w:r>
            <w:r w:rsidRPr="00116EB2">
              <w:rPr>
                <w:b/>
                <w:i/>
              </w:rPr>
              <w:t xml:space="preserve">Add Group of </w:t>
            </w:r>
            <w:r>
              <w:rPr>
                <w:b/>
                <w:i/>
              </w:rPr>
              <w:t>Districts</w:t>
            </w:r>
            <w:r w:rsidRPr="00116EB2">
              <w:rPr>
                <w:b/>
                <w:i/>
              </w:rPr>
              <w:t xml:space="preserve"> Information</w:t>
            </w:r>
            <w:r>
              <w:t xml:space="preserve"> screen, enter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ins w:id="439" w:author="Jamika D. Burge" w:date="2015-11-24T15:06:00Z">
              <w:r w:rsidR="00211B29" w:rsidRPr="00211B29">
                <w:rPr>
                  <w:rStyle w:val="CrossReference"/>
                  <w:rPrChange w:id="440" w:author="Jamika D. Burge" w:date="2015-11-24T15:06:00Z">
                    <w:rPr/>
                  </w:rPrChange>
                </w:rPr>
                <w:t>Table 11</w:t>
              </w:r>
            </w:ins>
            <w:del w:id="441" w:author="Jamika D. Burge" w:date="2015-11-24T15:06:00Z">
              <w:r w:rsidR="00ED0EE4" w:rsidRPr="00ED0EE4" w:rsidDel="00211B29">
                <w:rPr>
                  <w:rStyle w:val="CrossReference"/>
                </w:rPr>
                <w:delText>Table 11</w:delText>
              </w:r>
            </w:del>
            <w:r w:rsidRPr="006A609D">
              <w:rPr>
                <w:rStyle w:val="CrossReference"/>
              </w:rPr>
              <w:fldChar w:fldCharType="end"/>
            </w:r>
            <w:r>
              <w:t>.</w:t>
            </w:r>
          </w:p>
          <w:p w14:paraId="08046E67" w14:textId="77777777" w:rsidR="0043402C" w:rsidRDefault="00552A84" w:rsidP="00516F05">
            <w:pPr>
              <w:pStyle w:val="ListNumber"/>
            </w:pPr>
            <w:r>
              <w:t>C</w:t>
            </w:r>
            <w:r w:rsidR="0043402C">
              <w:t>lick [</w:t>
            </w:r>
            <w:r w:rsidR="0043402C" w:rsidRPr="00D108A9">
              <w:rPr>
                <w:rStyle w:val="Strong"/>
              </w:rPr>
              <w:t>Save</w:t>
            </w:r>
            <w:r w:rsidR="0043402C">
              <w:t xml:space="preserve">]. </w:t>
            </w:r>
          </w:p>
        </w:tc>
      </w:tr>
    </w:tbl>
    <w:p w14:paraId="42D949BC" w14:textId="77777777" w:rsidR="0043402C" w:rsidRPr="00C62ED3" w:rsidRDefault="0043402C" w:rsidP="00910B75"/>
    <w:p w14:paraId="24EE9840" w14:textId="77777777" w:rsidR="0043402C" w:rsidRDefault="0043402C" w:rsidP="00910B75">
      <w:pPr>
        <w:pStyle w:val="ProcedureIntroduction"/>
      </w:pPr>
      <w:r>
        <w:t>To modify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2F12352F" w14:textId="77777777" w:rsidTr="003A318A">
        <w:trPr>
          <w:jc w:val="center"/>
        </w:trPr>
        <w:tc>
          <w:tcPr>
            <w:tcW w:w="9576" w:type="dxa"/>
          </w:tcPr>
          <w:p w14:paraId="705398C1" w14:textId="77777777" w:rsidR="0043402C" w:rsidRDefault="0070766E" w:rsidP="00D1375C">
            <w:pPr>
              <w:pStyle w:val="ListNumber"/>
              <w:numPr>
                <w:ilvl w:val="0"/>
                <w:numId w:val="76"/>
              </w:numPr>
            </w:pPr>
            <w:r>
              <w:t xml:space="preserve">On the </w:t>
            </w:r>
            <w:r w:rsidRPr="003A318A">
              <w:rPr>
                <w:b/>
                <w:i/>
              </w:rPr>
              <w:t>Group of Districts Search</w:t>
            </w:r>
            <w:r>
              <w:t xml:space="preserve"> screen, </w:t>
            </w:r>
            <w:r w:rsidR="0043402C">
              <w:t xml:space="preserve">search for a </w:t>
            </w:r>
            <w:r w:rsidR="001219C9">
              <w:t>district</w:t>
            </w:r>
            <w:r w:rsidR="0043402C">
              <w:t xml:space="preserve"> group record.</w:t>
            </w:r>
          </w:p>
          <w:p w14:paraId="52180538" w14:textId="77777777" w:rsidR="0043402C" w:rsidRDefault="0070766E" w:rsidP="003A318A">
            <w:pPr>
              <w:pStyle w:val="ListNumber"/>
            </w:pPr>
            <w:r>
              <w:t>I</w:t>
            </w:r>
            <w:r w:rsidR="0043402C">
              <w:t>n the search results table, click [</w:t>
            </w:r>
            <w:r w:rsidR="00516F05">
              <w:t xml:space="preserve"> </w:t>
            </w:r>
            <w:r w:rsidR="0043402C">
              <w:rPr>
                <w:i/>
                <w:noProof/>
              </w:rPr>
              <w:drawing>
                <wp:inline distT="0" distB="0" distL="0" distR="0" wp14:anchorId="51BD42CB" wp14:editId="64B8504B">
                  <wp:extent cx="228600" cy="23468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43402C">
              <w:t>] for a district group record.</w:t>
            </w:r>
          </w:p>
          <w:p w14:paraId="7E8D1EC4" w14:textId="26136196" w:rsidR="0043402C" w:rsidRDefault="0043402C" w:rsidP="003A318A">
            <w:pPr>
              <w:pStyle w:val="ListNumber"/>
            </w:pPr>
            <w:r>
              <w:t xml:space="preserve">On the </w:t>
            </w:r>
            <w:r w:rsidRPr="00116EB2">
              <w:rPr>
                <w:b/>
                <w:i/>
              </w:rPr>
              <w:t xml:space="preserve">Edit Group of </w:t>
            </w:r>
            <w:r>
              <w:rPr>
                <w:b/>
                <w:i/>
              </w:rPr>
              <w:t>Districts</w:t>
            </w:r>
            <w:r w:rsidRPr="00116EB2">
              <w:rPr>
                <w:b/>
                <w:i/>
              </w:rPr>
              <w:t xml:space="preserve"> Information</w:t>
            </w:r>
            <w:r>
              <w:t xml:space="preserve"> screen, </w:t>
            </w:r>
            <w:r w:rsidR="008A7A64">
              <w:t>modify</w:t>
            </w:r>
            <w:r>
              <w:t xml:space="preserve">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ins w:id="442" w:author="Jamika D. Burge" w:date="2015-11-24T15:06:00Z">
              <w:r w:rsidR="00211B29" w:rsidRPr="00211B29">
                <w:rPr>
                  <w:rStyle w:val="CrossReference"/>
                  <w:rPrChange w:id="443" w:author="Jamika D. Burge" w:date="2015-11-24T15:06:00Z">
                    <w:rPr/>
                  </w:rPrChange>
                </w:rPr>
                <w:t>Table 11</w:t>
              </w:r>
            </w:ins>
            <w:del w:id="444" w:author="Jamika D. Burge" w:date="2015-11-24T15:06:00Z">
              <w:r w:rsidR="00ED0EE4" w:rsidRPr="00ED0EE4" w:rsidDel="00211B29">
                <w:rPr>
                  <w:rStyle w:val="CrossReference"/>
                </w:rPr>
                <w:delText>Table 11</w:delText>
              </w:r>
            </w:del>
            <w:r w:rsidRPr="006A609D">
              <w:rPr>
                <w:rStyle w:val="CrossReference"/>
              </w:rPr>
              <w:fldChar w:fldCharType="end"/>
            </w:r>
            <w:r>
              <w:t>.</w:t>
            </w:r>
          </w:p>
          <w:p w14:paraId="06E234DA" w14:textId="77777777" w:rsidR="0043402C" w:rsidRDefault="00552A84" w:rsidP="00516F05">
            <w:pPr>
              <w:pStyle w:val="ListNumber"/>
            </w:pPr>
            <w:r>
              <w:t>C</w:t>
            </w:r>
            <w:r w:rsidR="0043402C">
              <w:t>lick [</w:t>
            </w:r>
            <w:r w:rsidR="0043402C">
              <w:rPr>
                <w:b/>
              </w:rPr>
              <w:t>Save</w:t>
            </w:r>
            <w:r w:rsidR="0043402C">
              <w:t xml:space="preserve">]. </w:t>
            </w:r>
          </w:p>
        </w:tc>
      </w:tr>
    </w:tbl>
    <w:p w14:paraId="688F296F" w14:textId="77777777" w:rsidR="0043402C" w:rsidRPr="00C62ED3" w:rsidRDefault="0043402C" w:rsidP="00910B75"/>
    <w:p w14:paraId="57356D9A" w14:textId="77777777" w:rsidR="0043402C" w:rsidRDefault="0043402C" w:rsidP="00910B75">
      <w:pPr>
        <w:pStyle w:val="ProcedureIntroduction"/>
      </w:pPr>
      <w:r>
        <w:t>To delete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73FD236E" w14:textId="77777777" w:rsidTr="003A318A">
        <w:trPr>
          <w:jc w:val="center"/>
        </w:trPr>
        <w:tc>
          <w:tcPr>
            <w:tcW w:w="9576" w:type="dxa"/>
          </w:tcPr>
          <w:p w14:paraId="37BA8476" w14:textId="77777777" w:rsidR="0043402C" w:rsidRDefault="00902B7D" w:rsidP="00D1375C">
            <w:pPr>
              <w:pStyle w:val="ListNumber"/>
              <w:numPr>
                <w:ilvl w:val="0"/>
                <w:numId w:val="75"/>
              </w:numPr>
            </w:pPr>
            <w:r>
              <w:t xml:space="preserve">On the </w:t>
            </w:r>
            <w:r w:rsidRPr="003A318A">
              <w:rPr>
                <w:b/>
                <w:i/>
              </w:rPr>
              <w:t>Group of Districts Search</w:t>
            </w:r>
            <w:r>
              <w:t xml:space="preserve"> scree</w:t>
            </w:r>
            <w:r w:rsidR="00C93CAE">
              <w:t>n</w:t>
            </w:r>
            <w:r>
              <w:t>,</w:t>
            </w:r>
            <w:r w:rsidR="0043402C">
              <w:t xml:space="preserve"> search for a </w:t>
            </w:r>
            <w:r w:rsidR="001219C9">
              <w:t>district</w:t>
            </w:r>
            <w:r w:rsidR="0043402C">
              <w:t xml:space="preserve"> group record.</w:t>
            </w:r>
          </w:p>
          <w:p w14:paraId="097882B4" w14:textId="77777777" w:rsidR="0043402C" w:rsidRDefault="0043402C" w:rsidP="003A318A">
            <w:pPr>
              <w:pStyle w:val="ListNumber"/>
            </w:pPr>
            <w:r>
              <w:t>On the search results table, click [</w:t>
            </w:r>
            <w:r w:rsidR="00516F05">
              <w:t xml:space="preserve"> </w:t>
            </w:r>
            <w:r>
              <w:rPr>
                <w:i/>
                <w:noProof/>
              </w:rPr>
              <w:drawing>
                <wp:inline distT="0" distB="0" distL="0" distR="0" wp14:anchorId="0DED3254" wp14:editId="5FB07543">
                  <wp:extent cx="228600" cy="23468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516F05">
              <w:t xml:space="preserve"> </w:t>
            </w:r>
            <w:r>
              <w:t>for a district group record.</w:t>
            </w:r>
          </w:p>
          <w:p w14:paraId="6F3AF314" w14:textId="77777777" w:rsidR="0043402C" w:rsidRDefault="0043402C" w:rsidP="003A318A">
            <w:pPr>
              <w:pStyle w:val="ListNumber"/>
            </w:pPr>
            <w:r>
              <w:t>In the warning box that pops up, click [</w:t>
            </w:r>
            <w:r w:rsidRPr="00D108A9">
              <w:rPr>
                <w:rStyle w:val="Strong"/>
              </w:rPr>
              <w:t>OK</w:t>
            </w:r>
            <w:r>
              <w:t xml:space="preserve">]. </w:t>
            </w:r>
          </w:p>
          <w:p w14:paraId="438C2F3E" w14:textId="77777777" w:rsidR="00C62ED3" w:rsidRPr="00C62ED3" w:rsidRDefault="00C62ED3" w:rsidP="00453BAF">
            <w:pPr>
              <w:pStyle w:val="ProcedureResult"/>
              <w:rPr>
                <w:rStyle w:val="Strong"/>
              </w:rPr>
            </w:pPr>
            <w:r>
              <w:rPr>
                <w:rStyle w:val="Strong"/>
              </w:rPr>
              <w:t>Caution: If you delete a district group, all of the child entities within that group will also be deleted.</w:t>
            </w:r>
          </w:p>
        </w:tc>
      </w:tr>
    </w:tbl>
    <w:p w14:paraId="51451EDB" w14:textId="77777777" w:rsidR="00482D83" w:rsidRDefault="0043402C" w:rsidP="00E40808">
      <w:pPr>
        <w:pStyle w:val="Heading4"/>
      </w:pPr>
      <w:bookmarkStart w:id="445" w:name="_Toc391560326"/>
      <w:bookmarkStart w:id="446" w:name="_Toc433196099"/>
      <w:r>
        <w:t>Upload district groups</w:t>
      </w:r>
      <w:r w:rsidR="00482D83">
        <w:t>.</w:t>
      </w:r>
      <w:bookmarkEnd w:id="445"/>
      <w:bookmarkEnd w:id="446"/>
    </w:p>
    <w:p w14:paraId="63BDA6FA" w14:textId="77777777" w:rsidR="0043402C" w:rsidRDefault="0043402C" w:rsidP="0043402C">
      <w:pPr>
        <w:keepNext/>
      </w:pPr>
      <w:r>
        <w:t xml:space="preserve">You can add, modify, or delete district groups by uploading a file to </w:t>
      </w:r>
      <w:r w:rsidR="00DD7873">
        <w:t>ART</w:t>
      </w:r>
      <w:r>
        <w:t>.</w:t>
      </w:r>
    </w:p>
    <w:p w14:paraId="7DBBA27A" w14:textId="77777777" w:rsidR="0043402C" w:rsidRDefault="0043402C" w:rsidP="0043402C">
      <w:pPr>
        <w:pStyle w:val="ProcedureIntroduction"/>
      </w:pPr>
      <w:r>
        <w:t xml:space="preserve">To upload a </w:t>
      </w:r>
      <w:r w:rsidR="001219C9">
        <w:t>district</w:t>
      </w:r>
      <w:r>
        <w:t>-group file:</w:t>
      </w:r>
    </w:p>
    <w:tbl>
      <w:tblPr>
        <w:tblStyle w:val="TableProcedure"/>
        <w:tblW w:w="9360" w:type="dxa"/>
        <w:jc w:val="center"/>
        <w:tblLayout w:type="fixed"/>
        <w:tblLook w:val="04A0" w:firstRow="1" w:lastRow="0" w:firstColumn="1" w:lastColumn="0" w:noHBand="0" w:noVBand="1"/>
      </w:tblPr>
      <w:tblGrid>
        <w:gridCol w:w="9360"/>
      </w:tblGrid>
      <w:tr w:rsidR="0043402C" w14:paraId="32500E41" w14:textId="77777777" w:rsidTr="006F0602">
        <w:trPr>
          <w:jc w:val="center"/>
        </w:trPr>
        <w:tc>
          <w:tcPr>
            <w:tcW w:w="9576" w:type="dxa"/>
          </w:tcPr>
          <w:p w14:paraId="22552479" w14:textId="77777777" w:rsidR="0043402C" w:rsidRDefault="0043402C" w:rsidP="00D1375C">
            <w:pPr>
              <w:pStyle w:val="ListNumber"/>
              <w:numPr>
                <w:ilvl w:val="0"/>
                <w:numId w:val="36"/>
              </w:numPr>
            </w:pPr>
            <w:r>
              <w:t xml:space="preserve">Download the </w:t>
            </w:r>
            <w:r w:rsidRPr="00516F05">
              <w:rPr>
                <w:rStyle w:val="Emphasis"/>
                <w:i w:val="0"/>
              </w:rPr>
              <w:t>GroupOfDistricts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3764FD11" w14:textId="5093918E" w:rsidR="0043402C" w:rsidRDefault="0043402C"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ins w:id="447" w:author="Jamika D. Burge" w:date="2015-11-24T15:06:00Z">
              <w:r w:rsidR="00211B29" w:rsidRPr="00211B29">
                <w:rPr>
                  <w:rStyle w:val="CrossReference"/>
                  <w:rPrChange w:id="448" w:author="Jamika D. Burge" w:date="2015-11-24T15:06:00Z">
                    <w:rPr/>
                  </w:rPrChange>
                </w:rPr>
                <w:t>Table 11</w:t>
              </w:r>
            </w:ins>
            <w:del w:id="449" w:author="Jamika D. Burge" w:date="2015-11-24T15:06:00Z">
              <w:r w:rsidR="00ED0EE4" w:rsidRPr="00ED0EE4" w:rsidDel="00211B29">
                <w:rPr>
                  <w:rStyle w:val="CrossReference"/>
                </w:rPr>
                <w:delText>Table 11</w:delText>
              </w:r>
            </w:del>
            <w:r w:rsidRPr="006A609D">
              <w:rPr>
                <w:rStyle w:val="CrossReference"/>
              </w:rPr>
              <w:fldChar w:fldCharType="end"/>
            </w:r>
            <w:r>
              <w:t xml:space="preserve"> as a reference, </w:t>
            </w:r>
            <w:r w:rsidR="00902B7D">
              <w:t xml:space="preserve">enter a row of information for each </w:t>
            </w:r>
            <w:r w:rsidR="001219C9">
              <w:t>district</w:t>
            </w:r>
            <w:r>
              <w:t xml:space="preserve"> group you want to add, modify, or delete. </w:t>
            </w:r>
          </w:p>
          <w:p w14:paraId="384D371D" w14:textId="77777777" w:rsidR="00B06836" w:rsidRDefault="00B06836" w:rsidP="00B06836">
            <w:pPr>
              <w:pStyle w:val="ListNumber2"/>
            </w:pPr>
            <w:r>
              <w:t xml:space="preserve">To modify an existing district group record, enter </w:t>
            </w:r>
            <w:r w:rsidR="00C62ED3">
              <w:t>the new information for the record in its own row. The old record will be replaced upon uploading the file.</w:t>
            </w:r>
          </w:p>
          <w:p w14:paraId="05482762" w14:textId="77777777" w:rsidR="00B06836" w:rsidRPr="005172D8" w:rsidRDefault="00B06836" w:rsidP="00B06836">
            <w:pPr>
              <w:pStyle w:val="ListNumber2"/>
            </w:pPr>
            <w:r>
              <w:t xml:space="preserve">To delete an existing district group record, enter “DELETE” in the </w:t>
            </w:r>
            <w:r w:rsidR="003C2877" w:rsidRPr="002D5E1D">
              <w:t xml:space="preserve">Delete </w:t>
            </w:r>
            <w:r w:rsidR="009572B2" w:rsidRPr="002D5E1D">
              <w:t>c</w:t>
            </w:r>
            <w:r w:rsidR="003C2877" w:rsidRPr="002D5E1D">
              <w:t>olumn</w:t>
            </w:r>
            <w:r w:rsidRPr="005172D8">
              <w:t>.</w:t>
            </w:r>
          </w:p>
          <w:p w14:paraId="3C1B97E5" w14:textId="77777777" w:rsidR="0043402C" w:rsidRDefault="008C52B5" w:rsidP="006F0602">
            <w:pPr>
              <w:pStyle w:val="ListNumber"/>
            </w:pPr>
            <w:r>
              <w:t>On the</w:t>
            </w:r>
            <w:r w:rsidR="0043402C">
              <w:t xml:space="preserve"> </w:t>
            </w:r>
            <w:r w:rsidR="00DD7873">
              <w:t>ART</w:t>
            </w:r>
            <w:r w:rsidR="0043402C">
              <w:t xml:space="preserve"> </w:t>
            </w:r>
            <w:r w:rsidR="00926E3F">
              <w:t>home screen</w:t>
            </w:r>
            <w:r w:rsidR="0043402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43402C">
              <w:t>].</w:t>
            </w:r>
          </w:p>
          <w:p w14:paraId="099EF600" w14:textId="77777777" w:rsidR="0043402C" w:rsidRDefault="0043402C" w:rsidP="001219C9">
            <w:pPr>
              <w:pStyle w:val="ListNumber"/>
            </w:pPr>
            <w:r>
              <w:t xml:space="preserve">Upload the </w:t>
            </w:r>
            <w:r w:rsidR="001219C9">
              <w:t>district</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443FAC8E" w14:textId="77777777" w:rsidR="0043402C" w:rsidRPr="00586A01" w:rsidRDefault="0043402C" w:rsidP="00586A01"/>
    <w:p w14:paraId="59CB8E5D" w14:textId="4843DB2A" w:rsidR="00156956" w:rsidRDefault="00746388" w:rsidP="009735DF">
      <w:pPr>
        <w:keepNext/>
        <w:keepLines/>
      </w:pP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ins w:id="450" w:author="Jamika D. Burge" w:date="2015-11-24T15:06:00Z">
        <w:r w:rsidR="00211B29" w:rsidRPr="00211B29">
          <w:rPr>
            <w:rStyle w:val="CrossReference"/>
            <w:rPrChange w:id="451" w:author="Jamika D. Burge" w:date="2015-11-24T15:06:00Z">
              <w:rPr/>
            </w:rPrChange>
          </w:rPr>
          <w:t>Table 11</w:t>
        </w:r>
      </w:ins>
      <w:del w:id="452" w:author="Jamika D. Burge" w:date="2015-11-24T15:06:00Z">
        <w:r w:rsidR="00ED0EE4" w:rsidRPr="00ED0EE4" w:rsidDel="00211B29">
          <w:rPr>
            <w:rStyle w:val="CrossReference"/>
          </w:rPr>
          <w:delText>Table 11</w:delText>
        </w:r>
      </w:del>
      <w:r w:rsidRPr="006A609D">
        <w:rPr>
          <w:rStyle w:val="CrossReference"/>
        </w:rPr>
        <w:fldChar w:fldCharType="end"/>
      </w:r>
      <w:r>
        <w:t xml:space="preserve"> </w:t>
      </w:r>
      <w:r w:rsidR="00156956">
        <w:t xml:space="preserve">describes the columns in the </w:t>
      </w:r>
      <w:r w:rsidR="0025711C">
        <w:t>district</w:t>
      </w:r>
      <w:r w:rsidR="007B7CE3">
        <w:t>-group file</w:t>
      </w:r>
      <w:r w:rsidR="00156956">
        <w:t xml:space="preserve"> and lists acceptable values in </w:t>
      </w:r>
      <w:r w:rsidR="00156956" w:rsidRPr="003B12CF">
        <w:rPr>
          <w:rStyle w:val="Strong"/>
        </w:rPr>
        <w:t>bold type</w:t>
      </w:r>
      <w:r w:rsidR="00156956">
        <w:t xml:space="preserve">. </w:t>
      </w:r>
      <w:r w:rsidR="00C62ED3">
        <w:t xml:space="preserve">These columns also correspond with the fields on the </w:t>
      </w:r>
      <w:r w:rsidR="00943316">
        <w:rPr>
          <w:b/>
          <w:i/>
        </w:rPr>
        <w:t>Add</w:t>
      </w:r>
      <w:r w:rsidR="00C62ED3" w:rsidRPr="00116EB2">
        <w:rPr>
          <w:b/>
          <w:i/>
        </w:rPr>
        <w:t xml:space="preserve"> Group of </w:t>
      </w:r>
      <w:r w:rsidR="00C62ED3">
        <w:rPr>
          <w:b/>
          <w:i/>
        </w:rPr>
        <w:t>Districts</w:t>
      </w:r>
      <w:r w:rsidR="00C62ED3" w:rsidRPr="00116EB2">
        <w:rPr>
          <w:b/>
          <w:i/>
        </w:rPr>
        <w:t xml:space="preserve"> Information</w:t>
      </w:r>
      <w:r w:rsidR="00C62ED3">
        <w:t xml:space="preserve"> screen. </w:t>
      </w:r>
      <w:r w:rsidR="00156956">
        <w:t>Columns marked with an asterisk (*) are required for add</w:t>
      </w:r>
      <w:r w:rsidR="00516F05">
        <w:t xml:space="preserve"> or </w:t>
      </w:r>
      <w:r w:rsidR="00C62ED3">
        <w:t>modify</w:t>
      </w:r>
      <w:r w:rsidR="00156956">
        <w:t xml:space="preserve"> actions; columns marked with a plus (+) a</w:t>
      </w:r>
      <w:r w:rsidR="00064F18">
        <w:t>re required for delete actions.</w:t>
      </w:r>
    </w:p>
    <w:p w14:paraId="71216A43" w14:textId="77777777" w:rsidR="00156956" w:rsidRDefault="00156956" w:rsidP="00800BB7">
      <w:pPr>
        <w:pStyle w:val="TableCaption"/>
      </w:pPr>
      <w:bookmarkStart w:id="453" w:name="_Ref388346617"/>
      <w:r>
        <w:t>Table </w:t>
      </w:r>
      <w:r w:rsidR="008A2B77">
        <w:fldChar w:fldCharType="begin"/>
      </w:r>
      <w:r w:rsidR="008A2B77">
        <w:instrText xml:space="preserve"> SEQ Table \* ARABIC </w:instrText>
      </w:r>
      <w:r w:rsidR="008A2B77">
        <w:fldChar w:fldCharType="separate"/>
      </w:r>
      <w:r w:rsidR="00211B29">
        <w:rPr>
          <w:noProof/>
        </w:rPr>
        <w:t>11</w:t>
      </w:r>
      <w:r w:rsidR="008A2B77">
        <w:rPr>
          <w:noProof/>
        </w:rPr>
        <w:fldChar w:fldCharType="end"/>
      </w:r>
      <w:bookmarkEnd w:id="453"/>
      <w:r>
        <w:t xml:space="preserve">. </w:t>
      </w:r>
      <w:r w:rsidRPr="00783149">
        <w:t xml:space="preserve">Upload </w:t>
      </w:r>
      <w:r>
        <w:t>District</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156956" w:rsidRPr="00CF4376" w14:paraId="43BD9685" w14:textId="77777777" w:rsidTr="006E3693">
        <w:trPr>
          <w:cnfStyle w:val="100000000000" w:firstRow="1" w:lastRow="0" w:firstColumn="0" w:lastColumn="0" w:oddVBand="0" w:evenVBand="0" w:oddHBand="0" w:evenHBand="0" w:firstRowFirstColumn="0" w:firstRowLastColumn="0" w:lastRowFirstColumn="0" w:lastRowLastColumn="0"/>
          <w:tblHeader/>
        </w:trPr>
        <w:tc>
          <w:tcPr>
            <w:tcW w:w="3168" w:type="dxa"/>
          </w:tcPr>
          <w:p w14:paraId="29F67C6F" w14:textId="77777777" w:rsidR="00156956" w:rsidRPr="00CF4376" w:rsidRDefault="00156956" w:rsidP="00156956">
            <w:pPr>
              <w:pStyle w:val="TableHeader"/>
            </w:pPr>
            <w:r w:rsidRPr="00CF4376">
              <w:t>Column</w:t>
            </w:r>
          </w:p>
        </w:tc>
        <w:tc>
          <w:tcPr>
            <w:tcW w:w="6192" w:type="dxa"/>
          </w:tcPr>
          <w:p w14:paraId="70107DF8" w14:textId="77777777" w:rsidR="00156956" w:rsidRPr="00CF4376" w:rsidRDefault="00156956" w:rsidP="00156956">
            <w:pPr>
              <w:pStyle w:val="TableHeader"/>
            </w:pPr>
            <w:r w:rsidRPr="00CF4376">
              <w:t>Description</w:t>
            </w:r>
          </w:p>
        </w:tc>
      </w:tr>
      <w:tr w:rsidR="002B529E" w:rsidRPr="00CF4376" w14:paraId="0779F105" w14:textId="77777777" w:rsidTr="006E3693">
        <w:tc>
          <w:tcPr>
            <w:tcW w:w="3168" w:type="dxa"/>
          </w:tcPr>
          <w:p w14:paraId="5B4436DE" w14:textId="77777777" w:rsidR="002B529E" w:rsidRPr="00922BD9" w:rsidRDefault="002B529E" w:rsidP="00922BD9">
            <w:pPr>
              <w:pStyle w:val="TableText"/>
            </w:pPr>
            <w:r w:rsidRPr="00922BD9">
              <w:t>GroupOfDistrictsIdentifier</w:t>
            </w:r>
            <w:r>
              <w:t>*</w:t>
            </w:r>
            <w:r w:rsidRPr="00922BD9">
              <w:rPr>
                <w:rStyle w:val="FootnoteReference"/>
              </w:rPr>
              <w:t>+</w:t>
            </w:r>
          </w:p>
        </w:tc>
        <w:tc>
          <w:tcPr>
            <w:tcW w:w="6192" w:type="dxa"/>
          </w:tcPr>
          <w:p w14:paraId="62F9D895" w14:textId="77777777" w:rsidR="002B529E" w:rsidRDefault="002B529E" w:rsidP="002B529E">
            <w:pPr>
              <w:pStyle w:val="TableText"/>
            </w:pPr>
            <w:r>
              <w:t>Unique identifier for group of districts.</w:t>
            </w:r>
          </w:p>
          <w:p w14:paraId="25F6C896" w14:textId="77777777" w:rsidR="00FE22F7" w:rsidRDefault="00FE22F7" w:rsidP="00FE22F7">
            <w:pPr>
              <w:pStyle w:val="TableText"/>
            </w:pPr>
            <w:r w:rsidRPr="008658D5">
              <w:rPr>
                <w:rStyle w:val="Strong"/>
              </w:rPr>
              <w:t xml:space="preserve">Up to </w:t>
            </w:r>
            <w:r>
              <w:rPr>
                <w:rStyle w:val="Strong"/>
              </w:rPr>
              <w:t>2</w:t>
            </w:r>
            <w:r w:rsidRPr="008658D5">
              <w:rPr>
                <w:rStyle w:val="Strong"/>
              </w:rPr>
              <w:t>0 characters.</w:t>
            </w:r>
          </w:p>
        </w:tc>
      </w:tr>
      <w:tr w:rsidR="002B529E" w:rsidRPr="00CF4376" w14:paraId="13B83A1E" w14:textId="77777777" w:rsidTr="006E3693">
        <w:tc>
          <w:tcPr>
            <w:tcW w:w="3168" w:type="dxa"/>
          </w:tcPr>
          <w:p w14:paraId="6C200E14" w14:textId="77777777" w:rsidR="002B529E" w:rsidRPr="00922BD9" w:rsidRDefault="002B529E" w:rsidP="00922BD9">
            <w:pPr>
              <w:pStyle w:val="TableText"/>
            </w:pPr>
            <w:r w:rsidRPr="00922BD9">
              <w:t>GroupOfDistrictsName</w:t>
            </w:r>
            <w:r>
              <w:t>*</w:t>
            </w:r>
          </w:p>
        </w:tc>
        <w:tc>
          <w:tcPr>
            <w:tcW w:w="6192" w:type="dxa"/>
          </w:tcPr>
          <w:p w14:paraId="24C8F720" w14:textId="77777777" w:rsidR="002B529E" w:rsidRDefault="002B529E" w:rsidP="002B529E">
            <w:pPr>
              <w:pStyle w:val="TableText"/>
            </w:pPr>
            <w:r>
              <w:t>Descriptive name for group of districts.</w:t>
            </w:r>
          </w:p>
          <w:p w14:paraId="4CBD42CB" w14:textId="77777777" w:rsidR="00FE22F7" w:rsidRDefault="00FE22F7" w:rsidP="00FE22F7">
            <w:pPr>
              <w:pStyle w:val="TableText"/>
            </w:pPr>
            <w:r w:rsidRPr="008658D5">
              <w:rPr>
                <w:rStyle w:val="Strong"/>
              </w:rPr>
              <w:t xml:space="preserve">Up to </w:t>
            </w:r>
            <w:r>
              <w:rPr>
                <w:rStyle w:val="Strong"/>
              </w:rPr>
              <w:t>10</w:t>
            </w:r>
            <w:r w:rsidRPr="008658D5">
              <w:rPr>
                <w:rStyle w:val="Strong"/>
              </w:rPr>
              <w:t>0 characters.</w:t>
            </w:r>
          </w:p>
        </w:tc>
      </w:tr>
      <w:tr w:rsidR="002B529E" w:rsidRPr="00CF4376" w14:paraId="3D345F53" w14:textId="77777777" w:rsidTr="006E3693">
        <w:tc>
          <w:tcPr>
            <w:tcW w:w="3168" w:type="dxa"/>
          </w:tcPr>
          <w:p w14:paraId="1D9A589B" w14:textId="77777777" w:rsidR="002B529E" w:rsidRPr="00922BD9" w:rsidRDefault="002B529E" w:rsidP="00922BD9">
            <w:pPr>
              <w:pStyle w:val="TableText"/>
            </w:pPr>
            <w:r w:rsidRPr="00922BD9">
              <w:t>ParentEntityType</w:t>
            </w:r>
            <w:r>
              <w:t>*</w:t>
            </w:r>
          </w:p>
        </w:tc>
        <w:tc>
          <w:tcPr>
            <w:tcW w:w="6192" w:type="dxa"/>
          </w:tcPr>
          <w:p w14:paraId="454605A1" w14:textId="77777777" w:rsidR="005E63E1" w:rsidRPr="00F77A11" w:rsidRDefault="005E63E1" w:rsidP="005E63E1">
            <w:pPr>
              <w:pStyle w:val="TableText"/>
            </w:pPr>
            <w:r>
              <w:t xml:space="preserve">District group’s parent in the </w:t>
            </w:r>
            <w:r w:rsidR="00263A67">
              <w:t>Consortium’s</w:t>
            </w:r>
            <w:r>
              <w:t xml:space="preserve"> hierarchy. </w:t>
            </w:r>
            <w:r w:rsidRPr="00F77A11">
              <w:t>One of the following:</w:t>
            </w:r>
          </w:p>
          <w:p w14:paraId="2A52CABB" w14:textId="77777777" w:rsidR="005E63E1" w:rsidRPr="00F77A11" w:rsidRDefault="005E63E1" w:rsidP="005E63E1">
            <w:pPr>
              <w:pStyle w:val="TableTextBullet"/>
            </w:pPr>
            <w:r w:rsidRPr="00E67128">
              <w:rPr>
                <w:rStyle w:val="Strong"/>
              </w:rPr>
              <w:t>CLIENT</w:t>
            </w:r>
            <w:r w:rsidRPr="00F77A11">
              <w:t xml:space="preserve">—Indicates the </w:t>
            </w:r>
            <w:r>
              <w:t>district</w:t>
            </w:r>
            <w:r w:rsidRPr="00F77A11">
              <w:t xml:space="preserve"> </w:t>
            </w:r>
            <w:r w:rsidR="006E2445">
              <w:t xml:space="preserve">group </w:t>
            </w:r>
            <w:r w:rsidRPr="00F77A11">
              <w:t xml:space="preserve">is a direct </w:t>
            </w:r>
            <w:r>
              <w:t>member of the consortium</w:t>
            </w:r>
            <w:r w:rsidRPr="00F77A11">
              <w:t>.</w:t>
            </w:r>
          </w:p>
          <w:p w14:paraId="45382839" w14:textId="77777777" w:rsidR="005E63E1" w:rsidRDefault="005E63E1" w:rsidP="005E63E1">
            <w:pPr>
              <w:pStyle w:val="TableTextBullet"/>
            </w:pPr>
            <w:r w:rsidRPr="00E67128">
              <w:rPr>
                <w:rStyle w:val="Strong"/>
              </w:rPr>
              <w:t>GROUPOFSTATES</w:t>
            </w:r>
            <w:r w:rsidRPr="00F77A11">
              <w:t xml:space="preserve">—Indicates the </w:t>
            </w:r>
            <w:r>
              <w:t xml:space="preserve">district </w:t>
            </w:r>
            <w:r w:rsidR="006E2445">
              <w:t xml:space="preserve">group </w:t>
            </w:r>
            <w:r w:rsidRPr="00F77A11">
              <w:t>is a member of a group of states.</w:t>
            </w:r>
          </w:p>
          <w:p w14:paraId="166BE6B4" w14:textId="77777777" w:rsidR="005E63E1" w:rsidRDefault="005E63E1" w:rsidP="005E63E1">
            <w:pPr>
              <w:pStyle w:val="TableTextBullet"/>
            </w:pPr>
            <w:r w:rsidRPr="00E67128">
              <w:rPr>
                <w:rStyle w:val="Strong"/>
              </w:rPr>
              <w:t>STATE</w:t>
            </w:r>
            <w:r w:rsidRPr="00F77A11">
              <w:t>—</w:t>
            </w:r>
            <w:r>
              <w:t xml:space="preserve">Indicates the district </w:t>
            </w:r>
            <w:r w:rsidR="006E2445">
              <w:t xml:space="preserve">group </w:t>
            </w:r>
            <w:r>
              <w:t>is a member of a state.</w:t>
            </w:r>
          </w:p>
          <w:p w14:paraId="447E529E" w14:textId="6E3BA748" w:rsidR="005E63E1" w:rsidRDefault="005E63E1"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ins w:id="454" w:author="Jamika D. Burge" w:date="2015-11-24T15:06:00Z">
              <w:r w:rsidR="00211B29" w:rsidRPr="00211B29">
                <w:rPr>
                  <w:rStyle w:val="CrossReference"/>
                  <w:rPrChange w:id="455" w:author="Jamika D. Burge" w:date="2015-11-24T15:06:00Z">
                    <w:rPr/>
                  </w:rPrChange>
                </w:rPr>
                <w:t>Understanding the Smarter Balanced Hierarchy</w:t>
              </w:r>
            </w:ins>
            <w:del w:id="456" w:author="Jamika D. Burge" w:date="2015-11-24T15:06:00Z">
              <w:r w:rsidR="00ED0EE4" w:rsidRPr="00ED0EE4" w:rsidDel="00211B29">
                <w:rPr>
                  <w:rStyle w:val="CrossReference"/>
                </w:rPr>
                <w:delText>Understanding the Smarter Balanced Hierarchy</w:delText>
              </w:r>
            </w:del>
            <w:r w:rsidRPr="006A609D">
              <w:rPr>
                <w:rStyle w:val="CrossReference"/>
              </w:rPr>
              <w:fldChar w:fldCharType="end"/>
            </w:r>
            <w:r w:rsidRPr="00F77A11">
              <w:t>.</w:t>
            </w:r>
          </w:p>
        </w:tc>
      </w:tr>
      <w:tr w:rsidR="002B529E" w:rsidRPr="00CF4376" w14:paraId="00F855E0" w14:textId="77777777" w:rsidTr="006E3693">
        <w:tc>
          <w:tcPr>
            <w:tcW w:w="3168" w:type="dxa"/>
          </w:tcPr>
          <w:p w14:paraId="1D39CA85" w14:textId="77777777" w:rsidR="002B529E" w:rsidRPr="00922BD9" w:rsidRDefault="002B529E" w:rsidP="00922BD9">
            <w:pPr>
              <w:pStyle w:val="TableText"/>
            </w:pPr>
            <w:r w:rsidRPr="00922BD9">
              <w:t>ParentExternalId</w:t>
            </w:r>
            <w:r>
              <w:t>*</w:t>
            </w:r>
          </w:p>
        </w:tc>
        <w:tc>
          <w:tcPr>
            <w:tcW w:w="6192" w:type="dxa"/>
          </w:tcPr>
          <w:p w14:paraId="4D1B2236" w14:textId="77777777" w:rsidR="00D55DB0" w:rsidRPr="00800BB7" w:rsidRDefault="00D55DB0" w:rsidP="002B529E">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211B29">
              <w:t>Parent entity’s identifier.</w:t>
            </w:r>
            <w:r>
              <w:rPr>
                <w:sz w:val="24"/>
                <w:szCs w:val="24"/>
              </w:rPr>
              <w:fldChar w:fldCharType="end"/>
            </w:r>
          </w:p>
          <w:p w14:paraId="24FC5FEA" w14:textId="77777777" w:rsidR="00CD7016" w:rsidRDefault="00CD7016" w:rsidP="004A5D22">
            <w:pPr>
              <w:pStyle w:val="TableText"/>
            </w:pPr>
            <w:r w:rsidRPr="00B74DE9">
              <w:rPr>
                <w:rStyle w:val="Strong"/>
              </w:rPr>
              <w:t>Up to 20 characters of an existing client</w:t>
            </w:r>
            <w:r>
              <w:rPr>
                <w:rStyle w:val="Strong"/>
              </w:rPr>
              <w:t>’s</w:t>
            </w:r>
            <w:r w:rsidR="004A5D22">
              <w:rPr>
                <w:rStyle w:val="Strong"/>
              </w:rPr>
              <w:t>,</w:t>
            </w:r>
            <w:r w:rsidRPr="00B74DE9">
              <w:rPr>
                <w:rStyle w:val="Strong"/>
              </w:rPr>
              <w:t xml:space="preserve"> </w:t>
            </w:r>
            <w:r>
              <w:rPr>
                <w:rStyle w:val="Strong"/>
              </w:rPr>
              <w:t>state group’s</w:t>
            </w:r>
            <w:r w:rsidR="004A5D22">
              <w:rPr>
                <w:rStyle w:val="Strong"/>
              </w:rPr>
              <w:t>, or state’s</w:t>
            </w:r>
            <w:r>
              <w:rPr>
                <w:rStyle w:val="Strong"/>
              </w:rPr>
              <w:t xml:space="preserve"> </w:t>
            </w:r>
            <w:r w:rsidRPr="00B74DE9">
              <w:rPr>
                <w:rStyle w:val="Strong"/>
              </w:rPr>
              <w:t>ID.</w:t>
            </w:r>
          </w:p>
        </w:tc>
      </w:tr>
      <w:tr w:rsidR="00536550" w:rsidRPr="00CF4376" w14:paraId="6F66AF46" w14:textId="77777777" w:rsidTr="005F0E8E">
        <w:tc>
          <w:tcPr>
            <w:tcW w:w="3168" w:type="dxa"/>
          </w:tcPr>
          <w:p w14:paraId="520318E3" w14:textId="77777777" w:rsidR="00536550" w:rsidRPr="00922BD9" w:rsidRDefault="00536550" w:rsidP="00922BD9">
            <w:pPr>
              <w:pStyle w:val="TableText"/>
            </w:pPr>
            <w:r w:rsidRPr="00922BD9">
              <w:t>StateAbbreviation</w:t>
            </w:r>
            <w:r>
              <w:t>*</w:t>
            </w:r>
            <w:r w:rsidRPr="00922BD9">
              <w:rPr>
                <w:rStyle w:val="FootnoteReference"/>
              </w:rPr>
              <w:t>+</w:t>
            </w:r>
          </w:p>
        </w:tc>
        <w:tc>
          <w:tcPr>
            <w:tcW w:w="6192" w:type="dxa"/>
            <w:vAlign w:val="center"/>
          </w:tcPr>
          <w:p w14:paraId="77400590" w14:textId="77777777" w:rsidR="00211B29" w:rsidRPr="00FC6D62" w:rsidRDefault="00536550" w:rsidP="00FC6D62">
            <w:pPr>
              <w:pStyle w:val="TableText"/>
              <w:rPr>
                <w:ins w:id="457" w:author="Jamika D. Burge" w:date="2015-11-24T15:06:00Z"/>
              </w:rPr>
            </w:pPr>
            <w:r>
              <w:t xml:space="preserve">State in which the district group is located. </w:t>
            </w:r>
            <w:r>
              <w:fldChar w:fldCharType="begin"/>
            </w:r>
            <w:r>
              <w:instrText xml:space="preserve"> REF stateabbrev \h </w:instrText>
            </w:r>
            <w:r>
              <w:fldChar w:fldCharType="separate"/>
            </w:r>
            <w:ins w:id="458" w:author="Jamika D. Burge" w:date="2015-11-24T15:06:00Z">
              <w:r w:rsidR="00211B29" w:rsidRPr="00CB020D">
                <w:rPr>
                  <w:rStyle w:val="Strong"/>
                </w:rPr>
                <w:t>Any standard two-letter state abbreviation is valid.</w:t>
              </w:r>
              <w:r w:rsidR="00211B29" w:rsidRPr="00FC6D62">
                <w:t xml:space="preserve"> In addition, the following are </w:t>
              </w:r>
              <w:r w:rsidR="00211B29">
                <w:t xml:space="preserve">also </w:t>
              </w:r>
              <w:r w:rsidR="00211B29" w:rsidRPr="00FC6D62">
                <w:t>valid:</w:t>
              </w:r>
            </w:ins>
          </w:p>
          <w:p w14:paraId="6E226D3B" w14:textId="77777777" w:rsidR="00211B29" w:rsidRDefault="00211B29" w:rsidP="00CB020D">
            <w:pPr>
              <w:pStyle w:val="TableTextBullet"/>
              <w:rPr>
                <w:ins w:id="459" w:author="Jamika D. Burge" w:date="2015-11-24T15:06:00Z"/>
              </w:rPr>
            </w:pPr>
            <w:ins w:id="460" w:author="Jamika D. Burge" w:date="2015-11-24T15:06:00Z">
              <w:r w:rsidRPr="00657FD7">
                <w:rPr>
                  <w:rStyle w:val="Strong"/>
                </w:rPr>
                <w:t>AA</w:t>
              </w:r>
              <w:r w:rsidRPr="00FF6742">
                <w:t>—</w:t>
              </w:r>
              <w:r>
                <w:t>Arme</w:t>
              </w:r>
              <w:r w:rsidRPr="003C5824">
                <w:t>d Forces Americas</w:t>
              </w:r>
            </w:ins>
          </w:p>
          <w:p w14:paraId="39C55D74" w14:textId="77777777" w:rsidR="00211B29" w:rsidRDefault="00211B29" w:rsidP="00CB020D">
            <w:pPr>
              <w:pStyle w:val="TableTextBullet"/>
              <w:rPr>
                <w:ins w:id="461" w:author="Jamika D. Burge" w:date="2015-11-24T15:06:00Z"/>
              </w:rPr>
            </w:pPr>
            <w:ins w:id="462" w:author="Jamika D. Burge" w:date="2015-11-24T15:06:00Z">
              <w:r w:rsidRPr="00657FD7">
                <w:rPr>
                  <w:rStyle w:val="Strong"/>
                </w:rPr>
                <w:t>AE</w:t>
              </w:r>
              <w:r w:rsidRPr="00FF6742">
                <w:t>—</w:t>
              </w:r>
              <w:r w:rsidRPr="003C5824">
                <w:t>Armed Forces Africa, Canada, Europe and Mideast</w:t>
              </w:r>
            </w:ins>
          </w:p>
          <w:p w14:paraId="639F1011" w14:textId="77777777" w:rsidR="00211B29" w:rsidRDefault="00211B29" w:rsidP="00CB020D">
            <w:pPr>
              <w:pStyle w:val="TableTextBullet"/>
              <w:rPr>
                <w:ins w:id="463" w:author="Jamika D. Burge" w:date="2015-11-24T15:06:00Z"/>
              </w:rPr>
            </w:pPr>
            <w:ins w:id="464" w:author="Jamika D. Burge" w:date="2015-11-24T15:06:00Z">
              <w:r w:rsidRPr="00657FD7">
                <w:rPr>
                  <w:rStyle w:val="Strong"/>
                </w:rPr>
                <w:t>AP</w:t>
              </w:r>
              <w:r w:rsidRPr="00FF6742">
                <w:t>—</w:t>
              </w:r>
              <w:r w:rsidRPr="003C5824">
                <w:t>Armed Forces Pacific</w:t>
              </w:r>
            </w:ins>
          </w:p>
          <w:p w14:paraId="68384FB7" w14:textId="77777777" w:rsidR="00211B29" w:rsidRPr="00657FD7" w:rsidRDefault="00211B29" w:rsidP="00CB020D">
            <w:pPr>
              <w:pStyle w:val="TableTextBullet"/>
              <w:rPr>
                <w:ins w:id="465" w:author="Jamika D. Burge" w:date="2015-11-24T15:06:00Z"/>
              </w:rPr>
            </w:pPr>
            <w:ins w:id="466" w:author="Jamika D. Burge" w:date="2015-11-24T15:06:00Z">
              <w:r>
                <w:rPr>
                  <w:rStyle w:val="Strong"/>
                </w:rPr>
                <w:t>T</w:t>
              </w:r>
              <w:r w:rsidRPr="00657FD7">
                <w:rPr>
                  <w:rStyle w:val="Strong"/>
                </w:rPr>
                <w:t>S</w:t>
              </w:r>
              <w:r w:rsidRPr="00FF6742">
                <w:t>—</w:t>
              </w:r>
              <w:r>
                <w:t>Test State</w:t>
              </w:r>
            </w:ins>
          </w:p>
          <w:p w14:paraId="0A12FF9A" w14:textId="77777777" w:rsidR="00ED0EE4" w:rsidRPr="00FC6D62" w:rsidDel="00211B29" w:rsidRDefault="00211B29" w:rsidP="00FC6D62">
            <w:pPr>
              <w:pStyle w:val="TableText"/>
              <w:rPr>
                <w:del w:id="467" w:author="Jamika D. Burge" w:date="2015-11-24T15:06:00Z"/>
              </w:rPr>
            </w:pPr>
            <w:ins w:id="468" w:author="Jamika D. Burge" w:date="2015-11-24T15:06:00Z">
              <w:r w:rsidRPr="00657FD7">
                <w:rPr>
                  <w:rStyle w:val="Strong"/>
                </w:rPr>
                <w:t>OT</w:t>
              </w:r>
              <w:r w:rsidRPr="00FF6742">
                <w:t>—</w:t>
              </w:r>
              <w:r w:rsidRPr="00657FD7">
                <w:t>Other</w:t>
              </w:r>
            </w:ins>
            <w:del w:id="469" w:author="Jamika D. Burge" w:date="2015-11-24T15:06:00Z">
              <w:r w:rsidR="00ED0EE4" w:rsidRPr="00CB020D" w:rsidDel="00211B29">
                <w:rPr>
                  <w:rStyle w:val="Strong"/>
                </w:rPr>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15E46721" w14:textId="77777777" w:rsidR="00ED0EE4" w:rsidDel="00211B29" w:rsidRDefault="00ED0EE4" w:rsidP="00CB020D">
            <w:pPr>
              <w:pStyle w:val="TableTextBullet"/>
              <w:rPr>
                <w:del w:id="470" w:author="Jamika D. Burge" w:date="2015-11-24T15:06:00Z"/>
              </w:rPr>
            </w:pPr>
            <w:del w:id="471"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76550898" w14:textId="77777777" w:rsidR="00ED0EE4" w:rsidDel="00211B29" w:rsidRDefault="00ED0EE4" w:rsidP="00CB020D">
            <w:pPr>
              <w:pStyle w:val="TableTextBullet"/>
              <w:rPr>
                <w:del w:id="472" w:author="Jamika D. Burge" w:date="2015-11-24T15:06:00Z"/>
              </w:rPr>
            </w:pPr>
            <w:del w:id="473"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3737A47B" w14:textId="77777777" w:rsidR="00ED0EE4" w:rsidDel="00211B29" w:rsidRDefault="00ED0EE4" w:rsidP="00CB020D">
            <w:pPr>
              <w:pStyle w:val="TableTextBullet"/>
              <w:rPr>
                <w:del w:id="474" w:author="Jamika D. Burge" w:date="2015-11-24T15:06:00Z"/>
              </w:rPr>
            </w:pPr>
            <w:del w:id="475"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6CADE6DC" w14:textId="77777777" w:rsidR="00ED0EE4" w:rsidRPr="00657FD7" w:rsidDel="00211B29" w:rsidRDefault="00ED0EE4" w:rsidP="00CB020D">
            <w:pPr>
              <w:pStyle w:val="TableTextBullet"/>
              <w:rPr>
                <w:del w:id="476" w:author="Jamika D. Burge" w:date="2015-11-24T15:06:00Z"/>
              </w:rPr>
            </w:pPr>
            <w:del w:id="477"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683FB745" w14:textId="66B15572" w:rsidR="00AC1689" w:rsidRDefault="00ED0EE4" w:rsidP="00AC1689">
            <w:pPr>
              <w:pStyle w:val="TableTextBullet"/>
            </w:pPr>
            <w:del w:id="478" w:author="Jamika D. Burge" w:date="2015-11-24T15:06:00Z">
              <w:r w:rsidRPr="00657FD7" w:rsidDel="00211B29">
                <w:rPr>
                  <w:rStyle w:val="Strong"/>
                </w:rPr>
                <w:delText>OT</w:delText>
              </w:r>
              <w:r w:rsidRPr="00FF6742" w:rsidDel="00211B29">
                <w:delText>—</w:delText>
              </w:r>
              <w:r w:rsidRPr="00657FD7" w:rsidDel="00211B29">
                <w:delText>Other</w:delText>
              </w:r>
            </w:del>
            <w:r w:rsidR="00536550">
              <w:fldChar w:fldCharType="end"/>
            </w:r>
          </w:p>
        </w:tc>
      </w:tr>
      <w:tr w:rsidR="00922BD9" w:rsidRPr="00CF4376" w14:paraId="629D8DC7" w14:textId="77777777" w:rsidTr="006E3693">
        <w:tc>
          <w:tcPr>
            <w:tcW w:w="3168" w:type="dxa"/>
          </w:tcPr>
          <w:p w14:paraId="515F0F22" w14:textId="77777777" w:rsidR="00922BD9" w:rsidRPr="00922BD9" w:rsidRDefault="003C2877" w:rsidP="00922BD9">
            <w:pPr>
              <w:pStyle w:val="TableText"/>
            </w:pPr>
            <w:r>
              <w:t>Delete+</w:t>
            </w:r>
          </w:p>
        </w:tc>
        <w:tc>
          <w:tcPr>
            <w:tcW w:w="6192" w:type="dxa"/>
          </w:tcPr>
          <w:p w14:paraId="46D46B2F" w14:textId="77777777" w:rsidR="00922BD9" w:rsidRPr="00FB4790" w:rsidRDefault="00922BD9" w:rsidP="00922BD9">
            <w:pPr>
              <w:pStyle w:val="TableText"/>
            </w:pPr>
            <w:r w:rsidRPr="00FB4790">
              <w:t xml:space="preserve">Flag for deleting the </w:t>
            </w:r>
            <w:r w:rsidR="00536550">
              <w:t>district group</w:t>
            </w:r>
            <w:r w:rsidRPr="00FB4790">
              <w:t>.</w:t>
            </w:r>
          </w:p>
          <w:p w14:paraId="5E20D020" w14:textId="77777777" w:rsidR="00922BD9" w:rsidRPr="00FB4790" w:rsidRDefault="00F368C8" w:rsidP="00922BD9">
            <w:pPr>
              <w:pStyle w:val="TableTextBullet"/>
            </w:pPr>
            <w:r>
              <w:rPr>
                <w:rStyle w:val="Strong"/>
              </w:rPr>
              <w:t>DELETE</w:t>
            </w:r>
            <w:r w:rsidR="00922BD9" w:rsidRPr="00FB4790">
              <w:t xml:space="preserve">—Delete the </w:t>
            </w:r>
            <w:r w:rsidR="002B1B6E">
              <w:t xml:space="preserve">district </w:t>
            </w:r>
            <w:r w:rsidR="00922BD9">
              <w:t xml:space="preserve">group </w:t>
            </w:r>
            <w:r w:rsidR="00922BD9" w:rsidRPr="00FB4790">
              <w:t>associated with the</w:t>
            </w:r>
            <w:r w:rsidR="00922BD9">
              <w:t xml:space="preserve"> combination of</w:t>
            </w:r>
            <w:r w:rsidR="005E029B">
              <w:t xml:space="preserve"> </w:t>
            </w:r>
            <w:r w:rsidR="005E029B" w:rsidRPr="00922BD9">
              <w:t>GroupOfDistrictsIdentifier</w:t>
            </w:r>
            <w:r w:rsidR="005E029B">
              <w:t xml:space="preserve"> and </w:t>
            </w:r>
            <w:r w:rsidR="005E029B" w:rsidRPr="00922BD9">
              <w:t>StateAbbreviation</w:t>
            </w:r>
            <w:r w:rsidR="002B1B6E">
              <w:t>.</w:t>
            </w:r>
          </w:p>
          <w:p w14:paraId="2BDD449A" w14:textId="77777777" w:rsidR="00922BD9" w:rsidRDefault="00922BD9" w:rsidP="007B7CE3">
            <w:pPr>
              <w:pStyle w:val="TableTextBullet"/>
            </w:pPr>
            <w:r w:rsidRPr="00FB4790">
              <w:rPr>
                <w:rStyle w:val="Strong"/>
              </w:rPr>
              <w:t>&lt;blank&gt;</w:t>
            </w:r>
            <w:r w:rsidRPr="00FB4790">
              <w:t>—</w:t>
            </w:r>
            <w:r>
              <w:t xml:space="preserve">Add the new </w:t>
            </w:r>
            <w:r w:rsidR="00C45027">
              <w:t>district group</w:t>
            </w:r>
            <w:r w:rsidR="00C62ED3">
              <w:t xml:space="preserve"> or modify an existing one.</w:t>
            </w:r>
          </w:p>
        </w:tc>
      </w:tr>
    </w:tbl>
    <w:p w14:paraId="5154F038" w14:textId="77777777" w:rsidR="00156956" w:rsidRPr="00CF4376" w:rsidRDefault="00156956" w:rsidP="00156956"/>
    <w:p w14:paraId="429087E2" w14:textId="77777777" w:rsidR="00482D83" w:rsidRDefault="001219C9" w:rsidP="001219C9">
      <w:pPr>
        <w:pStyle w:val="Heading3"/>
      </w:pPr>
      <w:bookmarkStart w:id="479" w:name="_Toc391560327"/>
      <w:bookmarkStart w:id="480" w:name="_Toc433196100"/>
      <w:r>
        <w:t>Managing</w:t>
      </w:r>
      <w:r w:rsidR="00B27516">
        <w:t xml:space="preserve"> Districts</w:t>
      </w:r>
      <w:r w:rsidR="00482D83">
        <w:t>.</w:t>
      </w:r>
      <w:bookmarkEnd w:id="479"/>
      <w:bookmarkEnd w:id="480"/>
    </w:p>
    <w:p w14:paraId="3DB9C663" w14:textId="77777777" w:rsidR="00C76EF3" w:rsidRDefault="001219C9" w:rsidP="00C76EF3">
      <w:pPr>
        <w:keepNext/>
      </w:pPr>
      <w:r>
        <w:t xml:space="preserve">After </w:t>
      </w:r>
      <w:r w:rsidR="00902B7D">
        <w:t>adding district group records</w:t>
      </w:r>
      <w:r>
        <w:t>, you can create district records. Districts can belong to a district group, state, state group, or client</w:t>
      </w:r>
      <w:r w:rsidR="00C76EF3">
        <w:t>.</w:t>
      </w:r>
    </w:p>
    <w:p w14:paraId="1AFCA347" w14:textId="77777777" w:rsidR="001219C9" w:rsidRPr="00937B11" w:rsidRDefault="001219C9" w:rsidP="00C76EF3">
      <w:pPr>
        <w:keepNext/>
      </w:pPr>
      <w:r w:rsidRPr="0043402C">
        <w:rPr>
          <w:i/>
        </w:rPr>
        <w:t xml:space="preserve">Note: The actions described in this section are available to </w:t>
      </w:r>
      <w:r w:rsidR="00C62ED3">
        <w:rPr>
          <w:i/>
        </w:rPr>
        <w:t>users</w:t>
      </w:r>
      <w:r w:rsidRPr="0043402C">
        <w:rPr>
          <w:i/>
        </w:rPr>
        <w:t xml:space="preserve"> with a state</w:t>
      </w:r>
      <w:r w:rsidR="0076368C">
        <w:rPr>
          <w:i/>
        </w:rPr>
        <w:t>-</w:t>
      </w:r>
      <w:r w:rsidRPr="0043402C">
        <w:rPr>
          <w:i/>
        </w:rPr>
        <w:t xml:space="preserve"> or client</w:t>
      </w:r>
      <w:r w:rsidR="0076368C">
        <w:rPr>
          <w:i/>
        </w:rPr>
        <w:t>-level</w:t>
      </w:r>
      <w:r w:rsidRPr="0043402C">
        <w:rPr>
          <w:i/>
        </w:rPr>
        <w:t xml:space="preserve"> role.</w:t>
      </w:r>
    </w:p>
    <w:p w14:paraId="69109011" w14:textId="77777777" w:rsidR="00482D83" w:rsidRDefault="001219C9" w:rsidP="001219C9">
      <w:pPr>
        <w:pStyle w:val="Heading4"/>
      </w:pPr>
      <w:bookmarkStart w:id="481" w:name="_Toc391560328"/>
      <w:bookmarkStart w:id="482" w:name="_Toc433196101"/>
      <w:r>
        <w:t>Create or modify a district</w:t>
      </w:r>
      <w:r w:rsidR="00482D83">
        <w:t>.</w:t>
      </w:r>
      <w:bookmarkEnd w:id="481"/>
      <w:bookmarkEnd w:id="482"/>
    </w:p>
    <w:p w14:paraId="3B73BBA3" w14:textId="77777777" w:rsidR="00FE2A2F" w:rsidRDefault="00FE2A2F" w:rsidP="009A7309">
      <w:pPr>
        <w:pStyle w:val="ImageCaption"/>
      </w:pPr>
      <w:bookmarkStart w:id="483" w:name="_Toc391560260"/>
      <w:bookmarkStart w:id="484" w:name="_Toc433196167"/>
      <w:r>
        <w:t xml:space="preserve">Figure </w:t>
      </w:r>
      <w:r w:rsidR="008A2B77">
        <w:fldChar w:fldCharType="begin"/>
      </w:r>
      <w:r w:rsidR="008A2B77">
        <w:instrText xml:space="preserve"> SEQ Figure \* ARABIC </w:instrText>
      </w:r>
      <w:r w:rsidR="008A2B77">
        <w:fldChar w:fldCharType="separate"/>
      </w:r>
      <w:r w:rsidR="00211B29">
        <w:rPr>
          <w:noProof/>
        </w:rPr>
        <w:t>24</w:t>
      </w:r>
      <w:r w:rsidR="008A2B77">
        <w:rPr>
          <w:noProof/>
        </w:rPr>
        <w:fldChar w:fldCharType="end"/>
      </w:r>
      <w:r>
        <w:t xml:space="preserve">. District Search </w:t>
      </w:r>
      <w:r w:rsidR="00945749">
        <w:t>Screen</w:t>
      </w:r>
      <w:bookmarkEnd w:id="483"/>
      <w:bookmarkEnd w:id="484"/>
    </w:p>
    <w:p w14:paraId="61F21F6C" w14:textId="77777777" w:rsidR="00FE2A2F" w:rsidRDefault="00EA3AE8" w:rsidP="00545E13">
      <w:pPr>
        <w:pStyle w:val="Image"/>
      </w:pPr>
      <w:r>
        <w:drawing>
          <wp:inline distT="0" distB="0" distL="0" distR="0" wp14:anchorId="0F8F86C0" wp14:editId="10312D73">
            <wp:extent cx="5486400" cy="3069688"/>
            <wp:effectExtent l="19050" t="19050" r="19050" b="1651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3069688"/>
                    </a:xfrm>
                    <a:prstGeom prst="rect">
                      <a:avLst/>
                    </a:prstGeom>
                    <a:ln>
                      <a:solidFill>
                        <a:schemeClr val="bg1">
                          <a:lumMod val="65000"/>
                        </a:schemeClr>
                      </a:solidFill>
                    </a:ln>
                  </pic:spPr>
                </pic:pic>
              </a:graphicData>
            </a:graphic>
          </wp:inline>
        </w:drawing>
      </w:r>
    </w:p>
    <w:p w14:paraId="20AC6FD1" w14:textId="77777777" w:rsidR="00216AAC" w:rsidRPr="00FE2A2F" w:rsidRDefault="00216AAC" w:rsidP="00216AAC"/>
    <w:p w14:paraId="124A68E4" w14:textId="77777777" w:rsidR="001219C9" w:rsidRDefault="001219C9" w:rsidP="001219C9">
      <w:pPr>
        <w:pStyle w:val="ProcedureIntroduction"/>
      </w:pPr>
      <w:r>
        <w:t>To create a district:</w:t>
      </w:r>
    </w:p>
    <w:tbl>
      <w:tblPr>
        <w:tblStyle w:val="TableProcedure"/>
        <w:tblW w:w="9360" w:type="dxa"/>
        <w:jc w:val="center"/>
        <w:tblLayout w:type="fixed"/>
        <w:tblLook w:val="04A0" w:firstRow="1" w:lastRow="0" w:firstColumn="1" w:lastColumn="0" w:noHBand="0" w:noVBand="1"/>
      </w:tblPr>
      <w:tblGrid>
        <w:gridCol w:w="9360"/>
      </w:tblGrid>
      <w:tr w:rsidR="001219C9" w14:paraId="24417C49" w14:textId="77777777" w:rsidTr="00C76EF3">
        <w:trPr>
          <w:jc w:val="center"/>
        </w:trPr>
        <w:tc>
          <w:tcPr>
            <w:tcW w:w="9495" w:type="dxa"/>
          </w:tcPr>
          <w:p w14:paraId="4BA69CA3" w14:textId="77777777" w:rsidR="001219C9" w:rsidRDefault="008C52B5" w:rsidP="00D1375C">
            <w:pPr>
              <w:pStyle w:val="ListNumber"/>
              <w:numPr>
                <w:ilvl w:val="0"/>
                <w:numId w:val="37"/>
              </w:numPr>
            </w:pPr>
            <w:r>
              <w:t xml:space="preserve">On </w:t>
            </w:r>
            <w:r w:rsidR="001219C9">
              <w:t xml:space="preserve">the </w:t>
            </w:r>
            <w:r w:rsidR="00DD7873">
              <w:t>ART</w:t>
            </w:r>
            <w:r w:rsidR="001219C9">
              <w:t xml:space="preserve"> </w:t>
            </w:r>
            <w:r w:rsidR="00926E3F">
              <w:t>home screen</w:t>
            </w:r>
            <w:r w:rsidR="001219C9">
              <w:t>, click [</w:t>
            </w:r>
            <w:r w:rsidR="001219C9" w:rsidRPr="00D108A9">
              <w:rPr>
                <w:rStyle w:val="Strong"/>
              </w:rPr>
              <w:t>Create/Modify Institution</w:t>
            </w:r>
            <w:r w:rsidR="008D6682">
              <w:rPr>
                <w:rStyle w:val="Strong"/>
              </w:rPr>
              <w:t>s</w:t>
            </w:r>
            <w:r w:rsidR="001219C9">
              <w:t>].</w:t>
            </w:r>
          </w:p>
          <w:p w14:paraId="51D400B1" w14:textId="77777777" w:rsidR="001219C9" w:rsidRDefault="001219C9"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District</w:t>
            </w:r>
            <w:r>
              <w:t xml:space="preserve">] link. </w:t>
            </w:r>
          </w:p>
          <w:p w14:paraId="4D2B5A38" w14:textId="77777777" w:rsidR="001219C9" w:rsidRDefault="001219C9" w:rsidP="006F0602">
            <w:pPr>
              <w:pStyle w:val="ListNumber"/>
            </w:pPr>
            <w:r>
              <w:t xml:space="preserve">On the </w:t>
            </w:r>
            <w:r>
              <w:rPr>
                <w:b/>
                <w:i/>
              </w:rPr>
              <w:t xml:space="preserve">District </w:t>
            </w:r>
            <w:r w:rsidRPr="000E4206">
              <w:rPr>
                <w:b/>
                <w:i/>
              </w:rPr>
              <w:t>Search</w:t>
            </w:r>
            <w:r>
              <w:t xml:space="preserve"> screen, click [</w:t>
            </w:r>
            <w:r w:rsidRPr="00D108A9">
              <w:rPr>
                <w:rStyle w:val="Strong"/>
              </w:rPr>
              <w:t>New</w:t>
            </w:r>
            <w:r>
              <w:t>].</w:t>
            </w:r>
          </w:p>
          <w:p w14:paraId="133100F8" w14:textId="3C27F1BF" w:rsidR="001219C9" w:rsidRDefault="001219C9" w:rsidP="006F0602">
            <w:pPr>
              <w:pStyle w:val="ListNumber"/>
            </w:pPr>
            <w:r>
              <w:t xml:space="preserve">On the </w:t>
            </w:r>
            <w:r w:rsidRPr="00116EB2">
              <w:rPr>
                <w:b/>
                <w:i/>
              </w:rPr>
              <w:t xml:space="preserve">Add </w:t>
            </w:r>
            <w:r>
              <w:rPr>
                <w:b/>
                <w:i/>
              </w:rPr>
              <w:t>District</w:t>
            </w:r>
            <w:r w:rsidRPr="00116EB2">
              <w:rPr>
                <w:b/>
                <w:i/>
              </w:rPr>
              <w:t xml:space="preserve"> Information</w:t>
            </w:r>
            <w:r>
              <w:t xml:space="preserve"> screen, enter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ins w:id="485" w:author="Jamika D. Burge" w:date="2015-11-24T15:06:00Z">
              <w:r w:rsidR="00211B29" w:rsidRPr="00211B29">
                <w:rPr>
                  <w:rStyle w:val="CrossReference"/>
                  <w:rPrChange w:id="486" w:author="Jamika D. Burge" w:date="2015-11-24T15:06:00Z">
                    <w:rPr/>
                  </w:rPrChange>
                </w:rPr>
                <w:t>Table 12</w:t>
              </w:r>
            </w:ins>
            <w:del w:id="487" w:author="Jamika D. Burge" w:date="2015-11-24T15:06:00Z">
              <w:r w:rsidR="00ED0EE4" w:rsidRPr="00ED0EE4" w:rsidDel="00211B29">
                <w:rPr>
                  <w:rStyle w:val="CrossReference"/>
                </w:rPr>
                <w:delText>Table 12</w:delText>
              </w:r>
            </w:del>
            <w:r w:rsidRPr="006A609D">
              <w:rPr>
                <w:rStyle w:val="CrossReference"/>
              </w:rPr>
              <w:fldChar w:fldCharType="end"/>
            </w:r>
            <w:r>
              <w:t>.</w:t>
            </w:r>
          </w:p>
          <w:p w14:paraId="59FEEFC7" w14:textId="77777777" w:rsidR="001219C9" w:rsidRDefault="00902B7D" w:rsidP="008A7A64">
            <w:pPr>
              <w:pStyle w:val="ListNumber"/>
            </w:pPr>
            <w:r>
              <w:t>C</w:t>
            </w:r>
            <w:r w:rsidR="001219C9">
              <w:t>lick [</w:t>
            </w:r>
            <w:r w:rsidR="001219C9" w:rsidRPr="00D108A9">
              <w:rPr>
                <w:rStyle w:val="Strong"/>
              </w:rPr>
              <w:t>Save</w:t>
            </w:r>
            <w:r w:rsidR="001219C9">
              <w:t xml:space="preserve">]. </w:t>
            </w:r>
          </w:p>
        </w:tc>
      </w:tr>
    </w:tbl>
    <w:p w14:paraId="7F49D1EF" w14:textId="77777777" w:rsidR="001219C9" w:rsidRDefault="001219C9" w:rsidP="001219C9"/>
    <w:p w14:paraId="4E07C0B9" w14:textId="77777777" w:rsidR="001219C9" w:rsidRDefault="001219C9" w:rsidP="00586A01">
      <w:pPr>
        <w:pStyle w:val="ProcedureIntroduction"/>
      </w:pPr>
      <w:r>
        <w:t>To modify a district:</w:t>
      </w:r>
    </w:p>
    <w:tbl>
      <w:tblPr>
        <w:tblStyle w:val="TableProcedure"/>
        <w:tblW w:w="9360" w:type="dxa"/>
        <w:jc w:val="center"/>
        <w:tblLayout w:type="fixed"/>
        <w:tblLook w:val="04A0" w:firstRow="1" w:lastRow="0" w:firstColumn="1" w:lastColumn="0" w:noHBand="0" w:noVBand="1"/>
      </w:tblPr>
      <w:tblGrid>
        <w:gridCol w:w="9360"/>
      </w:tblGrid>
      <w:tr w:rsidR="001219C9" w14:paraId="6ED8457C" w14:textId="77777777" w:rsidTr="00C76EF3">
        <w:trPr>
          <w:jc w:val="center"/>
        </w:trPr>
        <w:tc>
          <w:tcPr>
            <w:tcW w:w="9576" w:type="dxa"/>
          </w:tcPr>
          <w:p w14:paraId="1A795FA3" w14:textId="77777777" w:rsidR="001219C9" w:rsidRDefault="00C62ED3" w:rsidP="00D1375C">
            <w:pPr>
              <w:pStyle w:val="ListNumber"/>
              <w:numPr>
                <w:ilvl w:val="0"/>
                <w:numId w:val="77"/>
              </w:numPr>
            </w:pPr>
            <w:r>
              <w:t xml:space="preserve">On the </w:t>
            </w:r>
            <w:r w:rsidRPr="00C76EF3">
              <w:rPr>
                <w:b/>
                <w:i/>
              </w:rPr>
              <w:t>District Search</w:t>
            </w:r>
            <w:r>
              <w:t xml:space="preserve"> screen, </w:t>
            </w:r>
            <w:r w:rsidR="001219C9">
              <w:t>search for a district record.</w:t>
            </w:r>
          </w:p>
          <w:p w14:paraId="3D56AF4E" w14:textId="77777777" w:rsidR="001219C9" w:rsidRDefault="00C62ED3" w:rsidP="00C76EF3">
            <w:pPr>
              <w:pStyle w:val="ListNumber"/>
            </w:pPr>
            <w:r>
              <w:t>I</w:t>
            </w:r>
            <w:r w:rsidR="001219C9">
              <w:t xml:space="preserve">n the search results table, click </w:t>
            </w:r>
            <w:r w:rsidR="001E6E28">
              <w:t>[</w:t>
            </w:r>
            <w:r w:rsidR="008A7A64">
              <w:t xml:space="preserve"> </w:t>
            </w:r>
            <w:r w:rsidR="001219C9">
              <w:rPr>
                <w:i/>
                <w:noProof/>
              </w:rPr>
              <w:drawing>
                <wp:inline distT="0" distB="0" distL="0" distR="0" wp14:anchorId="49A94302" wp14:editId="7D7C8056">
                  <wp:extent cx="231583" cy="237744"/>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1219C9">
              <w:t>]</w:t>
            </w:r>
            <w:r w:rsidR="008A7A64">
              <w:t xml:space="preserve"> </w:t>
            </w:r>
            <w:r w:rsidR="001219C9">
              <w:t>for a district record.</w:t>
            </w:r>
          </w:p>
          <w:p w14:paraId="41901AED" w14:textId="6372057A" w:rsidR="001219C9" w:rsidRDefault="001219C9" w:rsidP="00C76EF3">
            <w:pPr>
              <w:pStyle w:val="ListNumber"/>
            </w:pPr>
            <w:r>
              <w:t xml:space="preserve">On the </w:t>
            </w:r>
            <w:r w:rsidRPr="00116EB2">
              <w:rPr>
                <w:b/>
                <w:i/>
              </w:rPr>
              <w:t xml:space="preserve">Edit </w:t>
            </w:r>
            <w:r>
              <w:rPr>
                <w:b/>
                <w:i/>
              </w:rPr>
              <w:t>District</w:t>
            </w:r>
            <w:r w:rsidRPr="00116EB2">
              <w:rPr>
                <w:b/>
                <w:i/>
              </w:rPr>
              <w:t xml:space="preserve"> Information</w:t>
            </w:r>
            <w:r>
              <w:t xml:space="preserve"> screen, </w:t>
            </w:r>
            <w:r w:rsidR="008A7A64">
              <w:t>modify</w:t>
            </w:r>
            <w:r>
              <w:t xml:space="preserve">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ins w:id="488" w:author="Jamika D. Burge" w:date="2015-11-24T15:06:00Z">
              <w:r w:rsidR="00211B29" w:rsidRPr="00211B29">
                <w:rPr>
                  <w:rStyle w:val="CrossReference"/>
                  <w:rPrChange w:id="489" w:author="Jamika D. Burge" w:date="2015-11-24T15:06:00Z">
                    <w:rPr/>
                  </w:rPrChange>
                </w:rPr>
                <w:t>Table 12</w:t>
              </w:r>
            </w:ins>
            <w:del w:id="490" w:author="Jamika D. Burge" w:date="2015-11-24T15:06:00Z">
              <w:r w:rsidR="00ED0EE4" w:rsidRPr="00ED0EE4" w:rsidDel="00211B29">
                <w:rPr>
                  <w:rStyle w:val="CrossReference"/>
                </w:rPr>
                <w:delText>Table 12</w:delText>
              </w:r>
            </w:del>
            <w:r w:rsidRPr="006A609D">
              <w:rPr>
                <w:rStyle w:val="CrossReference"/>
              </w:rPr>
              <w:fldChar w:fldCharType="end"/>
            </w:r>
            <w:r>
              <w:t>.</w:t>
            </w:r>
          </w:p>
          <w:p w14:paraId="5065DCE6" w14:textId="77777777" w:rsidR="001219C9" w:rsidRDefault="00902B7D" w:rsidP="00902B7D">
            <w:pPr>
              <w:pStyle w:val="ListNumber"/>
            </w:pPr>
            <w:r>
              <w:t>C</w:t>
            </w:r>
            <w:r w:rsidR="001219C9">
              <w:t>lick [</w:t>
            </w:r>
            <w:r w:rsidR="001219C9">
              <w:rPr>
                <w:b/>
              </w:rPr>
              <w:t>Save</w:t>
            </w:r>
            <w:r w:rsidR="001219C9">
              <w:t xml:space="preserve">]. </w:t>
            </w:r>
          </w:p>
        </w:tc>
      </w:tr>
    </w:tbl>
    <w:p w14:paraId="79EE8F65" w14:textId="77777777" w:rsidR="001219C9" w:rsidRDefault="001219C9" w:rsidP="00B25EDB"/>
    <w:p w14:paraId="4FFFFE84" w14:textId="77777777" w:rsidR="001219C9" w:rsidRDefault="001219C9" w:rsidP="00586A01">
      <w:pPr>
        <w:pStyle w:val="ProcedureIntroduction"/>
      </w:pPr>
      <w:r>
        <w:t>To delete a district:</w:t>
      </w:r>
    </w:p>
    <w:tbl>
      <w:tblPr>
        <w:tblStyle w:val="TableProcedure"/>
        <w:tblW w:w="9360" w:type="dxa"/>
        <w:jc w:val="center"/>
        <w:tblLayout w:type="fixed"/>
        <w:tblLook w:val="04A0" w:firstRow="1" w:lastRow="0" w:firstColumn="1" w:lastColumn="0" w:noHBand="0" w:noVBand="1"/>
      </w:tblPr>
      <w:tblGrid>
        <w:gridCol w:w="9360"/>
      </w:tblGrid>
      <w:tr w:rsidR="001219C9" w14:paraId="4E29B291" w14:textId="77777777" w:rsidTr="00C76EF3">
        <w:trPr>
          <w:jc w:val="center"/>
        </w:trPr>
        <w:tc>
          <w:tcPr>
            <w:tcW w:w="9576" w:type="dxa"/>
          </w:tcPr>
          <w:p w14:paraId="2AD3EC4A" w14:textId="77777777" w:rsidR="001219C9" w:rsidRDefault="00C62ED3" w:rsidP="00D1375C">
            <w:pPr>
              <w:pStyle w:val="ListNumber"/>
              <w:numPr>
                <w:ilvl w:val="0"/>
                <w:numId w:val="78"/>
              </w:numPr>
            </w:pPr>
            <w:r>
              <w:t xml:space="preserve">On the </w:t>
            </w:r>
            <w:r w:rsidRPr="00C76EF3">
              <w:rPr>
                <w:b/>
                <w:i/>
              </w:rPr>
              <w:t>District Search</w:t>
            </w:r>
            <w:r>
              <w:t xml:space="preserve"> screen, </w:t>
            </w:r>
            <w:r w:rsidR="001219C9">
              <w:t>search for a district record.</w:t>
            </w:r>
          </w:p>
          <w:p w14:paraId="1F1CA0A9" w14:textId="77777777" w:rsidR="001219C9" w:rsidRDefault="00C62ED3" w:rsidP="00D1375C">
            <w:pPr>
              <w:pStyle w:val="ListNumber"/>
              <w:numPr>
                <w:ilvl w:val="0"/>
                <w:numId w:val="78"/>
              </w:numPr>
            </w:pPr>
            <w:r>
              <w:t>I</w:t>
            </w:r>
            <w:r w:rsidR="001219C9">
              <w:t>n the search results table, click [</w:t>
            </w:r>
            <w:r w:rsidR="008A7A64">
              <w:t xml:space="preserve"> </w:t>
            </w:r>
            <w:r w:rsidR="001219C9">
              <w:rPr>
                <w:i/>
                <w:noProof/>
              </w:rPr>
              <w:drawing>
                <wp:inline distT="0" distB="0" distL="0" distR="0" wp14:anchorId="2C545090" wp14:editId="39A37EC0">
                  <wp:extent cx="228600" cy="23468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219C9">
              <w:t>] for a district record.</w:t>
            </w:r>
          </w:p>
          <w:p w14:paraId="284C3BB4" w14:textId="77777777" w:rsidR="001219C9" w:rsidRDefault="001219C9" w:rsidP="00D1375C">
            <w:pPr>
              <w:pStyle w:val="ListNumber"/>
              <w:numPr>
                <w:ilvl w:val="0"/>
                <w:numId w:val="78"/>
              </w:numPr>
            </w:pPr>
            <w:r>
              <w:t>In the warning box that pops up, click [</w:t>
            </w:r>
            <w:r w:rsidRPr="00D108A9">
              <w:rPr>
                <w:rStyle w:val="Strong"/>
              </w:rPr>
              <w:t>OK</w:t>
            </w:r>
            <w:r>
              <w:t xml:space="preserve">]. </w:t>
            </w:r>
          </w:p>
          <w:p w14:paraId="0F9B26BC" w14:textId="77777777" w:rsidR="00C62ED3" w:rsidRPr="00C62ED3" w:rsidRDefault="00C62ED3" w:rsidP="00453BAF">
            <w:pPr>
              <w:pStyle w:val="ProcedureResult"/>
              <w:rPr>
                <w:rStyle w:val="Strong"/>
              </w:rPr>
            </w:pPr>
            <w:r>
              <w:rPr>
                <w:rStyle w:val="Strong"/>
              </w:rPr>
              <w:t>C</w:t>
            </w:r>
            <w:r w:rsidR="008A7A64">
              <w:rPr>
                <w:rStyle w:val="Strong"/>
              </w:rPr>
              <w:t>aution: I</w:t>
            </w:r>
            <w:r>
              <w:rPr>
                <w:rStyle w:val="Strong"/>
              </w:rPr>
              <w:t>f you delete a district, all of the child entities within that district will also be deleted.</w:t>
            </w:r>
          </w:p>
        </w:tc>
      </w:tr>
    </w:tbl>
    <w:p w14:paraId="30B44E53" w14:textId="77777777" w:rsidR="00482D83" w:rsidRDefault="001219C9" w:rsidP="001219C9">
      <w:pPr>
        <w:pStyle w:val="Heading4"/>
      </w:pPr>
      <w:bookmarkStart w:id="491" w:name="_Toc391560329"/>
      <w:bookmarkStart w:id="492" w:name="_Toc433196102"/>
      <w:r>
        <w:t>Upload district</w:t>
      </w:r>
      <w:r w:rsidR="00E1753D">
        <w:t>s</w:t>
      </w:r>
      <w:r w:rsidR="00482D83">
        <w:t>.</w:t>
      </w:r>
      <w:bookmarkEnd w:id="491"/>
      <w:bookmarkEnd w:id="492"/>
    </w:p>
    <w:p w14:paraId="102DA457" w14:textId="77777777" w:rsidR="001219C9" w:rsidRDefault="001219C9" w:rsidP="001219C9">
      <w:pPr>
        <w:keepNext/>
      </w:pPr>
      <w:r>
        <w:t xml:space="preserve">You can add, modify, or delete districts by uploading a file to </w:t>
      </w:r>
      <w:r w:rsidR="00DD7873">
        <w:t>ART</w:t>
      </w:r>
      <w:r>
        <w:t>.</w:t>
      </w:r>
    </w:p>
    <w:p w14:paraId="42065D72" w14:textId="77777777" w:rsidR="001219C9" w:rsidRDefault="001219C9" w:rsidP="001219C9">
      <w:pPr>
        <w:pStyle w:val="ProcedureIntroduction"/>
      </w:pPr>
      <w:r>
        <w:t>To upload a district file:</w:t>
      </w:r>
    </w:p>
    <w:tbl>
      <w:tblPr>
        <w:tblStyle w:val="TableProcedure"/>
        <w:tblW w:w="9360" w:type="dxa"/>
        <w:jc w:val="center"/>
        <w:tblLayout w:type="fixed"/>
        <w:tblLook w:val="04A0" w:firstRow="1" w:lastRow="0" w:firstColumn="1" w:lastColumn="0" w:noHBand="0" w:noVBand="1"/>
      </w:tblPr>
      <w:tblGrid>
        <w:gridCol w:w="9360"/>
      </w:tblGrid>
      <w:tr w:rsidR="001219C9" w14:paraId="023F8A7C" w14:textId="77777777" w:rsidTr="006F0602">
        <w:trPr>
          <w:jc w:val="center"/>
        </w:trPr>
        <w:tc>
          <w:tcPr>
            <w:tcW w:w="9576" w:type="dxa"/>
          </w:tcPr>
          <w:p w14:paraId="093BAEF7" w14:textId="77777777" w:rsidR="001219C9" w:rsidRDefault="00526789" w:rsidP="00D1375C">
            <w:pPr>
              <w:pStyle w:val="ListNumber"/>
              <w:numPr>
                <w:ilvl w:val="0"/>
                <w:numId w:val="38"/>
              </w:numPr>
            </w:pPr>
            <w:r>
              <w:t xml:space="preserve">Download the </w:t>
            </w:r>
            <w:r w:rsidRPr="00A65910">
              <w:rPr>
                <w:rStyle w:val="Emphasis"/>
                <w:i w:val="0"/>
              </w:rPr>
              <w:t>District</w:t>
            </w:r>
            <w:r w:rsidR="001219C9">
              <w:t xml:space="preserve"> template, following the instructions provided in the </w:t>
            </w:r>
            <w:hyperlink w:anchor="_Download_File_Templates" w:history="1">
              <w:r w:rsidR="001219C9" w:rsidRPr="00116EB2">
                <w:rPr>
                  <w:rStyle w:val="Hyperlink"/>
                </w:rPr>
                <w:t>Download File Templates</w:t>
              </w:r>
            </w:hyperlink>
            <w:r w:rsidR="001219C9">
              <w:t xml:space="preserve"> section.</w:t>
            </w:r>
          </w:p>
          <w:p w14:paraId="51B3F752" w14:textId="2848F20A" w:rsidR="001219C9" w:rsidRDefault="001219C9"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ins w:id="493" w:author="Jamika D. Burge" w:date="2015-11-24T15:06:00Z">
              <w:r w:rsidR="00211B29" w:rsidRPr="00211B29">
                <w:rPr>
                  <w:rStyle w:val="CrossReference"/>
                  <w:rPrChange w:id="494" w:author="Jamika D. Burge" w:date="2015-11-24T15:06:00Z">
                    <w:rPr/>
                  </w:rPrChange>
                </w:rPr>
                <w:t>Table 12</w:t>
              </w:r>
            </w:ins>
            <w:del w:id="495" w:author="Jamika D. Burge" w:date="2015-11-24T15:06:00Z">
              <w:r w:rsidR="00ED0EE4" w:rsidRPr="00ED0EE4" w:rsidDel="00211B29">
                <w:rPr>
                  <w:rStyle w:val="CrossReference"/>
                </w:rPr>
                <w:delText>Table 12</w:delText>
              </w:r>
            </w:del>
            <w:r w:rsidRPr="006A609D">
              <w:rPr>
                <w:rStyle w:val="CrossReference"/>
              </w:rPr>
              <w:fldChar w:fldCharType="end"/>
            </w:r>
            <w:r>
              <w:t xml:space="preserve"> as a reference, enter </w:t>
            </w:r>
            <w:r w:rsidR="00902B7D">
              <w:t xml:space="preserve">a row of </w:t>
            </w:r>
            <w:r>
              <w:t xml:space="preserve">information for each district you want to add, modify, or delete. </w:t>
            </w:r>
          </w:p>
          <w:p w14:paraId="0023EA79" w14:textId="77777777" w:rsidR="00FE2A2F" w:rsidRDefault="00FE2A2F" w:rsidP="00FE2A2F">
            <w:pPr>
              <w:pStyle w:val="ListNumber2"/>
            </w:pPr>
            <w:r>
              <w:t xml:space="preserve">To modify an existing district record, enter </w:t>
            </w:r>
            <w:r w:rsidR="00C62ED3">
              <w:t>the information for the new record in its own row. The old record will be replaced upon uploading the file.</w:t>
            </w:r>
          </w:p>
          <w:p w14:paraId="7CE6C3B9" w14:textId="77777777" w:rsidR="00FE2A2F" w:rsidRPr="005172D8" w:rsidRDefault="00FE2A2F" w:rsidP="00FE2A2F">
            <w:pPr>
              <w:pStyle w:val="ListNumber2"/>
            </w:pPr>
            <w:r>
              <w:t xml:space="preserve">To delete an existing district record, enter “DELETE” in </w:t>
            </w:r>
            <w:r w:rsidRPr="002D5E1D">
              <w:t xml:space="preserve">the </w:t>
            </w:r>
            <w:r w:rsidR="003C2877" w:rsidRPr="002D5E1D">
              <w:t xml:space="preserve">Delete </w:t>
            </w:r>
            <w:r w:rsidR="009572B2" w:rsidRPr="002D5E1D">
              <w:t>c</w:t>
            </w:r>
            <w:r w:rsidR="003C2877" w:rsidRPr="002D5E1D">
              <w:t>olumn</w:t>
            </w:r>
            <w:r w:rsidRPr="005172D8">
              <w:t>.</w:t>
            </w:r>
          </w:p>
          <w:p w14:paraId="3BEF9103" w14:textId="77777777" w:rsidR="001219C9" w:rsidRDefault="008C52B5" w:rsidP="006F0602">
            <w:pPr>
              <w:pStyle w:val="ListNumber"/>
            </w:pPr>
            <w:r>
              <w:t>On the</w:t>
            </w:r>
            <w:r w:rsidR="001219C9">
              <w:t xml:space="preserve"> </w:t>
            </w:r>
            <w:r w:rsidR="00DD7873">
              <w:t>ART</w:t>
            </w:r>
            <w:r w:rsidR="001219C9">
              <w:t xml:space="preserve"> </w:t>
            </w:r>
            <w:r w:rsidR="00926E3F">
              <w:t>home screen</w:t>
            </w:r>
            <w:r w:rsidR="001219C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1219C9">
              <w:t>].</w:t>
            </w:r>
          </w:p>
          <w:p w14:paraId="709AEB3E" w14:textId="77777777" w:rsidR="001219C9" w:rsidRDefault="001219C9" w:rsidP="001219C9">
            <w:pPr>
              <w:pStyle w:val="ListNumber"/>
            </w:pPr>
            <w:r>
              <w:t xml:space="preserve">Upload the district file, following the instructions provided in the </w:t>
            </w:r>
            <w:hyperlink w:anchor="_Uploading_Files" w:history="1">
              <w:r w:rsidRPr="00116EB2">
                <w:rPr>
                  <w:rStyle w:val="Hyperlink"/>
                </w:rPr>
                <w:t>Uploading Files</w:t>
              </w:r>
            </w:hyperlink>
            <w:r>
              <w:t xml:space="preserve"> section.</w:t>
            </w:r>
          </w:p>
        </w:tc>
      </w:tr>
    </w:tbl>
    <w:p w14:paraId="5AB06C52" w14:textId="77777777" w:rsidR="00000F09" w:rsidRDefault="00000F09" w:rsidP="00000F09"/>
    <w:p w14:paraId="3D386540" w14:textId="117A1F82" w:rsidR="00672BA3" w:rsidRPr="00725138" w:rsidRDefault="00F60093" w:rsidP="00725138">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ins w:id="496" w:author="Jamika D. Burge" w:date="2015-11-24T15:06:00Z">
        <w:r w:rsidR="00211B29" w:rsidRPr="00211B29">
          <w:rPr>
            <w:rStyle w:val="CrossReference"/>
            <w:rPrChange w:id="497" w:author="Jamika D. Burge" w:date="2015-11-24T15:06:00Z">
              <w:rPr/>
            </w:rPrChange>
          </w:rPr>
          <w:t>Table 12</w:t>
        </w:r>
      </w:ins>
      <w:del w:id="498" w:author="Jamika D. Burge" w:date="2015-11-24T15:06:00Z">
        <w:r w:rsidR="00ED0EE4" w:rsidRPr="00ED0EE4" w:rsidDel="00211B29">
          <w:rPr>
            <w:rStyle w:val="CrossReference"/>
          </w:rPr>
          <w:delText>Table 12</w:delText>
        </w:r>
      </w:del>
      <w:r w:rsidRPr="006A609D">
        <w:rPr>
          <w:rStyle w:val="CrossReference"/>
        </w:rPr>
        <w:fldChar w:fldCharType="end"/>
      </w:r>
      <w:r>
        <w:t xml:space="preserve"> describes t</w:t>
      </w:r>
      <w:r w:rsidR="007B7CE3">
        <w:t>he columns in the district file</w:t>
      </w:r>
      <w:r>
        <w:t xml:space="preserve"> and lists acceptable values in </w:t>
      </w:r>
      <w:r w:rsidRPr="003B12CF">
        <w:rPr>
          <w:rStyle w:val="Strong"/>
        </w:rPr>
        <w:t>bold type</w:t>
      </w:r>
      <w:r>
        <w:t xml:space="preserve">. </w:t>
      </w:r>
      <w:r w:rsidR="00C62ED3">
        <w:t xml:space="preserve">These columns also correspond with the fields on the </w:t>
      </w:r>
      <w:r w:rsidR="00715EE7">
        <w:rPr>
          <w:b/>
          <w:i/>
        </w:rPr>
        <w:t>Add</w:t>
      </w:r>
      <w:r w:rsidR="00C62ED3" w:rsidRPr="00116EB2">
        <w:rPr>
          <w:b/>
          <w:i/>
        </w:rPr>
        <w:t xml:space="preserve"> </w:t>
      </w:r>
      <w:r w:rsidR="00C62ED3">
        <w:rPr>
          <w:b/>
          <w:i/>
        </w:rPr>
        <w:t>District</w:t>
      </w:r>
      <w:r w:rsidR="00C62ED3" w:rsidRPr="00116EB2">
        <w:rPr>
          <w:b/>
          <w:i/>
        </w:rPr>
        <w:t xml:space="preserve"> Information</w:t>
      </w:r>
      <w:r w:rsidR="00C62ED3">
        <w:t xml:space="preserve"> screen. </w:t>
      </w:r>
      <w:r w:rsidR="00E730F9">
        <w:t>Columns marked with an asterisk (*) are required for add</w:t>
      </w:r>
      <w:r w:rsidR="00A65910">
        <w:t xml:space="preserve"> or </w:t>
      </w:r>
      <w:r w:rsidR="00C62ED3">
        <w:t>modify</w:t>
      </w:r>
      <w:r w:rsidR="00E730F9">
        <w:t xml:space="preserve"> actions; columns marked with a plus (+) are required for delete actions.</w:t>
      </w:r>
      <w:r w:rsidR="00725138">
        <w:t xml:space="preserve"> </w:t>
      </w:r>
      <w:r w:rsidR="00725138" w:rsidRPr="00725138">
        <w:rPr>
          <w:rStyle w:val="Emphasis"/>
        </w:rPr>
        <w:t xml:space="preserve">Note: Some of the labels on the district template differ from those on the </w:t>
      </w:r>
      <w:r w:rsidR="00725138" w:rsidRPr="00725138">
        <w:rPr>
          <w:rStyle w:val="Strong"/>
        </w:rPr>
        <w:t>Add District Information</w:t>
      </w:r>
      <w:r w:rsidR="00725138" w:rsidRPr="00725138">
        <w:rPr>
          <w:rStyle w:val="Emphasis"/>
        </w:rPr>
        <w:t xml:space="preserve"> screen. </w:t>
      </w:r>
      <w:r w:rsidR="00004886">
        <w:rPr>
          <w:rStyle w:val="Emphasis"/>
        </w:rPr>
        <w:t>The unique l</w:t>
      </w:r>
      <w:r w:rsidR="00725138" w:rsidRPr="00725138">
        <w:rPr>
          <w:rStyle w:val="Emphasis"/>
        </w:rPr>
        <w:t xml:space="preserve">abels from the </w:t>
      </w:r>
      <w:r w:rsidR="00725138" w:rsidRPr="00725138">
        <w:rPr>
          <w:rStyle w:val="Strong"/>
        </w:rPr>
        <w:t>Add District Information</w:t>
      </w:r>
      <w:r w:rsidR="00725138" w:rsidRPr="00725138">
        <w:rPr>
          <w:rStyle w:val="Emphasis"/>
        </w:rPr>
        <w:t xml:space="preserve"> screen are provided in parentheses under the labels in the template.</w:t>
      </w:r>
    </w:p>
    <w:p w14:paraId="37912277" w14:textId="77777777" w:rsidR="0003426E" w:rsidRDefault="009779EB" w:rsidP="00800BB7">
      <w:pPr>
        <w:pStyle w:val="TableCaption"/>
      </w:pPr>
      <w:bookmarkStart w:id="499" w:name="_Ref388183991"/>
      <w:r>
        <w:t>Table </w:t>
      </w:r>
      <w:r w:rsidR="008A2B77">
        <w:fldChar w:fldCharType="begin"/>
      </w:r>
      <w:r w:rsidR="008A2B77">
        <w:instrText xml:space="preserve"> SEQ Table \* ARABIC </w:instrText>
      </w:r>
      <w:r w:rsidR="008A2B77">
        <w:fldChar w:fldCharType="separate"/>
      </w:r>
      <w:r w:rsidR="00211B29">
        <w:rPr>
          <w:noProof/>
        </w:rPr>
        <w:t>12</w:t>
      </w:r>
      <w:r w:rsidR="008A2B77">
        <w:rPr>
          <w:noProof/>
        </w:rPr>
        <w:fldChar w:fldCharType="end"/>
      </w:r>
      <w:bookmarkEnd w:id="499"/>
      <w:r>
        <w:t xml:space="preserve">. </w:t>
      </w:r>
      <w:r w:rsidRPr="00783149">
        <w:t xml:space="preserve">Upload </w:t>
      </w:r>
      <w:r>
        <w:t xml:space="preserve">District </w:t>
      </w:r>
      <w:r w:rsidRPr="00783149">
        <w:t>File Requirements</w:t>
      </w:r>
    </w:p>
    <w:tbl>
      <w:tblPr>
        <w:tblStyle w:val="TableGrid"/>
        <w:tblW w:w="0" w:type="auto"/>
        <w:tblLayout w:type="fixed"/>
        <w:tblLook w:val="04A0" w:firstRow="1" w:lastRow="0" w:firstColumn="1" w:lastColumn="0" w:noHBand="0" w:noVBand="1"/>
      </w:tblPr>
      <w:tblGrid>
        <w:gridCol w:w="3150"/>
        <w:gridCol w:w="6210"/>
      </w:tblGrid>
      <w:tr w:rsidR="0003426E" w:rsidRPr="0003426E" w14:paraId="0C176F11" w14:textId="77777777" w:rsidTr="006F0602">
        <w:trPr>
          <w:cnfStyle w:val="100000000000" w:firstRow="1" w:lastRow="0" w:firstColumn="0" w:lastColumn="0" w:oddVBand="0" w:evenVBand="0" w:oddHBand="0" w:evenHBand="0" w:firstRowFirstColumn="0" w:firstRowLastColumn="0" w:lastRowFirstColumn="0" w:lastRowLastColumn="0"/>
          <w:tblHeader/>
        </w:trPr>
        <w:tc>
          <w:tcPr>
            <w:tcW w:w="3150" w:type="dxa"/>
          </w:tcPr>
          <w:p w14:paraId="55E3FD61" w14:textId="77777777" w:rsidR="0003426E" w:rsidRPr="0003426E" w:rsidRDefault="0003426E" w:rsidP="0003426E">
            <w:pPr>
              <w:pStyle w:val="TableHeader"/>
            </w:pPr>
            <w:r>
              <w:t>Column</w:t>
            </w:r>
          </w:p>
        </w:tc>
        <w:tc>
          <w:tcPr>
            <w:tcW w:w="6210" w:type="dxa"/>
          </w:tcPr>
          <w:p w14:paraId="267C5D63" w14:textId="77777777" w:rsidR="0003426E" w:rsidRDefault="0003426E" w:rsidP="0003426E">
            <w:pPr>
              <w:pStyle w:val="TableHeader"/>
            </w:pPr>
            <w:r>
              <w:t>Description</w:t>
            </w:r>
          </w:p>
        </w:tc>
      </w:tr>
      <w:tr w:rsidR="00F77A11" w:rsidRPr="0003426E" w14:paraId="602A83EB" w14:textId="77777777" w:rsidTr="006F0602">
        <w:tc>
          <w:tcPr>
            <w:tcW w:w="3150" w:type="dxa"/>
          </w:tcPr>
          <w:p w14:paraId="7A0C9951" w14:textId="77777777" w:rsidR="00F77A11" w:rsidRDefault="00F77A11" w:rsidP="0003426E">
            <w:pPr>
              <w:pStyle w:val="TableText"/>
            </w:pPr>
            <w:r w:rsidRPr="0003426E">
              <w:t>LocalEducationAgencyIdentifier</w:t>
            </w:r>
            <w:r w:rsidR="00F60093">
              <w:t>*</w:t>
            </w:r>
            <w:r w:rsidR="00E730F9" w:rsidRPr="00E730F9">
              <w:rPr>
                <w:rStyle w:val="FootnoteReference"/>
              </w:rPr>
              <w:t>+</w:t>
            </w:r>
          </w:p>
          <w:p w14:paraId="5062B6D4" w14:textId="77777777" w:rsidR="00EA3AE8" w:rsidRPr="0003426E" w:rsidRDefault="00EA3AE8" w:rsidP="0003426E">
            <w:pPr>
              <w:pStyle w:val="TableText"/>
            </w:pPr>
            <w:r>
              <w:t>(District ID)</w:t>
            </w:r>
          </w:p>
        </w:tc>
        <w:tc>
          <w:tcPr>
            <w:tcW w:w="6210" w:type="dxa"/>
            <w:vAlign w:val="center"/>
          </w:tcPr>
          <w:p w14:paraId="760CCD56" w14:textId="77777777" w:rsidR="008658D5" w:rsidRDefault="00F77A11" w:rsidP="008658D5">
            <w:pPr>
              <w:pStyle w:val="TableText"/>
            </w:pPr>
            <w:r>
              <w:t>A unique number or alphanumeric code assigned to a local education agency by a school system, a state, or other agency or entity.</w:t>
            </w:r>
          </w:p>
          <w:p w14:paraId="642E52C7" w14:textId="77777777" w:rsidR="00F77A11" w:rsidRPr="008658D5" w:rsidRDefault="00F77A11" w:rsidP="008658D5">
            <w:pPr>
              <w:pStyle w:val="TableText"/>
              <w:rPr>
                <w:rStyle w:val="Strong"/>
              </w:rPr>
            </w:pPr>
            <w:r w:rsidRPr="008658D5">
              <w:rPr>
                <w:rStyle w:val="Strong"/>
              </w:rPr>
              <w:t xml:space="preserve">Up to 20 </w:t>
            </w:r>
            <w:r w:rsidR="00AF0F16" w:rsidRPr="008658D5">
              <w:rPr>
                <w:rStyle w:val="Strong"/>
              </w:rPr>
              <w:t xml:space="preserve">alphanumeric </w:t>
            </w:r>
            <w:r w:rsidRPr="008658D5">
              <w:rPr>
                <w:rStyle w:val="Strong"/>
              </w:rPr>
              <w:t>characters.</w:t>
            </w:r>
          </w:p>
        </w:tc>
      </w:tr>
      <w:tr w:rsidR="00F77A11" w:rsidRPr="0003426E" w14:paraId="0A086145" w14:textId="77777777" w:rsidTr="006F0602">
        <w:tc>
          <w:tcPr>
            <w:tcW w:w="3150" w:type="dxa"/>
          </w:tcPr>
          <w:p w14:paraId="5A13B03A" w14:textId="77777777" w:rsidR="00F77A11" w:rsidRDefault="00F77A11" w:rsidP="0003426E">
            <w:pPr>
              <w:pStyle w:val="TableText"/>
            </w:pPr>
            <w:r w:rsidRPr="0003426E">
              <w:t>OrganizationName</w:t>
            </w:r>
            <w:r w:rsidR="00F60093">
              <w:t>*</w:t>
            </w:r>
          </w:p>
          <w:p w14:paraId="405C8374" w14:textId="77777777" w:rsidR="00EA3AE8" w:rsidRPr="0003426E" w:rsidRDefault="00EA3AE8" w:rsidP="0003426E">
            <w:pPr>
              <w:pStyle w:val="TableText"/>
            </w:pPr>
            <w:r>
              <w:t>(District Name)</w:t>
            </w:r>
          </w:p>
        </w:tc>
        <w:tc>
          <w:tcPr>
            <w:tcW w:w="6210" w:type="dxa"/>
            <w:vAlign w:val="center"/>
          </w:tcPr>
          <w:p w14:paraId="382BBF93" w14:textId="77777777" w:rsidR="008658D5" w:rsidRDefault="00F77A11" w:rsidP="00F77A11">
            <w:pPr>
              <w:pStyle w:val="TableText"/>
            </w:pPr>
            <w:r>
              <w:t>District Name</w:t>
            </w:r>
            <w:r w:rsidR="008658D5">
              <w:t>.</w:t>
            </w:r>
          </w:p>
          <w:p w14:paraId="01613A5B" w14:textId="77777777" w:rsidR="00F77A11" w:rsidRPr="008658D5" w:rsidRDefault="00F77A11" w:rsidP="00F77A11">
            <w:pPr>
              <w:pStyle w:val="TableText"/>
              <w:rPr>
                <w:rStyle w:val="Strong"/>
              </w:rPr>
            </w:pPr>
            <w:r w:rsidRPr="008658D5">
              <w:rPr>
                <w:rStyle w:val="Strong"/>
              </w:rPr>
              <w:t>Up to 60 characters.</w:t>
            </w:r>
          </w:p>
        </w:tc>
      </w:tr>
      <w:tr w:rsidR="00F77A11" w:rsidRPr="0003426E" w14:paraId="7D2918E7" w14:textId="77777777" w:rsidTr="006F0602">
        <w:tc>
          <w:tcPr>
            <w:tcW w:w="3150" w:type="dxa"/>
          </w:tcPr>
          <w:p w14:paraId="7E884DFC" w14:textId="77777777" w:rsidR="00F77A11" w:rsidRPr="0003426E" w:rsidRDefault="00F77A11" w:rsidP="0003426E">
            <w:pPr>
              <w:pStyle w:val="TableText"/>
            </w:pPr>
            <w:r w:rsidRPr="0003426E">
              <w:t>NCESLEAID</w:t>
            </w:r>
          </w:p>
        </w:tc>
        <w:tc>
          <w:tcPr>
            <w:tcW w:w="6210" w:type="dxa"/>
            <w:vAlign w:val="center"/>
          </w:tcPr>
          <w:p w14:paraId="4E24B18C" w14:textId="77777777" w:rsidR="008746DF" w:rsidRDefault="00F77A11" w:rsidP="008746DF">
            <w:pPr>
              <w:pStyle w:val="TableText"/>
            </w:pPr>
            <w:r>
              <w:t>Unique nationwide district identifier.</w:t>
            </w:r>
          </w:p>
          <w:p w14:paraId="70BC26CA" w14:textId="77777777" w:rsidR="00F77A11" w:rsidRDefault="00F77A11" w:rsidP="008746DF">
            <w:pPr>
              <w:pStyle w:val="TableText"/>
              <w:rPr>
                <w:sz w:val="24"/>
                <w:szCs w:val="24"/>
              </w:rPr>
            </w:pPr>
            <w:r w:rsidRPr="008658D5">
              <w:rPr>
                <w:rStyle w:val="Strong"/>
              </w:rPr>
              <w:t>Up to 20 numbers.</w:t>
            </w:r>
          </w:p>
        </w:tc>
      </w:tr>
      <w:tr w:rsidR="00F77A11" w:rsidRPr="0003426E" w14:paraId="19875B48" w14:textId="77777777" w:rsidTr="006F0602">
        <w:tc>
          <w:tcPr>
            <w:tcW w:w="3150" w:type="dxa"/>
          </w:tcPr>
          <w:p w14:paraId="2CAD4A22" w14:textId="77777777" w:rsidR="00F77A11" w:rsidRPr="0003426E" w:rsidRDefault="00F77A11" w:rsidP="0003426E">
            <w:pPr>
              <w:pStyle w:val="TableText"/>
            </w:pPr>
            <w:r w:rsidRPr="0003426E">
              <w:t>ParentEntityType</w:t>
            </w:r>
            <w:r w:rsidR="007B7CE3">
              <w:t>*</w:t>
            </w:r>
          </w:p>
        </w:tc>
        <w:tc>
          <w:tcPr>
            <w:tcW w:w="6210" w:type="dxa"/>
            <w:vAlign w:val="center"/>
          </w:tcPr>
          <w:p w14:paraId="0F01C9B4" w14:textId="77777777" w:rsidR="00F77A11" w:rsidRPr="00F77A11" w:rsidRDefault="00C53AFF" w:rsidP="005929CD">
            <w:pPr>
              <w:pStyle w:val="TableText"/>
            </w:pPr>
            <w:r>
              <w:t>District</w:t>
            </w:r>
            <w:r w:rsidR="006419F7">
              <w:t>’s</w:t>
            </w:r>
            <w:r>
              <w:t xml:space="preserve"> parent in the </w:t>
            </w:r>
            <w:r w:rsidR="00263A67">
              <w:t>Consortium’s</w:t>
            </w:r>
            <w:r>
              <w:t xml:space="preserve"> hierarchy. </w:t>
            </w:r>
            <w:r w:rsidRPr="00F77A11">
              <w:t>One of the following:</w:t>
            </w:r>
          </w:p>
          <w:p w14:paraId="52A3BF94" w14:textId="77777777" w:rsidR="00F77A11" w:rsidRPr="00F77A11" w:rsidRDefault="00F77A11" w:rsidP="00F77A11">
            <w:pPr>
              <w:pStyle w:val="TableTextBullet"/>
            </w:pPr>
            <w:r w:rsidRPr="00E67128">
              <w:rPr>
                <w:rStyle w:val="Strong"/>
              </w:rPr>
              <w:t>CLIENT</w:t>
            </w:r>
            <w:r w:rsidRPr="00F77A11">
              <w:t xml:space="preserve">—Indicates the </w:t>
            </w:r>
            <w:r>
              <w:t>district</w:t>
            </w:r>
            <w:r w:rsidRPr="00F77A11">
              <w:t xml:space="preserve"> is a direct </w:t>
            </w:r>
            <w:r w:rsidR="0087788D">
              <w:t>member of the consortium</w:t>
            </w:r>
            <w:r w:rsidRPr="00F77A11">
              <w:t>.</w:t>
            </w:r>
          </w:p>
          <w:p w14:paraId="6EF96BA7" w14:textId="77777777" w:rsidR="00F77A11" w:rsidRDefault="00F77A11" w:rsidP="00F77A11">
            <w:pPr>
              <w:pStyle w:val="TableTextBullet"/>
            </w:pPr>
            <w:r w:rsidRPr="00E67128">
              <w:rPr>
                <w:rStyle w:val="Strong"/>
              </w:rPr>
              <w:t>GROUPOFSTATES</w:t>
            </w:r>
            <w:r w:rsidRPr="00F77A11">
              <w:t xml:space="preserve">—Indicates the </w:t>
            </w:r>
            <w:r>
              <w:t xml:space="preserve">district </w:t>
            </w:r>
            <w:r w:rsidRPr="00F77A11">
              <w:t>is a member of a group of states.</w:t>
            </w:r>
          </w:p>
          <w:p w14:paraId="71A3CC2B" w14:textId="77777777" w:rsidR="00F77A11" w:rsidRDefault="00F77A11" w:rsidP="00F77A11">
            <w:pPr>
              <w:pStyle w:val="TableTextBullet"/>
            </w:pPr>
            <w:r w:rsidRPr="00E67128">
              <w:rPr>
                <w:rStyle w:val="Strong"/>
              </w:rPr>
              <w:t>STATE</w:t>
            </w:r>
            <w:r w:rsidRPr="00F77A11">
              <w:t>—</w:t>
            </w:r>
            <w:r>
              <w:t>Indicates the district is a member of a state.</w:t>
            </w:r>
          </w:p>
          <w:p w14:paraId="33DC7A0B" w14:textId="77777777" w:rsidR="00F77A11" w:rsidRPr="00F77A11" w:rsidRDefault="00F77A11" w:rsidP="00F77A11">
            <w:pPr>
              <w:pStyle w:val="TableTextBullet"/>
            </w:pPr>
            <w:r w:rsidRPr="00E67128">
              <w:rPr>
                <w:rStyle w:val="Strong"/>
              </w:rPr>
              <w:t>GROUPOFDISTRICTS</w:t>
            </w:r>
            <w:r w:rsidRPr="00F77A11">
              <w:t>—</w:t>
            </w:r>
            <w:r>
              <w:t>Indicates the district is a member of a group of districts.</w:t>
            </w:r>
          </w:p>
          <w:p w14:paraId="2C42CB8B" w14:textId="151788B5" w:rsidR="00F77A11" w:rsidRDefault="00F77A11" w:rsidP="009450D3">
            <w:pPr>
              <w:pStyle w:val="TableText"/>
              <w:rPr>
                <w:sz w:val="24"/>
                <w:szCs w:val="24"/>
              </w:rPr>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ins w:id="500" w:author="Jamika D. Burge" w:date="2015-11-24T15:06:00Z">
              <w:r w:rsidR="00211B29" w:rsidRPr="00211B29">
                <w:rPr>
                  <w:rStyle w:val="CrossReference"/>
                  <w:rPrChange w:id="501" w:author="Jamika D. Burge" w:date="2015-11-24T15:06:00Z">
                    <w:rPr/>
                  </w:rPrChange>
                </w:rPr>
                <w:t>Understanding the Smarter Balanced Hierarchy</w:t>
              </w:r>
            </w:ins>
            <w:del w:id="502" w:author="Jamika D. Burge" w:date="2015-11-24T15:06:00Z">
              <w:r w:rsidR="00ED0EE4" w:rsidRPr="00ED0EE4" w:rsidDel="00211B29">
                <w:rPr>
                  <w:rStyle w:val="CrossReference"/>
                </w:rPr>
                <w:delText>Understanding the Smarter Balanced Hierarchy</w:delText>
              </w:r>
            </w:del>
            <w:r w:rsidR="00781881" w:rsidRPr="006A609D">
              <w:rPr>
                <w:rStyle w:val="CrossReference"/>
              </w:rPr>
              <w:fldChar w:fldCharType="end"/>
            </w:r>
            <w:r w:rsidRPr="00F77A11">
              <w:t>.</w:t>
            </w:r>
          </w:p>
        </w:tc>
      </w:tr>
      <w:tr w:rsidR="00F77A11" w:rsidRPr="0003426E" w14:paraId="1D376BFC" w14:textId="77777777" w:rsidTr="006F0602">
        <w:tc>
          <w:tcPr>
            <w:tcW w:w="3150" w:type="dxa"/>
          </w:tcPr>
          <w:p w14:paraId="78C58D14" w14:textId="77777777" w:rsidR="00F77A11" w:rsidRPr="0003426E" w:rsidRDefault="00F77A11" w:rsidP="0003426E">
            <w:pPr>
              <w:pStyle w:val="TableText"/>
            </w:pPr>
            <w:r w:rsidRPr="0003426E">
              <w:t>ParentExternalId</w:t>
            </w:r>
            <w:r w:rsidR="007B7CE3">
              <w:t>*</w:t>
            </w:r>
          </w:p>
        </w:tc>
        <w:tc>
          <w:tcPr>
            <w:tcW w:w="6210" w:type="dxa"/>
            <w:vAlign w:val="center"/>
          </w:tcPr>
          <w:p w14:paraId="4DC233BF" w14:textId="77777777" w:rsidR="00F77A11" w:rsidRDefault="00D55DB0" w:rsidP="00F77A11">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211B29">
              <w:t>Parent entity’s identifier.</w:t>
            </w:r>
            <w:r>
              <w:rPr>
                <w:sz w:val="24"/>
                <w:szCs w:val="24"/>
              </w:rPr>
              <w:fldChar w:fldCharType="end"/>
            </w:r>
          </w:p>
          <w:p w14:paraId="2E480D6A" w14:textId="77777777" w:rsidR="00D55DB0" w:rsidRPr="008444D9" w:rsidRDefault="00D55DB0" w:rsidP="00D55DB0">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 xml:space="preserve">state group’s, state’s, or district group’s </w:t>
            </w:r>
            <w:r w:rsidRPr="00B74DE9">
              <w:rPr>
                <w:rStyle w:val="Strong"/>
              </w:rPr>
              <w:t>ID.</w:t>
            </w:r>
          </w:p>
        </w:tc>
      </w:tr>
      <w:tr w:rsidR="00F77A11" w:rsidRPr="0003426E" w14:paraId="468374AB" w14:textId="77777777" w:rsidTr="006F0602">
        <w:tc>
          <w:tcPr>
            <w:tcW w:w="3150" w:type="dxa"/>
          </w:tcPr>
          <w:p w14:paraId="7236592B" w14:textId="77777777" w:rsidR="00F77A11" w:rsidRPr="0003426E" w:rsidRDefault="00F77A11" w:rsidP="0031137D">
            <w:pPr>
              <w:pStyle w:val="TableText"/>
            </w:pPr>
            <w:r w:rsidRPr="0003426E">
              <w:t>StateAbbreviation</w:t>
            </w:r>
            <w:r w:rsidR="000C35A3">
              <w:t>*</w:t>
            </w:r>
            <w:r w:rsidR="00E730F9" w:rsidRPr="00E730F9">
              <w:rPr>
                <w:rStyle w:val="FootnoteReference"/>
              </w:rPr>
              <w:t>+</w:t>
            </w:r>
          </w:p>
        </w:tc>
        <w:tc>
          <w:tcPr>
            <w:tcW w:w="6210" w:type="dxa"/>
            <w:vAlign w:val="center"/>
          </w:tcPr>
          <w:p w14:paraId="2E15039E" w14:textId="77777777" w:rsidR="00211B29" w:rsidRPr="00FC6D62" w:rsidRDefault="007A59AD" w:rsidP="00FC6D62">
            <w:pPr>
              <w:pStyle w:val="TableText"/>
              <w:rPr>
                <w:ins w:id="503" w:author="Jamika D. Burge" w:date="2015-11-24T15:06:00Z"/>
              </w:rPr>
            </w:pPr>
            <w:r>
              <w:t xml:space="preserve">State in which the district is located. </w:t>
            </w:r>
            <w:r>
              <w:fldChar w:fldCharType="begin"/>
            </w:r>
            <w:r>
              <w:instrText xml:space="preserve"> REF stateabbrev \h </w:instrText>
            </w:r>
            <w:r>
              <w:fldChar w:fldCharType="separate"/>
            </w:r>
            <w:ins w:id="504" w:author="Jamika D. Burge" w:date="2015-11-24T15:06:00Z">
              <w:r w:rsidR="00211B29" w:rsidRPr="00CB020D">
                <w:rPr>
                  <w:rStyle w:val="Strong"/>
                </w:rPr>
                <w:t>Any standard two-letter state abbreviation is valid.</w:t>
              </w:r>
              <w:r w:rsidR="00211B29" w:rsidRPr="00FC6D62">
                <w:t xml:space="preserve"> In addition, the following are </w:t>
              </w:r>
              <w:r w:rsidR="00211B29">
                <w:t xml:space="preserve">also </w:t>
              </w:r>
              <w:r w:rsidR="00211B29" w:rsidRPr="00FC6D62">
                <w:t>valid:</w:t>
              </w:r>
            </w:ins>
          </w:p>
          <w:p w14:paraId="7738885B" w14:textId="77777777" w:rsidR="00211B29" w:rsidRDefault="00211B29" w:rsidP="00CB020D">
            <w:pPr>
              <w:pStyle w:val="TableTextBullet"/>
              <w:rPr>
                <w:ins w:id="505" w:author="Jamika D. Burge" w:date="2015-11-24T15:06:00Z"/>
              </w:rPr>
            </w:pPr>
            <w:ins w:id="506" w:author="Jamika D. Burge" w:date="2015-11-24T15:06:00Z">
              <w:r w:rsidRPr="00657FD7">
                <w:rPr>
                  <w:rStyle w:val="Strong"/>
                </w:rPr>
                <w:t>AA</w:t>
              </w:r>
              <w:r w:rsidRPr="00FF6742">
                <w:t>—</w:t>
              </w:r>
              <w:r>
                <w:t>Arme</w:t>
              </w:r>
              <w:r w:rsidRPr="003C5824">
                <w:t>d Forces Americas</w:t>
              </w:r>
            </w:ins>
          </w:p>
          <w:p w14:paraId="4ED40198" w14:textId="77777777" w:rsidR="00211B29" w:rsidRDefault="00211B29" w:rsidP="00CB020D">
            <w:pPr>
              <w:pStyle w:val="TableTextBullet"/>
              <w:rPr>
                <w:ins w:id="507" w:author="Jamika D. Burge" w:date="2015-11-24T15:06:00Z"/>
              </w:rPr>
            </w:pPr>
            <w:ins w:id="508" w:author="Jamika D. Burge" w:date="2015-11-24T15:06:00Z">
              <w:r w:rsidRPr="00657FD7">
                <w:rPr>
                  <w:rStyle w:val="Strong"/>
                </w:rPr>
                <w:t>AE</w:t>
              </w:r>
              <w:r w:rsidRPr="00FF6742">
                <w:t>—</w:t>
              </w:r>
              <w:r w:rsidRPr="003C5824">
                <w:t>Armed Forces Africa, Canada, Europe and Mideast</w:t>
              </w:r>
            </w:ins>
          </w:p>
          <w:p w14:paraId="364E0BD8" w14:textId="77777777" w:rsidR="00211B29" w:rsidRDefault="00211B29" w:rsidP="00CB020D">
            <w:pPr>
              <w:pStyle w:val="TableTextBullet"/>
              <w:rPr>
                <w:ins w:id="509" w:author="Jamika D. Burge" w:date="2015-11-24T15:06:00Z"/>
              </w:rPr>
            </w:pPr>
            <w:ins w:id="510" w:author="Jamika D. Burge" w:date="2015-11-24T15:06:00Z">
              <w:r w:rsidRPr="00657FD7">
                <w:rPr>
                  <w:rStyle w:val="Strong"/>
                </w:rPr>
                <w:t>AP</w:t>
              </w:r>
              <w:r w:rsidRPr="00FF6742">
                <w:t>—</w:t>
              </w:r>
              <w:r w:rsidRPr="003C5824">
                <w:t>Armed Forces Pacific</w:t>
              </w:r>
            </w:ins>
          </w:p>
          <w:p w14:paraId="6B293F53" w14:textId="77777777" w:rsidR="00211B29" w:rsidRPr="00657FD7" w:rsidRDefault="00211B29" w:rsidP="00CB020D">
            <w:pPr>
              <w:pStyle w:val="TableTextBullet"/>
              <w:rPr>
                <w:ins w:id="511" w:author="Jamika D. Burge" w:date="2015-11-24T15:06:00Z"/>
              </w:rPr>
            </w:pPr>
            <w:ins w:id="512" w:author="Jamika D. Burge" w:date="2015-11-24T15:06:00Z">
              <w:r>
                <w:rPr>
                  <w:rStyle w:val="Strong"/>
                </w:rPr>
                <w:t>T</w:t>
              </w:r>
              <w:r w:rsidRPr="00657FD7">
                <w:rPr>
                  <w:rStyle w:val="Strong"/>
                </w:rPr>
                <w:t>S</w:t>
              </w:r>
              <w:r w:rsidRPr="00FF6742">
                <w:t>—</w:t>
              </w:r>
              <w:r>
                <w:t>Test State</w:t>
              </w:r>
            </w:ins>
          </w:p>
          <w:p w14:paraId="3EC806A6" w14:textId="77777777" w:rsidR="00ED0EE4" w:rsidRPr="00FC6D62" w:rsidDel="00211B29" w:rsidRDefault="00211B29" w:rsidP="00FC6D62">
            <w:pPr>
              <w:pStyle w:val="TableText"/>
              <w:rPr>
                <w:del w:id="513" w:author="Jamika D. Burge" w:date="2015-11-24T15:06:00Z"/>
              </w:rPr>
            </w:pPr>
            <w:ins w:id="514" w:author="Jamika D. Burge" w:date="2015-11-24T15:06:00Z">
              <w:r w:rsidRPr="00657FD7">
                <w:rPr>
                  <w:rStyle w:val="Strong"/>
                </w:rPr>
                <w:t>OT</w:t>
              </w:r>
              <w:r w:rsidRPr="00FF6742">
                <w:t>—</w:t>
              </w:r>
              <w:r w:rsidRPr="00657FD7">
                <w:t>Other</w:t>
              </w:r>
            </w:ins>
            <w:del w:id="515" w:author="Jamika D. Burge" w:date="2015-11-24T15:06:00Z">
              <w:r w:rsidR="00ED0EE4" w:rsidRPr="00CB020D" w:rsidDel="00211B29">
                <w:rPr>
                  <w:rStyle w:val="Strong"/>
                </w:rPr>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1AB3D5CA" w14:textId="77777777" w:rsidR="00ED0EE4" w:rsidDel="00211B29" w:rsidRDefault="00ED0EE4" w:rsidP="00CB020D">
            <w:pPr>
              <w:pStyle w:val="TableTextBullet"/>
              <w:rPr>
                <w:del w:id="516" w:author="Jamika D. Burge" w:date="2015-11-24T15:06:00Z"/>
              </w:rPr>
            </w:pPr>
            <w:del w:id="517"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001D64CD" w14:textId="77777777" w:rsidR="00ED0EE4" w:rsidDel="00211B29" w:rsidRDefault="00ED0EE4" w:rsidP="00CB020D">
            <w:pPr>
              <w:pStyle w:val="TableTextBullet"/>
              <w:rPr>
                <w:del w:id="518" w:author="Jamika D. Burge" w:date="2015-11-24T15:06:00Z"/>
              </w:rPr>
            </w:pPr>
            <w:del w:id="519"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02B0CBB7" w14:textId="77777777" w:rsidR="00ED0EE4" w:rsidDel="00211B29" w:rsidRDefault="00ED0EE4" w:rsidP="00CB020D">
            <w:pPr>
              <w:pStyle w:val="TableTextBullet"/>
              <w:rPr>
                <w:del w:id="520" w:author="Jamika D. Burge" w:date="2015-11-24T15:06:00Z"/>
              </w:rPr>
            </w:pPr>
            <w:del w:id="521"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5383EAA5" w14:textId="77777777" w:rsidR="00ED0EE4" w:rsidRPr="00657FD7" w:rsidDel="00211B29" w:rsidRDefault="00ED0EE4" w:rsidP="00CB020D">
            <w:pPr>
              <w:pStyle w:val="TableTextBullet"/>
              <w:rPr>
                <w:del w:id="522" w:author="Jamika D. Burge" w:date="2015-11-24T15:06:00Z"/>
              </w:rPr>
            </w:pPr>
            <w:del w:id="523"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238BD552" w14:textId="52A20FE6" w:rsidR="004A5D22" w:rsidRDefault="00ED0EE4" w:rsidP="0096591F">
            <w:pPr>
              <w:pStyle w:val="TableTextBullet"/>
            </w:pPr>
            <w:del w:id="524" w:author="Jamika D. Burge" w:date="2015-11-24T15:06:00Z">
              <w:r w:rsidRPr="00657FD7" w:rsidDel="00211B29">
                <w:rPr>
                  <w:rStyle w:val="Strong"/>
                </w:rPr>
                <w:delText>OT</w:delText>
              </w:r>
              <w:r w:rsidRPr="00FF6742" w:rsidDel="00211B29">
                <w:delText>—</w:delText>
              </w:r>
              <w:r w:rsidRPr="00657FD7" w:rsidDel="00211B29">
                <w:delText>Other</w:delText>
              </w:r>
            </w:del>
            <w:r w:rsidR="007A59AD">
              <w:fldChar w:fldCharType="end"/>
            </w:r>
          </w:p>
        </w:tc>
      </w:tr>
      <w:tr w:rsidR="00F77A11" w:rsidRPr="0003426E" w14:paraId="03DC4EFD" w14:textId="77777777" w:rsidTr="006F0602">
        <w:tc>
          <w:tcPr>
            <w:tcW w:w="3150" w:type="dxa"/>
          </w:tcPr>
          <w:p w14:paraId="3C1FA1B5" w14:textId="77777777" w:rsidR="00F77A11" w:rsidRPr="0003426E" w:rsidRDefault="00F77A11" w:rsidP="0003426E">
            <w:pPr>
              <w:pStyle w:val="TableText"/>
            </w:pPr>
            <w:r w:rsidRPr="0003426E">
              <w:t>Delete</w:t>
            </w:r>
            <w:r w:rsidR="007B7CE3" w:rsidRPr="00E730F9">
              <w:rPr>
                <w:rStyle w:val="FootnoteReference"/>
              </w:rPr>
              <w:t>+</w:t>
            </w:r>
          </w:p>
        </w:tc>
        <w:tc>
          <w:tcPr>
            <w:tcW w:w="6210" w:type="dxa"/>
            <w:vAlign w:val="center"/>
          </w:tcPr>
          <w:p w14:paraId="248B7193" w14:textId="77777777" w:rsidR="00A12CBC" w:rsidRPr="00FB4790" w:rsidRDefault="00A12CBC" w:rsidP="00A12CBC">
            <w:pPr>
              <w:pStyle w:val="TableText"/>
            </w:pPr>
            <w:r w:rsidRPr="00FB4790">
              <w:t xml:space="preserve">Flag for deleting the </w:t>
            </w:r>
            <w:r w:rsidR="00536550">
              <w:t>district</w:t>
            </w:r>
            <w:r w:rsidRPr="00FB4790">
              <w:t>.</w:t>
            </w:r>
          </w:p>
          <w:p w14:paraId="1490DF8F" w14:textId="77777777" w:rsidR="00A12CBC" w:rsidRPr="00FB4790" w:rsidRDefault="00F368C8" w:rsidP="00A12CBC">
            <w:pPr>
              <w:pStyle w:val="TableTextBullet"/>
            </w:pPr>
            <w:r>
              <w:rPr>
                <w:rStyle w:val="Strong"/>
              </w:rPr>
              <w:t>DELETE</w:t>
            </w:r>
            <w:r w:rsidR="00A12CBC" w:rsidRPr="00FB4790">
              <w:t xml:space="preserve">—Delete the </w:t>
            </w:r>
            <w:r w:rsidR="00006E7C">
              <w:t>district</w:t>
            </w:r>
            <w:r w:rsidR="00A12CBC" w:rsidRPr="00FB4790">
              <w:t xml:space="preserve"> associated with the</w:t>
            </w:r>
            <w:r w:rsidR="005E029B">
              <w:t xml:space="preserve"> combination of</w:t>
            </w:r>
            <w:r w:rsidR="00A12CBC" w:rsidRPr="00FB4790">
              <w:t xml:space="preserve"> </w:t>
            </w:r>
            <w:r w:rsidR="005E029B" w:rsidRPr="0003426E">
              <w:t xml:space="preserve">LocalEducationAgencyIdentifier </w:t>
            </w:r>
            <w:r w:rsidR="005E029B">
              <w:t xml:space="preserve">and </w:t>
            </w:r>
            <w:r w:rsidR="005E029B" w:rsidRPr="0003426E">
              <w:t>StateAbbreviation</w:t>
            </w:r>
            <w:r w:rsidR="00A12CBC" w:rsidRPr="00FB4790">
              <w:t>.</w:t>
            </w:r>
          </w:p>
          <w:p w14:paraId="14DD2B8C" w14:textId="77777777" w:rsidR="0071086F" w:rsidRPr="0071086F" w:rsidRDefault="00A12CBC" w:rsidP="0071086F">
            <w:pPr>
              <w:pStyle w:val="TableTextBullet"/>
            </w:pPr>
            <w:r w:rsidRPr="00FB4790">
              <w:rPr>
                <w:rStyle w:val="Strong"/>
              </w:rPr>
              <w:t>&lt;blank&gt;</w:t>
            </w:r>
            <w:r w:rsidRPr="00FB4790">
              <w:t>—</w:t>
            </w:r>
            <w:r>
              <w:t xml:space="preserve">Add the new </w:t>
            </w:r>
            <w:r w:rsidR="00006E7C">
              <w:t>district</w:t>
            </w:r>
            <w:r>
              <w:t xml:space="preserve">, or modify the existing </w:t>
            </w:r>
            <w:r w:rsidR="00006E7C">
              <w:t>district</w:t>
            </w:r>
            <w:r w:rsidRPr="0071086F">
              <w:t>.</w:t>
            </w:r>
          </w:p>
        </w:tc>
      </w:tr>
    </w:tbl>
    <w:p w14:paraId="35CEEB12" w14:textId="77777777" w:rsidR="00C62ED3" w:rsidRPr="00910B75" w:rsidRDefault="00C62ED3" w:rsidP="00910B75">
      <w:pPr>
        <w:rPr>
          <w:rFonts w:eastAsiaTheme="majorEastAsia"/>
        </w:rPr>
      </w:pPr>
    </w:p>
    <w:p w14:paraId="5E1CDCFE" w14:textId="77777777" w:rsidR="00482D83" w:rsidRDefault="00A45EE6" w:rsidP="006F0602">
      <w:pPr>
        <w:pStyle w:val="Heading3"/>
      </w:pPr>
      <w:bookmarkStart w:id="525" w:name="_Toc391560330"/>
      <w:bookmarkStart w:id="526" w:name="_Toc433196103"/>
      <w:r>
        <w:t>Managing</w:t>
      </w:r>
      <w:r w:rsidR="003942F0">
        <w:t xml:space="preserve"> </w:t>
      </w:r>
      <w:r w:rsidR="00224E35">
        <w:t>Institution</w:t>
      </w:r>
      <w:r w:rsidR="003942F0">
        <w:t xml:space="preserve"> Groups</w:t>
      </w:r>
      <w:r w:rsidR="00482D83">
        <w:t>.</w:t>
      </w:r>
      <w:bookmarkEnd w:id="525"/>
      <w:bookmarkEnd w:id="526"/>
    </w:p>
    <w:p w14:paraId="1456D2BE" w14:textId="77777777" w:rsidR="00434396" w:rsidRDefault="00A45EE6" w:rsidP="00586A01">
      <w:pPr>
        <w:keepNext/>
        <w:keepLines/>
      </w:pPr>
      <w:r>
        <w:t xml:space="preserve">After </w:t>
      </w:r>
      <w:r w:rsidR="00224E35">
        <w:t>adding district records</w:t>
      </w:r>
      <w:r>
        <w:t xml:space="preserve">, you can create </w:t>
      </w:r>
      <w:r w:rsidR="001C743F">
        <w:t>institution</w:t>
      </w:r>
      <w:r>
        <w:t xml:space="preserve"> group records. </w:t>
      </w:r>
      <w:r w:rsidR="00224E35">
        <w:t>Institution</w:t>
      </w:r>
      <w:r>
        <w:t xml:space="preserve"> groups contain </w:t>
      </w:r>
      <w:r w:rsidR="00224E35">
        <w:t>institutions</w:t>
      </w:r>
      <w:r>
        <w:t xml:space="preserve"> that are associated together and belong to the same district, district group, state, state group, or client</w:t>
      </w:r>
      <w:r w:rsidR="00434396">
        <w:t>.</w:t>
      </w:r>
    </w:p>
    <w:p w14:paraId="61DF8E06" w14:textId="77777777" w:rsidR="00A45EE6" w:rsidRPr="004B16D1" w:rsidRDefault="00A45EE6" w:rsidP="00586A01">
      <w:pPr>
        <w:keepNext/>
        <w:keepLines/>
        <w:rPr>
          <w:rStyle w:val="Emphasis"/>
        </w:rPr>
      </w:pPr>
      <w:r w:rsidRPr="00910B75">
        <w:rPr>
          <w:rStyle w:val="Emphasis"/>
        </w:rPr>
        <w:t xml:space="preserve">Note: The actions described in this section are available to </w:t>
      </w:r>
      <w:r w:rsidR="00224E35">
        <w:rPr>
          <w:rStyle w:val="Emphasis"/>
        </w:rPr>
        <w:t>users</w:t>
      </w:r>
      <w:r w:rsidRPr="00910B75">
        <w:rPr>
          <w:rStyle w:val="Emphasis"/>
        </w:rPr>
        <w:t xml:space="preserve"> with a district</w:t>
      </w:r>
      <w:r w:rsidR="0076368C" w:rsidRPr="00910B75">
        <w:rPr>
          <w:rStyle w:val="Emphasis"/>
        </w:rPr>
        <w:t>-</w:t>
      </w:r>
      <w:r w:rsidRPr="00910B75">
        <w:rPr>
          <w:rStyle w:val="Emphasis"/>
        </w:rPr>
        <w:t>, state</w:t>
      </w:r>
      <w:r w:rsidR="0076368C" w:rsidRPr="00910B75">
        <w:rPr>
          <w:rStyle w:val="Emphasis"/>
        </w:rPr>
        <w:t>-</w:t>
      </w:r>
      <w:r w:rsidRPr="00910B75">
        <w:rPr>
          <w:rStyle w:val="Emphasis"/>
        </w:rPr>
        <w:t>, or client</w:t>
      </w:r>
      <w:r w:rsidR="0076368C" w:rsidRPr="00910B75">
        <w:rPr>
          <w:rStyle w:val="Emphasis"/>
        </w:rPr>
        <w:t>-level</w:t>
      </w:r>
      <w:r w:rsidRPr="00910B75">
        <w:rPr>
          <w:rStyle w:val="Emphasis"/>
        </w:rPr>
        <w:t xml:space="preserve"> user role.</w:t>
      </w:r>
    </w:p>
    <w:tbl>
      <w:tblPr>
        <w:tblStyle w:val="TableNote"/>
        <w:tblW w:w="0" w:type="auto"/>
        <w:tblLayout w:type="fixed"/>
        <w:tblLook w:val="04A0" w:firstRow="1" w:lastRow="0" w:firstColumn="1" w:lastColumn="0" w:noHBand="0" w:noVBand="1"/>
      </w:tblPr>
      <w:tblGrid>
        <w:gridCol w:w="720"/>
        <w:gridCol w:w="8640"/>
      </w:tblGrid>
      <w:tr w:rsidR="00332BB0" w14:paraId="0B38EBC6" w14:textId="77777777" w:rsidTr="002677FA">
        <w:trPr>
          <w:trHeight w:val="581"/>
        </w:trPr>
        <w:tc>
          <w:tcPr>
            <w:tcW w:w="720" w:type="dxa"/>
          </w:tcPr>
          <w:p w14:paraId="58587590" w14:textId="77777777" w:rsidR="00332BB0" w:rsidRDefault="00332BB0" w:rsidP="002677FA">
            <w:pPr>
              <w:pStyle w:val="NoteIcon"/>
              <w:keepNext/>
            </w:pPr>
            <w:r w:rsidRPr="004B16D1">
              <w:rPr>
                <w:sz w:val="20"/>
                <w:szCs w:val="20"/>
              </w:rPr>
              <w:drawing>
                <wp:inline distT="0" distB="0" distL="0" distR="0" wp14:anchorId="50426ECE" wp14:editId="1FA1B39F">
                  <wp:extent cx="292608" cy="394745"/>
                  <wp:effectExtent l="0" t="0" r="0" b="57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4A2F90B"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21B9B711" w14:textId="77777777" w:rsidR="00482D83" w:rsidRDefault="006F0602" w:rsidP="006F0602">
      <w:pPr>
        <w:pStyle w:val="Heading4"/>
      </w:pPr>
      <w:bookmarkStart w:id="527" w:name="_Toc391560331"/>
      <w:bookmarkStart w:id="528" w:name="_Toc433196104"/>
      <w:r>
        <w:t xml:space="preserve">Create or modify </w:t>
      </w:r>
      <w:r w:rsidR="00224E35">
        <w:t>institution</w:t>
      </w:r>
      <w:r>
        <w:t xml:space="preserve"> groups</w:t>
      </w:r>
      <w:r w:rsidR="00482D83">
        <w:t>.</w:t>
      </w:r>
      <w:bookmarkEnd w:id="527"/>
      <w:bookmarkEnd w:id="528"/>
    </w:p>
    <w:p w14:paraId="6CB0BA20" w14:textId="77777777" w:rsidR="000F716E" w:rsidRDefault="000F716E" w:rsidP="009A7309">
      <w:pPr>
        <w:pStyle w:val="ImageCaption"/>
      </w:pPr>
      <w:bookmarkStart w:id="529" w:name="_Toc391560261"/>
      <w:bookmarkStart w:id="530" w:name="_Toc433196168"/>
      <w:r>
        <w:t xml:space="preserve">Figure </w:t>
      </w:r>
      <w:r w:rsidR="008A2B77">
        <w:fldChar w:fldCharType="begin"/>
      </w:r>
      <w:r w:rsidR="008A2B77">
        <w:instrText xml:space="preserve"> SEQ Figure \* ARABIC </w:instrText>
      </w:r>
      <w:r w:rsidR="008A2B77">
        <w:fldChar w:fldCharType="separate"/>
      </w:r>
      <w:r w:rsidR="00211B29">
        <w:rPr>
          <w:noProof/>
        </w:rPr>
        <w:t>25</w:t>
      </w:r>
      <w:r w:rsidR="008A2B77">
        <w:rPr>
          <w:noProof/>
        </w:rPr>
        <w:fldChar w:fldCharType="end"/>
      </w:r>
      <w:r>
        <w:t xml:space="preserve">. </w:t>
      </w:r>
      <w:r w:rsidR="00224E35">
        <w:t>Institution</w:t>
      </w:r>
      <w:r>
        <w:t xml:space="preserve"> Group Search Screen</w:t>
      </w:r>
      <w:bookmarkEnd w:id="529"/>
      <w:bookmarkEnd w:id="530"/>
    </w:p>
    <w:p w14:paraId="52E14B3F" w14:textId="77777777" w:rsidR="000F716E" w:rsidRPr="000F716E" w:rsidRDefault="00E37E86" w:rsidP="00545E13">
      <w:pPr>
        <w:pStyle w:val="Image"/>
      </w:pPr>
      <w:r>
        <w:drawing>
          <wp:inline distT="0" distB="0" distL="0" distR="0" wp14:anchorId="1974ABFD" wp14:editId="2BF6B87E">
            <wp:extent cx="5486400" cy="3141356"/>
            <wp:effectExtent l="19050" t="19050" r="19050" b="2095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141356"/>
                    </a:xfrm>
                    <a:prstGeom prst="rect">
                      <a:avLst/>
                    </a:prstGeom>
                    <a:noFill/>
                    <a:ln w="9522" cmpd="sng">
                      <a:solidFill>
                        <a:srgbClr val="A6A6A6"/>
                      </a:solidFill>
                      <a:prstDash val="solid"/>
                    </a:ln>
                  </pic:spPr>
                </pic:pic>
              </a:graphicData>
            </a:graphic>
          </wp:inline>
        </w:drawing>
      </w:r>
    </w:p>
    <w:p w14:paraId="28107FD6" w14:textId="77777777" w:rsidR="005E05B4" w:rsidRDefault="005E05B4" w:rsidP="005E05B4"/>
    <w:p w14:paraId="1C050751" w14:textId="77777777" w:rsidR="006F0602" w:rsidRDefault="00224E35" w:rsidP="005E05B4">
      <w:pPr>
        <w:pStyle w:val="ProcedureIntroduction"/>
      </w:pPr>
      <w:r>
        <w:t xml:space="preserve">To create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30B6B5D1" w14:textId="77777777" w:rsidTr="00586A01">
        <w:trPr>
          <w:jc w:val="center"/>
        </w:trPr>
        <w:tc>
          <w:tcPr>
            <w:tcW w:w="9495" w:type="dxa"/>
          </w:tcPr>
          <w:p w14:paraId="07F66859" w14:textId="77777777" w:rsidR="006F0602" w:rsidRDefault="008C52B5" w:rsidP="00D1375C">
            <w:pPr>
              <w:pStyle w:val="ListNumber"/>
              <w:numPr>
                <w:ilvl w:val="0"/>
                <w:numId w:val="39"/>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 xml:space="preserve">Create/Modify </w:t>
            </w:r>
            <w:r w:rsidR="0076368C" w:rsidRPr="00D108A9">
              <w:rPr>
                <w:rStyle w:val="Strong"/>
              </w:rPr>
              <w:t>Institution</w:t>
            </w:r>
            <w:r w:rsidR="008D6682">
              <w:rPr>
                <w:rStyle w:val="Strong"/>
              </w:rPr>
              <w:t>s</w:t>
            </w:r>
            <w:r w:rsidR="006F0602">
              <w:t>].</w:t>
            </w:r>
          </w:p>
          <w:p w14:paraId="130DE179"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76368C" w:rsidRPr="00D108A9">
              <w:rPr>
                <w:rStyle w:val="Strong"/>
              </w:rPr>
              <w:t xml:space="preserve"> </w:t>
            </w:r>
            <w:r w:rsidRPr="00D108A9">
              <w:rPr>
                <w:rStyle w:val="Strong"/>
              </w:rPr>
              <w:t>Of</w:t>
            </w:r>
            <w:r w:rsidR="0076368C" w:rsidRPr="00D108A9">
              <w:rPr>
                <w:rStyle w:val="Strong"/>
              </w:rPr>
              <w:t xml:space="preserve"> </w:t>
            </w:r>
            <w:r w:rsidR="001C743F" w:rsidRPr="00D108A9">
              <w:rPr>
                <w:rStyle w:val="Strong"/>
              </w:rPr>
              <w:t>Institutions</w:t>
            </w:r>
            <w:r>
              <w:t xml:space="preserve">] link. </w:t>
            </w:r>
          </w:p>
          <w:p w14:paraId="168F88D8" w14:textId="77777777" w:rsidR="006F0602" w:rsidRDefault="006F0602" w:rsidP="006F0602">
            <w:pPr>
              <w:pStyle w:val="ListNumber"/>
            </w:pPr>
            <w:r>
              <w:t xml:space="preserve">On the </w:t>
            </w:r>
            <w:r w:rsidRPr="000E4206">
              <w:rPr>
                <w:b/>
                <w:i/>
              </w:rPr>
              <w:t xml:space="preserve">Group of </w:t>
            </w:r>
            <w:r w:rsidR="001C743F">
              <w:rPr>
                <w:b/>
                <w:i/>
              </w:rPr>
              <w:t>Institutions</w:t>
            </w:r>
            <w:r w:rsidRPr="000E4206">
              <w:rPr>
                <w:b/>
                <w:i/>
              </w:rPr>
              <w:t xml:space="preserve"> Search</w:t>
            </w:r>
            <w:r>
              <w:t xml:space="preserve"> screen, click [</w:t>
            </w:r>
            <w:r w:rsidRPr="00D108A9">
              <w:rPr>
                <w:rStyle w:val="Strong"/>
              </w:rPr>
              <w:t>New</w:t>
            </w:r>
            <w:r>
              <w:t>].</w:t>
            </w:r>
          </w:p>
          <w:p w14:paraId="1B818E8D" w14:textId="2E48C84B" w:rsidR="006F0602" w:rsidRDefault="006F0602" w:rsidP="006F0602">
            <w:pPr>
              <w:pStyle w:val="ListNumber"/>
            </w:pPr>
            <w:r>
              <w:t xml:space="preserve">On the </w:t>
            </w:r>
            <w:r w:rsidRPr="00116EB2">
              <w:rPr>
                <w:b/>
                <w:i/>
              </w:rPr>
              <w:t xml:space="preserve">Add Group of </w:t>
            </w:r>
            <w:r w:rsidR="001C743F">
              <w:rPr>
                <w:b/>
                <w:i/>
              </w:rPr>
              <w:t>Institutions</w:t>
            </w:r>
            <w:r w:rsidRPr="00116EB2">
              <w:rPr>
                <w:b/>
                <w:i/>
              </w:rPr>
              <w:t xml:space="preserve"> Information</w:t>
            </w:r>
            <w:r>
              <w:t xml:space="preserve"> screen, enter the information for the </w:t>
            </w:r>
            <w:r w:rsidR="00224E35">
              <w:t>institution</w:t>
            </w:r>
            <w:r>
              <w:t xml:space="preserve"> 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ins w:id="531" w:author="Jamika D. Burge" w:date="2015-11-24T15:06:00Z">
              <w:r w:rsidR="00211B29" w:rsidRPr="00211B29">
                <w:rPr>
                  <w:rStyle w:val="CrossReference"/>
                  <w:rPrChange w:id="532" w:author="Jamika D. Burge" w:date="2015-11-24T15:06:00Z">
                    <w:rPr/>
                  </w:rPrChange>
                </w:rPr>
                <w:t>Table 13</w:t>
              </w:r>
            </w:ins>
            <w:del w:id="533" w:author="Jamika D. Burge" w:date="2015-11-24T15:06:00Z">
              <w:r w:rsidR="00ED0EE4" w:rsidRPr="00ED0EE4" w:rsidDel="00211B29">
                <w:rPr>
                  <w:rStyle w:val="CrossReference"/>
                </w:rPr>
                <w:delText>Table 13</w:delText>
              </w:r>
            </w:del>
            <w:r w:rsidRPr="006A609D">
              <w:rPr>
                <w:rStyle w:val="CrossReference"/>
              </w:rPr>
              <w:fldChar w:fldCharType="end"/>
            </w:r>
            <w:r>
              <w:t>.</w:t>
            </w:r>
          </w:p>
          <w:p w14:paraId="54468705" w14:textId="77777777" w:rsidR="006F0602" w:rsidRDefault="00224E35" w:rsidP="00224E35">
            <w:pPr>
              <w:pStyle w:val="ListNumber"/>
            </w:pPr>
            <w:r>
              <w:t>C</w:t>
            </w:r>
            <w:r w:rsidR="006F0602">
              <w:t>lick [</w:t>
            </w:r>
            <w:r w:rsidR="006F0602" w:rsidRPr="00D108A9">
              <w:rPr>
                <w:rStyle w:val="Strong"/>
              </w:rPr>
              <w:t>Save</w:t>
            </w:r>
            <w:r w:rsidR="006F0602">
              <w:t xml:space="preserve">]. </w:t>
            </w:r>
          </w:p>
        </w:tc>
      </w:tr>
    </w:tbl>
    <w:p w14:paraId="6C69D516" w14:textId="77777777" w:rsidR="009572B2" w:rsidRDefault="009572B2" w:rsidP="005E05B4"/>
    <w:p w14:paraId="332095BE" w14:textId="77777777" w:rsidR="006F0602" w:rsidRDefault="006F0602" w:rsidP="005F0242">
      <w:pPr>
        <w:pStyle w:val="ProcedureIntroduction"/>
      </w:pPr>
      <w:r>
        <w:t>To modify a</w:t>
      </w:r>
      <w:r w:rsidR="00034FA3">
        <w:t>n institution</w:t>
      </w:r>
      <w:r>
        <w:t xml:space="preserve"> group:</w:t>
      </w:r>
    </w:p>
    <w:tbl>
      <w:tblPr>
        <w:tblStyle w:val="TableProcedure"/>
        <w:tblW w:w="9360" w:type="dxa"/>
        <w:jc w:val="center"/>
        <w:tblLayout w:type="fixed"/>
        <w:tblLook w:val="04A0" w:firstRow="1" w:lastRow="0" w:firstColumn="1" w:lastColumn="0" w:noHBand="0" w:noVBand="1"/>
      </w:tblPr>
      <w:tblGrid>
        <w:gridCol w:w="9360"/>
      </w:tblGrid>
      <w:tr w:rsidR="006F0602" w14:paraId="2405C530" w14:textId="77777777" w:rsidTr="00586A01">
        <w:trPr>
          <w:jc w:val="center"/>
        </w:trPr>
        <w:tc>
          <w:tcPr>
            <w:tcW w:w="9576" w:type="dxa"/>
          </w:tcPr>
          <w:p w14:paraId="041D7178" w14:textId="77777777" w:rsidR="006F0602" w:rsidRDefault="001C743F" w:rsidP="00D1375C">
            <w:pPr>
              <w:pStyle w:val="ListParagraph"/>
              <w:numPr>
                <w:ilvl w:val="0"/>
                <w:numId w:val="40"/>
              </w:numPr>
              <w:spacing w:after="0"/>
              <w:ind w:left="360"/>
            </w:pPr>
            <w:r>
              <w:t xml:space="preserve">On the </w:t>
            </w:r>
            <w:r w:rsidRPr="000E4206">
              <w:rPr>
                <w:b/>
                <w:i/>
              </w:rPr>
              <w:t xml:space="preserve">Group of </w:t>
            </w:r>
            <w:r>
              <w:rPr>
                <w:b/>
                <w:i/>
              </w:rPr>
              <w:t>Institutions</w:t>
            </w:r>
            <w:r w:rsidRPr="00116EB2">
              <w:rPr>
                <w:b/>
                <w:i/>
              </w:rPr>
              <w:t xml:space="preserve"> </w:t>
            </w:r>
            <w:r w:rsidRPr="000E4206">
              <w:rPr>
                <w:b/>
                <w:i/>
              </w:rPr>
              <w:t>Search</w:t>
            </w:r>
            <w:r>
              <w:t xml:space="preserve"> screen, </w:t>
            </w:r>
            <w:r w:rsidR="00224E35">
              <w:t xml:space="preserve">search for an institution </w:t>
            </w:r>
            <w:r w:rsidR="006F0602">
              <w:t>group record.</w:t>
            </w:r>
          </w:p>
          <w:p w14:paraId="7896BB18" w14:textId="77777777" w:rsidR="006F0602" w:rsidRDefault="006F0602" w:rsidP="00D1375C">
            <w:pPr>
              <w:pStyle w:val="ListParagraph"/>
              <w:numPr>
                <w:ilvl w:val="0"/>
                <w:numId w:val="40"/>
              </w:numPr>
              <w:spacing w:after="80"/>
              <w:ind w:left="360"/>
            </w:pPr>
            <w:r>
              <w:t xml:space="preserve">On the search results table, click </w:t>
            </w:r>
            <w:r w:rsidR="001E6E28">
              <w:t>[</w:t>
            </w:r>
            <w:r w:rsidR="00224E35">
              <w:t xml:space="preserve"> </w:t>
            </w:r>
            <w:r>
              <w:rPr>
                <w:i/>
                <w:noProof/>
              </w:rPr>
              <w:drawing>
                <wp:inline distT="0" distB="0" distL="0" distR="0" wp14:anchorId="33107A5D" wp14:editId="1A330B4B">
                  <wp:extent cx="228600" cy="234682"/>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224E35">
              <w:t xml:space="preserve"> </w:t>
            </w:r>
            <w:r>
              <w:t>for a</w:t>
            </w:r>
            <w:r w:rsidR="00224E35">
              <w:t>n institution</w:t>
            </w:r>
            <w:r>
              <w:t xml:space="preserve"> group record.</w:t>
            </w:r>
          </w:p>
          <w:p w14:paraId="499471E4" w14:textId="3938A1A4" w:rsidR="006F0602" w:rsidRDefault="006F0602" w:rsidP="00D1375C">
            <w:pPr>
              <w:pStyle w:val="ListNumber"/>
              <w:numPr>
                <w:ilvl w:val="0"/>
                <w:numId w:val="40"/>
              </w:numPr>
              <w:ind w:left="360"/>
            </w:pPr>
            <w:r>
              <w:t xml:space="preserve">On the </w:t>
            </w:r>
            <w:r w:rsidRPr="00116EB2">
              <w:rPr>
                <w:b/>
                <w:i/>
              </w:rPr>
              <w:t xml:space="preserve">Edit Group of </w:t>
            </w:r>
            <w:r w:rsidR="001C743F">
              <w:rPr>
                <w:b/>
                <w:i/>
              </w:rPr>
              <w:t>Institutions</w:t>
            </w:r>
            <w:r w:rsidR="001C743F" w:rsidRPr="00116EB2">
              <w:rPr>
                <w:b/>
                <w:i/>
              </w:rPr>
              <w:t xml:space="preserve"> </w:t>
            </w:r>
            <w:r w:rsidRPr="00116EB2">
              <w:rPr>
                <w:b/>
                <w:i/>
              </w:rPr>
              <w:t>Information</w:t>
            </w:r>
            <w:r>
              <w:t xml:space="preserve"> screen, </w:t>
            </w:r>
            <w:r w:rsidR="00224E35">
              <w:t>modify</w:t>
            </w:r>
            <w:r>
              <w:t xml:space="preserve"> the information for the </w:t>
            </w:r>
            <w:r w:rsidR="00224E35">
              <w:t xml:space="preserve">institution </w:t>
            </w:r>
            <w:r>
              <w:t xml:space="preserve">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ins w:id="534" w:author="Jamika D. Burge" w:date="2015-11-24T15:06:00Z">
              <w:r w:rsidR="00211B29" w:rsidRPr="00211B29">
                <w:rPr>
                  <w:rStyle w:val="CrossReference"/>
                  <w:rPrChange w:id="535" w:author="Jamika D. Burge" w:date="2015-11-24T15:06:00Z">
                    <w:rPr/>
                  </w:rPrChange>
                </w:rPr>
                <w:t>Table 13</w:t>
              </w:r>
            </w:ins>
            <w:del w:id="536" w:author="Jamika D. Burge" w:date="2015-11-24T15:06:00Z">
              <w:r w:rsidR="00ED0EE4" w:rsidRPr="00ED0EE4" w:rsidDel="00211B29">
                <w:rPr>
                  <w:rStyle w:val="CrossReference"/>
                </w:rPr>
                <w:delText>Table 13</w:delText>
              </w:r>
            </w:del>
            <w:r w:rsidRPr="006A609D">
              <w:rPr>
                <w:rStyle w:val="CrossReference"/>
              </w:rPr>
              <w:fldChar w:fldCharType="end"/>
            </w:r>
            <w:r>
              <w:t>.</w:t>
            </w:r>
          </w:p>
          <w:p w14:paraId="5EE22080" w14:textId="77777777" w:rsidR="006F0602" w:rsidRDefault="00224E35" w:rsidP="00D1375C">
            <w:pPr>
              <w:pStyle w:val="ListParagraph"/>
              <w:numPr>
                <w:ilvl w:val="0"/>
                <w:numId w:val="40"/>
              </w:numPr>
              <w:spacing w:after="80"/>
              <w:ind w:left="360"/>
            </w:pPr>
            <w:r>
              <w:t>C</w:t>
            </w:r>
            <w:r w:rsidR="006F0602">
              <w:t>lick [</w:t>
            </w:r>
            <w:r w:rsidR="006F0602">
              <w:rPr>
                <w:b/>
              </w:rPr>
              <w:t>Save</w:t>
            </w:r>
            <w:r w:rsidR="006F0602">
              <w:t xml:space="preserve">]. </w:t>
            </w:r>
          </w:p>
        </w:tc>
      </w:tr>
    </w:tbl>
    <w:p w14:paraId="0C6A917E" w14:textId="77777777" w:rsidR="00F96613" w:rsidRDefault="00F96613" w:rsidP="00F96613"/>
    <w:p w14:paraId="6F5C3416" w14:textId="77777777" w:rsidR="006F0602" w:rsidRDefault="00034FA3" w:rsidP="005F0242">
      <w:pPr>
        <w:pStyle w:val="ProcedureIntroduction"/>
      </w:pPr>
      <w:r>
        <w:t xml:space="preserve">To delete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0DB93525" w14:textId="77777777" w:rsidTr="00586A01">
        <w:trPr>
          <w:jc w:val="center"/>
        </w:trPr>
        <w:tc>
          <w:tcPr>
            <w:tcW w:w="9576" w:type="dxa"/>
          </w:tcPr>
          <w:p w14:paraId="3F471B5D" w14:textId="77777777" w:rsidR="006F0602" w:rsidRDefault="006F0602" w:rsidP="00D1375C">
            <w:pPr>
              <w:pStyle w:val="ListParagraph"/>
              <w:numPr>
                <w:ilvl w:val="0"/>
                <w:numId w:val="41"/>
              </w:numPr>
              <w:spacing w:after="0"/>
              <w:ind w:left="360"/>
            </w:pPr>
            <w:r>
              <w:t xml:space="preserve">Perform a search for a particular </w:t>
            </w:r>
            <w:r w:rsidR="00034FA3">
              <w:t>institution</w:t>
            </w:r>
            <w:r>
              <w:t xml:space="preserve"> group record on the </w:t>
            </w:r>
            <w:r w:rsidRPr="000E4206">
              <w:rPr>
                <w:b/>
                <w:i/>
              </w:rPr>
              <w:t xml:space="preserve">Group of </w:t>
            </w:r>
            <w:r w:rsidR="009572B2">
              <w:rPr>
                <w:b/>
                <w:i/>
              </w:rPr>
              <w:t>Institutions</w:t>
            </w:r>
            <w:r w:rsidRPr="000E4206">
              <w:rPr>
                <w:b/>
                <w:i/>
              </w:rPr>
              <w:t xml:space="preserve"> Search</w:t>
            </w:r>
            <w:r>
              <w:t xml:space="preserve"> screen.</w:t>
            </w:r>
          </w:p>
          <w:p w14:paraId="25F1A3DE" w14:textId="77777777" w:rsidR="006F0602" w:rsidRDefault="006F0602" w:rsidP="00D1375C">
            <w:pPr>
              <w:pStyle w:val="ListParagraph"/>
              <w:numPr>
                <w:ilvl w:val="0"/>
                <w:numId w:val="41"/>
              </w:numPr>
              <w:spacing w:after="80"/>
              <w:ind w:left="360"/>
            </w:pPr>
            <w:r>
              <w:t>On the search results table, click [</w:t>
            </w:r>
            <w:r w:rsidR="00034FA3">
              <w:t xml:space="preserve"> </w:t>
            </w:r>
            <w:r>
              <w:rPr>
                <w:i/>
                <w:noProof/>
              </w:rPr>
              <w:drawing>
                <wp:inline distT="0" distB="0" distL="0" distR="0" wp14:anchorId="3344F6FE" wp14:editId="77C43155">
                  <wp:extent cx="228600" cy="234682"/>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034FA3">
              <w:t xml:space="preserve"> </w:t>
            </w:r>
            <w:r>
              <w:t>for a</w:t>
            </w:r>
            <w:r w:rsidR="00034FA3">
              <w:t>n</w:t>
            </w:r>
            <w:r>
              <w:t xml:space="preserve"> </w:t>
            </w:r>
            <w:r w:rsidR="00034FA3">
              <w:t>institution</w:t>
            </w:r>
            <w:r>
              <w:t xml:space="preserve"> group record.</w:t>
            </w:r>
          </w:p>
          <w:p w14:paraId="42283066" w14:textId="77777777" w:rsidR="006F0602" w:rsidRDefault="006F0602" w:rsidP="00D1375C">
            <w:pPr>
              <w:pStyle w:val="ListNumber"/>
              <w:numPr>
                <w:ilvl w:val="0"/>
                <w:numId w:val="41"/>
              </w:numPr>
              <w:ind w:left="360"/>
            </w:pPr>
            <w:r>
              <w:t>In the warning box that pops up, click [</w:t>
            </w:r>
            <w:r w:rsidRPr="00D108A9">
              <w:rPr>
                <w:rStyle w:val="Strong"/>
              </w:rPr>
              <w:t>OK</w:t>
            </w:r>
            <w:r>
              <w:t xml:space="preserve">]. </w:t>
            </w:r>
          </w:p>
          <w:p w14:paraId="1AD58E1A" w14:textId="77777777" w:rsidR="009572B2" w:rsidRPr="009572B2" w:rsidRDefault="009572B2" w:rsidP="00AC7689">
            <w:pPr>
              <w:pStyle w:val="ProcedureResult"/>
              <w:rPr>
                <w:rStyle w:val="Strong"/>
              </w:rPr>
            </w:pPr>
            <w:r>
              <w:rPr>
                <w:rStyle w:val="Strong"/>
              </w:rPr>
              <w:t>Caution: If you delete a</w:t>
            </w:r>
            <w:r w:rsidR="00AC7689">
              <w:rPr>
                <w:rStyle w:val="Strong"/>
              </w:rPr>
              <w:t>n institution</w:t>
            </w:r>
            <w:r>
              <w:rPr>
                <w:rStyle w:val="Strong"/>
              </w:rPr>
              <w:t xml:space="preserve"> group, all the child entities within that group will also be deleted.</w:t>
            </w:r>
          </w:p>
        </w:tc>
      </w:tr>
    </w:tbl>
    <w:p w14:paraId="15387AAD" w14:textId="77777777" w:rsidR="00482D83" w:rsidRDefault="006F0602" w:rsidP="006F0602">
      <w:pPr>
        <w:pStyle w:val="Heading4"/>
      </w:pPr>
      <w:bookmarkStart w:id="537" w:name="_Toc391560332"/>
      <w:bookmarkStart w:id="538" w:name="_Toc433196105"/>
      <w:r>
        <w:t xml:space="preserve">Upload </w:t>
      </w:r>
      <w:r w:rsidR="00034FA3">
        <w:t>institution</w:t>
      </w:r>
      <w:r>
        <w:t xml:space="preserve"> groups</w:t>
      </w:r>
      <w:r w:rsidR="00482D83">
        <w:t>.</w:t>
      </w:r>
      <w:bookmarkEnd w:id="537"/>
      <w:bookmarkEnd w:id="538"/>
    </w:p>
    <w:p w14:paraId="32C6F519" w14:textId="77777777" w:rsidR="006F0602" w:rsidRDefault="006F0602" w:rsidP="006F0602">
      <w:pPr>
        <w:keepNext/>
      </w:pPr>
      <w:r>
        <w:t xml:space="preserve">You can add, modify, or delete </w:t>
      </w:r>
      <w:r w:rsidR="00034FA3">
        <w:t>institution</w:t>
      </w:r>
      <w:r>
        <w:t xml:space="preserve"> groups by uploading a file to </w:t>
      </w:r>
      <w:r w:rsidR="00DD7873">
        <w:t>ART</w:t>
      </w:r>
      <w:r>
        <w:t>.</w:t>
      </w:r>
    </w:p>
    <w:p w14:paraId="15B5870B" w14:textId="77777777" w:rsidR="006F0602" w:rsidRDefault="006F0602" w:rsidP="006F0602">
      <w:pPr>
        <w:pStyle w:val="ProcedureIntroduction"/>
      </w:pPr>
      <w:r>
        <w:t>T</w:t>
      </w:r>
      <w:r w:rsidR="00034FA3">
        <w:t xml:space="preserve">o upload an institution </w:t>
      </w:r>
      <w:r>
        <w:t>group file:</w:t>
      </w:r>
    </w:p>
    <w:tbl>
      <w:tblPr>
        <w:tblStyle w:val="TableProcedure"/>
        <w:tblW w:w="9360" w:type="dxa"/>
        <w:jc w:val="center"/>
        <w:tblLayout w:type="fixed"/>
        <w:tblLook w:val="04A0" w:firstRow="1" w:lastRow="0" w:firstColumn="1" w:lastColumn="0" w:noHBand="0" w:noVBand="1"/>
      </w:tblPr>
      <w:tblGrid>
        <w:gridCol w:w="9360"/>
      </w:tblGrid>
      <w:tr w:rsidR="006F0602" w14:paraId="11884084" w14:textId="77777777" w:rsidTr="006F0602">
        <w:trPr>
          <w:jc w:val="center"/>
        </w:trPr>
        <w:tc>
          <w:tcPr>
            <w:tcW w:w="9576" w:type="dxa"/>
          </w:tcPr>
          <w:p w14:paraId="700A64FE" w14:textId="77777777" w:rsidR="006F0602" w:rsidRDefault="006F0602" w:rsidP="00D1375C">
            <w:pPr>
              <w:pStyle w:val="ListNumber"/>
              <w:numPr>
                <w:ilvl w:val="0"/>
                <w:numId w:val="42"/>
              </w:numPr>
            </w:pPr>
            <w:r>
              <w:t xml:space="preserve">Download the </w:t>
            </w:r>
            <w:r w:rsidRPr="00034FA3">
              <w:rPr>
                <w:rStyle w:val="Emphasis"/>
                <w:i w:val="0"/>
              </w:rPr>
              <w:t>GroupOf</w:t>
            </w:r>
            <w:r w:rsidR="00526789" w:rsidRPr="00034FA3">
              <w:rPr>
                <w:rStyle w:val="Emphasis"/>
                <w:i w:val="0"/>
              </w:rPr>
              <w:t>Institutions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9D166B9" w14:textId="4C9DD37D" w:rsidR="006F0602" w:rsidRDefault="006F0602"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ins w:id="539" w:author="Jamika D. Burge" w:date="2015-11-24T15:06:00Z">
              <w:r w:rsidR="00211B29" w:rsidRPr="00211B29">
                <w:rPr>
                  <w:rStyle w:val="CrossReference"/>
                  <w:rPrChange w:id="540" w:author="Jamika D. Burge" w:date="2015-11-24T15:06:00Z">
                    <w:rPr/>
                  </w:rPrChange>
                </w:rPr>
                <w:t>Table 13</w:t>
              </w:r>
            </w:ins>
            <w:del w:id="541" w:author="Jamika D. Burge" w:date="2015-11-24T15:06:00Z">
              <w:r w:rsidR="00ED0EE4" w:rsidRPr="00ED0EE4" w:rsidDel="00211B29">
                <w:rPr>
                  <w:rStyle w:val="CrossReference"/>
                </w:rPr>
                <w:delText>Table 13</w:delText>
              </w:r>
            </w:del>
            <w:r w:rsidRPr="006A609D">
              <w:rPr>
                <w:rStyle w:val="CrossReference"/>
              </w:rPr>
              <w:fldChar w:fldCharType="end"/>
            </w:r>
            <w:r>
              <w:t xml:space="preserve"> as a reference, </w:t>
            </w:r>
            <w:r w:rsidR="00034FA3">
              <w:t>enter a row of information for each institution</w:t>
            </w:r>
            <w:r>
              <w:t xml:space="preserve"> group you want to add, modify, or delete. </w:t>
            </w:r>
          </w:p>
          <w:p w14:paraId="515EAA30" w14:textId="77777777" w:rsidR="0076368C" w:rsidRDefault="0076368C" w:rsidP="0076368C">
            <w:pPr>
              <w:pStyle w:val="ListNumber2"/>
            </w:pPr>
            <w:r>
              <w:t xml:space="preserve">To modify an existing </w:t>
            </w:r>
            <w:r w:rsidR="00034FA3">
              <w:t>institution</w:t>
            </w:r>
            <w:r>
              <w:t xml:space="preserve"> group record, enter </w:t>
            </w:r>
            <w:r w:rsidR="009572B2">
              <w:t>the information for the new record in its own column. The old record will be replaced upon uploading the file.</w:t>
            </w:r>
          </w:p>
          <w:p w14:paraId="37B3CB41" w14:textId="77777777" w:rsidR="0076368C" w:rsidRPr="005172D8" w:rsidRDefault="0076368C" w:rsidP="0076368C">
            <w:pPr>
              <w:pStyle w:val="ListNumber2"/>
            </w:pPr>
            <w:r>
              <w:t xml:space="preserve">To delete an existing </w:t>
            </w:r>
            <w:r w:rsidR="00034FA3">
              <w:t>institution</w:t>
            </w:r>
            <w:r>
              <w:t xml:space="preserve"> group record, enter “DELETE” in the </w:t>
            </w:r>
            <w:r w:rsidR="003C2877" w:rsidRPr="00224E35">
              <w:t>Delete</w:t>
            </w:r>
            <w:r w:rsidR="003C2877" w:rsidRPr="005172D8">
              <w:t xml:space="preserve"> </w:t>
            </w:r>
            <w:r w:rsidR="009572B2" w:rsidRPr="005172D8">
              <w:t>c</w:t>
            </w:r>
            <w:r w:rsidR="003C2877" w:rsidRPr="005172D8">
              <w:t>olumn</w:t>
            </w:r>
            <w:r w:rsidRPr="005172D8">
              <w:t>.</w:t>
            </w:r>
          </w:p>
          <w:p w14:paraId="078951F6"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3A19F993" w14:textId="77777777" w:rsidR="006F0602" w:rsidRDefault="006F0602" w:rsidP="00034FA3">
            <w:pPr>
              <w:pStyle w:val="ListNumber"/>
            </w:pPr>
            <w:r>
              <w:t xml:space="preserve">Upload the </w:t>
            </w:r>
            <w:r w:rsidR="00034FA3">
              <w:t>institution</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331FBFB3" w14:textId="77777777" w:rsidR="003942F0" w:rsidRDefault="003942F0" w:rsidP="003942F0"/>
    <w:p w14:paraId="640A1542" w14:textId="5DC7441D" w:rsidR="003942F0" w:rsidRDefault="00633E97" w:rsidP="009735DF">
      <w:pPr>
        <w:keepNext/>
        <w:keepLines/>
      </w:pP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ins w:id="542" w:author="Jamika D. Burge" w:date="2015-11-24T15:06:00Z">
        <w:r w:rsidR="00211B29" w:rsidRPr="00211B29">
          <w:rPr>
            <w:rStyle w:val="CrossReference"/>
            <w:rPrChange w:id="543" w:author="Jamika D. Burge" w:date="2015-11-24T15:06:00Z">
              <w:rPr/>
            </w:rPrChange>
          </w:rPr>
          <w:t>Table 13</w:t>
        </w:r>
      </w:ins>
      <w:del w:id="544" w:author="Jamika D. Burge" w:date="2015-11-24T15:06:00Z">
        <w:r w:rsidR="00ED0EE4" w:rsidRPr="00ED0EE4" w:rsidDel="00211B29">
          <w:rPr>
            <w:rStyle w:val="CrossReference"/>
          </w:rPr>
          <w:delText>Table 13</w:delText>
        </w:r>
      </w:del>
      <w:r w:rsidRPr="006A609D">
        <w:rPr>
          <w:rStyle w:val="CrossReference"/>
        </w:rPr>
        <w:fldChar w:fldCharType="end"/>
      </w:r>
      <w:r>
        <w:t xml:space="preserve"> </w:t>
      </w:r>
      <w:r w:rsidR="003942F0">
        <w:t xml:space="preserve">describes the columns in the </w:t>
      </w:r>
      <w:r w:rsidR="00034FA3">
        <w:t xml:space="preserve">institution </w:t>
      </w:r>
      <w:r w:rsidR="006419F7">
        <w:t>group file</w:t>
      </w:r>
      <w:r w:rsidR="003942F0">
        <w:t xml:space="preserve"> and lists acceptable values in </w:t>
      </w:r>
      <w:r w:rsidR="003942F0" w:rsidRPr="003B12CF">
        <w:rPr>
          <w:rStyle w:val="Strong"/>
        </w:rPr>
        <w:t>bold type</w:t>
      </w:r>
      <w:r w:rsidR="003942F0">
        <w:t xml:space="preserve">. </w:t>
      </w:r>
      <w:r w:rsidR="009572B2">
        <w:t xml:space="preserve">These columns also correspond with the fields on the </w:t>
      </w:r>
      <w:r w:rsidR="004F796D">
        <w:rPr>
          <w:b/>
          <w:i/>
        </w:rPr>
        <w:t>Add</w:t>
      </w:r>
      <w:r w:rsidR="009572B2" w:rsidRPr="00116EB2">
        <w:rPr>
          <w:b/>
          <w:i/>
        </w:rPr>
        <w:t xml:space="preserve"> Group of </w:t>
      </w:r>
      <w:r w:rsidR="009572B2">
        <w:rPr>
          <w:b/>
          <w:i/>
        </w:rPr>
        <w:t>Institutions</w:t>
      </w:r>
      <w:r w:rsidR="009572B2" w:rsidRPr="00116EB2">
        <w:rPr>
          <w:b/>
          <w:i/>
        </w:rPr>
        <w:t xml:space="preserve"> Information</w:t>
      </w:r>
      <w:r w:rsidR="009572B2">
        <w:t xml:space="preserve">. </w:t>
      </w:r>
      <w:r w:rsidR="003942F0">
        <w:t>Columns marked with an asterisk (*) are required for add</w:t>
      </w:r>
      <w:r w:rsidR="00034FA3">
        <w:t xml:space="preserve"> or </w:t>
      </w:r>
      <w:r w:rsidR="009572B2">
        <w:t>modify</w:t>
      </w:r>
      <w:r w:rsidR="003942F0">
        <w:t xml:space="preserve"> actions; columns marked with a plus (+) are required for</w:t>
      </w:r>
      <w:r w:rsidR="006419F7">
        <w:t xml:space="preserve"> </w:t>
      </w:r>
      <w:r w:rsidR="003942F0">
        <w:t>delete actions.</w:t>
      </w:r>
    </w:p>
    <w:p w14:paraId="71DE8002" w14:textId="77777777" w:rsidR="003942F0" w:rsidRDefault="003942F0" w:rsidP="00800BB7">
      <w:pPr>
        <w:pStyle w:val="TableCaption"/>
      </w:pPr>
      <w:bookmarkStart w:id="545" w:name="_Ref388347496"/>
      <w:r>
        <w:t>Table </w:t>
      </w:r>
      <w:r w:rsidR="008A2B77">
        <w:fldChar w:fldCharType="begin"/>
      </w:r>
      <w:r w:rsidR="008A2B77">
        <w:instrText xml:space="preserve"> SEQ Table \* ARABIC </w:instrText>
      </w:r>
      <w:r w:rsidR="008A2B77">
        <w:fldChar w:fldCharType="separate"/>
      </w:r>
      <w:r w:rsidR="00211B29">
        <w:rPr>
          <w:noProof/>
        </w:rPr>
        <w:t>13</w:t>
      </w:r>
      <w:r w:rsidR="008A2B77">
        <w:rPr>
          <w:noProof/>
        </w:rPr>
        <w:fldChar w:fldCharType="end"/>
      </w:r>
      <w:bookmarkEnd w:id="545"/>
      <w:r>
        <w:t xml:space="preserve">. </w:t>
      </w:r>
      <w:r w:rsidRPr="00783149">
        <w:t xml:space="preserve">Upload </w:t>
      </w:r>
      <w:r w:rsidR="00034FA3">
        <w:t>Institution</w:t>
      </w:r>
      <w:r>
        <w:t xml:space="preserve"> Group </w:t>
      </w:r>
      <w:r w:rsidRPr="00783149">
        <w:t>File Requirements</w:t>
      </w:r>
    </w:p>
    <w:tbl>
      <w:tblPr>
        <w:tblStyle w:val="TableGrid"/>
        <w:tblW w:w="0" w:type="auto"/>
        <w:tblLayout w:type="fixed"/>
        <w:tblLook w:val="04A0" w:firstRow="1" w:lastRow="0" w:firstColumn="1" w:lastColumn="0" w:noHBand="0" w:noVBand="1"/>
      </w:tblPr>
      <w:tblGrid>
        <w:gridCol w:w="2880"/>
        <w:gridCol w:w="6480"/>
      </w:tblGrid>
      <w:tr w:rsidR="003942F0" w:rsidRPr="00CF4376" w14:paraId="70ED0773" w14:textId="77777777" w:rsidTr="0076368C">
        <w:trPr>
          <w:cnfStyle w:val="100000000000" w:firstRow="1" w:lastRow="0" w:firstColumn="0" w:lastColumn="0" w:oddVBand="0" w:evenVBand="0" w:oddHBand="0" w:evenHBand="0" w:firstRowFirstColumn="0" w:firstRowLastColumn="0" w:lastRowFirstColumn="0" w:lastRowLastColumn="0"/>
          <w:tblHeader/>
        </w:trPr>
        <w:tc>
          <w:tcPr>
            <w:tcW w:w="2880" w:type="dxa"/>
          </w:tcPr>
          <w:p w14:paraId="7FE1B04D" w14:textId="77777777" w:rsidR="003942F0" w:rsidRPr="00CF4376" w:rsidRDefault="003942F0" w:rsidP="001A2272">
            <w:pPr>
              <w:pStyle w:val="TableHeader"/>
            </w:pPr>
            <w:r w:rsidRPr="00CF4376">
              <w:t>Column</w:t>
            </w:r>
          </w:p>
        </w:tc>
        <w:tc>
          <w:tcPr>
            <w:tcW w:w="6480" w:type="dxa"/>
          </w:tcPr>
          <w:p w14:paraId="1035899D" w14:textId="77777777" w:rsidR="003942F0" w:rsidRPr="00CF4376" w:rsidRDefault="003942F0" w:rsidP="001A2272">
            <w:pPr>
              <w:pStyle w:val="TableHeader"/>
            </w:pPr>
            <w:r w:rsidRPr="00CF4376">
              <w:t>Description</w:t>
            </w:r>
          </w:p>
        </w:tc>
      </w:tr>
      <w:tr w:rsidR="000E4E3B" w:rsidRPr="00CF4376" w14:paraId="6517CAC2" w14:textId="77777777" w:rsidTr="0076368C">
        <w:tc>
          <w:tcPr>
            <w:tcW w:w="2880" w:type="dxa"/>
          </w:tcPr>
          <w:p w14:paraId="5043C88D" w14:textId="77777777" w:rsidR="000E4E3B" w:rsidRDefault="000E4E3B" w:rsidP="00633E97">
            <w:pPr>
              <w:pStyle w:val="TableText"/>
            </w:pPr>
            <w:r>
              <w:t>GroupOfInstitutionsIdentifier*</w:t>
            </w:r>
            <w:r w:rsidRPr="00D35F57">
              <w:rPr>
                <w:rStyle w:val="FootnoteReference"/>
              </w:rPr>
              <w:t>+</w:t>
            </w:r>
          </w:p>
        </w:tc>
        <w:tc>
          <w:tcPr>
            <w:tcW w:w="6480" w:type="dxa"/>
            <w:vAlign w:val="center"/>
          </w:tcPr>
          <w:p w14:paraId="5371BA24" w14:textId="77777777" w:rsidR="000E4E3B" w:rsidRDefault="000E4E3B" w:rsidP="000E4E3B">
            <w:pPr>
              <w:pStyle w:val="TableText"/>
            </w:pPr>
            <w:r>
              <w:t xml:space="preserve">Unique identifier for </w:t>
            </w:r>
            <w:r w:rsidR="00034FA3">
              <w:t>institution</w:t>
            </w:r>
            <w:r>
              <w:t xml:space="preserve"> group. </w:t>
            </w:r>
          </w:p>
          <w:p w14:paraId="4CFEC6A7" w14:textId="77777777" w:rsidR="000E4E3B" w:rsidRDefault="000E4E3B" w:rsidP="000E4E3B">
            <w:pPr>
              <w:pStyle w:val="TableText"/>
            </w:pPr>
            <w:r w:rsidRPr="008658D5">
              <w:rPr>
                <w:rStyle w:val="Strong"/>
              </w:rPr>
              <w:t>Up to 20 alphanumeric characters.</w:t>
            </w:r>
          </w:p>
        </w:tc>
      </w:tr>
      <w:tr w:rsidR="000E4E3B" w:rsidRPr="00CF4376" w14:paraId="32B02462" w14:textId="77777777" w:rsidTr="0076368C">
        <w:tc>
          <w:tcPr>
            <w:tcW w:w="2880" w:type="dxa"/>
          </w:tcPr>
          <w:p w14:paraId="5CCA695D" w14:textId="77777777" w:rsidR="000E4E3B" w:rsidRDefault="000E4E3B" w:rsidP="00633E97">
            <w:pPr>
              <w:pStyle w:val="TableText"/>
            </w:pPr>
            <w:r>
              <w:t>GroupOfInstitutionsName*</w:t>
            </w:r>
          </w:p>
        </w:tc>
        <w:tc>
          <w:tcPr>
            <w:tcW w:w="6480" w:type="dxa"/>
            <w:vAlign w:val="center"/>
          </w:tcPr>
          <w:p w14:paraId="5C38FC69" w14:textId="77777777" w:rsidR="000E4E3B" w:rsidRDefault="00034FA3" w:rsidP="000E4E3B">
            <w:pPr>
              <w:pStyle w:val="TableText"/>
            </w:pPr>
            <w:r>
              <w:t>Institution</w:t>
            </w:r>
            <w:r w:rsidR="000E4E3B">
              <w:t xml:space="preserve"> group’s name.</w:t>
            </w:r>
          </w:p>
          <w:p w14:paraId="11382A01" w14:textId="77777777" w:rsidR="000E4E3B" w:rsidRDefault="000E4E3B" w:rsidP="000E4E3B">
            <w:pPr>
              <w:pStyle w:val="TableText"/>
            </w:pPr>
            <w:r w:rsidRPr="008658D5">
              <w:rPr>
                <w:rStyle w:val="Strong"/>
              </w:rPr>
              <w:t xml:space="preserve">Up to </w:t>
            </w:r>
            <w:r>
              <w:rPr>
                <w:rStyle w:val="Strong"/>
              </w:rPr>
              <w:t>6</w:t>
            </w:r>
            <w:r w:rsidRPr="008658D5">
              <w:rPr>
                <w:rStyle w:val="Strong"/>
              </w:rPr>
              <w:t>0 alphanumeric characters.</w:t>
            </w:r>
          </w:p>
        </w:tc>
      </w:tr>
      <w:tr w:rsidR="000E4E3B" w:rsidRPr="00CF4376" w14:paraId="6901A2DA" w14:textId="77777777" w:rsidTr="0076368C">
        <w:tc>
          <w:tcPr>
            <w:tcW w:w="2880" w:type="dxa"/>
          </w:tcPr>
          <w:p w14:paraId="2A708A09" w14:textId="77777777" w:rsidR="000E4E3B" w:rsidRDefault="000E4E3B" w:rsidP="00633E97">
            <w:pPr>
              <w:pStyle w:val="TableText"/>
            </w:pPr>
            <w:r>
              <w:t>ParentEntityType*</w:t>
            </w:r>
          </w:p>
        </w:tc>
        <w:tc>
          <w:tcPr>
            <w:tcW w:w="6480" w:type="dxa"/>
            <w:vAlign w:val="center"/>
          </w:tcPr>
          <w:p w14:paraId="3A6C4B38" w14:textId="77777777" w:rsidR="000E4E3B" w:rsidRPr="00F77A11" w:rsidRDefault="00034FA3" w:rsidP="000E4E3B">
            <w:pPr>
              <w:pStyle w:val="TableText"/>
            </w:pPr>
            <w:r>
              <w:t>Institution</w:t>
            </w:r>
            <w:r w:rsidR="000E4E3B">
              <w:t xml:space="preserve"> group’s parent in the </w:t>
            </w:r>
            <w:r w:rsidR="00263A67">
              <w:t>Consortium’s</w:t>
            </w:r>
            <w:r w:rsidR="000E4E3B">
              <w:t xml:space="preserve"> hierarchy. </w:t>
            </w:r>
            <w:r w:rsidR="000E4E3B" w:rsidRPr="00F77A11">
              <w:t>One of the following:</w:t>
            </w:r>
          </w:p>
          <w:p w14:paraId="678E75EA" w14:textId="77777777" w:rsidR="000E4E3B" w:rsidRPr="00F77A11" w:rsidRDefault="000E4E3B" w:rsidP="0096591F">
            <w:pPr>
              <w:pStyle w:val="TableTextBullet"/>
            </w:pPr>
            <w:r w:rsidRPr="00E67128">
              <w:rPr>
                <w:rStyle w:val="Strong"/>
              </w:rPr>
              <w:t>CLIENT</w:t>
            </w:r>
            <w:r w:rsidRPr="00F77A11">
              <w:t xml:space="preserve">—Indicates the </w:t>
            </w:r>
            <w:r w:rsidR="004339B9">
              <w:t>institution</w:t>
            </w:r>
            <w:r w:rsidR="006419F7">
              <w:t xml:space="preserve"> group</w:t>
            </w:r>
            <w:r w:rsidRPr="00F77A11">
              <w:t xml:space="preserve"> is a direct </w:t>
            </w:r>
            <w:r>
              <w:t>member of the consortium</w:t>
            </w:r>
            <w:r w:rsidRPr="00F77A11">
              <w:t>.</w:t>
            </w:r>
          </w:p>
          <w:p w14:paraId="5F4E724A" w14:textId="77777777" w:rsidR="000E4E3B" w:rsidRDefault="000E4E3B" w:rsidP="0096591F">
            <w:pPr>
              <w:pStyle w:val="TableTextBullet"/>
            </w:pPr>
            <w:r w:rsidRPr="00E67128">
              <w:rPr>
                <w:rStyle w:val="Strong"/>
              </w:rPr>
              <w:t>GROUPOFSTATES</w:t>
            </w:r>
            <w:r w:rsidRPr="00F77A11">
              <w:t xml:space="preserve">—Indicates the </w:t>
            </w:r>
            <w:r w:rsidR="004339B9">
              <w:t>institution</w:t>
            </w:r>
            <w:r w:rsidR="006419F7">
              <w:t xml:space="preserve"> group</w:t>
            </w:r>
            <w:r>
              <w:t xml:space="preserve"> </w:t>
            </w:r>
            <w:r w:rsidRPr="00F77A11">
              <w:t>is a member of a group of states.</w:t>
            </w:r>
          </w:p>
          <w:p w14:paraId="5F836A61" w14:textId="77777777" w:rsidR="000E4E3B" w:rsidRDefault="000E4E3B" w:rsidP="0096591F">
            <w:pPr>
              <w:pStyle w:val="TableTextBullet"/>
            </w:pPr>
            <w:r w:rsidRPr="00E67128">
              <w:rPr>
                <w:rStyle w:val="Strong"/>
              </w:rPr>
              <w:t>STATE</w:t>
            </w:r>
            <w:r w:rsidRPr="00F77A11">
              <w:t>—</w:t>
            </w:r>
            <w:r>
              <w:t>Indicates the institution</w:t>
            </w:r>
            <w:r w:rsidR="004339B9">
              <w:t xml:space="preserve"> group</w:t>
            </w:r>
            <w:r>
              <w:t xml:space="preserve"> is a member of a state.</w:t>
            </w:r>
          </w:p>
          <w:p w14:paraId="4F9501D9" w14:textId="77777777" w:rsidR="000E4E3B" w:rsidRPr="00F77A11" w:rsidRDefault="000E4E3B" w:rsidP="0096591F">
            <w:pPr>
              <w:pStyle w:val="TableTextBullet"/>
            </w:pPr>
            <w:r w:rsidRPr="00E67128">
              <w:rPr>
                <w:rStyle w:val="Strong"/>
              </w:rPr>
              <w:t>GROUPOFDISTRICTS</w:t>
            </w:r>
            <w:r w:rsidRPr="00F77A11">
              <w:t>—</w:t>
            </w:r>
            <w:r>
              <w:t xml:space="preserve">Indicates the </w:t>
            </w:r>
            <w:r w:rsidR="004339B9">
              <w:t>institution</w:t>
            </w:r>
            <w:r w:rsidR="006419F7">
              <w:t xml:space="preserve"> group</w:t>
            </w:r>
            <w:r>
              <w:t xml:space="preserve"> is a member of a group of districts.</w:t>
            </w:r>
          </w:p>
          <w:p w14:paraId="2274D047" w14:textId="77777777" w:rsidR="000E4E3B" w:rsidRPr="00F77A11" w:rsidRDefault="000E4E3B" w:rsidP="0096591F">
            <w:pPr>
              <w:pStyle w:val="TableTextBullet"/>
            </w:pPr>
            <w:r w:rsidRPr="00E67128">
              <w:rPr>
                <w:rStyle w:val="Strong"/>
              </w:rPr>
              <w:t>DISTRICT</w:t>
            </w:r>
            <w:r w:rsidRPr="00F77A11">
              <w:t>—</w:t>
            </w:r>
            <w:r>
              <w:t xml:space="preserve">Indicates the </w:t>
            </w:r>
            <w:r w:rsidR="004339B9">
              <w:t>institution</w:t>
            </w:r>
            <w:r w:rsidR="006419F7">
              <w:t xml:space="preserve"> group</w:t>
            </w:r>
            <w:r>
              <w:t xml:space="preserve"> is a member of a district.</w:t>
            </w:r>
          </w:p>
          <w:p w14:paraId="76670397" w14:textId="7D5F89A4" w:rsidR="000E4E3B" w:rsidRDefault="000E4E3B"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ins w:id="546" w:author="Jamika D. Burge" w:date="2015-11-24T15:06:00Z">
              <w:r w:rsidR="00211B29" w:rsidRPr="00211B29">
                <w:rPr>
                  <w:rStyle w:val="CrossReference"/>
                  <w:rPrChange w:id="547" w:author="Jamika D. Burge" w:date="2015-11-24T15:06:00Z">
                    <w:rPr/>
                  </w:rPrChange>
                </w:rPr>
                <w:t>Understanding the Smarter Balanced Hierarchy</w:t>
              </w:r>
            </w:ins>
            <w:del w:id="548" w:author="Jamika D. Burge" w:date="2015-11-24T15:06:00Z">
              <w:r w:rsidR="00ED0EE4" w:rsidRPr="00ED0EE4" w:rsidDel="00211B29">
                <w:rPr>
                  <w:rStyle w:val="CrossReference"/>
                </w:rPr>
                <w:delText>Understanding the Smarter Balanced Hierarchy</w:delText>
              </w:r>
            </w:del>
            <w:r w:rsidRPr="006A609D">
              <w:rPr>
                <w:rStyle w:val="CrossReference"/>
              </w:rPr>
              <w:fldChar w:fldCharType="end"/>
            </w:r>
            <w:r w:rsidRPr="00F77A11">
              <w:t>.</w:t>
            </w:r>
          </w:p>
        </w:tc>
      </w:tr>
      <w:tr w:rsidR="000E4E3B" w:rsidRPr="00CF4376" w14:paraId="29614643" w14:textId="77777777" w:rsidTr="0076368C">
        <w:tc>
          <w:tcPr>
            <w:tcW w:w="2880" w:type="dxa"/>
          </w:tcPr>
          <w:p w14:paraId="7ED16DB7" w14:textId="77777777" w:rsidR="000E4E3B" w:rsidRDefault="000E4E3B" w:rsidP="00633E97">
            <w:pPr>
              <w:pStyle w:val="TableText"/>
            </w:pPr>
            <w:r>
              <w:t>ParentExternalId*</w:t>
            </w:r>
          </w:p>
        </w:tc>
        <w:tc>
          <w:tcPr>
            <w:tcW w:w="6480" w:type="dxa"/>
            <w:vAlign w:val="center"/>
          </w:tcPr>
          <w:p w14:paraId="436B1498" w14:textId="77777777" w:rsidR="00E27BF9" w:rsidRDefault="00E27BF9" w:rsidP="000E4E3B">
            <w:pPr>
              <w:pStyle w:val="TableText"/>
            </w:pPr>
            <w:r>
              <w:fldChar w:fldCharType="begin"/>
            </w:r>
            <w:r>
              <w:instrText xml:space="preserve"> REF parentexternalid \h </w:instrText>
            </w:r>
            <w:r>
              <w:fldChar w:fldCharType="separate"/>
            </w:r>
            <w:r w:rsidR="00211B29">
              <w:t>Parent entity’s identifier.</w:t>
            </w:r>
            <w:r>
              <w:fldChar w:fldCharType="end"/>
            </w:r>
          </w:p>
          <w:p w14:paraId="7E01E2A8" w14:textId="77777777" w:rsidR="00E27BF9" w:rsidRDefault="00E27BF9" w:rsidP="007532EF">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w:t>
            </w:r>
            <w:r w:rsidR="007532EF">
              <w:rPr>
                <w:rStyle w:val="Strong"/>
              </w:rPr>
              <w:t>, or district’s</w:t>
            </w:r>
            <w:r>
              <w:rPr>
                <w:rStyle w:val="Strong"/>
              </w:rPr>
              <w:t xml:space="preserve"> </w:t>
            </w:r>
            <w:r w:rsidRPr="00B74DE9">
              <w:rPr>
                <w:rStyle w:val="Strong"/>
              </w:rPr>
              <w:t>ID.</w:t>
            </w:r>
          </w:p>
        </w:tc>
      </w:tr>
      <w:tr w:rsidR="000E4E3B" w:rsidRPr="00CF4376" w14:paraId="6996DFA2" w14:textId="77777777" w:rsidTr="0076368C">
        <w:tc>
          <w:tcPr>
            <w:tcW w:w="2880" w:type="dxa"/>
          </w:tcPr>
          <w:p w14:paraId="13D13C4E" w14:textId="77777777" w:rsidR="000E4E3B" w:rsidRDefault="000E4E3B" w:rsidP="00633E97">
            <w:pPr>
              <w:pStyle w:val="TableText"/>
            </w:pPr>
            <w:r>
              <w:t>StateAbbreviation*</w:t>
            </w:r>
            <w:r w:rsidRPr="00D35F57">
              <w:rPr>
                <w:rStyle w:val="FootnoteReference"/>
              </w:rPr>
              <w:t>+</w:t>
            </w:r>
          </w:p>
        </w:tc>
        <w:tc>
          <w:tcPr>
            <w:tcW w:w="6480" w:type="dxa"/>
            <w:vAlign w:val="center"/>
          </w:tcPr>
          <w:p w14:paraId="4821C6DB" w14:textId="77777777" w:rsidR="00211B29" w:rsidRPr="00FC6D62" w:rsidRDefault="00FC3698" w:rsidP="00FC6D62">
            <w:pPr>
              <w:pStyle w:val="TableText"/>
              <w:rPr>
                <w:ins w:id="549" w:author="Jamika D. Burge" w:date="2015-11-24T15:06:00Z"/>
              </w:rPr>
            </w:pPr>
            <w:r>
              <w:t xml:space="preserve">State in which the </w:t>
            </w:r>
            <w:r w:rsidR="00034FA3">
              <w:t>institution</w:t>
            </w:r>
            <w:r>
              <w:t xml:space="preserve"> group is located. </w:t>
            </w:r>
            <w:r>
              <w:fldChar w:fldCharType="begin"/>
            </w:r>
            <w:r>
              <w:instrText xml:space="preserve"> REF stateabbrev \h </w:instrText>
            </w:r>
            <w:r>
              <w:fldChar w:fldCharType="separate"/>
            </w:r>
            <w:ins w:id="550" w:author="Jamika D. Burge" w:date="2015-11-24T15:06:00Z">
              <w:r w:rsidR="00211B29" w:rsidRPr="00CB020D">
                <w:rPr>
                  <w:rStyle w:val="Strong"/>
                </w:rPr>
                <w:t>Any standard two-letter state abbreviation is valid.</w:t>
              </w:r>
              <w:r w:rsidR="00211B29" w:rsidRPr="00FC6D62">
                <w:t xml:space="preserve"> In addition, the following are </w:t>
              </w:r>
              <w:r w:rsidR="00211B29">
                <w:t xml:space="preserve">also </w:t>
              </w:r>
              <w:r w:rsidR="00211B29" w:rsidRPr="00FC6D62">
                <w:t>valid:</w:t>
              </w:r>
            </w:ins>
          </w:p>
          <w:p w14:paraId="52D6A190" w14:textId="77777777" w:rsidR="00211B29" w:rsidRDefault="00211B29" w:rsidP="00CB020D">
            <w:pPr>
              <w:pStyle w:val="TableTextBullet"/>
              <w:rPr>
                <w:ins w:id="551" w:author="Jamika D. Burge" w:date="2015-11-24T15:06:00Z"/>
              </w:rPr>
            </w:pPr>
            <w:ins w:id="552" w:author="Jamika D. Burge" w:date="2015-11-24T15:06:00Z">
              <w:r w:rsidRPr="00657FD7">
                <w:rPr>
                  <w:rStyle w:val="Strong"/>
                </w:rPr>
                <w:t>AA</w:t>
              </w:r>
              <w:r w:rsidRPr="00FF6742">
                <w:t>—</w:t>
              </w:r>
              <w:r>
                <w:t>Arme</w:t>
              </w:r>
              <w:r w:rsidRPr="003C5824">
                <w:t>d Forces Americas</w:t>
              </w:r>
            </w:ins>
          </w:p>
          <w:p w14:paraId="0F0101A2" w14:textId="77777777" w:rsidR="00211B29" w:rsidRDefault="00211B29" w:rsidP="00CB020D">
            <w:pPr>
              <w:pStyle w:val="TableTextBullet"/>
              <w:rPr>
                <w:ins w:id="553" w:author="Jamika D. Burge" w:date="2015-11-24T15:06:00Z"/>
              </w:rPr>
            </w:pPr>
            <w:ins w:id="554" w:author="Jamika D. Burge" w:date="2015-11-24T15:06:00Z">
              <w:r w:rsidRPr="00657FD7">
                <w:rPr>
                  <w:rStyle w:val="Strong"/>
                </w:rPr>
                <w:t>AE</w:t>
              </w:r>
              <w:r w:rsidRPr="00FF6742">
                <w:t>—</w:t>
              </w:r>
              <w:r w:rsidRPr="003C5824">
                <w:t>Armed Forces Africa, Canada, Europe and Mideast</w:t>
              </w:r>
            </w:ins>
          </w:p>
          <w:p w14:paraId="34A8620B" w14:textId="77777777" w:rsidR="00211B29" w:rsidRDefault="00211B29" w:rsidP="00CB020D">
            <w:pPr>
              <w:pStyle w:val="TableTextBullet"/>
              <w:rPr>
                <w:ins w:id="555" w:author="Jamika D. Burge" w:date="2015-11-24T15:06:00Z"/>
              </w:rPr>
            </w:pPr>
            <w:ins w:id="556" w:author="Jamika D. Burge" w:date="2015-11-24T15:06:00Z">
              <w:r w:rsidRPr="00657FD7">
                <w:rPr>
                  <w:rStyle w:val="Strong"/>
                </w:rPr>
                <w:t>AP</w:t>
              </w:r>
              <w:r w:rsidRPr="00FF6742">
                <w:t>—</w:t>
              </w:r>
              <w:r w:rsidRPr="003C5824">
                <w:t>Armed Forces Pacific</w:t>
              </w:r>
            </w:ins>
          </w:p>
          <w:p w14:paraId="3AC610B2" w14:textId="77777777" w:rsidR="00211B29" w:rsidRPr="00657FD7" w:rsidRDefault="00211B29" w:rsidP="00CB020D">
            <w:pPr>
              <w:pStyle w:val="TableTextBullet"/>
              <w:rPr>
                <w:ins w:id="557" w:author="Jamika D. Burge" w:date="2015-11-24T15:06:00Z"/>
              </w:rPr>
            </w:pPr>
            <w:ins w:id="558" w:author="Jamika D. Burge" w:date="2015-11-24T15:06:00Z">
              <w:r>
                <w:rPr>
                  <w:rStyle w:val="Strong"/>
                </w:rPr>
                <w:t>T</w:t>
              </w:r>
              <w:r w:rsidRPr="00657FD7">
                <w:rPr>
                  <w:rStyle w:val="Strong"/>
                </w:rPr>
                <w:t>S</w:t>
              </w:r>
              <w:r w:rsidRPr="00FF6742">
                <w:t>—</w:t>
              </w:r>
              <w:r>
                <w:t>Test State</w:t>
              </w:r>
            </w:ins>
          </w:p>
          <w:p w14:paraId="190FC4F9" w14:textId="77777777" w:rsidR="00ED0EE4" w:rsidRPr="00FC6D62" w:rsidDel="00211B29" w:rsidRDefault="00211B29" w:rsidP="00FC6D62">
            <w:pPr>
              <w:pStyle w:val="TableText"/>
              <w:rPr>
                <w:del w:id="559" w:author="Jamika D. Burge" w:date="2015-11-24T15:06:00Z"/>
              </w:rPr>
            </w:pPr>
            <w:ins w:id="560" w:author="Jamika D. Burge" w:date="2015-11-24T15:06:00Z">
              <w:r w:rsidRPr="00657FD7">
                <w:rPr>
                  <w:rStyle w:val="Strong"/>
                </w:rPr>
                <w:t>OT</w:t>
              </w:r>
              <w:r w:rsidRPr="00FF6742">
                <w:t>—</w:t>
              </w:r>
              <w:r w:rsidRPr="00657FD7">
                <w:t>Other</w:t>
              </w:r>
            </w:ins>
            <w:del w:id="561" w:author="Jamika D. Burge" w:date="2015-11-24T15:06:00Z">
              <w:r w:rsidR="00ED0EE4" w:rsidRPr="00CB020D" w:rsidDel="00211B29">
                <w:rPr>
                  <w:rStyle w:val="Strong"/>
                </w:rPr>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0D0442A7" w14:textId="77777777" w:rsidR="00ED0EE4" w:rsidDel="00211B29" w:rsidRDefault="00ED0EE4" w:rsidP="00CB020D">
            <w:pPr>
              <w:pStyle w:val="TableTextBullet"/>
              <w:rPr>
                <w:del w:id="562" w:author="Jamika D. Burge" w:date="2015-11-24T15:06:00Z"/>
              </w:rPr>
            </w:pPr>
            <w:del w:id="563"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777DAB00" w14:textId="77777777" w:rsidR="00ED0EE4" w:rsidDel="00211B29" w:rsidRDefault="00ED0EE4" w:rsidP="00CB020D">
            <w:pPr>
              <w:pStyle w:val="TableTextBullet"/>
              <w:rPr>
                <w:del w:id="564" w:author="Jamika D. Burge" w:date="2015-11-24T15:06:00Z"/>
              </w:rPr>
            </w:pPr>
            <w:del w:id="565"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2B1610E5" w14:textId="77777777" w:rsidR="00ED0EE4" w:rsidDel="00211B29" w:rsidRDefault="00ED0EE4" w:rsidP="00CB020D">
            <w:pPr>
              <w:pStyle w:val="TableTextBullet"/>
              <w:rPr>
                <w:del w:id="566" w:author="Jamika D. Burge" w:date="2015-11-24T15:06:00Z"/>
              </w:rPr>
            </w:pPr>
            <w:del w:id="567"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0892D844" w14:textId="77777777" w:rsidR="00ED0EE4" w:rsidRPr="00657FD7" w:rsidDel="00211B29" w:rsidRDefault="00ED0EE4" w:rsidP="00CB020D">
            <w:pPr>
              <w:pStyle w:val="TableTextBullet"/>
              <w:rPr>
                <w:del w:id="568" w:author="Jamika D. Burge" w:date="2015-11-24T15:06:00Z"/>
              </w:rPr>
            </w:pPr>
            <w:del w:id="569"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244441A3" w14:textId="5007903E" w:rsidR="00FC3698" w:rsidRDefault="00ED0EE4" w:rsidP="0096591F">
            <w:pPr>
              <w:pStyle w:val="TableTextBullet"/>
            </w:pPr>
            <w:del w:id="570" w:author="Jamika D. Burge" w:date="2015-11-24T15:06:00Z">
              <w:r w:rsidRPr="00657FD7" w:rsidDel="00211B29">
                <w:rPr>
                  <w:rStyle w:val="Strong"/>
                </w:rPr>
                <w:delText>OT</w:delText>
              </w:r>
              <w:r w:rsidRPr="00FF6742" w:rsidDel="00211B29">
                <w:delText>—</w:delText>
              </w:r>
              <w:r w:rsidRPr="00657FD7" w:rsidDel="00211B29">
                <w:delText>Other</w:delText>
              </w:r>
            </w:del>
            <w:r w:rsidR="00FC3698">
              <w:fldChar w:fldCharType="end"/>
            </w:r>
          </w:p>
        </w:tc>
      </w:tr>
      <w:tr w:rsidR="003942F0" w:rsidRPr="00CF4376" w14:paraId="4D79F27C" w14:textId="77777777" w:rsidTr="0076368C">
        <w:tc>
          <w:tcPr>
            <w:tcW w:w="2880" w:type="dxa"/>
          </w:tcPr>
          <w:p w14:paraId="5C0E2663" w14:textId="77777777" w:rsidR="003942F0" w:rsidRPr="00922BD9" w:rsidRDefault="003942F0" w:rsidP="001A2272">
            <w:pPr>
              <w:pStyle w:val="TableText"/>
            </w:pPr>
            <w:r w:rsidRPr="00922BD9">
              <w:t>Delete</w:t>
            </w:r>
            <w:r w:rsidR="006419F7" w:rsidRPr="00D35F57">
              <w:rPr>
                <w:rStyle w:val="FootnoteReference"/>
              </w:rPr>
              <w:t>+</w:t>
            </w:r>
          </w:p>
        </w:tc>
        <w:tc>
          <w:tcPr>
            <w:tcW w:w="6480" w:type="dxa"/>
          </w:tcPr>
          <w:p w14:paraId="25E38A52" w14:textId="77777777" w:rsidR="003942F0" w:rsidRPr="00FB4790" w:rsidRDefault="003942F0" w:rsidP="001A2272">
            <w:pPr>
              <w:pStyle w:val="TableText"/>
            </w:pPr>
            <w:r w:rsidRPr="00FB4790">
              <w:t xml:space="preserve">Flag for deleting the </w:t>
            </w:r>
            <w:r w:rsidR="00034FA3">
              <w:t>institution</w:t>
            </w:r>
            <w:r w:rsidR="008045F4">
              <w:t xml:space="preserve"> group</w:t>
            </w:r>
            <w:r w:rsidRPr="00FB4790">
              <w:t>.</w:t>
            </w:r>
          </w:p>
          <w:p w14:paraId="253E23EA" w14:textId="77777777" w:rsidR="003942F0" w:rsidRPr="00FB4790" w:rsidRDefault="00F368C8" w:rsidP="001A2272">
            <w:pPr>
              <w:pStyle w:val="TableTextBullet"/>
            </w:pPr>
            <w:r>
              <w:rPr>
                <w:rStyle w:val="Strong"/>
              </w:rPr>
              <w:t>DELETE</w:t>
            </w:r>
            <w:r w:rsidR="003942F0" w:rsidRPr="00FB4790">
              <w:t xml:space="preserve">—Delete the </w:t>
            </w:r>
            <w:r w:rsidR="00034FA3">
              <w:t>institution</w:t>
            </w:r>
            <w:r w:rsidR="00493037">
              <w:t xml:space="preserve"> </w:t>
            </w:r>
            <w:r w:rsidR="003942F0">
              <w:t xml:space="preserve">group </w:t>
            </w:r>
            <w:r w:rsidR="003942F0" w:rsidRPr="00FB4790">
              <w:t>associated with the</w:t>
            </w:r>
            <w:r w:rsidR="003942F0">
              <w:t xml:space="preserve"> </w:t>
            </w:r>
            <w:r w:rsidR="00493037">
              <w:t>combination of</w:t>
            </w:r>
            <w:r w:rsidR="00192A59">
              <w:t xml:space="preserve"> GroupOfInstitutionsIdentifier and StateAbbreviation</w:t>
            </w:r>
            <w:r w:rsidR="00493037">
              <w:t>.</w:t>
            </w:r>
          </w:p>
          <w:p w14:paraId="5BF47D5B" w14:textId="77777777" w:rsidR="003942F0" w:rsidRDefault="003942F0" w:rsidP="00034FA3">
            <w:pPr>
              <w:pStyle w:val="TableTextBullet"/>
            </w:pPr>
            <w:r w:rsidRPr="00FB4790">
              <w:rPr>
                <w:rStyle w:val="Strong"/>
              </w:rPr>
              <w:t>&lt;blank&gt;</w:t>
            </w:r>
            <w:r w:rsidRPr="00FB4790">
              <w:t>—</w:t>
            </w:r>
            <w:r>
              <w:t xml:space="preserve">Add the new </w:t>
            </w:r>
            <w:r w:rsidR="00034FA3">
              <w:t>institution</w:t>
            </w:r>
            <w:r>
              <w:t xml:space="preserve"> group</w:t>
            </w:r>
            <w:r w:rsidR="009572B2">
              <w:t xml:space="preserve"> or modify an existing </w:t>
            </w:r>
            <w:r w:rsidR="00034FA3">
              <w:t>institution</w:t>
            </w:r>
            <w:r w:rsidR="009572B2">
              <w:t xml:space="preserve"> group</w:t>
            </w:r>
            <w:r w:rsidRPr="0071086F">
              <w:t>.</w:t>
            </w:r>
          </w:p>
        </w:tc>
      </w:tr>
    </w:tbl>
    <w:p w14:paraId="5A586480" w14:textId="77777777" w:rsidR="0076368C" w:rsidRPr="007124A4" w:rsidRDefault="0076368C" w:rsidP="007124A4">
      <w:pPr>
        <w:rPr>
          <w:rFonts w:eastAsiaTheme="majorEastAsia"/>
        </w:rPr>
      </w:pPr>
    </w:p>
    <w:p w14:paraId="0C145A18" w14:textId="77777777" w:rsidR="00482D83" w:rsidRDefault="006F0602" w:rsidP="006F0602">
      <w:pPr>
        <w:pStyle w:val="Heading3"/>
      </w:pPr>
      <w:bookmarkStart w:id="571" w:name="_Toc391560333"/>
      <w:bookmarkStart w:id="572" w:name="_Toc433196106"/>
      <w:r>
        <w:t xml:space="preserve">Managing </w:t>
      </w:r>
      <w:r w:rsidR="00AC7689">
        <w:t>Institutions</w:t>
      </w:r>
      <w:r w:rsidR="00482D83">
        <w:t>.</w:t>
      </w:r>
      <w:bookmarkEnd w:id="571"/>
      <w:bookmarkEnd w:id="572"/>
    </w:p>
    <w:p w14:paraId="03D10B29" w14:textId="77777777" w:rsidR="001B2700" w:rsidRDefault="006F0602" w:rsidP="007124A4">
      <w:pPr>
        <w:keepNext/>
      </w:pPr>
      <w:r>
        <w:t xml:space="preserve">After </w:t>
      </w:r>
      <w:r w:rsidR="00AC7689">
        <w:t>adding institution group records</w:t>
      </w:r>
      <w:r>
        <w:t xml:space="preserve">, you can create </w:t>
      </w:r>
      <w:r w:rsidR="00DF2884">
        <w:t xml:space="preserve">institution </w:t>
      </w:r>
      <w:r>
        <w:t xml:space="preserve">records. </w:t>
      </w:r>
      <w:r w:rsidR="00AC7689">
        <w:t>Institutions</w:t>
      </w:r>
      <w:r>
        <w:t xml:space="preserve"> can belong to a</w:t>
      </w:r>
      <w:r w:rsidR="00AC7689">
        <w:t xml:space="preserve">n institution group, </w:t>
      </w:r>
      <w:r>
        <w:t>district, district group,</w:t>
      </w:r>
      <w:r w:rsidR="00996EB8">
        <w:t xml:space="preserve"> state, state group, or client.</w:t>
      </w:r>
    </w:p>
    <w:p w14:paraId="05A5DF77" w14:textId="77777777" w:rsidR="006F0602" w:rsidRPr="00937B11" w:rsidRDefault="006F0602" w:rsidP="007124A4">
      <w:pPr>
        <w:keepNext/>
      </w:pPr>
      <w:r w:rsidRPr="0043402C">
        <w:rPr>
          <w:i/>
        </w:rPr>
        <w:t xml:space="preserve">Note: The actions described in this section are available to </w:t>
      </w:r>
      <w:r w:rsidR="00DF2884">
        <w:rPr>
          <w:i/>
        </w:rPr>
        <w:t>users</w:t>
      </w:r>
      <w:r w:rsidRPr="0043402C">
        <w:rPr>
          <w:i/>
        </w:rPr>
        <w:t xml:space="preserve"> with a </w:t>
      </w:r>
      <w:r>
        <w:rPr>
          <w:i/>
        </w:rPr>
        <w:t>district</w:t>
      </w:r>
      <w:r w:rsidR="0076368C">
        <w:rPr>
          <w:i/>
        </w:rPr>
        <w:t>-</w:t>
      </w:r>
      <w:r>
        <w:rPr>
          <w:i/>
        </w:rPr>
        <w:t xml:space="preserve">, </w:t>
      </w:r>
      <w:r w:rsidRPr="0043402C">
        <w:rPr>
          <w:i/>
        </w:rPr>
        <w:t>state</w:t>
      </w:r>
      <w:r w:rsidR="0076368C">
        <w:rPr>
          <w:i/>
        </w:rPr>
        <w:t>-</w:t>
      </w:r>
      <w:r>
        <w:rPr>
          <w:i/>
        </w:rPr>
        <w:t>,</w:t>
      </w:r>
      <w:r w:rsidRPr="0043402C">
        <w:rPr>
          <w:i/>
        </w:rPr>
        <w:t xml:space="preserve"> or client</w:t>
      </w:r>
      <w:r w:rsidR="0076368C">
        <w:rPr>
          <w:i/>
        </w:rPr>
        <w:t>-level</w:t>
      </w:r>
      <w:r w:rsidRPr="0043402C">
        <w:rPr>
          <w:i/>
        </w:rPr>
        <w:t xml:space="preserve"> role.</w:t>
      </w:r>
    </w:p>
    <w:p w14:paraId="477A9B37" w14:textId="77777777" w:rsidR="00482D83" w:rsidRDefault="006F0602" w:rsidP="006F0602">
      <w:pPr>
        <w:pStyle w:val="Heading4"/>
      </w:pPr>
      <w:bookmarkStart w:id="573" w:name="_Toc391560334"/>
      <w:bookmarkStart w:id="574" w:name="_Toc433196107"/>
      <w:r>
        <w:t>Create or modify a</w:t>
      </w:r>
      <w:r w:rsidR="00AC7689">
        <w:t>n institution</w:t>
      </w:r>
      <w:r w:rsidR="00482D83">
        <w:t>.</w:t>
      </w:r>
      <w:bookmarkEnd w:id="573"/>
      <w:bookmarkEnd w:id="574"/>
    </w:p>
    <w:p w14:paraId="45A175A8" w14:textId="77777777" w:rsidR="0076368C" w:rsidRDefault="0076368C" w:rsidP="009A7309">
      <w:pPr>
        <w:pStyle w:val="ImageCaption"/>
      </w:pPr>
      <w:bookmarkStart w:id="575" w:name="_Toc391560262"/>
      <w:bookmarkStart w:id="576" w:name="_Toc433196169"/>
      <w:r>
        <w:t xml:space="preserve">Figure </w:t>
      </w:r>
      <w:r w:rsidR="008A2B77">
        <w:fldChar w:fldCharType="begin"/>
      </w:r>
      <w:r w:rsidR="008A2B77">
        <w:instrText xml:space="preserve"> SEQ Figure \* ARABIC </w:instrText>
      </w:r>
      <w:r w:rsidR="008A2B77">
        <w:fldChar w:fldCharType="separate"/>
      </w:r>
      <w:r w:rsidR="00211B29">
        <w:rPr>
          <w:noProof/>
        </w:rPr>
        <w:t>26</w:t>
      </w:r>
      <w:r w:rsidR="008A2B77">
        <w:rPr>
          <w:noProof/>
        </w:rPr>
        <w:fldChar w:fldCharType="end"/>
      </w:r>
      <w:r>
        <w:t xml:space="preserve">. </w:t>
      </w:r>
      <w:r w:rsidR="00AC7689">
        <w:t>Institution</w:t>
      </w:r>
      <w:r>
        <w:t xml:space="preserve"> Search </w:t>
      </w:r>
      <w:r w:rsidR="00945749">
        <w:t>Screen</w:t>
      </w:r>
      <w:bookmarkEnd w:id="575"/>
      <w:bookmarkEnd w:id="576"/>
    </w:p>
    <w:p w14:paraId="5E2B7E5A" w14:textId="77777777" w:rsidR="0076368C" w:rsidRDefault="00CE5A41" w:rsidP="00545E13">
      <w:pPr>
        <w:pStyle w:val="Image"/>
      </w:pPr>
      <w:r>
        <w:drawing>
          <wp:inline distT="0" distB="0" distL="0" distR="0" wp14:anchorId="3CA57986" wp14:editId="3333D608">
            <wp:extent cx="5486400" cy="2926666"/>
            <wp:effectExtent l="19050" t="19050" r="19050" b="2667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926666"/>
                    </a:xfrm>
                    <a:prstGeom prst="rect">
                      <a:avLst/>
                    </a:prstGeom>
                    <a:ln>
                      <a:solidFill>
                        <a:schemeClr val="bg1">
                          <a:lumMod val="65000"/>
                        </a:schemeClr>
                      </a:solidFill>
                    </a:ln>
                  </pic:spPr>
                </pic:pic>
              </a:graphicData>
            </a:graphic>
          </wp:inline>
        </w:drawing>
      </w:r>
    </w:p>
    <w:p w14:paraId="459B381C" w14:textId="77777777" w:rsidR="00727FB2" w:rsidRPr="0076368C" w:rsidRDefault="00727FB2" w:rsidP="00727FB2"/>
    <w:p w14:paraId="6EC455D9" w14:textId="77777777" w:rsidR="006F0602" w:rsidRDefault="006F0602" w:rsidP="00586A01">
      <w:pPr>
        <w:pStyle w:val="ProcedureIntroduction"/>
      </w:pPr>
      <w:r>
        <w:t>To create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136D86EC" w14:textId="77777777" w:rsidTr="00B022EB">
        <w:trPr>
          <w:jc w:val="center"/>
        </w:trPr>
        <w:tc>
          <w:tcPr>
            <w:tcW w:w="9495" w:type="dxa"/>
          </w:tcPr>
          <w:p w14:paraId="7D1E5133" w14:textId="77777777" w:rsidR="006F0602" w:rsidRDefault="008C52B5" w:rsidP="00D1375C">
            <w:pPr>
              <w:pStyle w:val="ListNumber"/>
              <w:numPr>
                <w:ilvl w:val="0"/>
                <w:numId w:val="43"/>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Create/Modify Institutions</w:t>
            </w:r>
            <w:r w:rsidR="002677FA">
              <w:rPr>
                <w:rStyle w:val="Strong"/>
                <w:b w:val="0"/>
              </w:rPr>
              <w:t>]</w:t>
            </w:r>
            <w:r w:rsidR="006F0602">
              <w:t>.</w:t>
            </w:r>
          </w:p>
          <w:p w14:paraId="0F1E1CF9"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00DF2884" w:rsidRPr="00D108A9">
              <w:rPr>
                <w:rStyle w:val="Strong"/>
              </w:rPr>
              <w:t>Institution</w:t>
            </w:r>
            <w:r>
              <w:t xml:space="preserve">] link. </w:t>
            </w:r>
          </w:p>
          <w:p w14:paraId="114A3149" w14:textId="77777777" w:rsidR="006F0602" w:rsidRDefault="006F0602" w:rsidP="006F0602">
            <w:pPr>
              <w:pStyle w:val="ListNumber"/>
            </w:pPr>
            <w:r>
              <w:t xml:space="preserve">On the </w:t>
            </w:r>
            <w:r w:rsidR="00DF2884">
              <w:rPr>
                <w:b/>
                <w:i/>
              </w:rPr>
              <w:t>Institution</w:t>
            </w:r>
            <w:r w:rsidR="00526789" w:rsidRPr="000E4206">
              <w:rPr>
                <w:b/>
                <w:i/>
              </w:rPr>
              <w:t xml:space="preserve"> </w:t>
            </w:r>
            <w:r w:rsidRPr="000E4206">
              <w:rPr>
                <w:b/>
                <w:i/>
              </w:rPr>
              <w:t>Search</w:t>
            </w:r>
            <w:r>
              <w:t xml:space="preserve"> screen, click [</w:t>
            </w:r>
            <w:r w:rsidRPr="00D108A9">
              <w:rPr>
                <w:rStyle w:val="Strong"/>
              </w:rPr>
              <w:t>New</w:t>
            </w:r>
            <w:r>
              <w:t>].</w:t>
            </w:r>
          </w:p>
          <w:p w14:paraId="6651732B" w14:textId="4D357D0E" w:rsidR="006F0602" w:rsidRDefault="006F0602" w:rsidP="006F0602">
            <w:pPr>
              <w:pStyle w:val="ListNumber"/>
            </w:pPr>
            <w:r>
              <w:t xml:space="preserve">On the </w:t>
            </w:r>
            <w:r w:rsidRPr="00116EB2">
              <w:rPr>
                <w:b/>
                <w:i/>
              </w:rPr>
              <w:t xml:space="preserve">Add </w:t>
            </w:r>
            <w:r w:rsidR="00526789" w:rsidRPr="00526789">
              <w:rPr>
                <w:b/>
                <w:i/>
              </w:rPr>
              <w:t>Institution</w:t>
            </w:r>
            <w:r w:rsidR="00526789" w:rsidRPr="00116EB2">
              <w:rPr>
                <w:b/>
                <w:i/>
              </w:rPr>
              <w:t xml:space="preserve"> </w:t>
            </w:r>
            <w:r w:rsidRPr="00116EB2">
              <w:rPr>
                <w:b/>
                <w:i/>
              </w:rPr>
              <w:t>Information</w:t>
            </w:r>
            <w:r>
              <w:t xml:space="preserve"> screen, enter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ins w:id="577" w:author="Jamika D. Burge" w:date="2015-11-24T15:06:00Z">
              <w:r w:rsidR="00211B29" w:rsidRPr="00211B29">
                <w:rPr>
                  <w:rStyle w:val="CrossReference"/>
                  <w:rPrChange w:id="578" w:author="Jamika D. Burge" w:date="2015-11-24T15:06:00Z">
                    <w:rPr/>
                  </w:rPrChange>
                </w:rPr>
                <w:t>Table 14</w:t>
              </w:r>
            </w:ins>
            <w:del w:id="579" w:author="Jamika D. Burge" w:date="2015-11-24T15:06:00Z">
              <w:r w:rsidR="00ED0EE4" w:rsidRPr="00ED0EE4" w:rsidDel="00211B29">
                <w:rPr>
                  <w:rStyle w:val="CrossReference"/>
                </w:rPr>
                <w:delText>Table 14</w:delText>
              </w:r>
            </w:del>
            <w:r w:rsidR="00526789" w:rsidRPr="006A609D">
              <w:rPr>
                <w:rStyle w:val="CrossReference"/>
              </w:rPr>
              <w:fldChar w:fldCharType="end"/>
            </w:r>
            <w:r>
              <w:t>.</w:t>
            </w:r>
          </w:p>
          <w:p w14:paraId="5DBC148E" w14:textId="77777777" w:rsidR="006F0602" w:rsidRDefault="00AC7689" w:rsidP="00AC7689">
            <w:pPr>
              <w:pStyle w:val="ListNumber"/>
            </w:pPr>
            <w:r>
              <w:t>C</w:t>
            </w:r>
            <w:r w:rsidR="006F0602">
              <w:t>lick [</w:t>
            </w:r>
            <w:r w:rsidR="006F0602" w:rsidRPr="00D108A9">
              <w:rPr>
                <w:rStyle w:val="Strong"/>
              </w:rPr>
              <w:t>Save</w:t>
            </w:r>
            <w:r w:rsidR="006F0602">
              <w:t xml:space="preserve">]. </w:t>
            </w:r>
          </w:p>
        </w:tc>
      </w:tr>
    </w:tbl>
    <w:p w14:paraId="6BDDBE75" w14:textId="77777777" w:rsidR="006F0602" w:rsidRPr="00945749" w:rsidRDefault="006F0602" w:rsidP="00910B75"/>
    <w:p w14:paraId="34E08D95" w14:textId="77777777" w:rsidR="006F0602" w:rsidRDefault="006F0602" w:rsidP="00586A01">
      <w:pPr>
        <w:pStyle w:val="ProcedureIntroduction"/>
      </w:pPr>
      <w:r>
        <w:t>To modify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701512F9" w14:textId="77777777" w:rsidTr="00B022EB">
        <w:trPr>
          <w:jc w:val="center"/>
        </w:trPr>
        <w:tc>
          <w:tcPr>
            <w:tcW w:w="9576" w:type="dxa"/>
          </w:tcPr>
          <w:p w14:paraId="25A4695E" w14:textId="77777777" w:rsidR="006F0602" w:rsidRDefault="00DF2884" w:rsidP="00D1375C">
            <w:pPr>
              <w:pStyle w:val="ListParagraph"/>
              <w:numPr>
                <w:ilvl w:val="0"/>
                <w:numId w:val="44"/>
              </w:numPr>
              <w:spacing w:after="0"/>
              <w:ind w:left="360"/>
            </w:pPr>
            <w:r>
              <w:t xml:space="preserve">On the </w:t>
            </w:r>
            <w:r>
              <w:rPr>
                <w:b/>
                <w:i/>
              </w:rPr>
              <w:t>Institution</w:t>
            </w:r>
            <w:r w:rsidRPr="000E4206">
              <w:rPr>
                <w:b/>
                <w:i/>
              </w:rPr>
              <w:t xml:space="preserve"> Search</w:t>
            </w:r>
            <w:r>
              <w:t xml:space="preserve"> screen, </w:t>
            </w:r>
            <w:r w:rsidR="006F0602">
              <w:t xml:space="preserve">search for </w:t>
            </w:r>
            <w:r w:rsidR="00AC7689">
              <w:t>an institution</w:t>
            </w:r>
            <w:r w:rsidR="006F0602">
              <w:t xml:space="preserve"> record.</w:t>
            </w:r>
          </w:p>
          <w:p w14:paraId="2F6B05A1" w14:textId="77777777" w:rsidR="006F0602" w:rsidRDefault="00DF2884" w:rsidP="00D1375C">
            <w:pPr>
              <w:pStyle w:val="ListParagraph"/>
              <w:numPr>
                <w:ilvl w:val="0"/>
                <w:numId w:val="44"/>
              </w:numPr>
              <w:spacing w:after="80"/>
              <w:ind w:left="360"/>
            </w:pPr>
            <w:r>
              <w:t>I</w:t>
            </w:r>
            <w:r w:rsidR="006F0602">
              <w:t xml:space="preserve">n the search results table, click </w:t>
            </w:r>
            <w:r w:rsidR="001E6E28">
              <w:t>[</w:t>
            </w:r>
            <w:r w:rsidR="00AC7689">
              <w:t xml:space="preserve"> </w:t>
            </w:r>
            <w:r w:rsidR="006F0602">
              <w:rPr>
                <w:i/>
                <w:noProof/>
              </w:rPr>
              <w:drawing>
                <wp:inline distT="0" distB="0" distL="0" distR="0" wp14:anchorId="66A6CE44" wp14:editId="2843ECFB">
                  <wp:extent cx="228600" cy="23468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w:t>
            </w:r>
            <w:r w:rsidR="00AC7689">
              <w:t xml:space="preserve"> </w:t>
            </w:r>
            <w:r w:rsidR="006F0602">
              <w:t>for a</w:t>
            </w:r>
            <w:r w:rsidR="00AC7689">
              <w:t>n</w:t>
            </w:r>
            <w:r w:rsidR="006F0602">
              <w:t xml:space="preserve"> </w:t>
            </w:r>
            <w:r w:rsidR="00AC7689">
              <w:t>institution</w:t>
            </w:r>
            <w:r w:rsidR="006F0602">
              <w:t xml:space="preserve"> record.</w:t>
            </w:r>
          </w:p>
          <w:p w14:paraId="37C3BA18" w14:textId="180B5675" w:rsidR="006F0602" w:rsidRDefault="006F0602" w:rsidP="00D1375C">
            <w:pPr>
              <w:pStyle w:val="ListNumber"/>
              <w:numPr>
                <w:ilvl w:val="0"/>
                <w:numId w:val="44"/>
              </w:numPr>
              <w:ind w:left="360"/>
            </w:pPr>
            <w:r>
              <w:t xml:space="preserve">On the </w:t>
            </w:r>
            <w:r w:rsidRPr="00116EB2">
              <w:rPr>
                <w:b/>
                <w:i/>
              </w:rPr>
              <w:t xml:space="preserve">Edit </w:t>
            </w:r>
            <w:r w:rsidR="00DF2884">
              <w:rPr>
                <w:b/>
                <w:i/>
              </w:rPr>
              <w:t>Institution</w:t>
            </w:r>
            <w:r w:rsidR="00DF2884" w:rsidRPr="000E4206">
              <w:rPr>
                <w:b/>
                <w:i/>
              </w:rPr>
              <w:t xml:space="preserve"> </w:t>
            </w:r>
            <w:r w:rsidRPr="00116EB2">
              <w:rPr>
                <w:b/>
                <w:i/>
              </w:rPr>
              <w:t>Information</w:t>
            </w:r>
            <w:r>
              <w:t xml:space="preserve"> screen, </w:t>
            </w:r>
            <w:r w:rsidR="00AC7689">
              <w:t>modify</w:t>
            </w:r>
            <w:r>
              <w:t xml:space="preserve">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ins w:id="580" w:author="Jamika D. Burge" w:date="2015-11-24T15:06:00Z">
              <w:r w:rsidR="00211B29" w:rsidRPr="00211B29">
                <w:rPr>
                  <w:rStyle w:val="CrossReference"/>
                  <w:rPrChange w:id="581" w:author="Jamika D. Burge" w:date="2015-11-24T15:06:00Z">
                    <w:rPr/>
                  </w:rPrChange>
                </w:rPr>
                <w:t>Table 14</w:t>
              </w:r>
            </w:ins>
            <w:del w:id="582" w:author="Jamika D. Burge" w:date="2015-11-24T15:06:00Z">
              <w:r w:rsidR="00ED0EE4" w:rsidRPr="00ED0EE4" w:rsidDel="00211B29">
                <w:rPr>
                  <w:rStyle w:val="CrossReference"/>
                </w:rPr>
                <w:delText>Table 14</w:delText>
              </w:r>
            </w:del>
            <w:r w:rsidR="00526789" w:rsidRPr="006A609D">
              <w:rPr>
                <w:rStyle w:val="CrossReference"/>
              </w:rPr>
              <w:fldChar w:fldCharType="end"/>
            </w:r>
            <w:r>
              <w:t>.</w:t>
            </w:r>
          </w:p>
          <w:p w14:paraId="6AC704EE" w14:textId="77777777" w:rsidR="006F0602" w:rsidRDefault="00AC7689" w:rsidP="00D1375C">
            <w:pPr>
              <w:pStyle w:val="ListParagraph"/>
              <w:numPr>
                <w:ilvl w:val="0"/>
                <w:numId w:val="44"/>
              </w:numPr>
              <w:spacing w:after="80"/>
              <w:ind w:left="360"/>
            </w:pPr>
            <w:r>
              <w:t>C</w:t>
            </w:r>
            <w:r w:rsidR="006F0602">
              <w:t>lick [</w:t>
            </w:r>
            <w:r w:rsidR="006F0602">
              <w:rPr>
                <w:b/>
              </w:rPr>
              <w:t>Save</w:t>
            </w:r>
            <w:r w:rsidR="006F0602">
              <w:t xml:space="preserve">]. </w:t>
            </w:r>
          </w:p>
        </w:tc>
      </w:tr>
    </w:tbl>
    <w:p w14:paraId="7385C5AD" w14:textId="77777777" w:rsidR="004F5BC3" w:rsidRDefault="004F5BC3" w:rsidP="00586A01">
      <w:pPr>
        <w:pStyle w:val="ProcedureIntroduction"/>
      </w:pPr>
    </w:p>
    <w:p w14:paraId="6DFD7B5A" w14:textId="77777777" w:rsidR="006F0602" w:rsidRDefault="006F0602" w:rsidP="00586A01">
      <w:pPr>
        <w:pStyle w:val="ProcedureIntroduction"/>
      </w:pPr>
      <w:r>
        <w:t>To delete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2EFCF20E" w14:textId="77777777" w:rsidTr="00B022EB">
        <w:trPr>
          <w:jc w:val="center"/>
        </w:trPr>
        <w:tc>
          <w:tcPr>
            <w:tcW w:w="9576" w:type="dxa"/>
          </w:tcPr>
          <w:p w14:paraId="30720F20" w14:textId="77777777" w:rsidR="006F0602" w:rsidRDefault="00DF2884" w:rsidP="00D1375C">
            <w:pPr>
              <w:pStyle w:val="ListParagraph"/>
              <w:numPr>
                <w:ilvl w:val="0"/>
                <w:numId w:val="45"/>
              </w:numPr>
              <w:spacing w:after="0"/>
              <w:ind w:left="360"/>
            </w:pPr>
            <w:r>
              <w:t xml:space="preserve">On the </w:t>
            </w:r>
            <w:r>
              <w:rPr>
                <w:b/>
                <w:i/>
              </w:rPr>
              <w:t>Institution</w:t>
            </w:r>
            <w:r w:rsidRPr="000E4206">
              <w:rPr>
                <w:b/>
                <w:i/>
              </w:rPr>
              <w:t xml:space="preserve"> Search</w:t>
            </w:r>
            <w:r>
              <w:t xml:space="preserve"> screen, </w:t>
            </w:r>
            <w:r w:rsidR="00AC7689">
              <w:t>search for an institution</w:t>
            </w:r>
            <w:r w:rsidR="006F0602">
              <w:t xml:space="preserve"> record.</w:t>
            </w:r>
          </w:p>
          <w:p w14:paraId="22BB19F7" w14:textId="77777777" w:rsidR="006F0602" w:rsidRDefault="00DF2884" w:rsidP="00D1375C">
            <w:pPr>
              <w:pStyle w:val="ListParagraph"/>
              <w:numPr>
                <w:ilvl w:val="0"/>
                <w:numId w:val="45"/>
              </w:numPr>
              <w:spacing w:after="80"/>
              <w:ind w:left="360"/>
            </w:pPr>
            <w:r>
              <w:t>I</w:t>
            </w:r>
            <w:r w:rsidR="006F0602">
              <w:t>n the search results table, click [</w:t>
            </w:r>
            <w:r w:rsidR="00AC7689">
              <w:t xml:space="preserve"> </w:t>
            </w:r>
            <w:r w:rsidR="006F0602">
              <w:rPr>
                <w:i/>
                <w:noProof/>
              </w:rPr>
              <w:drawing>
                <wp:inline distT="0" distB="0" distL="0" distR="0" wp14:anchorId="50E730B3" wp14:editId="504422DC">
                  <wp:extent cx="228600" cy="23468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 xml:space="preserve">] </w:t>
            </w:r>
            <w:r w:rsidR="00AC7689">
              <w:t xml:space="preserve">for an institution </w:t>
            </w:r>
            <w:r w:rsidR="006F0602">
              <w:t>record.</w:t>
            </w:r>
          </w:p>
          <w:p w14:paraId="7EDFDC50" w14:textId="77777777" w:rsidR="006F0602" w:rsidRDefault="006F0602" w:rsidP="00D1375C">
            <w:pPr>
              <w:pStyle w:val="ListNumber"/>
              <w:numPr>
                <w:ilvl w:val="0"/>
                <w:numId w:val="45"/>
              </w:numPr>
              <w:ind w:left="360"/>
            </w:pPr>
            <w:r>
              <w:t>In the warning box that pops up, click [</w:t>
            </w:r>
            <w:r w:rsidRPr="00D108A9">
              <w:rPr>
                <w:rStyle w:val="Strong"/>
              </w:rPr>
              <w:t>OK</w:t>
            </w:r>
            <w:r>
              <w:t xml:space="preserve">]. </w:t>
            </w:r>
          </w:p>
          <w:p w14:paraId="6D13E31E" w14:textId="77777777" w:rsidR="00945749" w:rsidRPr="00945749" w:rsidRDefault="00945749" w:rsidP="00AC7689">
            <w:pPr>
              <w:pStyle w:val="ProcedureResult"/>
              <w:rPr>
                <w:rStyle w:val="Strong"/>
              </w:rPr>
            </w:pPr>
            <w:r>
              <w:rPr>
                <w:rStyle w:val="Strong"/>
              </w:rPr>
              <w:t>Caution: If you delete a</w:t>
            </w:r>
            <w:r w:rsidR="00AC7689">
              <w:rPr>
                <w:rStyle w:val="Strong"/>
              </w:rPr>
              <w:t>n institution</w:t>
            </w:r>
            <w:r>
              <w:rPr>
                <w:rStyle w:val="Strong"/>
              </w:rPr>
              <w:t xml:space="preserve">, all of the child entities within that </w:t>
            </w:r>
            <w:r w:rsidR="00AC7689">
              <w:rPr>
                <w:rStyle w:val="Strong"/>
              </w:rPr>
              <w:t>institution</w:t>
            </w:r>
            <w:r>
              <w:rPr>
                <w:rStyle w:val="Strong"/>
              </w:rPr>
              <w:t xml:space="preserve"> will also be deleted.</w:t>
            </w:r>
          </w:p>
        </w:tc>
      </w:tr>
    </w:tbl>
    <w:p w14:paraId="38DEDC2D" w14:textId="77777777" w:rsidR="00482D83" w:rsidRDefault="006F0602" w:rsidP="006F0602">
      <w:pPr>
        <w:pStyle w:val="Heading4"/>
      </w:pPr>
      <w:bookmarkStart w:id="583" w:name="_Toc391560335"/>
      <w:bookmarkStart w:id="584" w:name="_Toc433196108"/>
      <w:r>
        <w:t xml:space="preserve">Upload </w:t>
      </w:r>
      <w:r w:rsidR="004339B9">
        <w:t>Institutions</w:t>
      </w:r>
      <w:r w:rsidR="00482D83">
        <w:t>.</w:t>
      </w:r>
      <w:bookmarkEnd w:id="583"/>
      <w:bookmarkEnd w:id="584"/>
    </w:p>
    <w:p w14:paraId="58B18310" w14:textId="77777777" w:rsidR="006F0602" w:rsidRDefault="006F0602" w:rsidP="006F0602">
      <w:pPr>
        <w:keepNext/>
      </w:pPr>
      <w:r>
        <w:t xml:space="preserve">You can add, modify, or delete </w:t>
      </w:r>
      <w:r w:rsidR="004339B9">
        <w:t>institutions</w:t>
      </w:r>
      <w:r>
        <w:t xml:space="preserve"> by uploading a file to </w:t>
      </w:r>
      <w:r w:rsidR="00DD7873">
        <w:t>ART</w:t>
      </w:r>
      <w:r>
        <w:t>.</w:t>
      </w:r>
    </w:p>
    <w:p w14:paraId="2CFDD90D" w14:textId="77777777" w:rsidR="006F0602" w:rsidRDefault="00AC7689" w:rsidP="006F0602">
      <w:pPr>
        <w:pStyle w:val="ProcedureIntroduction"/>
      </w:pPr>
      <w:r>
        <w:t xml:space="preserve">To upload an institution </w:t>
      </w:r>
      <w:r w:rsidR="006F0602">
        <w:t>file:</w:t>
      </w:r>
    </w:p>
    <w:tbl>
      <w:tblPr>
        <w:tblStyle w:val="TableProcedure"/>
        <w:tblW w:w="9360" w:type="dxa"/>
        <w:jc w:val="center"/>
        <w:tblLayout w:type="fixed"/>
        <w:tblLook w:val="04A0" w:firstRow="1" w:lastRow="0" w:firstColumn="1" w:lastColumn="0" w:noHBand="0" w:noVBand="1"/>
      </w:tblPr>
      <w:tblGrid>
        <w:gridCol w:w="9360"/>
      </w:tblGrid>
      <w:tr w:rsidR="006F0602" w14:paraId="5475EFA5" w14:textId="77777777" w:rsidTr="006F0602">
        <w:trPr>
          <w:jc w:val="center"/>
        </w:trPr>
        <w:tc>
          <w:tcPr>
            <w:tcW w:w="9576" w:type="dxa"/>
          </w:tcPr>
          <w:p w14:paraId="217C9234" w14:textId="77777777" w:rsidR="006F0602" w:rsidRDefault="006F0602" w:rsidP="00D1375C">
            <w:pPr>
              <w:pStyle w:val="ListNumber"/>
              <w:numPr>
                <w:ilvl w:val="0"/>
                <w:numId w:val="46"/>
              </w:numPr>
            </w:pPr>
            <w:r>
              <w:t xml:space="preserve">Download the </w:t>
            </w:r>
            <w:r w:rsidRPr="00AC7689">
              <w:rPr>
                <w:rStyle w:val="Emphasis"/>
                <w:i w:val="0"/>
              </w:rPr>
              <w:t>Institution</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43019D7F" w14:textId="06008E37" w:rsidR="006F0602" w:rsidRDefault="006F0602" w:rsidP="006F0602">
            <w:pPr>
              <w:pStyle w:val="ListNumber"/>
            </w:pPr>
            <w:r>
              <w:t xml:space="preserve">Using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ins w:id="585" w:author="Jamika D. Burge" w:date="2015-11-24T15:06:00Z">
              <w:r w:rsidR="00211B29" w:rsidRPr="00211B29">
                <w:rPr>
                  <w:rStyle w:val="CrossReference"/>
                  <w:rPrChange w:id="586" w:author="Jamika D. Burge" w:date="2015-11-24T15:06:00Z">
                    <w:rPr/>
                  </w:rPrChange>
                </w:rPr>
                <w:t>Table 14</w:t>
              </w:r>
            </w:ins>
            <w:del w:id="587" w:author="Jamika D. Burge" w:date="2015-11-24T15:06:00Z">
              <w:r w:rsidR="00ED0EE4" w:rsidRPr="00ED0EE4" w:rsidDel="00211B29">
                <w:rPr>
                  <w:rStyle w:val="CrossReference"/>
                </w:rPr>
                <w:delText>Table 14</w:delText>
              </w:r>
            </w:del>
            <w:r w:rsidR="00526789" w:rsidRPr="006A609D">
              <w:rPr>
                <w:rStyle w:val="CrossReference"/>
              </w:rPr>
              <w:fldChar w:fldCharType="end"/>
            </w:r>
            <w:r>
              <w:t xml:space="preserve"> as a reference, </w:t>
            </w:r>
            <w:r w:rsidR="00AC7689">
              <w:t>enter a row of information for each institution</w:t>
            </w:r>
            <w:r>
              <w:t xml:space="preserve"> you want to add, modify, or delete. </w:t>
            </w:r>
          </w:p>
          <w:p w14:paraId="3003EB5A" w14:textId="77777777" w:rsidR="00985D8F" w:rsidRDefault="00985D8F" w:rsidP="00985D8F">
            <w:pPr>
              <w:pStyle w:val="ListNumber2"/>
            </w:pPr>
            <w:r>
              <w:t xml:space="preserve">To modify an existing </w:t>
            </w:r>
            <w:r w:rsidR="00AC7689">
              <w:t>institution</w:t>
            </w:r>
            <w:r>
              <w:t xml:space="preserve"> record, enter </w:t>
            </w:r>
            <w:r w:rsidR="00945749">
              <w:t>the information for the new record in its own row. The old record will be replaced upon uploading the file.</w:t>
            </w:r>
          </w:p>
          <w:p w14:paraId="2168A9D9" w14:textId="77777777" w:rsidR="00985D8F" w:rsidRDefault="00985D8F" w:rsidP="00985D8F">
            <w:pPr>
              <w:pStyle w:val="ListNumber2"/>
            </w:pPr>
            <w:r>
              <w:t xml:space="preserve">To delete an existing </w:t>
            </w:r>
            <w:r w:rsidR="00AC7689">
              <w:t>institution</w:t>
            </w:r>
            <w:r>
              <w:t xml:space="preserve"> record, enter “DELETE” in the </w:t>
            </w:r>
            <w:r w:rsidR="003C2877" w:rsidRPr="00AC7689">
              <w:t>Delete</w:t>
            </w:r>
            <w:r w:rsidR="003C2877" w:rsidRPr="005172D8">
              <w:t xml:space="preserve"> </w:t>
            </w:r>
            <w:r w:rsidR="00E96D9C" w:rsidRPr="005172D8">
              <w:t>c</w:t>
            </w:r>
            <w:r w:rsidR="003C2877" w:rsidRPr="005172D8">
              <w:t>olumn</w:t>
            </w:r>
            <w:r w:rsidRPr="005172D8">
              <w:t>.</w:t>
            </w:r>
          </w:p>
          <w:p w14:paraId="4748AE9E"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4A5FB37F" w14:textId="77777777" w:rsidR="006F0602" w:rsidRDefault="006F0602" w:rsidP="00AC7689">
            <w:pPr>
              <w:pStyle w:val="ListNumber"/>
            </w:pPr>
            <w:r>
              <w:t xml:space="preserve">Upload the </w:t>
            </w:r>
            <w:r w:rsidR="00AC7689">
              <w:t>institution</w:t>
            </w:r>
            <w:r>
              <w:t xml:space="preserve"> file, following the instructions provided in the </w:t>
            </w:r>
            <w:hyperlink w:anchor="_Uploading_Files" w:history="1">
              <w:r w:rsidRPr="00116EB2">
                <w:rPr>
                  <w:rStyle w:val="Hyperlink"/>
                </w:rPr>
                <w:t>Uploading Files</w:t>
              </w:r>
            </w:hyperlink>
            <w:r>
              <w:t xml:space="preserve"> section.</w:t>
            </w:r>
          </w:p>
        </w:tc>
      </w:tr>
    </w:tbl>
    <w:p w14:paraId="4B7764FB" w14:textId="77777777" w:rsidR="00900C19" w:rsidRDefault="00900C19" w:rsidP="00900C19"/>
    <w:p w14:paraId="3E69DB6F" w14:textId="5E5C80F0" w:rsidR="001369AD" w:rsidRDefault="001369AD" w:rsidP="009735DF">
      <w:pPr>
        <w:keepNext/>
        <w:keepLines/>
      </w:pPr>
      <w:r w:rsidRPr="006A609D">
        <w:rPr>
          <w:rStyle w:val="CrossReference"/>
        </w:rPr>
        <w:fldChar w:fldCharType="begin"/>
      </w:r>
      <w:r w:rsidR="006A609D" w:rsidRPr="006A609D">
        <w:rPr>
          <w:rStyle w:val="CrossReference"/>
        </w:rPr>
        <w:instrText xml:space="preserve"> REF _Ref388185838 \* MERGEFORMAT \h</w:instrText>
      </w:r>
      <w:r w:rsidRPr="006A609D">
        <w:rPr>
          <w:rStyle w:val="CrossReference"/>
        </w:rPr>
      </w:r>
      <w:r w:rsidRPr="006A609D">
        <w:rPr>
          <w:rStyle w:val="CrossReference"/>
        </w:rPr>
        <w:fldChar w:fldCharType="separate"/>
      </w:r>
      <w:ins w:id="588" w:author="Jamika D. Burge" w:date="2015-11-24T15:06:00Z">
        <w:r w:rsidR="00211B29" w:rsidRPr="00211B29">
          <w:rPr>
            <w:rStyle w:val="CrossReference"/>
            <w:rPrChange w:id="589" w:author="Jamika D. Burge" w:date="2015-11-24T15:06:00Z">
              <w:rPr/>
            </w:rPrChange>
          </w:rPr>
          <w:t>Table 14</w:t>
        </w:r>
      </w:ins>
      <w:del w:id="590" w:author="Jamika D. Burge" w:date="2015-11-24T15:06:00Z">
        <w:r w:rsidR="00ED0EE4" w:rsidRPr="00ED0EE4" w:rsidDel="00211B29">
          <w:rPr>
            <w:rStyle w:val="CrossReference"/>
          </w:rPr>
          <w:delText>Table 14</w:delText>
        </w:r>
      </w:del>
      <w:r w:rsidRPr="006A609D">
        <w:rPr>
          <w:rStyle w:val="CrossReference"/>
        </w:rPr>
        <w:fldChar w:fldCharType="end"/>
      </w:r>
      <w:r>
        <w:t xml:space="preserve"> describes the columns in the </w:t>
      </w:r>
      <w:r w:rsidR="00AC7689">
        <w:t>institution</w:t>
      </w:r>
      <w:r w:rsidR="00D67D88">
        <w:t xml:space="preserve"> </w:t>
      </w:r>
      <w:r>
        <w:t xml:space="preserve">file and lists acceptable values in </w:t>
      </w:r>
      <w:r w:rsidRPr="003B12CF">
        <w:rPr>
          <w:rStyle w:val="Strong"/>
        </w:rPr>
        <w:t>bold type</w:t>
      </w:r>
      <w:r>
        <w:t xml:space="preserve">. </w:t>
      </w:r>
      <w:r w:rsidR="00945749">
        <w:t xml:space="preserve">These columns also correspond with the fields on the </w:t>
      </w:r>
      <w:r w:rsidR="000A7D63">
        <w:rPr>
          <w:b/>
          <w:i/>
        </w:rPr>
        <w:t>Add</w:t>
      </w:r>
      <w:r w:rsidR="00945749" w:rsidRPr="00116EB2">
        <w:rPr>
          <w:b/>
          <w:i/>
        </w:rPr>
        <w:t xml:space="preserve"> </w:t>
      </w:r>
      <w:r w:rsidR="00945749">
        <w:rPr>
          <w:b/>
          <w:i/>
        </w:rPr>
        <w:t>Institution</w:t>
      </w:r>
      <w:r w:rsidR="00945749" w:rsidRPr="000E4206">
        <w:rPr>
          <w:b/>
          <w:i/>
        </w:rPr>
        <w:t xml:space="preserve"> </w:t>
      </w:r>
      <w:r w:rsidR="00945749" w:rsidRPr="00116EB2">
        <w:rPr>
          <w:b/>
          <w:i/>
        </w:rPr>
        <w:t>Information</w:t>
      </w:r>
      <w:r w:rsidR="00945749">
        <w:t xml:space="preserve"> screen. </w:t>
      </w:r>
      <w:r w:rsidR="00E730F9">
        <w:t>Columns marked with an asterisk (*) are required for add</w:t>
      </w:r>
      <w:r w:rsidR="00F876C9">
        <w:t xml:space="preserve"> or </w:t>
      </w:r>
      <w:r w:rsidR="00945749">
        <w:t>modify</w:t>
      </w:r>
      <w:r w:rsidR="00E730F9">
        <w:t xml:space="preserve"> actions; columns marked with a plus (+) are required for</w:t>
      </w:r>
      <w:r w:rsidR="006419F7">
        <w:t xml:space="preserve"> </w:t>
      </w:r>
      <w:r w:rsidR="00E730F9">
        <w:t>delete actions.</w:t>
      </w:r>
    </w:p>
    <w:p w14:paraId="7E13FA87" w14:textId="77777777" w:rsidR="00DB3E0F" w:rsidRDefault="00DB3E0F" w:rsidP="00800BB7">
      <w:pPr>
        <w:pStyle w:val="TableCaption"/>
      </w:pPr>
      <w:bookmarkStart w:id="591" w:name="_Ref388185838"/>
      <w:r>
        <w:t>Table </w:t>
      </w:r>
      <w:r w:rsidR="008A2B77">
        <w:fldChar w:fldCharType="begin"/>
      </w:r>
      <w:r w:rsidR="008A2B77">
        <w:instrText xml:space="preserve"> SEQ Table \* ARABIC </w:instrText>
      </w:r>
      <w:r w:rsidR="008A2B77">
        <w:fldChar w:fldCharType="separate"/>
      </w:r>
      <w:r w:rsidR="00211B29">
        <w:rPr>
          <w:noProof/>
        </w:rPr>
        <w:t>14</w:t>
      </w:r>
      <w:r w:rsidR="008A2B77">
        <w:rPr>
          <w:noProof/>
        </w:rPr>
        <w:fldChar w:fldCharType="end"/>
      </w:r>
      <w:bookmarkEnd w:id="591"/>
      <w:r>
        <w:t xml:space="preserve">. </w:t>
      </w:r>
      <w:r w:rsidRPr="00783149">
        <w:t xml:space="preserve">Upload </w:t>
      </w:r>
      <w:r w:rsidR="00F876C9">
        <w:t>Institution</w:t>
      </w:r>
      <w:r w:rsidR="00D67D88">
        <w:t xml:space="preserve">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B3E0F" w:rsidRPr="00DB3E0F" w14:paraId="44BAB668" w14:textId="77777777" w:rsidTr="00280509">
        <w:trPr>
          <w:cnfStyle w:val="100000000000" w:firstRow="1" w:lastRow="0" w:firstColumn="0" w:lastColumn="0" w:oddVBand="0" w:evenVBand="0" w:oddHBand="0" w:evenHBand="0" w:firstRowFirstColumn="0" w:firstRowLastColumn="0" w:lastRowFirstColumn="0" w:lastRowLastColumn="0"/>
          <w:tblHeader/>
        </w:trPr>
        <w:tc>
          <w:tcPr>
            <w:tcW w:w="3168" w:type="dxa"/>
          </w:tcPr>
          <w:p w14:paraId="5F7EF8A3" w14:textId="77777777" w:rsidR="00DB3E0F" w:rsidRPr="00DB3E0F" w:rsidRDefault="00DB3E0F" w:rsidP="00DB3E0F">
            <w:pPr>
              <w:pStyle w:val="TableHeader"/>
            </w:pPr>
            <w:r w:rsidRPr="00DB3E0F">
              <w:t>Column</w:t>
            </w:r>
          </w:p>
        </w:tc>
        <w:tc>
          <w:tcPr>
            <w:tcW w:w="6192" w:type="dxa"/>
          </w:tcPr>
          <w:p w14:paraId="25157F20" w14:textId="77777777" w:rsidR="00DB3E0F" w:rsidRPr="00DB3E0F" w:rsidRDefault="00DB3E0F" w:rsidP="00DB3E0F">
            <w:pPr>
              <w:pStyle w:val="TableHeader"/>
            </w:pPr>
            <w:r w:rsidRPr="00DB3E0F">
              <w:t>Description</w:t>
            </w:r>
          </w:p>
        </w:tc>
      </w:tr>
      <w:tr w:rsidR="00AF0F16" w:rsidRPr="00DB3E0F" w14:paraId="186F18ED" w14:textId="77777777" w:rsidTr="00AC4F52">
        <w:tc>
          <w:tcPr>
            <w:tcW w:w="3168" w:type="dxa"/>
          </w:tcPr>
          <w:p w14:paraId="49F48E12" w14:textId="77777777" w:rsidR="00AF0F16" w:rsidRPr="00DB3E0F" w:rsidRDefault="00CE5A41" w:rsidP="00DB3E0F">
            <w:pPr>
              <w:pStyle w:val="TableText"/>
            </w:pPr>
            <w:r>
              <w:t>Institution</w:t>
            </w:r>
            <w:r w:rsidR="00AF0F16" w:rsidRPr="00DB3E0F">
              <w:t>Identifier</w:t>
            </w:r>
            <w:r w:rsidR="00AF0F16">
              <w:t>*</w:t>
            </w:r>
            <w:r w:rsidR="00733A15" w:rsidRPr="00E730F9">
              <w:rPr>
                <w:rStyle w:val="FootnoteReference"/>
              </w:rPr>
              <w:t>+</w:t>
            </w:r>
          </w:p>
        </w:tc>
        <w:tc>
          <w:tcPr>
            <w:tcW w:w="6192" w:type="dxa"/>
            <w:vAlign w:val="center"/>
          </w:tcPr>
          <w:p w14:paraId="45FB1DA8" w14:textId="77777777" w:rsidR="00CE7FEE" w:rsidRDefault="007C2E4C" w:rsidP="00CE7FEE">
            <w:pPr>
              <w:pStyle w:val="TableText"/>
            </w:pPr>
            <w:r>
              <w:t>U</w:t>
            </w:r>
            <w:r w:rsidR="00AF0F16">
              <w:t xml:space="preserve">nique </w:t>
            </w:r>
            <w:r>
              <w:t xml:space="preserve">identifier for the </w:t>
            </w:r>
            <w:r w:rsidR="00F876C9">
              <w:t>institution</w:t>
            </w:r>
            <w:r>
              <w:t>.</w:t>
            </w:r>
          </w:p>
          <w:p w14:paraId="4DAD9D0F" w14:textId="77777777" w:rsidR="00AF0F16" w:rsidRDefault="00AF0F16" w:rsidP="00CE7FEE">
            <w:pPr>
              <w:pStyle w:val="TableText"/>
              <w:rPr>
                <w:sz w:val="24"/>
                <w:szCs w:val="24"/>
              </w:rPr>
            </w:pPr>
            <w:r w:rsidRPr="008658D5">
              <w:rPr>
                <w:rStyle w:val="Strong"/>
              </w:rPr>
              <w:t>Up to 20 alphanumeric characters.</w:t>
            </w:r>
          </w:p>
        </w:tc>
      </w:tr>
      <w:tr w:rsidR="00AF0F16" w:rsidRPr="00DB3E0F" w14:paraId="6B91E9FC" w14:textId="77777777" w:rsidTr="00AC4F52">
        <w:tc>
          <w:tcPr>
            <w:tcW w:w="3168" w:type="dxa"/>
          </w:tcPr>
          <w:p w14:paraId="791BF2B8" w14:textId="77777777" w:rsidR="00AF0F16" w:rsidRPr="00DB3E0F" w:rsidRDefault="00AF0F16" w:rsidP="00DB3E0F">
            <w:pPr>
              <w:pStyle w:val="TableText"/>
            </w:pPr>
            <w:r w:rsidRPr="00DB3E0F">
              <w:t>NameOfInstitution</w:t>
            </w:r>
            <w:r>
              <w:t>*</w:t>
            </w:r>
          </w:p>
        </w:tc>
        <w:tc>
          <w:tcPr>
            <w:tcW w:w="6192" w:type="dxa"/>
            <w:vAlign w:val="center"/>
          </w:tcPr>
          <w:p w14:paraId="403B66A5" w14:textId="77777777" w:rsidR="00CE7FEE" w:rsidRDefault="00AF0F16" w:rsidP="00CE7FEE">
            <w:pPr>
              <w:pStyle w:val="TableText"/>
            </w:pPr>
            <w:r>
              <w:t>Institution name.</w:t>
            </w:r>
          </w:p>
          <w:p w14:paraId="41DD8DB3" w14:textId="77777777" w:rsidR="00AF0F16" w:rsidRDefault="00AF0F16" w:rsidP="00CE7FEE">
            <w:pPr>
              <w:pStyle w:val="TableText"/>
              <w:rPr>
                <w:sz w:val="24"/>
                <w:szCs w:val="24"/>
              </w:rPr>
            </w:pPr>
            <w:r w:rsidRPr="008658D5">
              <w:rPr>
                <w:rStyle w:val="Strong"/>
              </w:rPr>
              <w:t>Up to 60 alphanumeric characters.</w:t>
            </w:r>
          </w:p>
        </w:tc>
      </w:tr>
      <w:tr w:rsidR="00AF0F16" w:rsidRPr="00DB3E0F" w14:paraId="79E86C4D" w14:textId="77777777" w:rsidTr="00AC4F52">
        <w:tc>
          <w:tcPr>
            <w:tcW w:w="3168" w:type="dxa"/>
          </w:tcPr>
          <w:p w14:paraId="57CA6035" w14:textId="77777777" w:rsidR="00AF0F16" w:rsidRPr="00DB3E0F" w:rsidRDefault="00AF0F16" w:rsidP="00DB3E0F">
            <w:pPr>
              <w:pStyle w:val="TableText"/>
            </w:pPr>
            <w:r w:rsidRPr="00DB3E0F">
              <w:t>ParentEntityType</w:t>
            </w:r>
            <w:r>
              <w:t>*</w:t>
            </w:r>
          </w:p>
        </w:tc>
        <w:tc>
          <w:tcPr>
            <w:tcW w:w="6192" w:type="dxa"/>
            <w:vAlign w:val="center"/>
          </w:tcPr>
          <w:p w14:paraId="09D9AE3E" w14:textId="77777777" w:rsidR="00AF0F16" w:rsidRDefault="00550F9E" w:rsidP="00550F9E">
            <w:pPr>
              <w:pStyle w:val="TableText"/>
            </w:pPr>
            <w:r>
              <w:t xml:space="preserve">Institution’s parent in the </w:t>
            </w:r>
            <w:r w:rsidR="00263A67">
              <w:t>Consortium’s</w:t>
            </w:r>
            <w:r>
              <w:t xml:space="preserve"> hierarchy. </w:t>
            </w:r>
            <w:r w:rsidRPr="00F77A11">
              <w:t>One of the following:</w:t>
            </w:r>
          </w:p>
          <w:p w14:paraId="7EFE43F5" w14:textId="77777777" w:rsidR="00550F9E" w:rsidRPr="00F77A11" w:rsidRDefault="00550F9E" w:rsidP="00550F9E">
            <w:pPr>
              <w:pStyle w:val="TableTextBullet"/>
            </w:pPr>
            <w:r w:rsidRPr="00E67128">
              <w:rPr>
                <w:rStyle w:val="Strong"/>
              </w:rPr>
              <w:t>CLIENT</w:t>
            </w:r>
            <w:r w:rsidRPr="00F77A11">
              <w:t xml:space="preserve">—Indicates the </w:t>
            </w:r>
            <w:r>
              <w:t>institution</w:t>
            </w:r>
            <w:r w:rsidRPr="00F77A11">
              <w:t xml:space="preserve"> is a direct </w:t>
            </w:r>
            <w:r w:rsidR="0087788D">
              <w:t>member of the consortium</w:t>
            </w:r>
            <w:r w:rsidRPr="00F77A11">
              <w:t>.</w:t>
            </w:r>
          </w:p>
          <w:p w14:paraId="7B81FA1F" w14:textId="77777777" w:rsidR="00550F9E" w:rsidRDefault="00550F9E" w:rsidP="00550F9E">
            <w:pPr>
              <w:pStyle w:val="TableTextBullet"/>
            </w:pPr>
            <w:r w:rsidRPr="00E67128">
              <w:rPr>
                <w:rStyle w:val="Strong"/>
              </w:rPr>
              <w:t>GROUPOFSTATES</w:t>
            </w:r>
            <w:r w:rsidRPr="00F77A11">
              <w:t xml:space="preserve">—Indicates the </w:t>
            </w:r>
            <w:r>
              <w:t xml:space="preserve">institution </w:t>
            </w:r>
            <w:r w:rsidRPr="00F77A11">
              <w:t>is a member of a group of states.</w:t>
            </w:r>
          </w:p>
          <w:p w14:paraId="44657BA9" w14:textId="77777777" w:rsidR="00550F9E" w:rsidRDefault="00550F9E" w:rsidP="00550F9E">
            <w:pPr>
              <w:pStyle w:val="TableTextBullet"/>
            </w:pPr>
            <w:r w:rsidRPr="00E67128">
              <w:rPr>
                <w:rStyle w:val="Strong"/>
              </w:rPr>
              <w:t>STATE</w:t>
            </w:r>
            <w:r w:rsidRPr="00F77A11">
              <w:t>—</w:t>
            </w:r>
            <w:r>
              <w:t>Indicates the institution is a member of a state.</w:t>
            </w:r>
          </w:p>
          <w:p w14:paraId="0445DABD" w14:textId="77777777" w:rsidR="00550F9E" w:rsidRPr="00F77A11" w:rsidRDefault="00550F9E" w:rsidP="00550F9E">
            <w:pPr>
              <w:pStyle w:val="TableTextBullet"/>
            </w:pPr>
            <w:r w:rsidRPr="00E67128">
              <w:rPr>
                <w:rStyle w:val="Strong"/>
              </w:rPr>
              <w:t>GROUPOFDISTRICTS</w:t>
            </w:r>
            <w:r w:rsidRPr="00F77A11">
              <w:t>—</w:t>
            </w:r>
            <w:r>
              <w:t>Indicates the institution is a member of a group of districts.</w:t>
            </w:r>
          </w:p>
          <w:p w14:paraId="06E53E0F" w14:textId="77777777" w:rsidR="00550F9E" w:rsidRPr="00F77A11" w:rsidRDefault="00550F9E" w:rsidP="00550F9E">
            <w:pPr>
              <w:pStyle w:val="TableTextBullet"/>
            </w:pPr>
            <w:r w:rsidRPr="00E67128">
              <w:rPr>
                <w:rStyle w:val="Strong"/>
              </w:rPr>
              <w:t>DISTRICT</w:t>
            </w:r>
            <w:r w:rsidRPr="00F77A11">
              <w:t>—</w:t>
            </w:r>
            <w:r>
              <w:t>Indicates the institution is a member of a district.</w:t>
            </w:r>
          </w:p>
          <w:p w14:paraId="238A7E2C" w14:textId="77777777" w:rsidR="00550F9E" w:rsidRPr="00F77A11" w:rsidRDefault="00550F9E" w:rsidP="00550F9E">
            <w:pPr>
              <w:pStyle w:val="TableTextBullet"/>
            </w:pPr>
            <w:r w:rsidRPr="00E67128">
              <w:rPr>
                <w:rStyle w:val="Strong"/>
              </w:rPr>
              <w:t>GROUPOF</w:t>
            </w:r>
            <w:r>
              <w:rPr>
                <w:rStyle w:val="Strong"/>
              </w:rPr>
              <w:t>INSTITUTIONS</w:t>
            </w:r>
            <w:r w:rsidRPr="00F77A11">
              <w:t>—</w:t>
            </w:r>
            <w:r>
              <w:t>Indicates the institution is a member of a group of institutions.</w:t>
            </w:r>
          </w:p>
          <w:p w14:paraId="131724B8" w14:textId="1DCB506E" w:rsidR="00550F9E" w:rsidRDefault="00550F9E"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ins w:id="592" w:author="Jamika D. Burge" w:date="2015-11-24T15:06:00Z">
              <w:r w:rsidR="00211B29" w:rsidRPr="00211B29">
                <w:rPr>
                  <w:rStyle w:val="CrossReference"/>
                  <w:rPrChange w:id="593" w:author="Jamika D. Burge" w:date="2015-11-24T15:06:00Z">
                    <w:rPr/>
                  </w:rPrChange>
                </w:rPr>
                <w:t>Understanding the Smarter Balanced Hierarchy</w:t>
              </w:r>
            </w:ins>
            <w:del w:id="594" w:author="Jamika D. Burge" w:date="2015-11-24T15:06:00Z">
              <w:r w:rsidR="00ED0EE4" w:rsidRPr="00ED0EE4" w:rsidDel="00211B29">
                <w:rPr>
                  <w:rStyle w:val="CrossReference"/>
                </w:rPr>
                <w:delText>Understanding the Smarter Balanced Hierarchy</w:delText>
              </w:r>
            </w:del>
            <w:r w:rsidR="00781881" w:rsidRPr="006A609D">
              <w:rPr>
                <w:rStyle w:val="CrossReference"/>
              </w:rPr>
              <w:fldChar w:fldCharType="end"/>
            </w:r>
            <w:r w:rsidRPr="00F77A11">
              <w:t>.</w:t>
            </w:r>
          </w:p>
        </w:tc>
      </w:tr>
      <w:tr w:rsidR="00AF0F16" w:rsidRPr="00DB3E0F" w14:paraId="1F6DFF9C" w14:textId="77777777" w:rsidTr="00AC4F52">
        <w:tc>
          <w:tcPr>
            <w:tcW w:w="3168" w:type="dxa"/>
          </w:tcPr>
          <w:p w14:paraId="648FAE6C" w14:textId="77777777" w:rsidR="00AF0F16" w:rsidRPr="00DB3E0F" w:rsidRDefault="00AF0F16" w:rsidP="00DB3E0F">
            <w:pPr>
              <w:pStyle w:val="TableText"/>
            </w:pPr>
            <w:r w:rsidRPr="00DB3E0F">
              <w:t>NCESInstitutionId</w:t>
            </w:r>
            <w:r>
              <w:t>*</w:t>
            </w:r>
          </w:p>
        </w:tc>
        <w:tc>
          <w:tcPr>
            <w:tcW w:w="6192" w:type="dxa"/>
            <w:vAlign w:val="center"/>
          </w:tcPr>
          <w:p w14:paraId="7723472A" w14:textId="77777777" w:rsidR="00AF0F16" w:rsidRDefault="00CC58B9" w:rsidP="008E46D5">
            <w:pPr>
              <w:pStyle w:val="TableText"/>
              <w:rPr>
                <w:sz w:val="24"/>
                <w:szCs w:val="24"/>
              </w:rPr>
            </w:pPr>
            <w:r>
              <w:t>Institution’s u</w:t>
            </w:r>
            <w:r w:rsidR="00AF0F16">
              <w:t>nique nationwide identifier</w:t>
            </w:r>
            <w:r>
              <w:t xml:space="preserve">. </w:t>
            </w:r>
            <w:r w:rsidR="008E46D5">
              <w:t xml:space="preserve">You can look up an NCES identifier at </w:t>
            </w:r>
            <w:hyperlink r:id="rId59" w:history="1">
              <w:r w:rsidR="008E46D5" w:rsidRPr="00294376">
                <w:rPr>
                  <w:rStyle w:val="Hyperlink"/>
                </w:rPr>
                <w:t>http://nces.ed.gov/ccd/schoolsearch/</w:t>
              </w:r>
            </w:hyperlink>
            <w:r w:rsidR="00680116">
              <w:t>.</w:t>
            </w:r>
          </w:p>
        </w:tc>
      </w:tr>
      <w:tr w:rsidR="00AF0F16" w:rsidRPr="00DB3E0F" w14:paraId="4EF627F8" w14:textId="77777777" w:rsidTr="00AC4F52">
        <w:tc>
          <w:tcPr>
            <w:tcW w:w="3168" w:type="dxa"/>
          </w:tcPr>
          <w:p w14:paraId="59F3C622" w14:textId="77777777" w:rsidR="00AF0F16" w:rsidRPr="00DB3E0F" w:rsidRDefault="00AF0F16" w:rsidP="00DB3E0F">
            <w:pPr>
              <w:pStyle w:val="TableText"/>
            </w:pPr>
            <w:r w:rsidRPr="00DB3E0F">
              <w:t>ParentExternalId</w:t>
            </w:r>
            <w:r>
              <w:t>*</w:t>
            </w:r>
          </w:p>
        </w:tc>
        <w:tc>
          <w:tcPr>
            <w:tcW w:w="6192" w:type="dxa"/>
            <w:vAlign w:val="center"/>
          </w:tcPr>
          <w:p w14:paraId="7804E49C" w14:textId="77777777" w:rsidR="00FF7625" w:rsidRDefault="00FF7625" w:rsidP="00AF0F16">
            <w:pPr>
              <w:pStyle w:val="TableText"/>
            </w:pPr>
            <w:r>
              <w:fldChar w:fldCharType="begin"/>
            </w:r>
            <w:r>
              <w:rPr>
                <w:sz w:val="24"/>
                <w:szCs w:val="24"/>
              </w:rPr>
              <w:instrText xml:space="preserve"> REF parentexternalid \h </w:instrText>
            </w:r>
            <w:r>
              <w:fldChar w:fldCharType="separate"/>
            </w:r>
            <w:r w:rsidR="00211B29">
              <w:t>Parent entity’s identifier.</w:t>
            </w:r>
            <w:r>
              <w:fldChar w:fldCharType="end"/>
            </w:r>
          </w:p>
          <w:p w14:paraId="6EC321D7" w14:textId="77777777" w:rsidR="00FF7625" w:rsidRDefault="00FF7625" w:rsidP="004339B9">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 district’s</w:t>
            </w:r>
            <w:r w:rsidR="004B7A97">
              <w:rPr>
                <w:rStyle w:val="Strong"/>
              </w:rPr>
              <w:t xml:space="preserve">, or </w:t>
            </w:r>
            <w:r w:rsidR="004339B9">
              <w:rPr>
                <w:rStyle w:val="Strong"/>
              </w:rPr>
              <w:t>institution</w:t>
            </w:r>
            <w:r w:rsidR="004B7A97">
              <w:rPr>
                <w:rStyle w:val="Strong"/>
              </w:rPr>
              <w:t xml:space="preserve"> group’s</w:t>
            </w:r>
            <w:r>
              <w:rPr>
                <w:rStyle w:val="Strong"/>
              </w:rPr>
              <w:t xml:space="preserve"> </w:t>
            </w:r>
            <w:r w:rsidRPr="00B74DE9">
              <w:rPr>
                <w:rStyle w:val="Strong"/>
              </w:rPr>
              <w:t>ID.</w:t>
            </w:r>
          </w:p>
        </w:tc>
      </w:tr>
      <w:tr w:rsidR="00AF0F16" w:rsidRPr="00DB3E0F" w14:paraId="063CD474" w14:textId="77777777" w:rsidTr="00AC4F52">
        <w:tc>
          <w:tcPr>
            <w:tcW w:w="3168" w:type="dxa"/>
          </w:tcPr>
          <w:p w14:paraId="54684077" w14:textId="77777777" w:rsidR="00AF0F16" w:rsidRPr="00DB3E0F" w:rsidRDefault="00AF0F16" w:rsidP="002119F1">
            <w:pPr>
              <w:pStyle w:val="TableText"/>
              <w:keepNext/>
            </w:pPr>
            <w:r w:rsidRPr="00DB3E0F">
              <w:t>StateAbbreviation</w:t>
            </w:r>
            <w:r>
              <w:t>*</w:t>
            </w:r>
            <w:r w:rsidR="006419F7" w:rsidRPr="00E730F9">
              <w:rPr>
                <w:rStyle w:val="FootnoteReference"/>
              </w:rPr>
              <w:t>+</w:t>
            </w:r>
          </w:p>
        </w:tc>
        <w:tc>
          <w:tcPr>
            <w:tcW w:w="6192" w:type="dxa"/>
            <w:vAlign w:val="center"/>
          </w:tcPr>
          <w:p w14:paraId="2A73E6C4" w14:textId="77777777" w:rsidR="00211B29" w:rsidRPr="00FC6D62" w:rsidRDefault="00AA4024" w:rsidP="00211B29">
            <w:pPr>
              <w:pStyle w:val="TableText"/>
              <w:keepNext/>
              <w:rPr>
                <w:ins w:id="595" w:author="Jamika D. Burge" w:date="2015-11-24T15:06:00Z"/>
              </w:rPr>
              <w:pPrChange w:id="596" w:author="Jamika D. Burge" w:date="2015-11-24T15:06:00Z">
                <w:pPr>
                  <w:pStyle w:val="TableText"/>
                </w:pPr>
              </w:pPrChange>
            </w:pPr>
            <w:r>
              <w:t xml:space="preserve">State in which the </w:t>
            </w:r>
            <w:r w:rsidR="00F876C9">
              <w:t>institution</w:t>
            </w:r>
            <w:r>
              <w:t xml:space="preserve"> is located. </w:t>
            </w:r>
            <w:r>
              <w:fldChar w:fldCharType="begin"/>
            </w:r>
            <w:r>
              <w:instrText xml:space="preserve"> REF stateabbrev \h </w:instrText>
            </w:r>
            <w:r w:rsidR="002119F1">
              <w:instrText xml:space="preserve"> \* MERGEFORMAT </w:instrText>
            </w:r>
            <w:r>
              <w:fldChar w:fldCharType="separate"/>
            </w:r>
            <w:ins w:id="597" w:author="Jamika D. Burge" w:date="2015-11-24T15:06:00Z">
              <w:r w:rsidR="00211B29" w:rsidRPr="00211B29">
                <w:rPr>
                  <w:rPrChange w:id="598" w:author="Jamika D. Burge" w:date="2015-11-24T15:06:00Z">
                    <w:rPr>
                      <w:rStyle w:val="Strong"/>
                    </w:rPr>
                  </w:rPrChange>
                </w:rPr>
                <w:t>Any standard two-letter state abbreviation is valid.</w:t>
              </w:r>
              <w:r w:rsidR="00211B29" w:rsidRPr="00FC6D62">
                <w:t xml:space="preserve"> In addition, the following are </w:t>
              </w:r>
              <w:r w:rsidR="00211B29">
                <w:t xml:space="preserve">also </w:t>
              </w:r>
              <w:r w:rsidR="00211B29" w:rsidRPr="00FC6D62">
                <w:t>valid:</w:t>
              </w:r>
            </w:ins>
          </w:p>
          <w:p w14:paraId="3B68B98E" w14:textId="77777777" w:rsidR="00211B29" w:rsidRDefault="00211B29" w:rsidP="00CB020D">
            <w:pPr>
              <w:pStyle w:val="TableTextBullet"/>
              <w:rPr>
                <w:ins w:id="599" w:author="Jamika D. Burge" w:date="2015-11-24T15:06:00Z"/>
              </w:rPr>
            </w:pPr>
            <w:ins w:id="600" w:author="Jamika D. Burge" w:date="2015-11-24T15:06:00Z">
              <w:r w:rsidRPr="00657FD7">
                <w:rPr>
                  <w:rStyle w:val="Strong"/>
                </w:rPr>
                <w:t>AA</w:t>
              </w:r>
              <w:r w:rsidRPr="00FF6742">
                <w:t>—</w:t>
              </w:r>
              <w:r>
                <w:t>Arme</w:t>
              </w:r>
              <w:r w:rsidRPr="003C5824">
                <w:t>d Forces Americas</w:t>
              </w:r>
            </w:ins>
          </w:p>
          <w:p w14:paraId="3BA359F2" w14:textId="77777777" w:rsidR="00211B29" w:rsidRDefault="00211B29" w:rsidP="00CB020D">
            <w:pPr>
              <w:pStyle w:val="TableTextBullet"/>
              <w:rPr>
                <w:ins w:id="601" w:author="Jamika D. Burge" w:date="2015-11-24T15:06:00Z"/>
              </w:rPr>
            </w:pPr>
            <w:ins w:id="602" w:author="Jamika D. Burge" w:date="2015-11-24T15:06:00Z">
              <w:r w:rsidRPr="00657FD7">
                <w:rPr>
                  <w:rStyle w:val="Strong"/>
                </w:rPr>
                <w:t>AE</w:t>
              </w:r>
              <w:r w:rsidRPr="00FF6742">
                <w:t>—</w:t>
              </w:r>
              <w:r w:rsidRPr="003C5824">
                <w:t>Armed Forces Africa, Canada, Europe and Mideast</w:t>
              </w:r>
            </w:ins>
          </w:p>
          <w:p w14:paraId="04BE7F32" w14:textId="77777777" w:rsidR="00211B29" w:rsidRDefault="00211B29" w:rsidP="00CB020D">
            <w:pPr>
              <w:pStyle w:val="TableTextBullet"/>
              <w:rPr>
                <w:ins w:id="603" w:author="Jamika D. Burge" w:date="2015-11-24T15:06:00Z"/>
              </w:rPr>
            </w:pPr>
            <w:ins w:id="604" w:author="Jamika D. Burge" w:date="2015-11-24T15:06:00Z">
              <w:r w:rsidRPr="00657FD7">
                <w:rPr>
                  <w:rStyle w:val="Strong"/>
                </w:rPr>
                <w:t>AP</w:t>
              </w:r>
              <w:r w:rsidRPr="00FF6742">
                <w:t>—</w:t>
              </w:r>
              <w:r w:rsidRPr="003C5824">
                <w:t>Armed Forces Pacific</w:t>
              </w:r>
            </w:ins>
          </w:p>
          <w:p w14:paraId="1B225252" w14:textId="77777777" w:rsidR="00211B29" w:rsidRPr="00657FD7" w:rsidRDefault="00211B29" w:rsidP="00CB020D">
            <w:pPr>
              <w:pStyle w:val="TableTextBullet"/>
              <w:rPr>
                <w:ins w:id="605" w:author="Jamika D. Burge" w:date="2015-11-24T15:06:00Z"/>
              </w:rPr>
            </w:pPr>
            <w:ins w:id="606" w:author="Jamika D. Burge" w:date="2015-11-24T15:06:00Z">
              <w:r>
                <w:rPr>
                  <w:rStyle w:val="Strong"/>
                </w:rPr>
                <w:t>T</w:t>
              </w:r>
              <w:r w:rsidRPr="00657FD7">
                <w:rPr>
                  <w:rStyle w:val="Strong"/>
                </w:rPr>
                <w:t>S</w:t>
              </w:r>
              <w:r w:rsidRPr="00FF6742">
                <w:t>—</w:t>
              </w:r>
              <w:r>
                <w:t>Test State</w:t>
              </w:r>
            </w:ins>
          </w:p>
          <w:p w14:paraId="23AFC45C" w14:textId="77777777" w:rsidR="00ED0EE4" w:rsidRPr="00FC6D62" w:rsidDel="00211B29" w:rsidRDefault="00211B29" w:rsidP="00211B29">
            <w:pPr>
              <w:pStyle w:val="TableTextBullet"/>
              <w:rPr>
                <w:del w:id="607" w:author="Jamika D. Burge" w:date="2015-11-24T15:06:00Z"/>
              </w:rPr>
              <w:pPrChange w:id="608" w:author="Jamika D. Burge" w:date="2015-11-24T15:06:00Z">
                <w:pPr>
                  <w:pStyle w:val="TableText"/>
                  <w:keepNext/>
                </w:pPr>
              </w:pPrChange>
            </w:pPr>
            <w:ins w:id="609" w:author="Jamika D. Burge" w:date="2015-11-24T15:06:00Z">
              <w:r w:rsidRPr="00657FD7">
                <w:rPr>
                  <w:rStyle w:val="Strong"/>
                </w:rPr>
                <w:t>OT</w:t>
              </w:r>
              <w:r w:rsidRPr="00FF6742">
                <w:t>—</w:t>
              </w:r>
              <w:r w:rsidRPr="00657FD7">
                <w:t>Other</w:t>
              </w:r>
            </w:ins>
            <w:del w:id="610" w:author="Jamika D. Burge" w:date="2015-11-24T15:06:00Z">
              <w:r w:rsidR="00ED0EE4" w:rsidRPr="00ED0EE4" w:rsidDel="00211B29">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290CD0BE" w14:textId="77777777" w:rsidR="00ED0EE4" w:rsidDel="00211B29" w:rsidRDefault="00ED0EE4" w:rsidP="00CB020D">
            <w:pPr>
              <w:pStyle w:val="TableTextBullet"/>
              <w:rPr>
                <w:del w:id="611" w:author="Jamika D. Burge" w:date="2015-11-24T15:06:00Z"/>
              </w:rPr>
            </w:pPr>
            <w:del w:id="612"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6BB0E243" w14:textId="77777777" w:rsidR="00ED0EE4" w:rsidDel="00211B29" w:rsidRDefault="00ED0EE4" w:rsidP="00CB020D">
            <w:pPr>
              <w:pStyle w:val="TableTextBullet"/>
              <w:rPr>
                <w:del w:id="613" w:author="Jamika D. Burge" w:date="2015-11-24T15:06:00Z"/>
              </w:rPr>
            </w:pPr>
            <w:del w:id="614"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7BE50AFD" w14:textId="77777777" w:rsidR="00ED0EE4" w:rsidDel="00211B29" w:rsidRDefault="00ED0EE4" w:rsidP="00CB020D">
            <w:pPr>
              <w:pStyle w:val="TableTextBullet"/>
              <w:rPr>
                <w:del w:id="615" w:author="Jamika D. Burge" w:date="2015-11-24T15:06:00Z"/>
              </w:rPr>
            </w:pPr>
            <w:del w:id="616"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1CE3866C" w14:textId="77777777" w:rsidR="00ED0EE4" w:rsidRPr="00657FD7" w:rsidDel="00211B29" w:rsidRDefault="00ED0EE4" w:rsidP="00CB020D">
            <w:pPr>
              <w:pStyle w:val="TableTextBullet"/>
              <w:rPr>
                <w:del w:id="617" w:author="Jamika D. Burge" w:date="2015-11-24T15:06:00Z"/>
              </w:rPr>
            </w:pPr>
            <w:del w:id="618"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6AB6EA06" w14:textId="7AFD4D38" w:rsidR="00AA4024" w:rsidRPr="00AA4024" w:rsidRDefault="00ED0EE4" w:rsidP="002119F1">
            <w:pPr>
              <w:pStyle w:val="TableTextBullet"/>
              <w:keepNext/>
            </w:pPr>
            <w:del w:id="619" w:author="Jamika D. Burge" w:date="2015-11-24T15:06:00Z">
              <w:r w:rsidRPr="00657FD7" w:rsidDel="00211B29">
                <w:rPr>
                  <w:rStyle w:val="Strong"/>
                </w:rPr>
                <w:delText>OT</w:delText>
              </w:r>
              <w:r w:rsidRPr="00FF6742" w:rsidDel="00211B29">
                <w:delText>—</w:delText>
              </w:r>
              <w:r w:rsidRPr="00657FD7" w:rsidDel="00211B29">
                <w:delText>Other</w:delText>
              </w:r>
            </w:del>
            <w:r w:rsidR="00AA4024">
              <w:fldChar w:fldCharType="end"/>
            </w:r>
          </w:p>
        </w:tc>
      </w:tr>
      <w:tr w:rsidR="00AF0F16" w:rsidRPr="00DB3E0F" w14:paraId="78C18A9D" w14:textId="77777777" w:rsidTr="00AC4F52">
        <w:tc>
          <w:tcPr>
            <w:tcW w:w="3168" w:type="dxa"/>
          </w:tcPr>
          <w:p w14:paraId="66AF2BAC" w14:textId="77777777" w:rsidR="00AF0F16" w:rsidRPr="00DB3E0F" w:rsidRDefault="00AF0F16" w:rsidP="00DB3E0F">
            <w:pPr>
              <w:pStyle w:val="TableText"/>
            </w:pPr>
            <w:r w:rsidRPr="00DB3E0F">
              <w:t>Delete</w:t>
            </w:r>
            <w:r w:rsidR="006419F7" w:rsidRPr="00E730F9">
              <w:rPr>
                <w:rStyle w:val="FootnoteReference"/>
              </w:rPr>
              <w:t>+</w:t>
            </w:r>
          </w:p>
        </w:tc>
        <w:tc>
          <w:tcPr>
            <w:tcW w:w="6192" w:type="dxa"/>
            <w:vAlign w:val="center"/>
          </w:tcPr>
          <w:p w14:paraId="692B54E7" w14:textId="77777777" w:rsidR="00AA4024" w:rsidRPr="00FB4790" w:rsidRDefault="00AA4024" w:rsidP="00AA4024">
            <w:pPr>
              <w:pStyle w:val="TableText"/>
            </w:pPr>
            <w:r w:rsidRPr="00FB4790">
              <w:t xml:space="preserve">Flag for deleting the </w:t>
            </w:r>
            <w:r w:rsidR="00F876C9">
              <w:t>institution</w:t>
            </w:r>
            <w:r w:rsidRPr="00FB4790">
              <w:t>.</w:t>
            </w:r>
          </w:p>
          <w:p w14:paraId="3E64FF94" w14:textId="77777777" w:rsidR="00AA4024" w:rsidRPr="00FB4790" w:rsidRDefault="00F368C8" w:rsidP="00AA4024">
            <w:pPr>
              <w:pStyle w:val="TableTextBullet"/>
            </w:pPr>
            <w:r>
              <w:rPr>
                <w:rStyle w:val="Strong"/>
              </w:rPr>
              <w:t>DELETE</w:t>
            </w:r>
            <w:r w:rsidR="00AA4024" w:rsidRPr="00FB4790">
              <w:t xml:space="preserve">—Delete the </w:t>
            </w:r>
            <w:r w:rsidR="00F876C9">
              <w:t>institution</w:t>
            </w:r>
            <w:r w:rsidR="002D516B">
              <w:t xml:space="preserve"> </w:t>
            </w:r>
            <w:r w:rsidR="00AA4024" w:rsidRPr="00FB4790">
              <w:t xml:space="preserve">associated with </w:t>
            </w:r>
            <w:r w:rsidR="007C29C2">
              <w:t>Institution</w:t>
            </w:r>
            <w:r w:rsidR="00684912" w:rsidRPr="00DB3E0F">
              <w:t>Identifier</w:t>
            </w:r>
            <w:r w:rsidR="00AA4024" w:rsidRPr="00FB4790">
              <w:t>.</w:t>
            </w:r>
          </w:p>
          <w:p w14:paraId="43ADAC8E" w14:textId="77777777" w:rsidR="00AA4024" w:rsidRPr="00AA4024" w:rsidRDefault="00AA4024" w:rsidP="00F876C9">
            <w:pPr>
              <w:pStyle w:val="TableTextBullet"/>
            </w:pPr>
            <w:r w:rsidRPr="00FB4790">
              <w:rPr>
                <w:rStyle w:val="Strong"/>
              </w:rPr>
              <w:t>&lt;blank&gt;</w:t>
            </w:r>
            <w:r w:rsidRPr="00FB4790">
              <w:t>—</w:t>
            </w:r>
            <w:r>
              <w:t xml:space="preserve">Add the new </w:t>
            </w:r>
            <w:r w:rsidR="00F876C9">
              <w:t>institution</w:t>
            </w:r>
            <w:r w:rsidR="00945749">
              <w:t xml:space="preserve"> or modify an existing one</w:t>
            </w:r>
            <w:r w:rsidRPr="0071086F">
              <w:t>.</w:t>
            </w:r>
          </w:p>
        </w:tc>
      </w:tr>
    </w:tbl>
    <w:p w14:paraId="33EFB0BB" w14:textId="77777777" w:rsidR="00DB3E0F" w:rsidRDefault="00DB3E0F" w:rsidP="00DB3E0F"/>
    <w:p w14:paraId="0D5BCDFA" w14:textId="77777777" w:rsidR="00482D83" w:rsidRDefault="00526789" w:rsidP="00526789">
      <w:pPr>
        <w:pStyle w:val="Heading3"/>
      </w:pPr>
      <w:bookmarkStart w:id="620" w:name="_Toc391560336"/>
      <w:bookmarkStart w:id="621" w:name="_Toc433196109"/>
      <w:r>
        <w:t xml:space="preserve">Managing </w:t>
      </w:r>
      <w:r w:rsidR="004B549F">
        <w:t>Users</w:t>
      </w:r>
      <w:r w:rsidR="00482D83">
        <w:t>.</w:t>
      </w:r>
      <w:bookmarkEnd w:id="620"/>
      <w:bookmarkEnd w:id="621"/>
    </w:p>
    <w:p w14:paraId="15F9B3B5" w14:textId="77777777" w:rsidR="00586A01" w:rsidRDefault="004D36CC" w:rsidP="006B0741">
      <w:pPr>
        <w:keepNext/>
        <w:rPr>
          <w:i/>
        </w:rPr>
      </w:pPr>
      <w:r>
        <w:t xml:space="preserve">You </w:t>
      </w:r>
      <w:r w:rsidR="00526789">
        <w:t>can create</w:t>
      </w:r>
      <w:r w:rsidR="00670B9F">
        <w:t xml:space="preserve"> </w:t>
      </w:r>
      <w:r w:rsidR="004B549F">
        <w:t>user</w:t>
      </w:r>
      <w:r w:rsidR="00526789">
        <w:t xml:space="preserve"> </w:t>
      </w:r>
      <w:r w:rsidR="003B6C4C">
        <w:t xml:space="preserve">records </w:t>
      </w:r>
      <w:r w:rsidR="00D92C85">
        <w:t xml:space="preserve">that are </w:t>
      </w:r>
      <w:r w:rsidR="00526789">
        <w:t xml:space="preserve">within your </w:t>
      </w:r>
      <w:r w:rsidR="003B6C4C">
        <w:t>entity</w:t>
      </w:r>
      <w:r w:rsidR="00526789">
        <w:t xml:space="preserve"> </w:t>
      </w:r>
      <w:r w:rsidR="00D92C85">
        <w:t xml:space="preserve">and </w:t>
      </w:r>
      <w:r w:rsidR="00526789">
        <w:t xml:space="preserve">below your level of the hierarchy. </w:t>
      </w:r>
      <w:r w:rsidR="003B6C4C">
        <w:t xml:space="preserve">You cannot create </w:t>
      </w:r>
      <w:r w:rsidR="004B549F">
        <w:t>user</w:t>
      </w:r>
      <w:r w:rsidR="003B6C4C">
        <w:t xml:space="preserve"> records for a higher entity level or for an entity to which you do not belong. </w:t>
      </w:r>
      <w:r w:rsidR="00526789">
        <w:t xml:space="preserve">For example, if you </w:t>
      </w:r>
      <w:r w:rsidR="003B6C4C">
        <w:t>belong to District A</w:t>
      </w:r>
      <w:r w:rsidR="00526789">
        <w:t>, you can</w:t>
      </w:r>
      <w:r w:rsidR="003B6C4C">
        <w:t xml:space="preserve"> only</w:t>
      </w:r>
      <w:r w:rsidR="00526789">
        <w:t xml:space="preserve"> create </w:t>
      </w:r>
      <w:r w:rsidR="004B549F">
        <w:t>user</w:t>
      </w:r>
      <w:r w:rsidR="00526789">
        <w:t xml:space="preserve"> </w:t>
      </w:r>
      <w:r w:rsidR="003B6C4C">
        <w:t>records in District A that are associated with the district level or below</w:t>
      </w:r>
      <w:r w:rsidR="00526789">
        <w:t xml:space="preserve">. Once </w:t>
      </w:r>
      <w:r w:rsidR="004B549F">
        <w:t>users</w:t>
      </w:r>
      <w:r w:rsidR="00526789">
        <w:t xml:space="preserve"> and students are both added to </w:t>
      </w:r>
      <w:r w:rsidR="00DD7873">
        <w:t>ART</w:t>
      </w:r>
      <w:r w:rsidR="00526789">
        <w:t xml:space="preserve">, students can be associated to </w:t>
      </w:r>
      <w:r w:rsidR="004B549F">
        <w:t>users</w:t>
      </w:r>
      <w:r w:rsidR="00526789">
        <w:t xml:space="preserve"> via student groups</w:t>
      </w:r>
      <w:r w:rsidR="00586A01">
        <w:t>.</w:t>
      </w:r>
    </w:p>
    <w:p w14:paraId="276FEFF6" w14:textId="77777777" w:rsidR="00526789" w:rsidRPr="00DD1013" w:rsidRDefault="00526789" w:rsidP="006B0741">
      <w:pPr>
        <w:keepNext/>
        <w:rPr>
          <w:rStyle w:val="Emphasis"/>
        </w:rPr>
      </w:pPr>
      <w:r w:rsidRPr="00DD1013">
        <w:rPr>
          <w:rStyle w:val="Emphasis"/>
        </w:rPr>
        <w:t>Note: The actions described in this section are available to</w:t>
      </w:r>
      <w:r w:rsidR="00E96D9C" w:rsidRPr="00DD1013">
        <w:rPr>
          <w:rStyle w:val="Emphasis"/>
        </w:rPr>
        <w:t xml:space="preserve"> client-,</w:t>
      </w:r>
      <w:r w:rsidRPr="00DD1013">
        <w:rPr>
          <w:rStyle w:val="Emphasis"/>
        </w:rPr>
        <w:t xml:space="preserve"> state</w:t>
      </w:r>
      <w:r w:rsidR="00D92C85" w:rsidRPr="00DD1013">
        <w:rPr>
          <w:rStyle w:val="Emphasis"/>
        </w:rPr>
        <w:t>-</w:t>
      </w:r>
      <w:r w:rsidR="00E96D9C" w:rsidRPr="00DD1013">
        <w:rPr>
          <w:rStyle w:val="Emphasis"/>
        </w:rPr>
        <w:t>, district-, and</w:t>
      </w:r>
      <w:r w:rsidR="00D92C85" w:rsidRPr="00DD1013">
        <w:rPr>
          <w:rStyle w:val="Emphasis"/>
        </w:rPr>
        <w:t xml:space="preserve"> </w:t>
      </w:r>
      <w:r w:rsidR="007C29C2">
        <w:rPr>
          <w:rStyle w:val="Emphasis"/>
        </w:rPr>
        <w:t>institution</w:t>
      </w:r>
      <w:r w:rsidR="00D92C85" w:rsidRPr="00DD1013">
        <w:rPr>
          <w:rStyle w:val="Emphasis"/>
        </w:rPr>
        <w:t>-</w:t>
      </w:r>
      <w:r w:rsidRPr="00DD1013">
        <w:rPr>
          <w:rStyle w:val="Emphasis"/>
        </w:rPr>
        <w:t xml:space="preserve">level users. </w:t>
      </w:r>
    </w:p>
    <w:p w14:paraId="0C55759B" w14:textId="77777777" w:rsidR="00482D83" w:rsidRDefault="00526789" w:rsidP="00526789">
      <w:pPr>
        <w:pStyle w:val="Heading4"/>
      </w:pPr>
      <w:bookmarkStart w:id="622" w:name="_Toc391560337"/>
      <w:bookmarkStart w:id="623" w:name="_Toc433196110"/>
      <w:r>
        <w:t xml:space="preserve">Create or modify a </w:t>
      </w:r>
      <w:r w:rsidR="004B549F">
        <w:t>user</w:t>
      </w:r>
      <w:r w:rsidR="00E96D9C">
        <w:t xml:space="preserve"> record</w:t>
      </w:r>
      <w:r w:rsidR="00482D83">
        <w:t>.</w:t>
      </w:r>
      <w:bookmarkEnd w:id="622"/>
      <w:bookmarkEnd w:id="623"/>
    </w:p>
    <w:p w14:paraId="458D687E" w14:textId="77777777" w:rsidR="00670B9F" w:rsidRDefault="00670B9F" w:rsidP="009A7309">
      <w:pPr>
        <w:pStyle w:val="ImageCaption"/>
      </w:pPr>
      <w:bookmarkStart w:id="624" w:name="_Toc391560263"/>
      <w:bookmarkStart w:id="625" w:name="_Toc433196170"/>
      <w:r>
        <w:t xml:space="preserve">Figure </w:t>
      </w:r>
      <w:r w:rsidR="008A2B77">
        <w:fldChar w:fldCharType="begin"/>
      </w:r>
      <w:r w:rsidR="008A2B77">
        <w:instrText xml:space="preserve"> SEQ Figure \* ARABIC </w:instrText>
      </w:r>
      <w:r w:rsidR="008A2B77">
        <w:fldChar w:fldCharType="separate"/>
      </w:r>
      <w:r w:rsidR="00211B29">
        <w:rPr>
          <w:noProof/>
        </w:rPr>
        <w:t>27</w:t>
      </w:r>
      <w:r w:rsidR="008A2B77">
        <w:rPr>
          <w:noProof/>
        </w:rPr>
        <w:fldChar w:fldCharType="end"/>
      </w:r>
      <w:r>
        <w:t xml:space="preserve">. </w:t>
      </w:r>
      <w:r w:rsidR="004B549F">
        <w:t>User</w:t>
      </w:r>
      <w:r>
        <w:t xml:space="preserve"> Search </w:t>
      </w:r>
      <w:r w:rsidR="00E96D9C">
        <w:t>Screen</w:t>
      </w:r>
      <w:bookmarkEnd w:id="624"/>
      <w:bookmarkEnd w:id="625"/>
    </w:p>
    <w:p w14:paraId="5CEE718E" w14:textId="77777777" w:rsidR="00670B9F" w:rsidRPr="00670B9F" w:rsidRDefault="009506E2" w:rsidP="00545E13">
      <w:pPr>
        <w:pStyle w:val="Image"/>
      </w:pPr>
      <w:r>
        <w:drawing>
          <wp:inline distT="0" distB="0" distL="0" distR="0" wp14:anchorId="60FA37F9" wp14:editId="7A42346E">
            <wp:extent cx="4572000" cy="2441919"/>
            <wp:effectExtent l="19050" t="19050" r="19050" b="1587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441919"/>
                    </a:xfrm>
                    <a:prstGeom prst="rect">
                      <a:avLst/>
                    </a:prstGeom>
                    <a:noFill/>
                    <a:ln>
                      <a:solidFill>
                        <a:schemeClr val="bg1">
                          <a:lumMod val="65000"/>
                        </a:schemeClr>
                      </a:solidFill>
                    </a:ln>
                  </pic:spPr>
                </pic:pic>
              </a:graphicData>
            </a:graphic>
          </wp:inline>
        </w:drawing>
      </w:r>
    </w:p>
    <w:p w14:paraId="42872EE0" w14:textId="77777777" w:rsidR="00526789" w:rsidRDefault="00526789" w:rsidP="00526789">
      <w:pPr>
        <w:pStyle w:val="ProcedureIntroduction"/>
      </w:pPr>
      <w:r>
        <w:t xml:space="preserve">To create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1C3CD284" w14:textId="77777777" w:rsidTr="0076656D">
        <w:trPr>
          <w:jc w:val="center"/>
        </w:trPr>
        <w:tc>
          <w:tcPr>
            <w:tcW w:w="9495" w:type="dxa"/>
          </w:tcPr>
          <w:p w14:paraId="571E1C7E" w14:textId="77777777" w:rsidR="00526789" w:rsidRDefault="008C52B5" w:rsidP="00D1375C">
            <w:pPr>
              <w:pStyle w:val="ListNumber"/>
              <w:numPr>
                <w:ilvl w:val="0"/>
                <w:numId w:val="47"/>
              </w:numPr>
            </w:pPr>
            <w:r>
              <w:t>On the</w:t>
            </w:r>
            <w:r w:rsidR="00526789">
              <w:t xml:space="preserve"> </w:t>
            </w:r>
            <w:r w:rsidR="00DD7873">
              <w:t>ART</w:t>
            </w:r>
            <w:r w:rsidR="00526789">
              <w:t xml:space="preserve"> </w:t>
            </w:r>
            <w:r w:rsidR="00926E3F">
              <w:t>home screen</w:t>
            </w:r>
            <w:r w:rsidR="00526789">
              <w:t>, click [</w:t>
            </w:r>
            <w:r w:rsidR="00526789" w:rsidRPr="00D108A9">
              <w:rPr>
                <w:rStyle w:val="Strong"/>
              </w:rPr>
              <w:t xml:space="preserve">Create/Modify </w:t>
            </w:r>
            <w:r w:rsidR="002677FA">
              <w:rPr>
                <w:rStyle w:val="Strong"/>
              </w:rPr>
              <w:t>Users</w:t>
            </w:r>
            <w:r w:rsidR="00526789">
              <w:t>].</w:t>
            </w:r>
          </w:p>
          <w:p w14:paraId="3937F4CD" w14:textId="77777777" w:rsidR="00526789" w:rsidRDefault="00526789" w:rsidP="00526789">
            <w:pPr>
              <w:pStyle w:val="ListNumber"/>
            </w:pPr>
            <w:r>
              <w:t xml:space="preserve">On the </w:t>
            </w:r>
            <w:r w:rsidR="004B549F">
              <w:rPr>
                <w:b/>
                <w:i/>
              </w:rPr>
              <w:t>User</w:t>
            </w:r>
            <w:r w:rsidRPr="000E4206">
              <w:rPr>
                <w:b/>
                <w:i/>
              </w:rPr>
              <w:t xml:space="preserve"> Search</w:t>
            </w:r>
            <w:r>
              <w:t xml:space="preserve"> screen, click [</w:t>
            </w:r>
            <w:r w:rsidRPr="00D108A9">
              <w:rPr>
                <w:rStyle w:val="Strong"/>
              </w:rPr>
              <w:t>New</w:t>
            </w:r>
            <w:r>
              <w:t>].</w:t>
            </w:r>
          </w:p>
          <w:p w14:paraId="32B72CF2" w14:textId="628859B9" w:rsidR="00526789" w:rsidRDefault="00526789" w:rsidP="00A102D0">
            <w:pPr>
              <w:pStyle w:val="ListNumber"/>
            </w:pPr>
            <w:r>
              <w:t xml:space="preserve">On the </w:t>
            </w:r>
            <w:r w:rsidRPr="00116EB2">
              <w:rPr>
                <w:b/>
                <w:i/>
              </w:rPr>
              <w:t xml:space="preserve">Add </w:t>
            </w:r>
            <w:r w:rsidR="004B549F">
              <w:rPr>
                <w:b/>
                <w:i/>
              </w:rPr>
              <w:t>User</w:t>
            </w:r>
            <w:r w:rsidRPr="00116EB2">
              <w:rPr>
                <w:b/>
                <w:i/>
              </w:rPr>
              <w:t xml:space="preserve"> Information</w:t>
            </w:r>
            <w:r>
              <w:t xml:space="preserve"> screen, enter the information for the </w:t>
            </w:r>
            <w:r w:rsidR="004B549F">
              <w:t>user</w:t>
            </w:r>
            <w:r w:rsidR="00E96D9C">
              <w:t xml:space="preserve"> record</w:t>
            </w:r>
            <w:r>
              <w:t xml:space="preserve"> in the provided fields. For an explanation of these fields, see</w:t>
            </w:r>
            <w:r w:rsidR="00C250C6">
              <w:t xml:space="preserve"> </w:t>
            </w:r>
            <w:r w:rsidR="00C250C6" w:rsidRPr="006A609D">
              <w:rPr>
                <w:rStyle w:val="CrossReference"/>
              </w:rPr>
              <w:fldChar w:fldCharType="begin"/>
            </w:r>
            <w:r w:rsidR="006A609D" w:rsidRPr="006A609D">
              <w:rPr>
                <w:rStyle w:val="CrossReference"/>
              </w:rPr>
              <w:instrText xml:space="preserve"> REF _Ref388251722 \* MERGEFORMAT \h</w:instrText>
            </w:r>
            <w:r w:rsidR="00C250C6" w:rsidRPr="006A609D">
              <w:rPr>
                <w:rStyle w:val="CrossReference"/>
              </w:rPr>
            </w:r>
            <w:r w:rsidR="00C250C6" w:rsidRPr="006A609D">
              <w:rPr>
                <w:rStyle w:val="CrossReference"/>
              </w:rPr>
              <w:fldChar w:fldCharType="separate"/>
            </w:r>
            <w:ins w:id="626" w:author="Jamika D. Burge" w:date="2015-11-24T15:06:00Z">
              <w:r w:rsidR="00211B29" w:rsidRPr="00211B29">
                <w:rPr>
                  <w:rStyle w:val="CrossReference"/>
                  <w:rPrChange w:id="627" w:author="Jamika D. Burge" w:date="2015-11-24T15:06:00Z">
                    <w:rPr/>
                  </w:rPrChange>
                </w:rPr>
                <w:t>Table 15</w:t>
              </w:r>
            </w:ins>
            <w:del w:id="628" w:author="Jamika D. Burge" w:date="2015-11-24T15:06:00Z">
              <w:r w:rsidR="00ED0EE4" w:rsidRPr="00ED0EE4" w:rsidDel="00211B29">
                <w:rPr>
                  <w:rStyle w:val="CrossReference"/>
                </w:rPr>
                <w:delText>Table 15</w:delText>
              </w:r>
            </w:del>
            <w:r w:rsidR="00C250C6" w:rsidRPr="006A609D">
              <w:rPr>
                <w:rStyle w:val="CrossReference"/>
              </w:rPr>
              <w:fldChar w:fldCharType="end"/>
            </w:r>
            <w:r>
              <w:t>.</w:t>
            </w:r>
          </w:p>
          <w:p w14:paraId="38441CE7" w14:textId="77777777" w:rsidR="00EC5664" w:rsidRDefault="00C250C6" w:rsidP="00A102D0">
            <w:pPr>
              <w:pStyle w:val="ListNumber"/>
            </w:pPr>
            <w:bookmarkStart w:id="629" w:name="_Ref389556550"/>
            <w:r>
              <w:t xml:space="preserve">To associate the </w:t>
            </w:r>
            <w:r w:rsidR="004B549F">
              <w:t>user</w:t>
            </w:r>
            <w:r>
              <w:t xml:space="preserve"> with a role, </w:t>
            </w:r>
            <w:r w:rsidR="00EC5664">
              <w:t>do the following:</w:t>
            </w:r>
          </w:p>
          <w:p w14:paraId="28158D5B" w14:textId="77777777" w:rsidR="00C250C6" w:rsidRDefault="00EC5664" w:rsidP="00DD1013">
            <w:pPr>
              <w:pStyle w:val="ListNumber2"/>
            </w:pPr>
            <w:bookmarkStart w:id="630" w:name="_Ref389557031"/>
            <w:r>
              <w:t xml:space="preserve">Click </w:t>
            </w:r>
            <w:r w:rsidR="001E6E28">
              <w:t>[</w:t>
            </w:r>
            <w:r w:rsidR="00DD1013">
              <w:t xml:space="preserve"> </w:t>
            </w:r>
            <w:r w:rsidR="00C250C6">
              <w:rPr>
                <w:noProof/>
              </w:rPr>
              <w:drawing>
                <wp:inline distT="0" distB="0" distL="0" distR="0" wp14:anchorId="58E24C28" wp14:editId="7C907F75">
                  <wp:extent cx="228600" cy="242015"/>
                  <wp:effectExtent l="0" t="0" r="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C250C6">
              <w:t>]</w:t>
            </w:r>
            <w:r w:rsidR="00DD1013">
              <w:t xml:space="preserve"> </w:t>
            </w:r>
            <w:r w:rsidR="00C250C6">
              <w:t xml:space="preserve">in the </w:t>
            </w:r>
            <w:r w:rsidR="00C250C6" w:rsidRPr="00DD1013">
              <w:rPr>
                <w:i/>
              </w:rPr>
              <w:t>Role Associations</w:t>
            </w:r>
            <w:r w:rsidR="00C250C6">
              <w:t xml:space="preserve"> section.</w:t>
            </w:r>
            <w:bookmarkEnd w:id="629"/>
            <w:bookmarkEnd w:id="630"/>
          </w:p>
          <w:p w14:paraId="5DDCA1D1" w14:textId="77777777" w:rsidR="00C250C6" w:rsidRDefault="00C250C6" w:rsidP="00C250C6">
            <w:pPr>
              <w:pStyle w:val="ListNumber2"/>
            </w:pPr>
            <w:bookmarkStart w:id="631" w:name="_Ref389557034"/>
            <w:r>
              <w:t>Select options from the drop-down menus provided in this section.</w:t>
            </w:r>
            <w:bookmarkEnd w:id="631"/>
            <w:r>
              <w:t xml:space="preserve"> </w:t>
            </w:r>
          </w:p>
          <w:p w14:paraId="7438ACE2" w14:textId="77777777" w:rsidR="00C250C6" w:rsidRDefault="006554D6" w:rsidP="00C250C6">
            <w:pPr>
              <w:pStyle w:val="ListNumber2"/>
            </w:pPr>
            <w:r>
              <w:t xml:space="preserve">Repeat steps </w:t>
            </w:r>
            <w:r w:rsidR="000A7D63" w:rsidRPr="006A609D">
              <w:rPr>
                <w:rStyle w:val="CrossReference"/>
              </w:rPr>
              <w:fldChar w:fldCharType="begin"/>
            </w:r>
            <w:r w:rsidR="006A609D" w:rsidRPr="006A609D">
              <w:rPr>
                <w:rStyle w:val="CrossReference"/>
              </w:rPr>
              <w:instrText xml:space="preserve"> REF _Ref389557031 \* MERGEFORMAT \h \r</w:instrText>
            </w:r>
            <w:r w:rsidR="000A7D63" w:rsidRPr="006A609D">
              <w:rPr>
                <w:rStyle w:val="CrossReference"/>
              </w:rPr>
            </w:r>
            <w:r w:rsidR="000A7D63" w:rsidRPr="006A609D">
              <w:rPr>
                <w:rStyle w:val="CrossReference"/>
              </w:rPr>
              <w:fldChar w:fldCharType="separate"/>
            </w:r>
            <w:r w:rsidR="00211B29">
              <w:rPr>
                <w:rStyle w:val="CrossReference"/>
              </w:rPr>
              <w:t>a</w:t>
            </w:r>
            <w:r w:rsidR="000A7D63" w:rsidRPr="006A609D">
              <w:rPr>
                <w:rStyle w:val="CrossReference"/>
              </w:rPr>
              <w:fldChar w:fldCharType="end"/>
            </w:r>
            <w:r>
              <w:t>–</w:t>
            </w:r>
            <w:r w:rsidR="000A7D63" w:rsidRPr="006A609D">
              <w:rPr>
                <w:rStyle w:val="CrossReference"/>
              </w:rPr>
              <w:fldChar w:fldCharType="begin"/>
            </w:r>
            <w:r w:rsidR="006A609D" w:rsidRPr="006A609D">
              <w:rPr>
                <w:rStyle w:val="CrossReference"/>
              </w:rPr>
              <w:instrText xml:space="preserve"> REF _Ref389557034 \* MERGEFORMAT \h \r</w:instrText>
            </w:r>
            <w:r w:rsidR="000A7D63" w:rsidRPr="006A609D">
              <w:rPr>
                <w:rStyle w:val="CrossReference"/>
              </w:rPr>
            </w:r>
            <w:r w:rsidR="000A7D63" w:rsidRPr="006A609D">
              <w:rPr>
                <w:rStyle w:val="CrossReference"/>
              </w:rPr>
              <w:fldChar w:fldCharType="separate"/>
            </w:r>
            <w:r w:rsidR="00211B29">
              <w:rPr>
                <w:rStyle w:val="CrossReference"/>
              </w:rPr>
              <w:t>b</w:t>
            </w:r>
            <w:r w:rsidR="000A7D63" w:rsidRPr="006A609D">
              <w:rPr>
                <w:rStyle w:val="CrossReference"/>
              </w:rPr>
              <w:fldChar w:fldCharType="end"/>
            </w:r>
            <w:r>
              <w:t xml:space="preserve"> to add additional roles as necessary</w:t>
            </w:r>
            <w:r w:rsidR="009854F7">
              <w:t>.</w:t>
            </w:r>
          </w:p>
          <w:p w14:paraId="3D4D51C3" w14:textId="77777777" w:rsidR="009854F7" w:rsidRDefault="009854F7" w:rsidP="009854F7">
            <w:pPr>
              <w:pStyle w:val="ListNumber"/>
            </w:pPr>
            <w:r w:rsidRPr="009854F7">
              <w:rPr>
                <w:i/>
              </w:rPr>
              <w:t>Optional</w:t>
            </w:r>
            <w:r>
              <w:t xml:space="preserve">: To </w:t>
            </w:r>
            <w:r w:rsidR="00300F61">
              <w:t>en</w:t>
            </w:r>
            <w:r w:rsidR="00670B9F">
              <w:t xml:space="preserve">sure the </w:t>
            </w:r>
            <w:r w:rsidR="00E96D9C">
              <w:t>user’s</w:t>
            </w:r>
            <w:r w:rsidR="00670B9F">
              <w:t xml:space="preserve"> information is</w:t>
            </w:r>
            <w:r w:rsidR="00E96D9C">
              <w:t xml:space="preserve"> current across the Single </w:t>
            </w:r>
            <w:r w:rsidR="00F149A2">
              <w:t>Sign-</w:t>
            </w:r>
            <w:r w:rsidR="00670B9F">
              <w:t>On System,</w:t>
            </w:r>
            <w:r>
              <w:t xml:space="preserve"> </w:t>
            </w:r>
            <w:r w:rsidR="00F149A2">
              <w:t xml:space="preserve">in the </w:t>
            </w:r>
            <w:r w:rsidR="00F149A2" w:rsidRPr="00A5480D">
              <w:rPr>
                <w:rStyle w:val="Emphasis"/>
              </w:rPr>
              <w:t>Actions</w:t>
            </w:r>
            <w:r w:rsidR="00F149A2">
              <w:t xml:space="preserve"> section </w:t>
            </w:r>
            <w:r>
              <w:t>click [</w:t>
            </w:r>
            <w:r w:rsidRPr="00D108A9">
              <w:rPr>
                <w:rStyle w:val="Strong"/>
              </w:rPr>
              <w:t>Sync</w:t>
            </w:r>
            <w:r>
              <w:t>].</w:t>
            </w:r>
            <w:r w:rsidR="00670B9F">
              <w:t xml:space="preserve"> </w:t>
            </w:r>
          </w:p>
          <w:p w14:paraId="5A4682D3" w14:textId="77777777" w:rsidR="009854F7" w:rsidRDefault="009854F7" w:rsidP="009854F7">
            <w:pPr>
              <w:pStyle w:val="ListNumber"/>
            </w:pPr>
            <w:r w:rsidRPr="009854F7">
              <w:rPr>
                <w:i/>
              </w:rPr>
              <w:t>Optional</w:t>
            </w:r>
            <w:r>
              <w:t>: To reset the user’s password, click [</w:t>
            </w:r>
            <w:r w:rsidRPr="00D108A9">
              <w:rPr>
                <w:rStyle w:val="Strong"/>
              </w:rPr>
              <w:t>Reset Password</w:t>
            </w:r>
            <w:r>
              <w:t>].</w:t>
            </w:r>
          </w:p>
          <w:p w14:paraId="5E15C273" w14:textId="77777777" w:rsidR="009854F7" w:rsidRDefault="009854F7" w:rsidP="009854F7">
            <w:pPr>
              <w:pStyle w:val="ListNumber"/>
            </w:pPr>
            <w:r w:rsidRPr="009854F7">
              <w:rPr>
                <w:i/>
              </w:rPr>
              <w:t>Optional</w:t>
            </w:r>
            <w:r>
              <w:t xml:space="preserve">: To </w:t>
            </w:r>
            <w:r w:rsidR="00670B9F">
              <w:t>prohibit the user from logging in</w:t>
            </w:r>
            <w:r>
              <w:t>, click [</w:t>
            </w:r>
            <w:r w:rsidRPr="00D108A9">
              <w:rPr>
                <w:rStyle w:val="Strong"/>
              </w:rPr>
              <w:t>Lock</w:t>
            </w:r>
            <w:r w:rsidR="00175B7B">
              <w:rPr>
                <w:rStyle w:val="Strong"/>
              </w:rPr>
              <w:t xml:space="preserve"> User</w:t>
            </w:r>
            <w:r>
              <w:t xml:space="preserve">] at the bottom of the </w:t>
            </w:r>
            <w:r w:rsidR="00413AFB">
              <w:t>screen</w:t>
            </w:r>
            <w:r>
              <w:t>.</w:t>
            </w:r>
          </w:p>
          <w:p w14:paraId="03D1A1E7" w14:textId="77777777" w:rsidR="00526789" w:rsidRDefault="00DD1013" w:rsidP="00DD1013">
            <w:pPr>
              <w:pStyle w:val="ListNumber"/>
            </w:pPr>
            <w:r>
              <w:t>C</w:t>
            </w:r>
            <w:r w:rsidR="00526789">
              <w:t>lick [</w:t>
            </w:r>
            <w:r w:rsidR="00526789" w:rsidRPr="00D108A9">
              <w:rPr>
                <w:rStyle w:val="Strong"/>
              </w:rPr>
              <w:t>Save</w:t>
            </w:r>
            <w:r w:rsidR="00526789">
              <w:t xml:space="preserve">]. </w:t>
            </w:r>
          </w:p>
        </w:tc>
      </w:tr>
    </w:tbl>
    <w:p w14:paraId="6464E340" w14:textId="77777777" w:rsidR="00526789" w:rsidRPr="006F0602" w:rsidRDefault="00526789" w:rsidP="00910B75"/>
    <w:p w14:paraId="0D6EEB2A" w14:textId="77777777" w:rsidR="00526789" w:rsidRDefault="00526789" w:rsidP="00586A01">
      <w:pPr>
        <w:pStyle w:val="ProcedureIntroduction"/>
      </w:pPr>
      <w:r>
        <w:t xml:space="preserve">To modify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0BCF020A" w14:textId="77777777" w:rsidTr="0076656D">
        <w:trPr>
          <w:jc w:val="center"/>
        </w:trPr>
        <w:tc>
          <w:tcPr>
            <w:tcW w:w="9576" w:type="dxa"/>
          </w:tcPr>
          <w:p w14:paraId="734066B9" w14:textId="77777777" w:rsidR="00526789" w:rsidRDefault="00E96D9C" w:rsidP="00D1375C">
            <w:pPr>
              <w:pStyle w:val="ListNumber"/>
              <w:numPr>
                <w:ilvl w:val="0"/>
                <w:numId w:val="68"/>
              </w:numPr>
            </w:pPr>
            <w:r>
              <w:t xml:space="preserve">On the </w:t>
            </w:r>
            <w:r w:rsidR="004B549F">
              <w:rPr>
                <w:b/>
                <w:i/>
              </w:rPr>
              <w:t>User</w:t>
            </w:r>
            <w:r w:rsidRPr="00B46C02">
              <w:rPr>
                <w:b/>
                <w:i/>
              </w:rPr>
              <w:t xml:space="preserve"> Search</w:t>
            </w:r>
            <w:r>
              <w:t xml:space="preserve"> screen, </w:t>
            </w:r>
            <w:r w:rsidR="00526789">
              <w:t xml:space="preserve">search for a </w:t>
            </w:r>
            <w:r w:rsidR="004B549F">
              <w:t>user</w:t>
            </w:r>
            <w:r w:rsidR="00526789">
              <w:t xml:space="preserve"> record.</w:t>
            </w:r>
          </w:p>
          <w:p w14:paraId="08B1B774" w14:textId="77777777" w:rsidR="00526789" w:rsidRDefault="00526789" w:rsidP="00B46C02">
            <w:pPr>
              <w:pStyle w:val="ListNumber"/>
            </w:pPr>
            <w:r>
              <w:t xml:space="preserve">On the search results table, click </w:t>
            </w:r>
            <w:r w:rsidR="001E6E28">
              <w:t>[</w:t>
            </w:r>
            <w:r w:rsidR="00DD1013">
              <w:t xml:space="preserve"> </w:t>
            </w:r>
            <w:r>
              <w:rPr>
                <w:i/>
                <w:noProof/>
              </w:rPr>
              <w:drawing>
                <wp:inline distT="0" distB="0" distL="0" distR="0" wp14:anchorId="4E769F0B" wp14:editId="37C0466F">
                  <wp:extent cx="228600" cy="234682"/>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DD1013">
              <w:t xml:space="preserve"> </w:t>
            </w:r>
            <w:r>
              <w:t xml:space="preserve">for a </w:t>
            </w:r>
            <w:r w:rsidR="004B549F">
              <w:t>user</w:t>
            </w:r>
            <w:r>
              <w:t xml:space="preserve"> record.</w:t>
            </w:r>
          </w:p>
          <w:p w14:paraId="24D79484" w14:textId="23E6FC21" w:rsidR="009854F7" w:rsidRDefault="00526789" w:rsidP="00B46C02">
            <w:pPr>
              <w:pStyle w:val="ListNumber"/>
            </w:pPr>
            <w:r>
              <w:t xml:space="preserve">On the </w:t>
            </w:r>
            <w:r w:rsidRPr="00116EB2">
              <w:rPr>
                <w:b/>
                <w:i/>
              </w:rPr>
              <w:t xml:space="preserve">Edit </w:t>
            </w:r>
            <w:r w:rsidR="004B549F">
              <w:rPr>
                <w:b/>
                <w:i/>
              </w:rPr>
              <w:t>User</w:t>
            </w:r>
            <w:r w:rsidRPr="00116EB2">
              <w:rPr>
                <w:b/>
                <w:i/>
              </w:rPr>
              <w:t xml:space="preserve"> Information</w:t>
            </w:r>
            <w:r>
              <w:t xml:space="preserve"> screen, </w:t>
            </w:r>
            <w:r w:rsidR="00DD1013">
              <w:t>modify</w:t>
            </w:r>
            <w:r>
              <w:t xml:space="preserve"> the information for the </w:t>
            </w:r>
            <w:r w:rsidR="00C250C6">
              <w:t>user</w:t>
            </w:r>
            <w:r>
              <w:t xml:space="preserve"> in the provided fields. For an explanation of these fields, see</w:t>
            </w:r>
            <w:r w:rsidR="009854F7">
              <w:t xml:space="preserve"> </w:t>
            </w:r>
            <w:r w:rsidR="009854F7" w:rsidRPr="006A609D">
              <w:rPr>
                <w:rStyle w:val="CrossReference"/>
              </w:rPr>
              <w:fldChar w:fldCharType="begin"/>
            </w:r>
            <w:r w:rsidR="006A609D" w:rsidRPr="006A609D">
              <w:rPr>
                <w:rStyle w:val="CrossReference"/>
              </w:rPr>
              <w:instrText xml:space="preserve"> REF _Ref388251722 \* MERGEFORMAT \h</w:instrText>
            </w:r>
            <w:r w:rsidR="009854F7" w:rsidRPr="006A609D">
              <w:rPr>
                <w:rStyle w:val="CrossReference"/>
              </w:rPr>
            </w:r>
            <w:r w:rsidR="009854F7" w:rsidRPr="006A609D">
              <w:rPr>
                <w:rStyle w:val="CrossReference"/>
              </w:rPr>
              <w:fldChar w:fldCharType="separate"/>
            </w:r>
            <w:ins w:id="632" w:author="Jamika D. Burge" w:date="2015-11-24T15:06:00Z">
              <w:r w:rsidR="00211B29" w:rsidRPr="00211B29">
                <w:rPr>
                  <w:rStyle w:val="CrossReference"/>
                  <w:rPrChange w:id="633" w:author="Jamika D. Burge" w:date="2015-11-24T15:06:00Z">
                    <w:rPr/>
                  </w:rPrChange>
                </w:rPr>
                <w:t>Table 15</w:t>
              </w:r>
            </w:ins>
            <w:del w:id="634" w:author="Jamika D. Burge" w:date="2015-11-24T15:06:00Z">
              <w:r w:rsidR="00ED0EE4" w:rsidRPr="00ED0EE4" w:rsidDel="00211B29">
                <w:rPr>
                  <w:rStyle w:val="CrossReference"/>
                </w:rPr>
                <w:delText>Table 15</w:delText>
              </w:r>
            </w:del>
            <w:r w:rsidR="009854F7" w:rsidRPr="006A609D">
              <w:rPr>
                <w:rStyle w:val="CrossReference"/>
              </w:rPr>
              <w:fldChar w:fldCharType="end"/>
            </w:r>
            <w:r>
              <w:t>.</w:t>
            </w:r>
          </w:p>
          <w:p w14:paraId="7D694858" w14:textId="77777777" w:rsidR="00F149A2" w:rsidRDefault="009854F7" w:rsidP="00B46C02">
            <w:pPr>
              <w:pStyle w:val="ListNumber"/>
            </w:pPr>
            <w:r>
              <w:t xml:space="preserve">To associate the </w:t>
            </w:r>
            <w:r w:rsidR="004B549F">
              <w:t>user</w:t>
            </w:r>
            <w:r>
              <w:t xml:space="preserve"> with a role, </w:t>
            </w:r>
            <w:r w:rsidR="00F149A2">
              <w:t>do the following:</w:t>
            </w:r>
          </w:p>
          <w:p w14:paraId="4B09413E" w14:textId="77777777" w:rsidR="009854F7" w:rsidRDefault="00F149A2" w:rsidP="00DD1013">
            <w:pPr>
              <w:pStyle w:val="ListNumber"/>
            </w:pPr>
            <w:r>
              <w:t xml:space="preserve">Click </w:t>
            </w:r>
            <w:r w:rsidR="001E6E28">
              <w:t>[</w:t>
            </w:r>
            <w:r w:rsidR="00DD1013">
              <w:t xml:space="preserve"> </w:t>
            </w:r>
            <w:r w:rsidR="009854F7">
              <w:rPr>
                <w:noProof/>
              </w:rPr>
              <w:drawing>
                <wp:inline distT="0" distB="0" distL="0" distR="0" wp14:anchorId="665AD734" wp14:editId="45FEDFA6">
                  <wp:extent cx="228600" cy="242015"/>
                  <wp:effectExtent l="0" t="0" r="0" b="57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9854F7">
              <w:t>]</w:t>
            </w:r>
            <w:r w:rsidR="00DD1013">
              <w:t xml:space="preserve"> </w:t>
            </w:r>
            <w:r w:rsidR="009854F7">
              <w:t xml:space="preserve">in the </w:t>
            </w:r>
            <w:r w:rsidR="009854F7" w:rsidRPr="00F149A2">
              <w:rPr>
                <w:i/>
              </w:rPr>
              <w:t>Role Associations</w:t>
            </w:r>
            <w:r w:rsidR="009854F7">
              <w:t xml:space="preserve"> section.</w:t>
            </w:r>
          </w:p>
          <w:p w14:paraId="3D18C94E" w14:textId="77777777" w:rsidR="009854F7" w:rsidRDefault="009854F7" w:rsidP="009854F7">
            <w:pPr>
              <w:pStyle w:val="ListNumber2"/>
              <w:spacing w:after="0"/>
            </w:pPr>
            <w:r>
              <w:t xml:space="preserve">Select options from the drop-down menus provided in this section. </w:t>
            </w:r>
          </w:p>
          <w:p w14:paraId="7AEF90BF" w14:textId="77777777" w:rsidR="009854F7" w:rsidRDefault="009854F7" w:rsidP="00DD1013">
            <w:pPr>
              <w:pStyle w:val="ListNumber2"/>
              <w:spacing w:before="0"/>
            </w:pPr>
            <w:r>
              <w:t>To remove a role association, click [</w:t>
            </w:r>
            <w:r w:rsidR="00DD1013">
              <w:t xml:space="preserve"> </w:t>
            </w:r>
            <w:r>
              <w:rPr>
                <w:i/>
                <w:noProof/>
              </w:rPr>
              <w:drawing>
                <wp:inline distT="0" distB="0" distL="0" distR="0" wp14:anchorId="5DD6C383" wp14:editId="13175B20">
                  <wp:extent cx="222885" cy="230505"/>
                  <wp:effectExtent l="0" t="0" r="571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DD1013">
              <w:t xml:space="preserve"> </w:t>
            </w:r>
            <w:r>
              <w:t>next to that role.</w:t>
            </w:r>
          </w:p>
          <w:p w14:paraId="5390E04E" w14:textId="77777777" w:rsidR="00670B9F" w:rsidRPr="005172D8" w:rsidRDefault="00670B9F" w:rsidP="00B46C02">
            <w:pPr>
              <w:pStyle w:val="ListNumber"/>
            </w:pPr>
            <w:r w:rsidRPr="00670B9F">
              <w:rPr>
                <w:i/>
              </w:rPr>
              <w:t>Optional:</w:t>
            </w:r>
            <w:r w:rsidRPr="005172D8">
              <w:t xml:space="preserve"> To </w:t>
            </w:r>
            <w:r w:rsidR="00F149A2">
              <w:t>en</w:t>
            </w:r>
            <w:r w:rsidRPr="005172D8">
              <w:t xml:space="preserve">sure the user’s information is current across the Single Sign-On System, </w:t>
            </w:r>
            <w:r w:rsidR="00F149A2">
              <w:t xml:space="preserve">in the </w:t>
            </w:r>
            <w:r w:rsidR="00F149A2" w:rsidRPr="00A5480D">
              <w:rPr>
                <w:rStyle w:val="Emphasis"/>
              </w:rPr>
              <w:t>Actions</w:t>
            </w:r>
            <w:r w:rsidR="00F149A2">
              <w:t xml:space="preserve"> section </w:t>
            </w:r>
            <w:r w:rsidRPr="005172D8">
              <w:t>click [</w:t>
            </w:r>
            <w:r w:rsidRPr="00D108A9">
              <w:rPr>
                <w:rStyle w:val="Strong"/>
              </w:rPr>
              <w:t>Sync</w:t>
            </w:r>
            <w:r w:rsidRPr="005172D8">
              <w:t xml:space="preserve">]. </w:t>
            </w:r>
          </w:p>
          <w:p w14:paraId="77F9DFFB" w14:textId="77777777" w:rsidR="00670B9F" w:rsidRPr="00670B9F" w:rsidRDefault="00670B9F" w:rsidP="00B46C02">
            <w:pPr>
              <w:pStyle w:val="ListNumber"/>
              <w:rPr>
                <w:i/>
              </w:rPr>
            </w:pPr>
            <w:r w:rsidRPr="00670B9F">
              <w:rPr>
                <w:i/>
              </w:rPr>
              <w:t xml:space="preserve">Optional: </w:t>
            </w:r>
            <w:r w:rsidRPr="00670B9F">
              <w:t>To reset the user’s password, click [</w:t>
            </w:r>
            <w:r w:rsidRPr="00D108A9">
              <w:rPr>
                <w:rStyle w:val="Strong"/>
              </w:rPr>
              <w:t>Reset Password</w:t>
            </w:r>
            <w:r w:rsidRPr="00670B9F">
              <w:t>].</w:t>
            </w:r>
          </w:p>
          <w:p w14:paraId="4812A39C" w14:textId="77777777" w:rsidR="00670B9F" w:rsidRPr="00670B9F" w:rsidRDefault="00670B9F" w:rsidP="00B46C02">
            <w:pPr>
              <w:pStyle w:val="ListNumber"/>
            </w:pPr>
            <w:r w:rsidRPr="00670B9F">
              <w:rPr>
                <w:i/>
              </w:rPr>
              <w:t xml:space="preserve">Optional: </w:t>
            </w:r>
            <w:r w:rsidRPr="00670B9F">
              <w:t>To prohibit the user from logging in, click [</w:t>
            </w:r>
            <w:r w:rsidRPr="00D108A9">
              <w:rPr>
                <w:rStyle w:val="Strong"/>
              </w:rPr>
              <w:t>Lock</w:t>
            </w:r>
            <w:r w:rsidR="00175B7B">
              <w:rPr>
                <w:rStyle w:val="Strong"/>
              </w:rPr>
              <w:t xml:space="preserve"> User</w:t>
            </w:r>
            <w:r w:rsidRPr="00670B9F">
              <w:t xml:space="preserve">] at the bottom of the </w:t>
            </w:r>
            <w:r w:rsidR="00413AFB">
              <w:t>screen</w:t>
            </w:r>
            <w:r w:rsidRPr="00670B9F">
              <w:t>.</w:t>
            </w:r>
          </w:p>
          <w:p w14:paraId="0E1B623B" w14:textId="77777777" w:rsidR="00670B9F" w:rsidRPr="00670B9F" w:rsidRDefault="00670B9F" w:rsidP="00D1375C">
            <w:pPr>
              <w:pStyle w:val="ListNumber"/>
              <w:numPr>
                <w:ilvl w:val="1"/>
                <w:numId w:val="48"/>
              </w:numPr>
              <w:ind w:left="720"/>
            </w:pPr>
            <w:r w:rsidRPr="00670B9F">
              <w:t>To allow a locked user to log in, click [</w:t>
            </w:r>
            <w:r w:rsidRPr="00D108A9">
              <w:rPr>
                <w:rStyle w:val="Strong"/>
              </w:rPr>
              <w:t>Unlock</w:t>
            </w:r>
            <w:r w:rsidR="00175B7B">
              <w:rPr>
                <w:rStyle w:val="Strong"/>
              </w:rPr>
              <w:t xml:space="preserve"> User</w:t>
            </w:r>
            <w:r w:rsidRPr="00670B9F">
              <w:t xml:space="preserve">] at the bottom of the </w:t>
            </w:r>
            <w:r w:rsidR="00413AFB">
              <w:t>screen</w:t>
            </w:r>
            <w:r w:rsidRPr="00670B9F">
              <w:t>.</w:t>
            </w:r>
          </w:p>
          <w:p w14:paraId="4B941AA5" w14:textId="77777777" w:rsidR="009854F7" w:rsidRDefault="00DD1013" w:rsidP="00DD1013">
            <w:pPr>
              <w:pStyle w:val="ListNumber"/>
            </w:pPr>
            <w:r>
              <w:t>C</w:t>
            </w:r>
            <w:r w:rsidR="009854F7">
              <w:t>lick [</w:t>
            </w:r>
            <w:r w:rsidR="009854F7" w:rsidRPr="00D108A9">
              <w:rPr>
                <w:rStyle w:val="Strong"/>
              </w:rPr>
              <w:t>Save</w:t>
            </w:r>
            <w:r w:rsidR="009854F7">
              <w:t xml:space="preserve">]. </w:t>
            </w:r>
          </w:p>
        </w:tc>
      </w:tr>
    </w:tbl>
    <w:p w14:paraId="1F8DE1CC" w14:textId="77777777" w:rsidR="00526789" w:rsidRPr="006F0602" w:rsidRDefault="00526789" w:rsidP="00910B75"/>
    <w:p w14:paraId="211C1060" w14:textId="77777777" w:rsidR="00526789" w:rsidRDefault="00526789" w:rsidP="00586A01">
      <w:pPr>
        <w:pStyle w:val="ProcedureIntroduction"/>
      </w:pPr>
      <w:r>
        <w:t xml:space="preserve">To delete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5E97910D" w14:textId="77777777" w:rsidTr="0076656D">
        <w:trPr>
          <w:jc w:val="center"/>
        </w:trPr>
        <w:tc>
          <w:tcPr>
            <w:tcW w:w="9576" w:type="dxa"/>
          </w:tcPr>
          <w:p w14:paraId="4CACEE5E" w14:textId="77777777" w:rsidR="00526789" w:rsidRDefault="008F26CD" w:rsidP="00D1375C">
            <w:pPr>
              <w:pStyle w:val="ListParagraph"/>
              <w:numPr>
                <w:ilvl w:val="0"/>
                <w:numId w:val="49"/>
              </w:numPr>
              <w:spacing w:after="0"/>
              <w:ind w:left="360"/>
            </w:pPr>
            <w:r>
              <w:t xml:space="preserve">On the </w:t>
            </w:r>
            <w:r w:rsidR="004B549F">
              <w:rPr>
                <w:b/>
                <w:i/>
              </w:rPr>
              <w:t>User</w:t>
            </w:r>
            <w:r w:rsidRPr="000E4206">
              <w:rPr>
                <w:b/>
                <w:i/>
              </w:rPr>
              <w:t xml:space="preserve"> Search</w:t>
            </w:r>
            <w:r>
              <w:t xml:space="preserve"> screen, </w:t>
            </w:r>
            <w:r w:rsidR="00526789">
              <w:t xml:space="preserve">search for a </w:t>
            </w:r>
            <w:r w:rsidR="004B549F">
              <w:t>user</w:t>
            </w:r>
            <w:r w:rsidR="00526789">
              <w:t xml:space="preserve"> record.</w:t>
            </w:r>
          </w:p>
          <w:p w14:paraId="21416E88" w14:textId="77777777" w:rsidR="00526789" w:rsidRDefault="00526789" w:rsidP="00D1375C">
            <w:pPr>
              <w:pStyle w:val="ListParagraph"/>
              <w:numPr>
                <w:ilvl w:val="0"/>
                <w:numId w:val="49"/>
              </w:numPr>
              <w:spacing w:after="80"/>
              <w:ind w:left="360"/>
            </w:pPr>
            <w:r>
              <w:t>On the search results table, click [</w:t>
            </w:r>
            <w:r w:rsidR="008F26CD">
              <w:t xml:space="preserve"> </w:t>
            </w:r>
            <w:r>
              <w:rPr>
                <w:i/>
                <w:noProof/>
              </w:rPr>
              <w:drawing>
                <wp:inline distT="0" distB="0" distL="0" distR="0" wp14:anchorId="020F88A3" wp14:editId="28F9768F">
                  <wp:extent cx="228600" cy="234682"/>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149A2">
              <w:t>the record you want to delete</w:t>
            </w:r>
            <w:r>
              <w:t>.</w:t>
            </w:r>
          </w:p>
          <w:p w14:paraId="663A1DD6" w14:textId="77777777" w:rsidR="00526789" w:rsidRDefault="00526789" w:rsidP="00D1375C">
            <w:pPr>
              <w:pStyle w:val="ListNumber"/>
              <w:numPr>
                <w:ilvl w:val="0"/>
                <w:numId w:val="49"/>
              </w:numPr>
              <w:ind w:left="360"/>
            </w:pPr>
            <w:r>
              <w:t>In the warning box that pops up, click [</w:t>
            </w:r>
            <w:r w:rsidRPr="00D108A9">
              <w:rPr>
                <w:rStyle w:val="Strong"/>
              </w:rPr>
              <w:t>OK</w:t>
            </w:r>
            <w:r>
              <w:t xml:space="preserve">]. </w:t>
            </w:r>
          </w:p>
        </w:tc>
      </w:tr>
    </w:tbl>
    <w:p w14:paraId="77A498A7" w14:textId="77777777" w:rsidR="0067085D" w:rsidRDefault="0067075D" w:rsidP="004C6625">
      <w:pPr>
        <w:pStyle w:val="Heading4"/>
        <w:pageBreakBefore/>
      </w:pPr>
      <w:bookmarkStart w:id="635" w:name="_Toc433196111"/>
      <w:bookmarkStart w:id="636" w:name="_Toc391560338"/>
      <w:r>
        <w:t>Modifying proctor d</w:t>
      </w:r>
      <w:r w:rsidR="0067085D">
        <w:t>etails.</w:t>
      </w:r>
      <w:bookmarkEnd w:id="635"/>
    </w:p>
    <w:p w14:paraId="00814551" w14:textId="6F63435F" w:rsidR="0067085D" w:rsidRDefault="0067085D" w:rsidP="004C6625">
      <w:pPr>
        <w:keepNext/>
        <w:rPr>
          <w:rStyle w:val="CrossReference"/>
        </w:rPr>
      </w:pPr>
      <w:r>
        <w:t xml:space="preserve">If you create a user record with a role that you have identified as a valid proctor role in ART, then you can also modify the proctor affinities and availability for that user. Proctor affinities specify a user’s </w:t>
      </w:r>
      <w:r w:rsidR="00E67D28">
        <w:t>assessment administration preferences</w:t>
      </w:r>
      <w:r>
        <w:t xml:space="preserve"> based on grade, subject, and assessment.</w:t>
      </w:r>
      <w:r w:rsidR="00E67D28">
        <w:t xml:space="preserve"> For more information on proctor roles, see the section </w:t>
      </w:r>
      <w:r w:rsidR="00E67D28" w:rsidRPr="006A609D">
        <w:rPr>
          <w:rStyle w:val="CrossReference"/>
        </w:rPr>
        <w:fldChar w:fldCharType="begin"/>
      </w:r>
      <w:r w:rsidR="006A609D" w:rsidRPr="006A609D">
        <w:rPr>
          <w:rStyle w:val="CrossReference"/>
        </w:rPr>
        <w:instrText xml:space="preserve"> REF _Ref397093506 \* MERGEFORMAT \h</w:instrText>
      </w:r>
      <w:r w:rsidR="00E67D28" w:rsidRPr="006A609D">
        <w:rPr>
          <w:rStyle w:val="CrossReference"/>
        </w:rPr>
      </w:r>
      <w:r w:rsidR="00E67D28" w:rsidRPr="006A609D">
        <w:rPr>
          <w:rStyle w:val="CrossReference"/>
        </w:rPr>
        <w:fldChar w:fldCharType="separate"/>
      </w:r>
      <w:ins w:id="637" w:author="Jamika D. Burge" w:date="2015-11-24T15:06:00Z">
        <w:r w:rsidR="00211B29" w:rsidRPr="00211B29">
          <w:rPr>
            <w:rStyle w:val="CrossReference"/>
            <w:rPrChange w:id="638" w:author="Jamika D. Burge" w:date="2015-11-24T15:06:00Z">
              <w:rPr/>
            </w:rPrChange>
          </w:rPr>
          <w:t>Adding Proctors.</w:t>
        </w:r>
      </w:ins>
      <w:del w:id="639" w:author="Jamika D. Burge" w:date="2015-11-24T15:06:00Z">
        <w:r w:rsidR="00ED0EE4" w:rsidRPr="00ED0EE4" w:rsidDel="00211B29">
          <w:rPr>
            <w:rStyle w:val="CrossReference"/>
          </w:rPr>
          <w:delText>Adding Proctors.</w:delText>
        </w:r>
      </w:del>
      <w:r w:rsidR="00E67D28" w:rsidRPr="006A609D">
        <w:rPr>
          <w:rStyle w:val="CrossReference"/>
        </w:rPr>
        <w:fldChar w:fldCharType="end"/>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4C6625" w14:paraId="218814D3" w14:textId="77777777" w:rsidTr="007233EB">
        <w:trPr>
          <w:jc w:val="left"/>
        </w:trPr>
        <w:tc>
          <w:tcPr>
            <w:tcW w:w="720" w:type="dxa"/>
          </w:tcPr>
          <w:p w14:paraId="7A4CF7A2" w14:textId="77777777" w:rsidR="004C6625" w:rsidRDefault="004C6625" w:rsidP="004C6625">
            <w:pPr>
              <w:pStyle w:val="NoteIcon"/>
              <w:keepNext/>
            </w:pPr>
            <w:r>
              <w:rPr>
                <w:sz w:val="20"/>
                <w:szCs w:val="20"/>
              </w:rPr>
              <w:drawing>
                <wp:inline distT="0" distB="0" distL="0" distR="0" wp14:anchorId="05461F47" wp14:editId="6E2A8A4E">
                  <wp:extent cx="292608" cy="394745"/>
                  <wp:effectExtent l="0" t="0" r="0"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75C4FF6E" w14:textId="77777777" w:rsidR="004C6625" w:rsidRPr="00B616B0" w:rsidRDefault="004C6625" w:rsidP="004C6625">
            <w:pPr>
              <w:pStyle w:val="NoteText"/>
              <w:keepNext/>
              <w:ind w:left="90"/>
              <w:rPr>
                <w:rStyle w:val="Emphasis"/>
                <w:bCs/>
                <w:i w:val="0"/>
                <w:iCs w:val="0"/>
              </w:rPr>
            </w:pPr>
            <w:r>
              <w:rPr>
                <w:rStyle w:val="Strong"/>
              </w:rPr>
              <w:t>Note:</w:t>
            </w:r>
            <w:r>
              <w:t xml:space="preserve"> In order to edit a user’s proctor information you must first add that user’s role as a valid proctor role on the </w:t>
            </w:r>
            <w:r w:rsidRPr="004C6625">
              <w:rPr>
                <w:rStyle w:val="IntenseEmphasis"/>
              </w:rPr>
              <w:t>Proctor Roles</w:t>
            </w:r>
            <w:r>
              <w:t xml:space="preserve"> screen.</w:t>
            </w:r>
          </w:p>
        </w:tc>
      </w:tr>
    </w:tbl>
    <w:p w14:paraId="7C93B1D9" w14:textId="77777777" w:rsidR="004C6625" w:rsidRDefault="004C6625" w:rsidP="00EA3BD6">
      <w:pPr>
        <w:keepNext/>
      </w:pPr>
    </w:p>
    <w:p w14:paraId="491AD1CF" w14:textId="77777777" w:rsidR="00EA3BD6" w:rsidRDefault="00EA3BD6" w:rsidP="00EA3BD6">
      <w:pPr>
        <w:pStyle w:val="Caption"/>
        <w:keepNext/>
      </w:pPr>
      <w:bookmarkStart w:id="640" w:name="_Toc433196171"/>
      <w:r>
        <w:t xml:space="preserve">Figure </w:t>
      </w:r>
      <w:r w:rsidR="008A2B77">
        <w:fldChar w:fldCharType="begin"/>
      </w:r>
      <w:r w:rsidR="008A2B77">
        <w:instrText xml:space="preserve"> SEQ Figure \* ARABIC </w:instrText>
      </w:r>
      <w:r w:rsidR="008A2B77">
        <w:fldChar w:fldCharType="separate"/>
      </w:r>
      <w:r w:rsidR="00211B29">
        <w:rPr>
          <w:noProof/>
        </w:rPr>
        <w:t>28</w:t>
      </w:r>
      <w:r w:rsidR="008A2B77">
        <w:rPr>
          <w:noProof/>
        </w:rPr>
        <w:fldChar w:fldCharType="end"/>
      </w:r>
      <w:r>
        <w:t>. Proctor Information Screen</w:t>
      </w:r>
      <w:bookmarkEnd w:id="640"/>
    </w:p>
    <w:p w14:paraId="24EFD555" w14:textId="77777777" w:rsidR="00EA3BD6" w:rsidRDefault="00EA3BD6" w:rsidP="00EA3BD6">
      <w:pPr>
        <w:keepNext/>
        <w:jc w:val="center"/>
      </w:pPr>
      <w:r>
        <w:rPr>
          <w:noProof/>
        </w:rPr>
        <w:drawing>
          <wp:inline distT="0" distB="0" distL="0" distR="0" wp14:anchorId="7108D648" wp14:editId="7B118369">
            <wp:extent cx="5486400" cy="1889760"/>
            <wp:effectExtent l="19050" t="19050" r="19050" b="152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affinities.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889760"/>
                    </a:xfrm>
                    <a:prstGeom prst="rect">
                      <a:avLst/>
                    </a:prstGeom>
                    <a:ln>
                      <a:solidFill>
                        <a:schemeClr val="bg1">
                          <a:lumMod val="65000"/>
                        </a:schemeClr>
                      </a:solidFill>
                    </a:ln>
                  </pic:spPr>
                </pic:pic>
              </a:graphicData>
            </a:graphic>
          </wp:inline>
        </w:drawing>
      </w:r>
    </w:p>
    <w:p w14:paraId="1FD7DD45" w14:textId="77777777" w:rsidR="0067085D" w:rsidRDefault="0067085D" w:rsidP="00EA3BD6">
      <w:pPr>
        <w:keepNext/>
      </w:pPr>
      <w:r>
        <w:t>To modify proctor details:</w:t>
      </w:r>
    </w:p>
    <w:tbl>
      <w:tblPr>
        <w:tblStyle w:val="TableProcedure"/>
        <w:tblW w:w="9360" w:type="dxa"/>
        <w:jc w:val="center"/>
        <w:tblLayout w:type="fixed"/>
        <w:tblLook w:val="04A0" w:firstRow="1" w:lastRow="0" w:firstColumn="1" w:lastColumn="0" w:noHBand="0" w:noVBand="1"/>
      </w:tblPr>
      <w:tblGrid>
        <w:gridCol w:w="9360"/>
      </w:tblGrid>
      <w:tr w:rsidR="0067085D" w14:paraId="133B2F52" w14:textId="77777777" w:rsidTr="0067085D">
        <w:trPr>
          <w:jc w:val="center"/>
        </w:trPr>
        <w:tc>
          <w:tcPr>
            <w:tcW w:w="9576" w:type="dxa"/>
          </w:tcPr>
          <w:p w14:paraId="37506D2B" w14:textId="77777777" w:rsidR="0067085D" w:rsidRDefault="0067085D" w:rsidP="00853036">
            <w:pPr>
              <w:pStyle w:val="ListNumber"/>
              <w:numPr>
                <w:ilvl w:val="0"/>
                <w:numId w:val="103"/>
              </w:numPr>
            </w:pPr>
            <w:r>
              <w:t xml:space="preserve">On the </w:t>
            </w:r>
            <w:r w:rsidRPr="0067085D">
              <w:rPr>
                <w:b/>
                <w:i/>
              </w:rPr>
              <w:t>User Search</w:t>
            </w:r>
            <w:r>
              <w:t xml:space="preserve"> screen, search for a user record.</w:t>
            </w:r>
          </w:p>
          <w:p w14:paraId="2378E0F1" w14:textId="77777777" w:rsidR="0067085D" w:rsidRDefault="0067085D" w:rsidP="0067085D">
            <w:pPr>
              <w:pStyle w:val="ListNumber"/>
            </w:pPr>
            <w:r>
              <w:t>On the search results table, click [</w:t>
            </w:r>
            <w:r>
              <w:rPr>
                <w:noProof/>
              </w:rPr>
              <w:drawing>
                <wp:inline distT="0" distB="0" distL="0" distR="0" wp14:anchorId="69EB4BB4" wp14:editId="02C41C46">
                  <wp:extent cx="228600" cy="222675"/>
                  <wp:effectExtent l="0" t="0" r="0" b="635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22675"/>
                          </a:xfrm>
                          <a:prstGeom prst="rect">
                            <a:avLst/>
                          </a:prstGeom>
                          <a:noFill/>
                          <a:ln>
                            <a:noFill/>
                          </a:ln>
                        </pic:spPr>
                      </pic:pic>
                    </a:graphicData>
                  </a:graphic>
                </wp:inline>
              </w:drawing>
            </w:r>
            <w:r>
              <w:t>] for a user record with proctor permissions.</w:t>
            </w:r>
          </w:p>
          <w:p w14:paraId="6F5A3A9D" w14:textId="77777777" w:rsidR="0067085D" w:rsidRDefault="00D04171" w:rsidP="0067085D">
            <w:pPr>
              <w:pStyle w:val="ListNumber"/>
            </w:pPr>
            <w:r>
              <w:t xml:space="preserve">To add affinities, click [ </w:t>
            </w:r>
            <w:r>
              <w:rPr>
                <w:noProof/>
              </w:rPr>
              <w:drawing>
                <wp:inline distT="0" distB="0" distL="0" distR="0" wp14:anchorId="387D61C7" wp14:editId="3D1CD98D">
                  <wp:extent cx="228600" cy="242015"/>
                  <wp:effectExtent l="0" t="0" r="0" b="571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Proctor Affinity</w:t>
            </w:r>
            <w:r>
              <w:t xml:space="preserve"> section o</w:t>
            </w:r>
            <w:r w:rsidR="0067085D">
              <w:t xml:space="preserve">n the </w:t>
            </w:r>
            <w:r w:rsidR="0067085D" w:rsidRPr="00D04171">
              <w:rPr>
                <w:rStyle w:val="IntenseEmphasis"/>
              </w:rPr>
              <w:t>Proctor Information</w:t>
            </w:r>
            <w:r w:rsidR="0067085D">
              <w:t xml:space="preserve"> </w:t>
            </w:r>
            <w:r>
              <w:t>screen</w:t>
            </w:r>
            <w:r w:rsidR="0067085D">
              <w:t>.</w:t>
            </w:r>
            <w:r>
              <w:t xml:space="preserve"> If you create multiple affinities, add them in the order of priority.</w:t>
            </w:r>
          </w:p>
          <w:p w14:paraId="73879AA9" w14:textId="77777777" w:rsidR="0067085D" w:rsidRDefault="00D04171" w:rsidP="00D04171">
            <w:pPr>
              <w:pStyle w:val="ListNumber2"/>
            </w:pPr>
            <w:r>
              <w:t xml:space="preserve">Select an affinity type from the </w:t>
            </w:r>
            <w:r w:rsidRPr="00D04171">
              <w:rPr>
                <w:rStyle w:val="Emphasis"/>
              </w:rPr>
              <w:t>Type</w:t>
            </w:r>
            <w:r>
              <w:t xml:space="preserve"> drop-down list then select the corresponding value for that affinity from the </w:t>
            </w:r>
            <w:r w:rsidRPr="00D04171">
              <w:rPr>
                <w:rStyle w:val="Emphasis"/>
              </w:rPr>
              <w:t>Value</w:t>
            </w:r>
            <w:r>
              <w:t xml:space="preserve"> drop-down list. </w:t>
            </w:r>
          </w:p>
          <w:p w14:paraId="34452887" w14:textId="77777777" w:rsidR="00D04171" w:rsidRDefault="00D04171" w:rsidP="00D04171">
            <w:pPr>
              <w:pStyle w:val="ListNumber2"/>
            </w:pPr>
            <w:r>
              <w:t xml:space="preserve">If you wish to set this as a strict (mandatory) affinity, mark the </w:t>
            </w:r>
            <w:r w:rsidRPr="00D04171">
              <w:rPr>
                <w:rStyle w:val="Emphasis"/>
              </w:rPr>
              <w:t>Strict</w:t>
            </w:r>
            <w:r>
              <w:t xml:space="preserve"> checkbox.</w:t>
            </w:r>
          </w:p>
          <w:p w14:paraId="5C308281" w14:textId="77777777" w:rsidR="00EA3BD6" w:rsidRDefault="00EA3BD6" w:rsidP="00EA3BD6">
            <w:pPr>
              <w:pStyle w:val="ListNumber"/>
            </w:pPr>
            <w:r>
              <w:t xml:space="preserve">To add availability time slots, click [ </w:t>
            </w:r>
            <w:r>
              <w:rPr>
                <w:noProof/>
              </w:rPr>
              <w:drawing>
                <wp:inline distT="0" distB="0" distL="0" distR="0" wp14:anchorId="16D2C0EE" wp14:editId="2E40219C">
                  <wp:extent cx="228600" cy="24201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Availability Time Periods</w:t>
            </w:r>
            <w:r>
              <w:t xml:space="preserve"> section on the </w:t>
            </w:r>
            <w:r w:rsidRPr="00D04171">
              <w:rPr>
                <w:rStyle w:val="IntenseEmphasis"/>
              </w:rPr>
              <w:t>Proctor Information</w:t>
            </w:r>
            <w:r>
              <w:t xml:space="preserve"> screen. You can add multiple time slots.</w:t>
            </w:r>
          </w:p>
          <w:p w14:paraId="4C0B894C" w14:textId="77777777" w:rsidR="00EA3BD6" w:rsidRDefault="0091596C" w:rsidP="00EA3BD6">
            <w:pPr>
              <w:pStyle w:val="ListNumber2"/>
            </w:pPr>
            <w:r>
              <w:t>Enter a date range in the Start Time and End Time columns.</w:t>
            </w:r>
          </w:p>
          <w:p w14:paraId="719EFACE" w14:textId="77777777" w:rsidR="00EA3BD6" w:rsidRDefault="0091596C" w:rsidP="00EA3BD6">
            <w:pPr>
              <w:pStyle w:val="ListNumber2"/>
            </w:pPr>
            <w:r>
              <w:t>From the Availability drop-down list, select an availability status.</w:t>
            </w:r>
          </w:p>
          <w:p w14:paraId="7B0894A3" w14:textId="77777777" w:rsidR="0067085D" w:rsidRDefault="0091596C" w:rsidP="0067085D">
            <w:pPr>
              <w:pStyle w:val="ListNumber"/>
            </w:pPr>
            <w:r>
              <w:t>Click [</w:t>
            </w:r>
            <w:r w:rsidRPr="0091596C">
              <w:rPr>
                <w:b/>
              </w:rPr>
              <w:t>Save</w:t>
            </w:r>
            <w:r>
              <w:t>].</w:t>
            </w:r>
          </w:p>
        </w:tc>
      </w:tr>
    </w:tbl>
    <w:p w14:paraId="60932B3D" w14:textId="77777777" w:rsidR="0067085D" w:rsidRDefault="0067085D" w:rsidP="0067085D"/>
    <w:p w14:paraId="08EEA3D2" w14:textId="77777777" w:rsidR="0067085D" w:rsidRPr="0067085D" w:rsidRDefault="0067085D" w:rsidP="0067085D"/>
    <w:p w14:paraId="460F6EE7" w14:textId="77777777" w:rsidR="00482D83" w:rsidRDefault="00526789" w:rsidP="00526789">
      <w:pPr>
        <w:pStyle w:val="Heading4"/>
      </w:pPr>
      <w:bookmarkStart w:id="641" w:name="_Toc433196112"/>
      <w:r>
        <w:t xml:space="preserve">Upload </w:t>
      </w:r>
      <w:r w:rsidR="004B549F">
        <w:t>users</w:t>
      </w:r>
      <w:r w:rsidR="00482D83">
        <w:t>.</w:t>
      </w:r>
      <w:bookmarkEnd w:id="636"/>
      <w:bookmarkEnd w:id="641"/>
    </w:p>
    <w:p w14:paraId="591E75EC" w14:textId="77777777" w:rsidR="00526789" w:rsidRDefault="00526789" w:rsidP="00526789">
      <w:pPr>
        <w:keepNext/>
      </w:pPr>
      <w:r>
        <w:t xml:space="preserve">You can add, modify, or delete </w:t>
      </w:r>
      <w:r w:rsidR="004B549F">
        <w:t>users</w:t>
      </w:r>
      <w:r>
        <w:t xml:space="preserve"> by uploading a file to </w:t>
      </w:r>
      <w:r w:rsidR="00DD7873">
        <w:t>ART</w:t>
      </w:r>
      <w:r>
        <w:t>.</w:t>
      </w:r>
      <w:r w:rsidR="00FA5991">
        <w:t xml:space="preserve"> You can </w:t>
      </w:r>
      <w:r w:rsidR="00BC1699">
        <w:t xml:space="preserve">also </w:t>
      </w:r>
      <w:r w:rsidR="00FA5991">
        <w:t xml:space="preserve">add multiple user role and entity associations for a single </w:t>
      </w:r>
      <w:r w:rsidR="004B549F">
        <w:t>user</w:t>
      </w:r>
      <w:r w:rsidR="00E96D9C">
        <w:t xml:space="preserve"> record</w:t>
      </w:r>
      <w:r w:rsidR="00FA5991">
        <w:t>.</w:t>
      </w:r>
    </w:p>
    <w:p w14:paraId="009ECF0E" w14:textId="77777777" w:rsidR="00526789" w:rsidRDefault="00526789" w:rsidP="00526789">
      <w:pPr>
        <w:pStyle w:val="ProcedureIntroduction"/>
      </w:pPr>
      <w:r>
        <w:t xml:space="preserve">To upload a </w:t>
      </w:r>
      <w:r w:rsidR="004B549F">
        <w:t>user</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526789" w14:paraId="07AF28FC" w14:textId="77777777" w:rsidTr="00526789">
        <w:trPr>
          <w:jc w:val="center"/>
        </w:trPr>
        <w:tc>
          <w:tcPr>
            <w:tcW w:w="9576" w:type="dxa"/>
          </w:tcPr>
          <w:p w14:paraId="677A0A46" w14:textId="77777777" w:rsidR="007A6FE2" w:rsidRDefault="00526789" w:rsidP="00D1375C">
            <w:pPr>
              <w:pStyle w:val="ListNumber"/>
              <w:numPr>
                <w:ilvl w:val="0"/>
                <w:numId w:val="50"/>
              </w:numPr>
              <w:tabs>
                <w:tab w:val="clear" w:pos="360"/>
              </w:tabs>
            </w:pPr>
            <w:r>
              <w:t xml:space="preserve">Download the </w:t>
            </w:r>
            <w:r w:rsidR="004B549F">
              <w:rPr>
                <w:rStyle w:val="Emphasis"/>
                <w:i w:val="0"/>
              </w:rPr>
              <w:t>User</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4FE9167E" w14:textId="4E1C74FE" w:rsidR="007A6FE2" w:rsidRDefault="00526789" w:rsidP="00D1375C">
            <w:pPr>
              <w:pStyle w:val="ListNumber"/>
              <w:numPr>
                <w:ilvl w:val="0"/>
                <w:numId w:val="50"/>
              </w:numPr>
              <w:tabs>
                <w:tab w:val="clear" w:pos="360"/>
              </w:tabs>
            </w:pPr>
            <w:r>
              <w:t xml:space="preserve">Using </w:t>
            </w:r>
            <w:r w:rsidR="007A6FE2" w:rsidRPr="006A609D">
              <w:rPr>
                <w:rStyle w:val="CrossReference"/>
              </w:rPr>
              <w:fldChar w:fldCharType="begin"/>
            </w:r>
            <w:r w:rsidR="006A609D" w:rsidRPr="006A609D">
              <w:rPr>
                <w:rStyle w:val="CrossReference"/>
              </w:rPr>
              <w:instrText xml:space="preserve"> REF _Ref388251722 \* MERGEFORMAT \h</w:instrText>
            </w:r>
            <w:r w:rsidR="007A6FE2" w:rsidRPr="006A609D">
              <w:rPr>
                <w:rStyle w:val="CrossReference"/>
              </w:rPr>
            </w:r>
            <w:r w:rsidR="007A6FE2" w:rsidRPr="006A609D">
              <w:rPr>
                <w:rStyle w:val="CrossReference"/>
              </w:rPr>
              <w:fldChar w:fldCharType="separate"/>
            </w:r>
            <w:ins w:id="642" w:author="Jamika D. Burge" w:date="2015-11-24T15:06:00Z">
              <w:r w:rsidR="00211B29" w:rsidRPr="00211B29">
                <w:rPr>
                  <w:rStyle w:val="CrossReference"/>
                  <w:rPrChange w:id="643" w:author="Jamika D. Burge" w:date="2015-11-24T15:06:00Z">
                    <w:rPr/>
                  </w:rPrChange>
                </w:rPr>
                <w:t>Table 15</w:t>
              </w:r>
            </w:ins>
            <w:del w:id="644" w:author="Jamika D. Burge" w:date="2015-11-24T15:06:00Z">
              <w:r w:rsidR="00ED0EE4" w:rsidRPr="00ED0EE4" w:rsidDel="00211B29">
                <w:rPr>
                  <w:rStyle w:val="CrossReference"/>
                </w:rPr>
                <w:delText>Table 15</w:delText>
              </w:r>
            </w:del>
            <w:r w:rsidR="007A6FE2" w:rsidRPr="006A609D">
              <w:rPr>
                <w:rStyle w:val="CrossReference"/>
              </w:rPr>
              <w:fldChar w:fldCharType="end"/>
            </w:r>
            <w:r w:rsidR="007A6FE2">
              <w:t xml:space="preserve"> </w:t>
            </w:r>
            <w:r>
              <w:t xml:space="preserve">as a reference, </w:t>
            </w:r>
            <w:r w:rsidR="004740F8">
              <w:t xml:space="preserve">enter a row of information for each </w:t>
            </w:r>
            <w:r w:rsidR="004B549F">
              <w:t>user</w:t>
            </w:r>
            <w:r w:rsidR="00E96D9C">
              <w:t xml:space="preserve"> record</w:t>
            </w:r>
            <w:r w:rsidR="00E96145">
              <w:t xml:space="preserve"> </w:t>
            </w:r>
            <w:r>
              <w:t xml:space="preserve">you want to add, modify, or delete. </w:t>
            </w:r>
          </w:p>
          <w:p w14:paraId="3C10B6C4" w14:textId="77777777" w:rsidR="00E96145" w:rsidRDefault="00E96145" w:rsidP="00D1375C">
            <w:pPr>
              <w:pStyle w:val="ListNumber2"/>
              <w:numPr>
                <w:ilvl w:val="1"/>
                <w:numId w:val="50"/>
              </w:numPr>
            </w:pPr>
            <w:r>
              <w:t>To add multiple roles for a user, enter each role association in its own row of the template.</w:t>
            </w:r>
          </w:p>
          <w:p w14:paraId="6840529F" w14:textId="77777777" w:rsidR="00E96D9C" w:rsidRPr="005172D8" w:rsidRDefault="00E96145" w:rsidP="00D1375C">
            <w:pPr>
              <w:pStyle w:val="ListNumber2"/>
              <w:numPr>
                <w:ilvl w:val="1"/>
                <w:numId w:val="50"/>
              </w:numPr>
            </w:pPr>
            <w:r>
              <w:t xml:space="preserve">To delete an existing </w:t>
            </w:r>
            <w:r w:rsidR="004B549F">
              <w:t>user</w:t>
            </w:r>
            <w:r>
              <w:t xml:space="preserve"> record, enter “DELETE” in the </w:t>
            </w:r>
            <w:r w:rsidR="00E96D9C" w:rsidRPr="00AF7A5C">
              <w:t>Delete</w:t>
            </w:r>
            <w:r w:rsidR="00E96D9C" w:rsidRPr="003D1DE2">
              <w:t xml:space="preserve"> c</w:t>
            </w:r>
            <w:r w:rsidR="003C2877" w:rsidRPr="005172D8">
              <w:t>olumn</w:t>
            </w:r>
            <w:r w:rsidRPr="005172D8">
              <w:t>.</w:t>
            </w:r>
            <w:r w:rsidR="00E96D9C" w:rsidRPr="005172D8">
              <w:t xml:space="preserve"> </w:t>
            </w:r>
            <w:r w:rsidR="00E96D9C">
              <w:rPr>
                <w:rStyle w:val="Emphasis"/>
              </w:rPr>
              <w:t xml:space="preserve">Note: You must delete each role association record to remove the </w:t>
            </w:r>
            <w:r w:rsidR="004B549F">
              <w:rPr>
                <w:rStyle w:val="Emphasis"/>
              </w:rPr>
              <w:t>user</w:t>
            </w:r>
            <w:r w:rsidR="00E96D9C">
              <w:rPr>
                <w:rStyle w:val="Emphasis"/>
              </w:rPr>
              <w:t xml:space="preserve"> record.</w:t>
            </w:r>
          </w:p>
          <w:p w14:paraId="06AE7A4D" w14:textId="77777777" w:rsidR="00E96D9C" w:rsidRPr="005172D8" w:rsidRDefault="00E96D9C" w:rsidP="00D1375C">
            <w:pPr>
              <w:pStyle w:val="ListNumber2"/>
              <w:numPr>
                <w:ilvl w:val="1"/>
                <w:numId w:val="50"/>
              </w:numPr>
            </w:pPr>
            <w:r w:rsidRPr="005172D8">
              <w:t xml:space="preserve">If you want to replace a </w:t>
            </w:r>
            <w:r w:rsidR="004B549F">
              <w:t>user</w:t>
            </w:r>
            <w:r w:rsidRPr="005172D8">
              <w:t xml:space="preserve"> record, you must delete the original record and then create a new one, otherwise the system may regard the new record as an additional role.</w:t>
            </w:r>
          </w:p>
          <w:p w14:paraId="6E969BF5" w14:textId="77777777" w:rsidR="007A6FE2" w:rsidRDefault="008C52B5" w:rsidP="00D1375C">
            <w:pPr>
              <w:pStyle w:val="ListNumber"/>
              <w:numPr>
                <w:ilvl w:val="0"/>
                <w:numId w:val="50"/>
              </w:numPr>
              <w:tabs>
                <w:tab w:val="clear" w:pos="360"/>
              </w:tabs>
            </w:pPr>
            <w:r>
              <w:t>On the</w:t>
            </w:r>
            <w:r w:rsidR="00526789">
              <w:t xml:space="preserve"> </w:t>
            </w:r>
            <w:r w:rsidR="00DD7873">
              <w:t>ART</w:t>
            </w:r>
            <w:r w:rsidR="00526789">
              <w:t xml:space="preserve"> </w:t>
            </w:r>
            <w:r w:rsidR="00926E3F">
              <w:t>home screen</w:t>
            </w:r>
            <w:r w:rsidR="0052678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526789">
              <w:t>].</w:t>
            </w:r>
          </w:p>
          <w:p w14:paraId="22EA0ADB" w14:textId="77777777" w:rsidR="00526789" w:rsidRDefault="00526789" w:rsidP="00D1375C">
            <w:pPr>
              <w:pStyle w:val="ListNumber"/>
              <w:numPr>
                <w:ilvl w:val="0"/>
                <w:numId w:val="50"/>
              </w:numPr>
              <w:tabs>
                <w:tab w:val="clear" w:pos="360"/>
              </w:tabs>
            </w:pPr>
            <w:r>
              <w:t xml:space="preserve">Upload the </w:t>
            </w:r>
            <w:r w:rsidR="007A6FE2">
              <w:t>user</w:t>
            </w:r>
            <w:r>
              <w:t xml:space="preserve"> file, following the instructions provided in the </w:t>
            </w:r>
            <w:hyperlink w:anchor="_Uploading_Files" w:history="1">
              <w:r w:rsidRPr="00116EB2">
                <w:rPr>
                  <w:rStyle w:val="Hyperlink"/>
                </w:rPr>
                <w:t>Uploading Files</w:t>
              </w:r>
            </w:hyperlink>
            <w:r>
              <w:t xml:space="preserve"> section.</w:t>
            </w:r>
          </w:p>
        </w:tc>
      </w:tr>
    </w:tbl>
    <w:p w14:paraId="65C41294" w14:textId="77777777" w:rsidR="00526789" w:rsidRPr="00586A01" w:rsidRDefault="00526789" w:rsidP="00586A01"/>
    <w:p w14:paraId="2E099919" w14:textId="34C11A40" w:rsidR="00526789" w:rsidRPr="005272B2" w:rsidRDefault="00526789" w:rsidP="009735DF">
      <w:pPr>
        <w:keepNext/>
        <w:keepLines/>
      </w:pPr>
      <w:r w:rsidRPr="006A609D">
        <w:rPr>
          <w:rStyle w:val="CrossReference"/>
        </w:rPr>
        <w:fldChar w:fldCharType="begin"/>
      </w:r>
      <w:r w:rsidR="006A609D" w:rsidRPr="006A609D">
        <w:rPr>
          <w:rStyle w:val="CrossReference"/>
        </w:rPr>
        <w:instrText xml:space="preserve"> REF _Ref388251722 \* MERGEFORMAT \h</w:instrText>
      </w:r>
      <w:r w:rsidRPr="006A609D">
        <w:rPr>
          <w:rStyle w:val="CrossReference"/>
        </w:rPr>
      </w:r>
      <w:r w:rsidRPr="006A609D">
        <w:rPr>
          <w:rStyle w:val="CrossReference"/>
        </w:rPr>
        <w:fldChar w:fldCharType="separate"/>
      </w:r>
      <w:ins w:id="645" w:author="Jamika D. Burge" w:date="2015-11-24T15:06:00Z">
        <w:r w:rsidR="00211B29" w:rsidRPr="00211B29">
          <w:rPr>
            <w:rStyle w:val="CrossReference"/>
            <w:rPrChange w:id="646" w:author="Jamika D. Burge" w:date="2015-11-24T15:06:00Z">
              <w:rPr/>
            </w:rPrChange>
          </w:rPr>
          <w:t>Table 15</w:t>
        </w:r>
      </w:ins>
      <w:del w:id="647" w:author="Jamika D. Burge" w:date="2015-11-24T15:06:00Z">
        <w:r w:rsidR="00ED0EE4" w:rsidRPr="00ED0EE4" w:rsidDel="00211B29">
          <w:rPr>
            <w:rStyle w:val="CrossReference"/>
          </w:rPr>
          <w:delText>Table 15</w:delText>
        </w:r>
      </w:del>
      <w:r w:rsidRPr="006A609D">
        <w:rPr>
          <w:rStyle w:val="CrossReference"/>
        </w:rPr>
        <w:fldChar w:fldCharType="end"/>
      </w:r>
      <w:r>
        <w:t xml:space="preserve"> describ</w:t>
      </w:r>
      <w:r w:rsidR="00940AD7">
        <w:t xml:space="preserve">es the columns in the </w:t>
      </w:r>
      <w:r w:rsidR="004B549F">
        <w:t>user</w:t>
      </w:r>
      <w:r w:rsidR="00940AD7">
        <w:t xml:space="preserve"> file</w:t>
      </w:r>
      <w:r>
        <w:t xml:space="preserve"> and lists acceptable values in </w:t>
      </w:r>
      <w:r w:rsidRPr="003B12CF">
        <w:rPr>
          <w:rStyle w:val="Strong"/>
        </w:rPr>
        <w:t>bold type</w:t>
      </w:r>
      <w:r>
        <w:t xml:space="preserve">. </w:t>
      </w:r>
      <w:r w:rsidR="00E85604">
        <w:t xml:space="preserve">These columns also correspond with the fields on the </w:t>
      </w:r>
      <w:r w:rsidR="00971036">
        <w:rPr>
          <w:b/>
          <w:i/>
        </w:rPr>
        <w:t>Add</w:t>
      </w:r>
      <w:r w:rsidR="00E85604" w:rsidRPr="00116EB2">
        <w:rPr>
          <w:b/>
          <w:i/>
        </w:rPr>
        <w:t xml:space="preserve"> </w:t>
      </w:r>
      <w:r w:rsidR="004B549F">
        <w:rPr>
          <w:b/>
          <w:i/>
        </w:rPr>
        <w:t>User</w:t>
      </w:r>
      <w:r w:rsidR="00E85604" w:rsidRPr="00116EB2">
        <w:rPr>
          <w:b/>
          <w:i/>
        </w:rPr>
        <w:t xml:space="preserve"> Information</w:t>
      </w:r>
      <w:r w:rsidR="00E85604">
        <w:t xml:space="preserve"> screen. </w:t>
      </w:r>
      <w:r>
        <w:t>Columns marked with an asterisk (*) are required for add</w:t>
      </w:r>
      <w:r w:rsidR="00AF7A5C">
        <w:t xml:space="preserve"> or </w:t>
      </w:r>
      <w:r w:rsidR="00E85604">
        <w:t>modify</w:t>
      </w:r>
      <w:r>
        <w:t xml:space="preserve"> actions; columns marked with a plus (+) are required for delete actions.</w:t>
      </w:r>
      <w:r w:rsidR="005272B2">
        <w:t xml:space="preserve"> </w:t>
      </w:r>
      <w:r w:rsidR="005272B2" w:rsidRPr="00960619">
        <w:rPr>
          <w:rStyle w:val="Emphasis"/>
        </w:rPr>
        <w:t xml:space="preserve">Note: Some of the labels on the user template differ from those on the </w:t>
      </w:r>
      <w:r w:rsidR="005272B2" w:rsidRPr="00960619">
        <w:rPr>
          <w:rStyle w:val="Strong"/>
        </w:rPr>
        <w:t xml:space="preserve">Add User Information </w:t>
      </w:r>
      <w:r w:rsidR="005272B2" w:rsidRPr="00960619">
        <w:rPr>
          <w:rStyle w:val="Emphasis"/>
        </w:rPr>
        <w:t xml:space="preserve">screen. The </w:t>
      </w:r>
      <w:r w:rsidR="00004886">
        <w:rPr>
          <w:rStyle w:val="Emphasis"/>
        </w:rPr>
        <w:t xml:space="preserve">unique </w:t>
      </w:r>
      <w:r w:rsidR="005272B2" w:rsidRPr="00960619">
        <w:rPr>
          <w:rStyle w:val="Emphasis"/>
        </w:rPr>
        <w:t xml:space="preserve">labels from the </w:t>
      </w:r>
      <w:r w:rsidR="005272B2" w:rsidRPr="00960619">
        <w:rPr>
          <w:rStyle w:val="Strong"/>
        </w:rPr>
        <w:t>Add User Information</w:t>
      </w:r>
      <w:r w:rsidR="005272B2" w:rsidRPr="00960619">
        <w:rPr>
          <w:rStyle w:val="Emphasis"/>
        </w:rPr>
        <w:t xml:space="preserve"> screen are listed in parentheses below the labels from the template.</w:t>
      </w:r>
    </w:p>
    <w:p w14:paraId="41432C0C" w14:textId="77777777" w:rsidR="00526789" w:rsidRDefault="00526789" w:rsidP="00526789">
      <w:pPr>
        <w:pStyle w:val="TableCaption"/>
      </w:pPr>
      <w:bookmarkStart w:id="648" w:name="_Ref388251722"/>
      <w:r>
        <w:t>Table </w:t>
      </w:r>
      <w:r w:rsidR="008A2B77">
        <w:fldChar w:fldCharType="begin"/>
      </w:r>
      <w:r w:rsidR="008A2B77">
        <w:instrText xml:space="preserve"> SEQ Table \* ARABIC </w:instrText>
      </w:r>
      <w:r w:rsidR="008A2B77">
        <w:fldChar w:fldCharType="separate"/>
      </w:r>
      <w:r w:rsidR="00211B29">
        <w:rPr>
          <w:noProof/>
        </w:rPr>
        <w:t>15</w:t>
      </w:r>
      <w:r w:rsidR="008A2B77">
        <w:rPr>
          <w:noProof/>
        </w:rPr>
        <w:fldChar w:fldCharType="end"/>
      </w:r>
      <w:bookmarkEnd w:id="648"/>
      <w:r>
        <w:t xml:space="preserve">. </w:t>
      </w:r>
      <w:r w:rsidRPr="00783149">
        <w:t xml:space="preserve">Upload </w:t>
      </w:r>
      <w:r w:rsidR="004B549F">
        <w:t>User</w:t>
      </w:r>
      <w:r w:rsidRPr="00783149">
        <w:t xml:space="preserve"> File Requirements</w:t>
      </w:r>
    </w:p>
    <w:tbl>
      <w:tblPr>
        <w:tblStyle w:val="TableGrid"/>
        <w:tblW w:w="0" w:type="auto"/>
        <w:tblLayout w:type="fixed"/>
        <w:tblLook w:val="04A0" w:firstRow="1" w:lastRow="0" w:firstColumn="1" w:lastColumn="0" w:noHBand="0" w:noVBand="1"/>
      </w:tblPr>
      <w:tblGrid>
        <w:gridCol w:w="3168"/>
        <w:gridCol w:w="6192"/>
      </w:tblGrid>
      <w:tr w:rsidR="00526789" w:rsidRPr="00645F22" w14:paraId="2F6DAC24" w14:textId="77777777"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14:paraId="48FDABA4" w14:textId="77777777" w:rsidR="00526789" w:rsidRPr="00645F22" w:rsidRDefault="00526789" w:rsidP="00526789">
            <w:pPr>
              <w:pStyle w:val="TableHeader"/>
            </w:pPr>
            <w:r w:rsidRPr="00645F22">
              <w:t>Column</w:t>
            </w:r>
          </w:p>
        </w:tc>
        <w:tc>
          <w:tcPr>
            <w:tcW w:w="6192" w:type="dxa"/>
          </w:tcPr>
          <w:p w14:paraId="46AE7FE7" w14:textId="77777777" w:rsidR="00526789" w:rsidRPr="00645F22" w:rsidRDefault="00526789" w:rsidP="00526789">
            <w:pPr>
              <w:pStyle w:val="TableHeader"/>
            </w:pPr>
            <w:r>
              <w:t>Description</w:t>
            </w:r>
          </w:p>
        </w:tc>
      </w:tr>
      <w:tr w:rsidR="00526789" w:rsidRPr="00645F22" w14:paraId="5D16E2B0" w14:textId="77777777" w:rsidTr="00526789">
        <w:tc>
          <w:tcPr>
            <w:tcW w:w="3168" w:type="dxa"/>
          </w:tcPr>
          <w:p w14:paraId="1D71B826" w14:textId="77777777" w:rsidR="00526789" w:rsidRPr="00645F22" w:rsidRDefault="00526789" w:rsidP="00526789">
            <w:pPr>
              <w:pStyle w:val="TableText"/>
            </w:pPr>
            <w:r w:rsidRPr="00645F22">
              <w:t>FirstName</w:t>
            </w:r>
            <w:r>
              <w:t>*</w:t>
            </w:r>
          </w:p>
        </w:tc>
        <w:tc>
          <w:tcPr>
            <w:tcW w:w="6192" w:type="dxa"/>
            <w:vAlign w:val="center"/>
          </w:tcPr>
          <w:p w14:paraId="2EB23FD4" w14:textId="77777777" w:rsidR="00526789" w:rsidRDefault="00526789" w:rsidP="00526789">
            <w:pPr>
              <w:pStyle w:val="TableText"/>
            </w:pPr>
            <w:r>
              <w:t>User’s first name.</w:t>
            </w:r>
          </w:p>
          <w:p w14:paraId="0747806F" w14:textId="77777777" w:rsidR="00526789" w:rsidRDefault="00526789" w:rsidP="00526789">
            <w:pPr>
              <w:pStyle w:val="TableText"/>
            </w:pPr>
            <w:r w:rsidRPr="00CE7FEE">
              <w:rPr>
                <w:rStyle w:val="Strong"/>
              </w:rPr>
              <w:t>Up to 35 characters.</w:t>
            </w:r>
          </w:p>
        </w:tc>
      </w:tr>
      <w:tr w:rsidR="00526789" w:rsidRPr="00645F22" w14:paraId="538D63B2" w14:textId="77777777" w:rsidTr="00526789">
        <w:tc>
          <w:tcPr>
            <w:tcW w:w="3168" w:type="dxa"/>
          </w:tcPr>
          <w:p w14:paraId="520354E6" w14:textId="77777777" w:rsidR="00526789" w:rsidRDefault="00526789" w:rsidP="00526789">
            <w:pPr>
              <w:pStyle w:val="TableText"/>
            </w:pPr>
            <w:r w:rsidRPr="00645F22">
              <w:t>LastOrSurname</w:t>
            </w:r>
            <w:r>
              <w:t>*</w:t>
            </w:r>
          </w:p>
          <w:p w14:paraId="64DCE906" w14:textId="77777777" w:rsidR="005272B2" w:rsidRPr="00645F22" w:rsidRDefault="005272B2" w:rsidP="00526789">
            <w:pPr>
              <w:pStyle w:val="TableText"/>
            </w:pPr>
            <w:r>
              <w:t>(Last Name)</w:t>
            </w:r>
          </w:p>
        </w:tc>
        <w:tc>
          <w:tcPr>
            <w:tcW w:w="6192" w:type="dxa"/>
            <w:vAlign w:val="center"/>
          </w:tcPr>
          <w:p w14:paraId="09E4737C" w14:textId="77777777" w:rsidR="00526789" w:rsidRDefault="00526789" w:rsidP="00526789">
            <w:pPr>
              <w:pStyle w:val="TableText"/>
            </w:pPr>
            <w:r>
              <w:t>User’s last name.</w:t>
            </w:r>
          </w:p>
          <w:p w14:paraId="1C2F0988" w14:textId="77777777" w:rsidR="00526789" w:rsidRDefault="00526789" w:rsidP="00526789">
            <w:pPr>
              <w:pStyle w:val="TableText"/>
            </w:pPr>
            <w:r w:rsidRPr="00CE7FEE">
              <w:rPr>
                <w:rStyle w:val="Strong"/>
              </w:rPr>
              <w:t>Up to 35 characters.</w:t>
            </w:r>
          </w:p>
        </w:tc>
      </w:tr>
      <w:tr w:rsidR="00526789" w:rsidRPr="00645F22" w14:paraId="0B2A5FFA" w14:textId="77777777" w:rsidTr="00526789">
        <w:tc>
          <w:tcPr>
            <w:tcW w:w="3168" w:type="dxa"/>
          </w:tcPr>
          <w:p w14:paraId="723693D4" w14:textId="77777777" w:rsidR="00526789" w:rsidRDefault="00526789" w:rsidP="00526789">
            <w:pPr>
              <w:pStyle w:val="TableText"/>
            </w:pPr>
            <w:r w:rsidRPr="00645F22">
              <w:t>ElectronicMailAddress</w:t>
            </w:r>
            <w:r>
              <w:t>*</w:t>
            </w:r>
            <w:r w:rsidRPr="00E730F9">
              <w:rPr>
                <w:rStyle w:val="FootnoteReference"/>
              </w:rPr>
              <w:t>+</w:t>
            </w:r>
          </w:p>
          <w:p w14:paraId="32D228FF" w14:textId="77777777" w:rsidR="005272B2" w:rsidRPr="00645F22" w:rsidRDefault="005272B2" w:rsidP="00526789">
            <w:pPr>
              <w:pStyle w:val="TableText"/>
            </w:pPr>
            <w:r>
              <w:t>(Email Address)</w:t>
            </w:r>
          </w:p>
        </w:tc>
        <w:tc>
          <w:tcPr>
            <w:tcW w:w="6192" w:type="dxa"/>
            <w:vAlign w:val="center"/>
          </w:tcPr>
          <w:p w14:paraId="437B9794" w14:textId="77777777" w:rsidR="00526789" w:rsidRDefault="00526789" w:rsidP="00526789">
            <w:pPr>
              <w:pStyle w:val="TableText"/>
            </w:pPr>
            <w:r>
              <w:t>User’s email address.</w:t>
            </w:r>
          </w:p>
          <w:p w14:paraId="7772D38A" w14:textId="77777777" w:rsidR="00526789" w:rsidRDefault="00526789" w:rsidP="00526789">
            <w:pPr>
              <w:pStyle w:val="TableText"/>
            </w:pPr>
            <w:r w:rsidRPr="00CE7FEE">
              <w:rPr>
                <w:rStyle w:val="Strong"/>
              </w:rPr>
              <w:t xml:space="preserve">Up to </w:t>
            </w:r>
            <w:r>
              <w:rPr>
                <w:rStyle w:val="Strong"/>
              </w:rPr>
              <w:t>128</w:t>
            </w:r>
            <w:r w:rsidRPr="00CE7FEE">
              <w:rPr>
                <w:rStyle w:val="Strong"/>
              </w:rPr>
              <w:t xml:space="preserve"> characters</w:t>
            </w:r>
            <w:r>
              <w:rPr>
                <w:rStyle w:val="Strong"/>
              </w:rPr>
              <w:t xml:space="preserve"> in standard email address format</w:t>
            </w:r>
            <w:r w:rsidRPr="00CE7FEE">
              <w:rPr>
                <w:rStyle w:val="Strong"/>
              </w:rPr>
              <w:t>.</w:t>
            </w:r>
          </w:p>
        </w:tc>
      </w:tr>
      <w:tr w:rsidR="00526789" w:rsidRPr="00645F22" w14:paraId="5C7D5A82" w14:textId="77777777" w:rsidTr="00526789">
        <w:tc>
          <w:tcPr>
            <w:tcW w:w="3168" w:type="dxa"/>
          </w:tcPr>
          <w:p w14:paraId="73B0C39F" w14:textId="77777777" w:rsidR="00526789" w:rsidRPr="00645F22" w:rsidRDefault="00526789" w:rsidP="00526789">
            <w:pPr>
              <w:pStyle w:val="TableText"/>
            </w:pPr>
            <w:r w:rsidRPr="00645F22">
              <w:t>TelephoneNumber</w:t>
            </w:r>
          </w:p>
        </w:tc>
        <w:tc>
          <w:tcPr>
            <w:tcW w:w="6192" w:type="dxa"/>
            <w:vAlign w:val="center"/>
          </w:tcPr>
          <w:p w14:paraId="5F4DA7BE" w14:textId="77777777" w:rsidR="00526789" w:rsidRDefault="00CE65E2" w:rsidP="00526789">
            <w:pPr>
              <w:pStyle w:val="TableText"/>
            </w:pPr>
            <w:r>
              <w:t>T</w:t>
            </w:r>
            <w:r w:rsidR="00526789">
              <w:t>elephone number including the area code, and optional extension.</w:t>
            </w:r>
          </w:p>
          <w:p w14:paraId="4128FCF7" w14:textId="77777777" w:rsidR="00526789" w:rsidRDefault="00526789" w:rsidP="00526789">
            <w:pPr>
              <w:pStyle w:val="TableText"/>
            </w:pPr>
            <w:r w:rsidRPr="00CE7FEE">
              <w:rPr>
                <w:rStyle w:val="Strong"/>
              </w:rPr>
              <w:t xml:space="preserve">Up to </w:t>
            </w:r>
            <w:r>
              <w:rPr>
                <w:rStyle w:val="Strong"/>
              </w:rPr>
              <w:t>24</w:t>
            </w:r>
            <w:r w:rsidRPr="00CE7FEE">
              <w:rPr>
                <w:rStyle w:val="Strong"/>
              </w:rPr>
              <w:t xml:space="preserve"> characters</w:t>
            </w:r>
            <w:r>
              <w:rPr>
                <w:rStyle w:val="Strong"/>
              </w:rPr>
              <w:t xml:space="preserve"> in XXX</w:t>
            </w:r>
            <w:r>
              <w:rPr>
                <w:rStyle w:val="Strong"/>
              </w:rPr>
              <w:noBreakHyphen/>
              <w:t>XXX</w:t>
            </w:r>
            <w:r>
              <w:rPr>
                <w:rStyle w:val="Strong"/>
              </w:rPr>
              <w:noBreakHyphen/>
              <w:t>XXXX xNNNNNN or XXX</w:t>
            </w:r>
            <w:r>
              <w:rPr>
                <w:rStyle w:val="Strong"/>
              </w:rPr>
              <w:noBreakHyphen/>
              <w:t>XXX</w:t>
            </w:r>
            <w:r>
              <w:rPr>
                <w:rStyle w:val="Strong"/>
              </w:rPr>
              <w:noBreakHyphen/>
              <w:t>XXXX xNNNNNN format</w:t>
            </w:r>
            <w:r w:rsidRPr="00CE7FEE">
              <w:rPr>
                <w:rStyle w:val="Strong"/>
              </w:rPr>
              <w:t>.</w:t>
            </w:r>
          </w:p>
        </w:tc>
      </w:tr>
      <w:tr w:rsidR="00526789" w:rsidRPr="00645F22" w14:paraId="0F2823BA" w14:textId="77777777" w:rsidTr="00526789">
        <w:tc>
          <w:tcPr>
            <w:tcW w:w="3168" w:type="dxa"/>
          </w:tcPr>
          <w:p w14:paraId="500611B4" w14:textId="77777777" w:rsidR="00526789" w:rsidRPr="00645F22" w:rsidRDefault="00526789" w:rsidP="00526789">
            <w:pPr>
              <w:pStyle w:val="TableText"/>
            </w:pPr>
            <w:r w:rsidRPr="00645F22">
              <w:t>Role</w:t>
            </w:r>
            <w:r>
              <w:t>*</w:t>
            </w:r>
          </w:p>
        </w:tc>
        <w:tc>
          <w:tcPr>
            <w:tcW w:w="6192" w:type="dxa"/>
            <w:vAlign w:val="center"/>
          </w:tcPr>
          <w:p w14:paraId="13E2167D" w14:textId="77777777" w:rsidR="00526789" w:rsidRDefault="00526789" w:rsidP="00526789">
            <w:pPr>
              <w:pStyle w:val="TableText"/>
            </w:pPr>
            <w:r>
              <w:t xml:space="preserve">Role assigned to the </w:t>
            </w:r>
            <w:r w:rsidR="004B549F">
              <w:t>user</w:t>
            </w:r>
            <w:r>
              <w:t>.</w:t>
            </w:r>
          </w:p>
          <w:p w14:paraId="638562B2" w14:textId="77777777" w:rsidR="00526789" w:rsidRDefault="00526789" w:rsidP="00526789">
            <w:pPr>
              <w:pStyle w:val="TableText"/>
            </w:pPr>
            <w:r w:rsidRPr="00CE7FEE">
              <w:rPr>
                <w:rStyle w:val="Strong"/>
              </w:rPr>
              <w:t>Up to 3</w:t>
            </w:r>
            <w:r>
              <w:rPr>
                <w:rStyle w:val="Strong"/>
              </w:rPr>
              <w:t>0</w:t>
            </w:r>
            <w:r w:rsidRPr="00CE7FEE">
              <w:rPr>
                <w:rStyle w:val="Strong"/>
              </w:rPr>
              <w:t xml:space="preserve"> characters.</w:t>
            </w:r>
          </w:p>
        </w:tc>
      </w:tr>
      <w:tr w:rsidR="00526789" w:rsidRPr="00645F22" w14:paraId="2ACEEBE2" w14:textId="77777777" w:rsidTr="00526789">
        <w:tc>
          <w:tcPr>
            <w:tcW w:w="3168" w:type="dxa"/>
          </w:tcPr>
          <w:p w14:paraId="11EF60FA" w14:textId="77777777" w:rsidR="00526789" w:rsidRPr="00645F22" w:rsidRDefault="00526789" w:rsidP="00526789">
            <w:pPr>
              <w:pStyle w:val="TableText"/>
            </w:pPr>
            <w:r w:rsidRPr="00645F22">
              <w:t>AssociatedEntityID</w:t>
            </w:r>
            <w:r>
              <w:t>*</w:t>
            </w:r>
          </w:p>
        </w:tc>
        <w:tc>
          <w:tcPr>
            <w:tcW w:w="6192" w:type="dxa"/>
            <w:vAlign w:val="center"/>
          </w:tcPr>
          <w:p w14:paraId="27681876" w14:textId="77777777" w:rsidR="00526789" w:rsidRDefault="00526789" w:rsidP="00526789">
            <w:pPr>
              <w:pStyle w:val="TableText"/>
            </w:pPr>
            <w:r>
              <w:t xml:space="preserve">Identifier of entity associated with the </w:t>
            </w:r>
            <w:r w:rsidR="004B549F">
              <w:t>user</w:t>
            </w:r>
            <w:r>
              <w:t>.</w:t>
            </w:r>
          </w:p>
          <w:p w14:paraId="5F7F1ED6" w14:textId="77777777" w:rsidR="00526789" w:rsidRDefault="00526789" w:rsidP="00526789">
            <w:pPr>
              <w:pStyle w:val="TableText"/>
            </w:pPr>
            <w:r w:rsidRPr="00CE7FEE">
              <w:rPr>
                <w:rStyle w:val="Strong"/>
              </w:rPr>
              <w:t xml:space="preserve">Up to </w:t>
            </w:r>
            <w:r>
              <w:rPr>
                <w:rStyle w:val="Strong"/>
              </w:rPr>
              <w:t>20</w:t>
            </w:r>
            <w:r w:rsidRPr="00CE7FEE">
              <w:rPr>
                <w:rStyle w:val="Strong"/>
              </w:rPr>
              <w:t xml:space="preserve"> characters.</w:t>
            </w:r>
          </w:p>
        </w:tc>
      </w:tr>
      <w:tr w:rsidR="00526789" w:rsidRPr="00645F22" w14:paraId="3566029A" w14:textId="77777777" w:rsidTr="00526789">
        <w:tc>
          <w:tcPr>
            <w:tcW w:w="3168" w:type="dxa"/>
          </w:tcPr>
          <w:p w14:paraId="5F3C0568" w14:textId="77777777" w:rsidR="00526789" w:rsidRDefault="00526789" w:rsidP="00526789">
            <w:pPr>
              <w:pStyle w:val="TableText"/>
            </w:pPr>
            <w:r w:rsidRPr="00645F22">
              <w:t>Level</w:t>
            </w:r>
            <w:r>
              <w:t>*</w:t>
            </w:r>
          </w:p>
          <w:p w14:paraId="1CA84B7D" w14:textId="77777777" w:rsidR="005272B2" w:rsidRPr="00645F22" w:rsidRDefault="005272B2" w:rsidP="00526789">
            <w:pPr>
              <w:pStyle w:val="TableText"/>
            </w:pPr>
            <w:r>
              <w:t>(Responsible Entity Type)</w:t>
            </w:r>
          </w:p>
        </w:tc>
        <w:tc>
          <w:tcPr>
            <w:tcW w:w="6192" w:type="dxa"/>
            <w:vAlign w:val="center"/>
          </w:tcPr>
          <w:p w14:paraId="7F64B2AE" w14:textId="77777777" w:rsidR="00526789" w:rsidRDefault="004B549F" w:rsidP="00526789">
            <w:pPr>
              <w:pStyle w:val="TableText"/>
            </w:pPr>
            <w:r>
              <w:t>User</w:t>
            </w:r>
            <w:r w:rsidR="00526789">
              <w:t>-role combination’s parent in the Consortium’s hierarchy.</w:t>
            </w:r>
          </w:p>
          <w:p w14:paraId="5527A6DC" w14:textId="77777777" w:rsidR="00526789" w:rsidRDefault="00526789" w:rsidP="00526789">
            <w:pPr>
              <w:pStyle w:val="TableTextBullet"/>
            </w:pPr>
            <w:r w:rsidRPr="0087788D">
              <w:rPr>
                <w:rStyle w:val="Strong"/>
              </w:rPr>
              <w:t>CLIENT</w:t>
            </w:r>
            <w:r>
              <w:t xml:space="preserve"> – Indicates the user is a direct member of the consortium.</w:t>
            </w:r>
          </w:p>
          <w:p w14:paraId="6D392441" w14:textId="77777777" w:rsidR="00526789" w:rsidRDefault="00526789" w:rsidP="00526789">
            <w:pPr>
              <w:pStyle w:val="TableTextBullet"/>
            </w:pPr>
            <w:r w:rsidRPr="0087788D">
              <w:rPr>
                <w:rStyle w:val="Strong"/>
              </w:rPr>
              <w:t>GROUPOFSTATES</w:t>
            </w:r>
            <w:r>
              <w:t xml:space="preserve"> – Indicates user is a member of a group of states.</w:t>
            </w:r>
          </w:p>
          <w:p w14:paraId="4430C5C1" w14:textId="77777777" w:rsidR="00526789" w:rsidRDefault="00526789" w:rsidP="00526789">
            <w:pPr>
              <w:pStyle w:val="TableTextBullet"/>
            </w:pPr>
            <w:r w:rsidRPr="0087788D">
              <w:rPr>
                <w:rStyle w:val="Strong"/>
              </w:rPr>
              <w:t>STATE</w:t>
            </w:r>
            <w:r>
              <w:t xml:space="preserve"> – Indicates user is a member of a state.</w:t>
            </w:r>
          </w:p>
          <w:p w14:paraId="1E1F4592" w14:textId="77777777" w:rsidR="00526789" w:rsidRDefault="00526789" w:rsidP="00526789">
            <w:pPr>
              <w:pStyle w:val="TableTextBullet"/>
            </w:pPr>
            <w:r w:rsidRPr="0087788D">
              <w:rPr>
                <w:rStyle w:val="Strong"/>
              </w:rPr>
              <w:t>GROUPOFDISTRICTS</w:t>
            </w:r>
            <w:r>
              <w:t xml:space="preserve"> – Indicates user is a member of a group of districts.</w:t>
            </w:r>
          </w:p>
          <w:p w14:paraId="30BCBE51" w14:textId="77777777" w:rsidR="00526789" w:rsidRDefault="00526789" w:rsidP="00526789">
            <w:pPr>
              <w:pStyle w:val="TableTextBullet"/>
            </w:pPr>
            <w:r w:rsidRPr="0087788D">
              <w:rPr>
                <w:rStyle w:val="Strong"/>
              </w:rPr>
              <w:t>DISTRICT</w:t>
            </w:r>
            <w:r>
              <w:t xml:space="preserve"> – Indicates user is a member of a district.</w:t>
            </w:r>
          </w:p>
          <w:p w14:paraId="53DDFFD1" w14:textId="77777777" w:rsidR="00526789" w:rsidRDefault="00526789" w:rsidP="00526789">
            <w:pPr>
              <w:pStyle w:val="TableTextBullet"/>
            </w:pPr>
            <w:r w:rsidRPr="0087788D">
              <w:rPr>
                <w:rStyle w:val="Strong"/>
              </w:rPr>
              <w:t>GROUPOFINSTITUTIONS</w:t>
            </w:r>
            <w:r>
              <w:t xml:space="preserve"> – Indicates user is a member of a group of institutions.</w:t>
            </w:r>
          </w:p>
          <w:p w14:paraId="06ABDF54" w14:textId="77777777" w:rsidR="00526789" w:rsidRDefault="00526789" w:rsidP="00526789">
            <w:pPr>
              <w:pStyle w:val="TableTextBullet"/>
            </w:pPr>
            <w:r w:rsidRPr="0087788D">
              <w:rPr>
                <w:rStyle w:val="Strong"/>
              </w:rPr>
              <w:t>INSTITUTION</w:t>
            </w:r>
            <w:r>
              <w:t xml:space="preserve"> – Indicates user is a member of a group of an institution.</w:t>
            </w:r>
          </w:p>
          <w:p w14:paraId="0AA34A4C" w14:textId="6F18EB41" w:rsidR="00526789" w:rsidRDefault="00526789" w:rsidP="00526789">
            <w:pPr>
              <w:pStyle w:val="TableText"/>
            </w:pPr>
            <w:r>
              <w:t xml:space="preserve">For a description of the Consortium’s hierarchy in </w:t>
            </w:r>
            <w:r w:rsidR="00DD7873">
              <w:t>ART</w:t>
            </w:r>
            <w:r>
              <w:t xml:space="preserve">, see the 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ins w:id="649" w:author="Jamika D. Burge" w:date="2015-11-24T15:06:00Z">
              <w:r w:rsidR="00211B29" w:rsidRPr="00211B29">
                <w:rPr>
                  <w:rStyle w:val="CrossReference"/>
                  <w:rPrChange w:id="650" w:author="Jamika D. Burge" w:date="2015-11-24T15:06:00Z">
                    <w:rPr/>
                  </w:rPrChange>
                </w:rPr>
                <w:t>Understanding the Smarter Balanced Hierarchy</w:t>
              </w:r>
            </w:ins>
            <w:del w:id="651" w:author="Jamika D. Burge" w:date="2015-11-24T15:06:00Z">
              <w:r w:rsidR="00ED0EE4" w:rsidRPr="00ED0EE4" w:rsidDel="00211B29">
                <w:rPr>
                  <w:rStyle w:val="CrossReference"/>
                </w:rPr>
                <w:delText>Understanding the Smarter Balanced Hierarchy</w:delText>
              </w:r>
            </w:del>
            <w:r w:rsidRPr="006A609D">
              <w:rPr>
                <w:rStyle w:val="CrossReference"/>
              </w:rPr>
              <w:fldChar w:fldCharType="end"/>
            </w:r>
            <w:r>
              <w:t>.</w:t>
            </w:r>
          </w:p>
        </w:tc>
      </w:tr>
      <w:tr w:rsidR="00526789" w:rsidRPr="00645F22" w14:paraId="014A74CD" w14:textId="77777777" w:rsidTr="00526789">
        <w:tc>
          <w:tcPr>
            <w:tcW w:w="3168" w:type="dxa"/>
          </w:tcPr>
          <w:p w14:paraId="257EA23E" w14:textId="77777777" w:rsidR="00526789" w:rsidRDefault="00526789" w:rsidP="00526789">
            <w:pPr>
              <w:pStyle w:val="TableText"/>
            </w:pPr>
            <w:r w:rsidRPr="00645F22">
              <w:t>StateAbbreviation</w:t>
            </w:r>
            <w:r>
              <w:t>*</w:t>
            </w:r>
          </w:p>
          <w:p w14:paraId="0622E544" w14:textId="77777777" w:rsidR="005272B2" w:rsidRPr="00645F22" w:rsidRDefault="005272B2" w:rsidP="00526789">
            <w:pPr>
              <w:pStyle w:val="TableText"/>
            </w:pPr>
            <w:r>
              <w:t>(State)</w:t>
            </w:r>
          </w:p>
        </w:tc>
        <w:tc>
          <w:tcPr>
            <w:tcW w:w="6192" w:type="dxa"/>
            <w:vAlign w:val="center"/>
          </w:tcPr>
          <w:p w14:paraId="66E9B15D" w14:textId="77777777" w:rsidR="00211B29" w:rsidRPr="00FC6D62" w:rsidRDefault="00526789" w:rsidP="00FC6D62">
            <w:pPr>
              <w:pStyle w:val="TableText"/>
              <w:rPr>
                <w:ins w:id="652" w:author="Jamika D. Burge" w:date="2015-11-24T15:06:00Z"/>
              </w:rPr>
            </w:pPr>
            <w:r>
              <w:t xml:space="preserve">State with which the </w:t>
            </w:r>
            <w:r w:rsidR="004B549F">
              <w:t>user</w:t>
            </w:r>
            <w:r>
              <w:t xml:space="preserve"> is associated. </w:t>
            </w:r>
            <w:r>
              <w:fldChar w:fldCharType="begin"/>
            </w:r>
            <w:r>
              <w:instrText xml:space="preserve"> REF stateabbrev \h </w:instrText>
            </w:r>
            <w:r>
              <w:fldChar w:fldCharType="separate"/>
            </w:r>
            <w:ins w:id="653" w:author="Jamika D. Burge" w:date="2015-11-24T15:06:00Z">
              <w:r w:rsidR="00211B29" w:rsidRPr="00CB020D">
                <w:rPr>
                  <w:rStyle w:val="Strong"/>
                </w:rPr>
                <w:t>Any standard two-letter state abbreviation is valid.</w:t>
              </w:r>
              <w:r w:rsidR="00211B29" w:rsidRPr="00FC6D62">
                <w:t xml:space="preserve"> In addition, the following are </w:t>
              </w:r>
              <w:r w:rsidR="00211B29">
                <w:t xml:space="preserve">also </w:t>
              </w:r>
              <w:r w:rsidR="00211B29" w:rsidRPr="00FC6D62">
                <w:t>valid:</w:t>
              </w:r>
            </w:ins>
          </w:p>
          <w:p w14:paraId="2E461A72" w14:textId="77777777" w:rsidR="00211B29" w:rsidRDefault="00211B29" w:rsidP="00CB020D">
            <w:pPr>
              <w:pStyle w:val="TableTextBullet"/>
              <w:rPr>
                <w:ins w:id="654" w:author="Jamika D. Burge" w:date="2015-11-24T15:06:00Z"/>
              </w:rPr>
            </w:pPr>
            <w:ins w:id="655" w:author="Jamika D. Burge" w:date="2015-11-24T15:06:00Z">
              <w:r w:rsidRPr="00657FD7">
                <w:rPr>
                  <w:rStyle w:val="Strong"/>
                </w:rPr>
                <w:t>AA</w:t>
              </w:r>
              <w:r w:rsidRPr="00FF6742">
                <w:t>—</w:t>
              </w:r>
              <w:r>
                <w:t>Arme</w:t>
              </w:r>
              <w:r w:rsidRPr="003C5824">
                <w:t>d Forces Americas</w:t>
              </w:r>
            </w:ins>
          </w:p>
          <w:p w14:paraId="52716333" w14:textId="77777777" w:rsidR="00211B29" w:rsidRDefault="00211B29" w:rsidP="00CB020D">
            <w:pPr>
              <w:pStyle w:val="TableTextBullet"/>
              <w:rPr>
                <w:ins w:id="656" w:author="Jamika D. Burge" w:date="2015-11-24T15:06:00Z"/>
              </w:rPr>
            </w:pPr>
            <w:ins w:id="657" w:author="Jamika D. Burge" w:date="2015-11-24T15:06:00Z">
              <w:r w:rsidRPr="00657FD7">
                <w:rPr>
                  <w:rStyle w:val="Strong"/>
                </w:rPr>
                <w:t>AE</w:t>
              </w:r>
              <w:r w:rsidRPr="00FF6742">
                <w:t>—</w:t>
              </w:r>
              <w:r w:rsidRPr="003C5824">
                <w:t>Armed Forces Africa, Canada, Europe and Mideast</w:t>
              </w:r>
            </w:ins>
          </w:p>
          <w:p w14:paraId="62F788EC" w14:textId="77777777" w:rsidR="00211B29" w:rsidRDefault="00211B29" w:rsidP="00CB020D">
            <w:pPr>
              <w:pStyle w:val="TableTextBullet"/>
              <w:rPr>
                <w:ins w:id="658" w:author="Jamika D. Burge" w:date="2015-11-24T15:06:00Z"/>
              </w:rPr>
            </w:pPr>
            <w:ins w:id="659" w:author="Jamika D. Burge" w:date="2015-11-24T15:06:00Z">
              <w:r w:rsidRPr="00657FD7">
                <w:rPr>
                  <w:rStyle w:val="Strong"/>
                </w:rPr>
                <w:t>AP</w:t>
              </w:r>
              <w:r w:rsidRPr="00FF6742">
                <w:t>—</w:t>
              </w:r>
              <w:r w:rsidRPr="003C5824">
                <w:t>Armed Forces Pacific</w:t>
              </w:r>
            </w:ins>
          </w:p>
          <w:p w14:paraId="4D4CA711" w14:textId="77777777" w:rsidR="00211B29" w:rsidRPr="00657FD7" w:rsidRDefault="00211B29" w:rsidP="00CB020D">
            <w:pPr>
              <w:pStyle w:val="TableTextBullet"/>
              <w:rPr>
                <w:ins w:id="660" w:author="Jamika D. Burge" w:date="2015-11-24T15:06:00Z"/>
              </w:rPr>
            </w:pPr>
            <w:ins w:id="661" w:author="Jamika D. Burge" w:date="2015-11-24T15:06:00Z">
              <w:r>
                <w:rPr>
                  <w:rStyle w:val="Strong"/>
                </w:rPr>
                <w:t>T</w:t>
              </w:r>
              <w:r w:rsidRPr="00657FD7">
                <w:rPr>
                  <w:rStyle w:val="Strong"/>
                </w:rPr>
                <w:t>S</w:t>
              </w:r>
              <w:r w:rsidRPr="00FF6742">
                <w:t>—</w:t>
              </w:r>
              <w:r>
                <w:t>Test State</w:t>
              </w:r>
            </w:ins>
          </w:p>
          <w:p w14:paraId="05317E40" w14:textId="77777777" w:rsidR="00ED0EE4" w:rsidRPr="00FC6D62" w:rsidDel="00211B29" w:rsidRDefault="00211B29" w:rsidP="00FC6D62">
            <w:pPr>
              <w:pStyle w:val="TableText"/>
              <w:rPr>
                <w:del w:id="662" w:author="Jamika D. Burge" w:date="2015-11-24T15:06:00Z"/>
              </w:rPr>
            </w:pPr>
            <w:ins w:id="663" w:author="Jamika D. Burge" w:date="2015-11-24T15:06:00Z">
              <w:r w:rsidRPr="00657FD7">
                <w:rPr>
                  <w:rStyle w:val="Strong"/>
                </w:rPr>
                <w:t>OT</w:t>
              </w:r>
              <w:r w:rsidRPr="00FF6742">
                <w:t>—</w:t>
              </w:r>
              <w:r w:rsidRPr="00657FD7">
                <w:t>Other</w:t>
              </w:r>
            </w:ins>
            <w:del w:id="664" w:author="Jamika D. Burge" w:date="2015-11-24T15:06:00Z">
              <w:r w:rsidR="00ED0EE4" w:rsidRPr="00CB020D" w:rsidDel="00211B29">
                <w:rPr>
                  <w:rStyle w:val="Strong"/>
                </w:rPr>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56C508C8" w14:textId="77777777" w:rsidR="00ED0EE4" w:rsidDel="00211B29" w:rsidRDefault="00ED0EE4" w:rsidP="00CB020D">
            <w:pPr>
              <w:pStyle w:val="TableTextBullet"/>
              <w:rPr>
                <w:del w:id="665" w:author="Jamika D. Burge" w:date="2015-11-24T15:06:00Z"/>
              </w:rPr>
            </w:pPr>
            <w:del w:id="666"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5FEECEF3" w14:textId="77777777" w:rsidR="00ED0EE4" w:rsidDel="00211B29" w:rsidRDefault="00ED0EE4" w:rsidP="00CB020D">
            <w:pPr>
              <w:pStyle w:val="TableTextBullet"/>
              <w:rPr>
                <w:del w:id="667" w:author="Jamika D. Burge" w:date="2015-11-24T15:06:00Z"/>
              </w:rPr>
            </w:pPr>
            <w:del w:id="668"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67862880" w14:textId="77777777" w:rsidR="00ED0EE4" w:rsidDel="00211B29" w:rsidRDefault="00ED0EE4" w:rsidP="00CB020D">
            <w:pPr>
              <w:pStyle w:val="TableTextBullet"/>
              <w:rPr>
                <w:del w:id="669" w:author="Jamika D. Burge" w:date="2015-11-24T15:06:00Z"/>
              </w:rPr>
            </w:pPr>
            <w:del w:id="670"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20CCA9BE" w14:textId="77777777" w:rsidR="00ED0EE4" w:rsidRPr="00657FD7" w:rsidDel="00211B29" w:rsidRDefault="00ED0EE4" w:rsidP="00CB020D">
            <w:pPr>
              <w:pStyle w:val="TableTextBullet"/>
              <w:rPr>
                <w:del w:id="671" w:author="Jamika D. Burge" w:date="2015-11-24T15:06:00Z"/>
              </w:rPr>
            </w:pPr>
            <w:del w:id="672"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6612FB95" w14:textId="5E0340DD" w:rsidR="00526789" w:rsidRDefault="00ED0EE4" w:rsidP="00526789">
            <w:pPr>
              <w:pStyle w:val="TableTextBullet"/>
            </w:pPr>
            <w:del w:id="673" w:author="Jamika D. Burge" w:date="2015-11-24T15:06:00Z">
              <w:r w:rsidRPr="00657FD7" w:rsidDel="00211B29">
                <w:rPr>
                  <w:rStyle w:val="Strong"/>
                </w:rPr>
                <w:delText>OT</w:delText>
              </w:r>
              <w:r w:rsidRPr="00FF6742" w:rsidDel="00211B29">
                <w:delText>—</w:delText>
              </w:r>
              <w:r w:rsidRPr="00657FD7" w:rsidDel="00211B29">
                <w:delText>Other</w:delText>
              </w:r>
            </w:del>
            <w:r w:rsidR="00526789">
              <w:fldChar w:fldCharType="end"/>
            </w:r>
          </w:p>
        </w:tc>
      </w:tr>
      <w:tr w:rsidR="00526789" w:rsidRPr="00645F22" w14:paraId="586EC853" w14:textId="77777777" w:rsidTr="00526789">
        <w:tc>
          <w:tcPr>
            <w:tcW w:w="3168" w:type="dxa"/>
          </w:tcPr>
          <w:p w14:paraId="206F8A1B" w14:textId="77777777" w:rsidR="00526789" w:rsidRPr="00645F22" w:rsidRDefault="00526789" w:rsidP="00526789">
            <w:pPr>
              <w:pStyle w:val="TableText"/>
            </w:pPr>
            <w:r w:rsidRPr="00645F22">
              <w:t>Delete</w:t>
            </w:r>
            <w:r w:rsidR="00940AD7" w:rsidRPr="00E730F9">
              <w:rPr>
                <w:rStyle w:val="FootnoteReference"/>
              </w:rPr>
              <w:t>+</w:t>
            </w:r>
          </w:p>
        </w:tc>
        <w:tc>
          <w:tcPr>
            <w:tcW w:w="6192" w:type="dxa"/>
            <w:vAlign w:val="center"/>
          </w:tcPr>
          <w:p w14:paraId="7211F909" w14:textId="77777777" w:rsidR="00526789" w:rsidRPr="00FB4790" w:rsidRDefault="00526789" w:rsidP="00526789">
            <w:pPr>
              <w:pStyle w:val="TableText"/>
            </w:pPr>
            <w:r w:rsidRPr="00FB4790">
              <w:t xml:space="preserve">Flag for deleting the </w:t>
            </w:r>
            <w:r w:rsidR="004B549F">
              <w:t>user</w:t>
            </w:r>
            <w:r w:rsidR="00CE65E2">
              <w:t>-role combination</w:t>
            </w:r>
            <w:r w:rsidRPr="00FB4790">
              <w:t>.</w:t>
            </w:r>
          </w:p>
          <w:p w14:paraId="368BC1B3" w14:textId="77777777" w:rsidR="00526789" w:rsidRPr="00FB4790" w:rsidRDefault="00526789" w:rsidP="00526789">
            <w:pPr>
              <w:pStyle w:val="TableTextBullet"/>
            </w:pPr>
            <w:r>
              <w:rPr>
                <w:rStyle w:val="Strong"/>
              </w:rPr>
              <w:t>DELETE</w:t>
            </w:r>
            <w:r w:rsidRPr="00FB4790">
              <w:t xml:space="preserve">—Delete the </w:t>
            </w:r>
            <w:r>
              <w:t xml:space="preserve">user-role </w:t>
            </w:r>
            <w:r w:rsidR="00CE65E2">
              <w:t xml:space="preserve">combination </w:t>
            </w:r>
            <w:r w:rsidRPr="00FB4790">
              <w:t>associated with the</w:t>
            </w:r>
            <w:r>
              <w:t xml:space="preserve"> </w:t>
            </w:r>
            <w:r w:rsidRPr="00645F22">
              <w:t>ElectronicMailAddress</w:t>
            </w:r>
            <w:r>
              <w:t>.</w:t>
            </w:r>
          </w:p>
          <w:p w14:paraId="2A92AFCB" w14:textId="77777777" w:rsidR="00526789" w:rsidRDefault="00526789" w:rsidP="004B549F">
            <w:pPr>
              <w:pStyle w:val="TableTextBullet"/>
            </w:pPr>
            <w:r w:rsidRPr="00FB4790">
              <w:rPr>
                <w:rStyle w:val="Strong"/>
              </w:rPr>
              <w:t>&lt;blank&gt;</w:t>
            </w:r>
            <w:r w:rsidRPr="00FB4790">
              <w:t>—</w:t>
            </w:r>
            <w:r>
              <w:t xml:space="preserve">Add the new </w:t>
            </w:r>
            <w:r w:rsidR="004B549F">
              <w:t>user</w:t>
            </w:r>
            <w:r w:rsidR="004A2003">
              <w:t xml:space="preserve"> record or modify an existing one.</w:t>
            </w:r>
          </w:p>
        </w:tc>
      </w:tr>
    </w:tbl>
    <w:p w14:paraId="2D08003B" w14:textId="77777777" w:rsidR="00F474B7" w:rsidRDefault="00F474B7" w:rsidP="00DB3E0F"/>
    <w:p w14:paraId="26FD9660" w14:textId="77777777" w:rsidR="00482D83" w:rsidRDefault="00F403C1" w:rsidP="00F403C1">
      <w:pPr>
        <w:pStyle w:val="Heading3"/>
      </w:pPr>
      <w:bookmarkStart w:id="674" w:name="_Toc391560339"/>
      <w:bookmarkStart w:id="675" w:name="_Toc433196113"/>
      <w:r>
        <w:t>Managing</w:t>
      </w:r>
      <w:r w:rsidR="00902D32">
        <w:t xml:space="preserve"> Students</w:t>
      </w:r>
      <w:r w:rsidR="00482D83">
        <w:t>.</w:t>
      </w:r>
      <w:bookmarkEnd w:id="674"/>
      <w:bookmarkEnd w:id="675"/>
    </w:p>
    <w:p w14:paraId="697EAA87" w14:textId="77777777" w:rsidR="00FE4E98" w:rsidRDefault="00F403C1" w:rsidP="00C6174E">
      <w:pPr>
        <w:keepNext/>
      </w:pPr>
      <w:r>
        <w:t xml:space="preserve">After </w:t>
      </w:r>
      <w:r w:rsidR="004740F8">
        <w:t>adding institution records</w:t>
      </w:r>
      <w:r>
        <w:t xml:space="preserve">, you can add students to </w:t>
      </w:r>
      <w:r w:rsidR="00DD7873">
        <w:t>ART</w:t>
      </w:r>
      <w:r w:rsidR="00487ABC">
        <w:t>, along with their demographic information</w:t>
      </w:r>
      <w:r>
        <w:t xml:space="preserve">. Students can only belong to </w:t>
      </w:r>
      <w:r w:rsidR="004740F8">
        <w:t>institution</w:t>
      </w:r>
      <w:r>
        <w:t xml:space="preserve"> entities. Once students are added to </w:t>
      </w:r>
      <w:r w:rsidR="00DD7873">
        <w:t>ART</w:t>
      </w:r>
      <w:r>
        <w:t xml:space="preserve">, any student who meets the implicit eligibility criteria for an assessment </w:t>
      </w:r>
      <w:r w:rsidR="00865D35">
        <w:t>already</w:t>
      </w:r>
      <w:r>
        <w:t xml:space="preserve"> added to </w:t>
      </w:r>
      <w:r w:rsidR="00DD7873">
        <w:t>ART</w:t>
      </w:r>
      <w:r>
        <w:t xml:space="preserve"> will automatically be registered for that assessment.</w:t>
      </w:r>
    </w:p>
    <w:p w14:paraId="3B60EC16" w14:textId="77777777" w:rsidR="00937B11" w:rsidRPr="00FE4E98" w:rsidRDefault="00F403C1" w:rsidP="00C6174E">
      <w:pPr>
        <w:keepNext/>
        <w:rPr>
          <w:rStyle w:val="Emphasis"/>
        </w:rPr>
      </w:pPr>
      <w:r w:rsidRPr="00FE4E98">
        <w:rPr>
          <w:rStyle w:val="Emphasis"/>
        </w:rPr>
        <w:t xml:space="preserve">Note: </w:t>
      </w:r>
      <w:r w:rsidR="00937B11" w:rsidRPr="00FE4E98">
        <w:rPr>
          <w:rStyle w:val="Emphasis"/>
        </w:rPr>
        <w:t xml:space="preserve">The </w:t>
      </w:r>
      <w:r w:rsidRPr="00FE4E98">
        <w:rPr>
          <w:rStyle w:val="Emphasis"/>
        </w:rPr>
        <w:t>actions</w:t>
      </w:r>
      <w:r w:rsidR="00937B11" w:rsidRPr="00FE4E98">
        <w:rPr>
          <w:rStyle w:val="Emphasis"/>
        </w:rPr>
        <w:t xml:space="preserve"> described in this section are available to </w:t>
      </w:r>
      <w:r w:rsidRPr="00FE4E98">
        <w:rPr>
          <w:rStyle w:val="Emphasis"/>
        </w:rPr>
        <w:t>users with a</w:t>
      </w:r>
      <w:r w:rsidR="00937B11" w:rsidRPr="00FE4E98">
        <w:rPr>
          <w:rStyle w:val="Emphasis"/>
        </w:rPr>
        <w:t xml:space="preserve"> client</w:t>
      </w:r>
      <w:r w:rsidR="0025516E" w:rsidRPr="00FE4E98">
        <w:rPr>
          <w:rStyle w:val="Emphasis"/>
        </w:rPr>
        <w:t>-</w:t>
      </w:r>
      <w:r w:rsidR="00937B11" w:rsidRPr="00FE4E98">
        <w:rPr>
          <w:rStyle w:val="Emphasis"/>
        </w:rPr>
        <w:t>, state</w:t>
      </w:r>
      <w:r w:rsidR="0025516E" w:rsidRPr="00FE4E98">
        <w:rPr>
          <w:rStyle w:val="Emphasis"/>
        </w:rPr>
        <w:t>-</w:t>
      </w:r>
      <w:r w:rsidR="00937B11" w:rsidRPr="00FE4E98">
        <w:rPr>
          <w:rStyle w:val="Emphasis"/>
        </w:rPr>
        <w:t>, district</w:t>
      </w:r>
      <w:r w:rsidR="0025516E" w:rsidRPr="00FE4E98">
        <w:rPr>
          <w:rStyle w:val="Emphasis"/>
        </w:rPr>
        <w:t xml:space="preserve">-, or </w:t>
      </w:r>
      <w:r w:rsidR="007C29C2">
        <w:rPr>
          <w:rStyle w:val="Emphasis"/>
        </w:rPr>
        <w:t>institution</w:t>
      </w:r>
      <w:r w:rsidR="0025516E" w:rsidRPr="00FE4E98">
        <w:rPr>
          <w:rStyle w:val="Emphasis"/>
        </w:rPr>
        <w:t>-</w:t>
      </w:r>
      <w:r w:rsidR="00937B11" w:rsidRPr="00FE4E98">
        <w:rPr>
          <w:rStyle w:val="Emphasis"/>
        </w:rPr>
        <w:t>level</w:t>
      </w:r>
      <w:r w:rsidRPr="00FE4E98">
        <w:rPr>
          <w:rStyle w:val="Emphasis"/>
        </w:rPr>
        <w:t xml:space="preserve"> role</w:t>
      </w:r>
      <w:r w:rsidR="00937B11" w:rsidRPr="00FE4E98">
        <w:rPr>
          <w:rStyle w:val="Emphasis"/>
        </w:rPr>
        <w:t>.</w:t>
      </w:r>
    </w:p>
    <w:p w14:paraId="104DE92D" w14:textId="77777777" w:rsidR="00482D83" w:rsidRDefault="002456CE" w:rsidP="002456CE">
      <w:pPr>
        <w:pStyle w:val="Heading4"/>
      </w:pPr>
      <w:bookmarkStart w:id="676" w:name="_Create_or_modify"/>
      <w:bookmarkStart w:id="677" w:name="_Toc391560340"/>
      <w:bookmarkStart w:id="678" w:name="_Toc433196114"/>
      <w:bookmarkEnd w:id="676"/>
      <w:r>
        <w:t>Create or modify a student</w:t>
      </w:r>
      <w:r w:rsidR="00482D83">
        <w:t>.</w:t>
      </w:r>
      <w:bookmarkEnd w:id="677"/>
      <w:bookmarkEnd w:id="678"/>
    </w:p>
    <w:p w14:paraId="17F72D61" w14:textId="77777777" w:rsidR="0025516E" w:rsidRDefault="0025516E" w:rsidP="009A7309">
      <w:pPr>
        <w:pStyle w:val="ImageCaption"/>
      </w:pPr>
      <w:bookmarkStart w:id="679" w:name="_Toc391560264"/>
      <w:bookmarkStart w:id="680" w:name="_Toc433196172"/>
      <w:r>
        <w:t xml:space="preserve">Figure </w:t>
      </w:r>
      <w:r w:rsidR="008A2B77">
        <w:fldChar w:fldCharType="begin"/>
      </w:r>
      <w:r w:rsidR="008A2B77">
        <w:instrText xml:space="preserve"> SEQ Figure \* ARABIC </w:instrText>
      </w:r>
      <w:r w:rsidR="008A2B77">
        <w:fldChar w:fldCharType="separate"/>
      </w:r>
      <w:r w:rsidR="00211B29">
        <w:rPr>
          <w:noProof/>
        </w:rPr>
        <w:t>29</w:t>
      </w:r>
      <w:r w:rsidR="008A2B77">
        <w:rPr>
          <w:noProof/>
        </w:rPr>
        <w:fldChar w:fldCharType="end"/>
      </w:r>
      <w:r>
        <w:t xml:space="preserve">. Student Search </w:t>
      </w:r>
      <w:r w:rsidR="00D83AD3">
        <w:t>Screen</w:t>
      </w:r>
      <w:bookmarkEnd w:id="679"/>
      <w:bookmarkEnd w:id="680"/>
    </w:p>
    <w:p w14:paraId="0094A767" w14:textId="77777777" w:rsidR="0025516E" w:rsidRPr="0025516E" w:rsidRDefault="00AB7C7A" w:rsidP="00545E13">
      <w:pPr>
        <w:pStyle w:val="Image"/>
      </w:pPr>
      <w:r>
        <w:drawing>
          <wp:inline distT="0" distB="0" distL="0" distR="0" wp14:anchorId="6D562B85" wp14:editId="1DD082F5">
            <wp:extent cx="5486400" cy="2365717"/>
            <wp:effectExtent l="19050" t="19050" r="19050" b="1587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2365717"/>
                    </a:xfrm>
                    <a:prstGeom prst="rect">
                      <a:avLst/>
                    </a:prstGeom>
                    <a:ln>
                      <a:solidFill>
                        <a:schemeClr val="bg1">
                          <a:lumMod val="65000"/>
                        </a:schemeClr>
                      </a:solidFill>
                    </a:ln>
                  </pic:spPr>
                </pic:pic>
              </a:graphicData>
            </a:graphic>
          </wp:inline>
        </w:drawing>
      </w:r>
    </w:p>
    <w:p w14:paraId="61E6C0A1" w14:textId="77777777" w:rsidR="002456CE" w:rsidRDefault="002456CE" w:rsidP="002456CE">
      <w:pPr>
        <w:pStyle w:val="ProcedureIntroduction"/>
      </w:pPr>
      <w:r>
        <w:t>To create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14:paraId="04FAC9D3" w14:textId="77777777" w:rsidTr="00A102D0">
        <w:trPr>
          <w:jc w:val="center"/>
        </w:trPr>
        <w:tc>
          <w:tcPr>
            <w:tcW w:w="9495" w:type="dxa"/>
          </w:tcPr>
          <w:p w14:paraId="6C78D2C1" w14:textId="77777777" w:rsidR="002456CE" w:rsidRDefault="008C52B5" w:rsidP="00D1375C">
            <w:pPr>
              <w:pStyle w:val="ListNumber"/>
              <w:numPr>
                <w:ilvl w:val="0"/>
                <w:numId w:val="51"/>
              </w:numPr>
            </w:pPr>
            <w:r>
              <w:t>On the</w:t>
            </w:r>
            <w:r w:rsidR="002456CE">
              <w:t xml:space="preserve"> </w:t>
            </w:r>
            <w:r w:rsidR="00DD7873">
              <w:t>ART</w:t>
            </w:r>
            <w:r w:rsidR="002456CE">
              <w:t xml:space="preserve"> </w:t>
            </w:r>
            <w:r w:rsidR="00926E3F">
              <w:t>home screen</w:t>
            </w:r>
            <w:r w:rsidR="002456CE">
              <w:t>, click [</w:t>
            </w:r>
            <w:r w:rsidR="002456CE" w:rsidRPr="00D108A9">
              <w:rPr>
                <w:rStyle w:val="Strong"/>
              </w:rPr>
              <w:t>Create/Modify Students</w:t>
            </w:r>
            <w:r w:rsidR="002456CE">
              <w:t>].</w:t>
            </w:r>
          </w:p>
          <w:p w14:paraId="723A1B7D" w14:textId="77777777" w:rsidR="002456CE" w:rsidRDefault="002456CE" w:rsidP="002456CE">
            <w:pPr>
              <w:pStyle w:val="ListNumber"/>
            </w:pPr>
            <w:r>
              <w:t xml:space="preserve">On the </w:t>
            </w:r>
            <w:r>
              <w:rPr>
                <w:b/>
                <w:i/>
              </w:rPr>
              <w:t>Student</w:t>
            </w:r>
            <w:r w:rsidRPr="000E4206">
              <w:rPr>
                <w:b/>
                <w:i/>
              </w:rPr>
              <w:t xml:space="preserve"> Search</w:t>
            </w:r>
            <w:r>
              <w:t xml:space="preserve"> screen, click [</w:t>
            </w:r>
            <w:r w:rsidRPr="00A102D0">
              <w:rPr>
                <w:rStyle w:val="Strong"/>
              </w:rPr>
              <w:t>New</w:t>
            </w:r>
            <w:r>
              <w:t>].</w:t>
            </w:r>
          </w:p>
          <w:p w14:paraId="3A3D8179" w14:textId="3DDC355A" w:rsidR="002456CE" w:rsidRDefault="002456CE" w:rsidP="00A102D0">
            <w:pPr>
              <w:pStyle w:val="ListNumber"/>
            </w:pPr>
            <w:r>
              <w:t xml:space="preserve">On the </w:t>
            </w:r>
            <w:r w:rsidRPr="00116EB2">
              <w:rPr>
                <w:b/>
                <w:i/>
              </w:rPr>
              <w:t xml:space="preserve">Add </w:t>
            </w:r>
            <w:r>
              <w:rPr>
                <w:b/>
                <w:i/>
              </w:rPr>
              <w:t>Student</w:t>
            </w:r>
            <w:r w:rsidRPr="00116EB2">
              <w:rPr>
                <w:b/>
                <w:i/>
              </w:rPr>
              <w:t xml:space="preserve"> Information</w:t>
            </w:r>
            <w:r>
              <w:t xml:space="preserve"> screen, enter the information for the </w:t>
            </w:r>
            <w:r w:rsidR="00483F4F">
              <w:t>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ins w:id="681" w:author="Jamika D. Burge" w:date="2015-11-24T15:06:00Z">
              <w:r w:rsidR="00211B29" w:rsidRPr="00211B29">
                <w:rPr>
                  <w:rStyle w:val="CrossReference"/>
                  <w:rPrChange w:id="682" w:author="Jamika D. Burge" w:date="2015-11-24T15:06:00Z">
                    <w:rPr/>
                  </w:rPrChange>
                </w:rPr>
                <w:t>Table 16</w:t>
              </w:r>
            </w:ins>
            <w:del w:id="683" w:author="Jamika D. Burge" w:date="2015-11-24T15:06:00Z">
              <w:r w:rsidR="00ED0EE4" w:rsidRPr="00ED0EE4" w:rsidDel="00211B29">
                <w:rPr>
                  <w:rStyle w:val="CrossReference"/>
                </w:rPr>
                <w:delText>Table 16</w:delText>
              </w:r>
            </w:del>
            <w:r w:rsidRPr="006A609D">
              <w:rPr>
                <w:rStyle w:val="CrossReference"/>
              </w:rPr>
              <w:fldChar w:fldCharType="end"/>
            </w:r>
            <w:r>
              <w:t>.</w:t>
            </w:r>
          </w:p>
          <w:p w14:paraId="649CCA8F" w14:textId="77777777" w:rsidR="002456CE" w:rsidRDefault="002456CE" w:rsidP="00A102D0">
            <w:pPr>
              <w:pStyle w:val="ListNumber"/>
            </w:pPr>
            <w:r>
              <w:t xml:space="preserve">To add an accommodation for the student, click </w:t>
            </w:r>
            <w:r w:rsidR="001E6E28">
              <w:t>[</w:t>
            </w:r>
            <w:r w:rsidR="00B93EB7">
              <w:t xml:space="preserve"> </w:t>
            </w:r>
            <w:r>
              <w:rPr>
                <w:noProof/>
              </w:rPr>
              <w:drawing>
                <wp:inline distT="0" distB="0" distL="0" distR="0" wp14:anchorId="633CAB5F" wp14:editId="29874876">
                  <wp:extent cx="228600" cy="24201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sidRPr="00A102D0">
              <w:rPr>
                <w:rStyle w:val="Emphasis"/>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14:paraId="6E13B45A" w14:textId="77777777" w:rsidR="002456CE" w:rsidRDefault="004740F8" w:rsidP="004740F8">
            <w:pPr>
              <w:pStyle w:val="ListNumber"/>
            </w:pPr>
            <w:r>
              <w:t>C</w:t>
            </w:r>
            <w:r w:rsidR="002456CE">
              <w:t>lick [</w:t>
            </w:r>
            <w:r w:rsidR="002456CE" w:rsidRPr="00A102D0">
              <w:rPr>
                <w:rStyle w:val="Strong"/>
              </w:rPr>
              <w:t>Save</w:t>
            </w:r>
            <w:r w:rsidR="002456CE">
              <w:t xml:space="preserve">]. </w:t>
            </w:r>
          </w:p>
        </w:tc>
      </w:tr>
    </w:tbl>
    <w:p w14:paraId="241D5123" w14:textId="77777777" w:rsidR="002456CE" w:rsidRPr="006F0602" w:rsidRDefault="002456CE" w:rsidP="00910B75"/>
    <w:p w14:paraId="13BE6902" w14:textId="77777777" w:rsidR="002456CE" w:rsidRDefault="002456CE" w:rsidP="00D108A9">
      <w:pPr>
        <w:pStyle w:val="ProcedureIntroduction"/>
      </w:pPr>
      <w:r>
        <w:t>To modify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14:paraId="1273985B" w14:textId="77777777" w:rsidTr="00D108A9">
        <w:trPr>
          <w:jc w:val="center"/>
        </w:trPr>
        <w:tc>
          <w:tcPr>
            <w:tcW w:w="9576" w:type="dxa"/>
          </w:tcPr>
          <w:p w14:paraId="0ACF3B89" w14:textId="77777777" w:rsidR="002456CE" w:rsidRDefault="00487ABC" w:rsidP="00D1375C">
            <w:pPr>
              <w:pStyle w:val="ListNumber"/>
              <w:numPr>
                <w:ilvl w:val="0"/>
                <w:numId w:val="71"/>
              </w:numPr>
            </w:pPr>
            <w:r>
              <w:t xml:space="preserve">On the </w:t>
            </w:r>
            <w:r w:rsidRPr="00CB2F8A">
              <w:rPr>
                <w:b/>
                <w:i/>
              </w:rPr>
              <w:t>Student Search</w:t>
            </w:r>
            <w:r>
              <w:t xml:space="preserve"> screen, </w:t>
            </w:r>
            <w:r w:rsidR="002456CE">
              <w:t xml:space="preserve">search for a </w:t>
            </w:r>
            <w:r w:rsidR="00483F4F">
              <w:t>student</w:t>
            </w:r>
            <w:r w:rsidR="002456CE">
              <w:t xml:space="preserve"> record.</w:t>
            </w:r>
          </w:p>
          <w:p w14:paraId="4B2BA706" w14:textId="77777777" w:rsidR="002456CE" w:rsidRDefault="00487ABC" w:rsidP="00CB2F8A">
            <w:pPr>
              <w:pStyle w:val="ListNumber"/>
            </w:pPr>
            <w:r>
              <w:t>I</w:t>
            </w:r>
            <w:r w:rsidR="002456CE">
              <w:t xml:space="preserve">n the search results table, click </w:t>
            </w:r>
            <w:r w:rsidR="001E6E28">
              <w:t>[</w:t>
            </w:r>
            <w:r w:rsidR="004740F8">
              <w:t xml:space="preserve"> </w:t>
            </w:r>
            <w:r w:rsidR="002456CE">
              <w:rPr>
                <w:i/>
                <w:noProof/>
              </w:rPr>
              <w:drawing>
                <wp:inline distT="0" distB="0" distL="0" distR="0" wp14:anchorId="45F38E64" wp14:editId="2BAA5CA9">
                  <wp:extent cx="228600" cy="23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w:t>
            </w:r>
            <w:r w:rsidR="004740F8">
              <w:t xml:space="preserve"> </w:t>
            </w:r>
            <w:r w:rsidR="002456CE">
              <w:t xml:space="preserve">for a </w:t>
            </w:r>
            <w:r w:rsidR="00483F4F">
              <w:t>student</w:t>
            </w:r>
            <w:r w:rsidR="002456CE">
              <w:t xml:space="preserve"> record.</w:t>
            </w:r>
          </w:p>
          <w:p w14:paraId="64B36A1E" w14:textId="43F79A15" w:rsidR="002456CE" w:rsidRDefault="002456CE" w:rsidP="00CB2F8A">
            <w:pPr>
              <w:pStyle w:val="ListNumber"/>
            </w:pPr>
            <w:r>
              <w:t xml:space="preserve">On the </w:t>
            </w:r>
            <w:r w:rsidRPr="00116EB2">
              <w:rPr>
                <w:b/>
                <w:i/>
              </w:rPr>
              <w:t xml:space="preserve">Edit </w:t>
            </w:r>
            <w:r>
              <w:rPr>
                <w:b/>
                <w:i/>
              </w:rPr>
              <w:t>Student</w:t>
            </w:r>
            <w:r w:rsidRPr="00116EB2">
              <w:rPr>
                <w:b/>
                <w:i/>
              </w:rPr>
              <w:t xml:space="preserve"> Information</w:t>
            </w:r>
            <w:r>
              <w:t xml:space="preserve"> screen, </w:t>
            </w:r>
            <w:r w:rsidR="004740F8">
              <w:t>modify</w:t>
            </w:r>
            <w:r>
              <w:t xml:space="preserve"> the information for the 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ins w:id="684" w:author="Jamika D. Burge" w:date="2015-11-24T15:06:00Z">
              <w:r w:rsidR="00211B29" w:rsidRPr="00211B29">
                <w:rPr>
                  <w:rStyle w:val="CrossReference"/>
                  <w:rPrChange w:id="685" w:author="Jamika D. Burge" w:date="2015-11-24T15:06:00Z">
                    <w:rPr/>
                  </w:rPrChange>
                </w:rPr>
                <w:t>Table 16</w:t>
              </w:r>
            </w:ins>
            <w:del w:id="686" w:author="Jamika D. Burge" w:date="2015-11-24T15:06:00Z">
              <w:r w:rsidR="00ED0EE4" w:rsidRPr="00ED0EE4" w:rsidDel="00211B29">
                <w:rPr>
                  <w:rStyle w:val="CrossReference"/>
                </w:rPr>
                <w:delText>Table 16</w:delText>
              </w:r>
            </w:del>
            <w:r w:rsidRPr="006A609D">
              <w:rPr>
                <w:rStyle w:val="CrossReference"/>
              </w:rPr>
              <w:fldChar w:fldCharType="end"/>
            </w:r>
            <w:r>
              <w:t>.</w:t>
            </w:r>
          </w:p>
          <w:p w14:paraId="51FAF20A" w14:textId="77777777" w:rsidR="002456CE" w:rsidRDefault="002456CE" w:rsidP="00CB2F8A">
            <w:pPr>
              <w:pStyle w:val="ListNumber"/>
            </w:pPr>
            <w:r>
              <w:t xml:space="preserve">To add an accommodation for the student, click </w:t>
            </w:r>
            <w:r w:rsidR="001E6E28">
              <w:t>[</w:t>
            </w:r>
            <w:r w:rsidR="004740F8">
              <w:t xml:space="preserve"> </w:t>
            </w:r>
            <w:r>
              <w:rPr>
                <w:noProof/>
              </w:rPr>
              <w:drawing>
                <wp:inline distT="0" distB="0" distL="0" distR="0" wp14:anchorId="41B17A10" wp14:editId="50A49A45">
                  <wp:extent cx="228600" cy="242015"/>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Pr>
                <w:i/>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14:paraId="23244E1D" w14:textId="77777777" w:rsidR="00087FD2" w:rsidRDefault="00087FD2" w:rsidP="008D100B">
            <w:pPr>
              <w:pStyle w:val="ListNumber"/>
            </w:pPr>
            <w:r>
              <w:t>To remove an accommodation, click [</w:t>
            </w:r>
            <w:r w:rsidR="004740F8">
              <w:t xml:space="preserve"> </w:t>
            </w:r>
            <w:r>
              <w:rPr>
                <w:i/>
                <w:noProof/>
              </w:rPr>
              <w:drawing>
                <wp:inline distT="0" distB="0" distL="0" distR="0" wp14:anchorId="55BF1677" wp14:editId="1ECDC56C">
                  <wp:extent cx="222885" cy="230505"/>
                  <wp:effectExtent l="0" t="0" r="571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4740F8">
              <w:t xml:space="preserve"> </w:t>
            </w:r>
            <w:r>
              <w:t>next to that accommodation.</w:t>
            </w:r>
          </w:p>
          <w:p w14:paraId="42D57844" w14:textId="77777777" w:rsidR="002456CE" w:rsidRDefault="004740F8" w:rsidP="004740F8">
            <w:pPr>
              <w:pStyle w:val="ListNumber"/>
            </w:pPr>
            <w:r>
              <w:t>C</w:t>
            </w:r>
            <w:r w:rsidR="002456CE">
              <w:t>lick [</w:t>
            </w:r>
            <w:r w:rsidR="002456CE" w:rsidRPr="00074CF8">
              <w:rPr>
                <w:rStyle w:val="Strong"/>
              </w:rPr>
              <w:t>Save</w:t>
            </w:r>
            <w:r w:rsidR="002456CE">
              <w:t xml:space="preserve">]. </w:t>
            </w:r>
          </w:p>
        </w:tc>
      </w:tr>
    </w:tbl>
    <w:p w14:paraId="77A891C1" w14:textId="77777777" w:rsidR="002456CE" w:rsidRPr="006F0602" w:rsidRDefault="002456CE" w:rsidP="00910B75"/>
    <w:p w14:paraId="18EC89E2" w14:textId="77777777" w:rsidR="002456CE" w:rsidRDefault="002456CE" w:rsidP="00F75027">
      <w:pPr>
        <w:pStyle w:val="ProcedureIntroduction"/>
      </w:pPr>
      <w:r>
        <w:t xml:space="preserve">To delete a </w:t>
      </w:r>
      <w:r w:rsidR="00087FD2">
        <w:t>student</w:t>
      </w:r>
      <w:r>
        <w:t>:</w:t>
      </w:r>
    </w:p>
    <w:tbl>
      <w:tblPr>
        <w:tblStyle w:val="TableProcedure"/>
        <w:tblW w:w="9360" w:type="dxa"/>
        <w:jc w:val="center"/>
        <w:tblLayout w:type="fixed"/>
        <w:tblLook w:val="04A0" w:firstRow="1" w:lastRow="0" w:firstColumn="1" w:lastColumn="0" w:noHBand="0" w:noVBand="1"/>
      </w:tblPr>
      <w:tblGrid>
        <w:gridCol w:w="9360"/>
      </w:tblGrid>
      <w:tr w:rsidR="002456CE" w14:paraId="43AC1304" w14:textId="77777777" w:rsidTr="00FE4E98">
        <w:trPr>
          <w:jc w:val="center"/>
        </w:trPr>
        <w:tc>
          <w:tcPr>
            <w:tcW w:w="9576" w:type="dxa"/>
          </w:tcPr>
          <w:p w14:paraId="457264D0" w14:textId="77777777" w:rsidR="002456CE" w:rsidRDefault="00160283" w:rsidP="00D1375C">
            <w:pPr>
              <w:pStyle w:val="ListNumber"/>
              <w:numPr>
                <w:ilvl w:val="0"/>
                <w:numId w:val="72"/>
              </w:numPr>
            </w:pPr>
            <w:r>
              <w:t xml:space="preserve">On the </w:t>
            </w:r>
            <w:r w:rsidRPr="00CB2F8A">
              <w:rPr>
                <w:b/>
                <w:i/>
              </w:rPr>
              <w:t>Student Search</w:t>
            </w:r>
            <w:r>
              <w:t xml:space="preserve"> screen, </w:t>
            </w:r>
            <w:r w:rsidR="002456CE">
              <w:t xml:space="preserve">search for a </w:t>
            </w:r>
            <w:r w:rsidR="00087FD2">
              <w:t>student</w:t>
            </w:r>
            <w:r w:rsidR="002456CE">
              <w:t xml:space="preserve"> record.</w:t>
            </w:r>
          </w:p>
          <w:p w14:paraId="509264DD" w14:textId="77777777" w:rsidR="002456CE" w:rsidRDefault="00160283" w:rsidP="00D1375C">
            <w:pPr>
              <w:pStyle w:val="ListNumber"/>
              <w:numPr>
                <w:ilvl w:val="0"/>
                <w:numId w:val="72"/>
              </w:numPr>
            </w:pPr>
            <w:r>
              <w:t>I</w:t>
            </w:r>
            <w:r w:rsidR="002456CE">
              <w:t>n the search results table, click [</w:t>
            </w:r>
            <w:r w:rsidR="004740F8">
              <w:t xml:space="preserve"> </w:t>
            </w:r>
            <w:r w:rsidR="002456CE">
              <w:rPr>
                <w:i/>
                <w:noProof/>
              </w:rPr>
              <w:drawing>
                <wp:inline distT="0" distB="0" distL="0" distR="0" wp14:anchorId="571B932E" wp14:editId="57EA2879">
                  <wp:extent cx="228600" cy="234682"/>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 xml:space="preserve">] for a </w:t>
            </w:r>
            <w:r w:rsidR="00087FD2">
              <w:t>student</w:t>
            </w:r>
            <w:r w:rsidR="002456CE">
              <w:t xml:space="preserve"> record.</w:t>
            </w:r>
          </w:p>
          <w:p w14:paraId="1B34624E" w14:textId="77777777" w:rsidR="002456CE" w:rsidRDefault="002456CE" w:rsidP="00D1375C">
            <w:pPr>
              <w:pStyle w:val="ListNumber"/>
              <w:numPr>
                <w:ilvl w:val="0"/>
                <w:numId w:val="72"/>
              </w:numPr>
            </w:pPr>
            <w:r>
              <w:t>In the warning box that pops up, click [</w:t>
            </w:r>
            <w:r w:rsidRPr="00074CF8">
              <w:rPr>
                <w:rStyle w:val="Strong"/>
              </w:rPr>
              <w:t>OK</w:t>
            </w:r>
            <w:r>
              <w:t xml:space="preserve">]. </w:t>
            </w:r>
          </w:p>
        </w:tc>
      </w:tr>
    </w:tbl>
    <w:p w14:paraId="3B6261A3" w14:textId="77777777" w:rsidR="00482D83" w:rsidRDefault="002456CE" w:rsidP="002456CE">
      <w:pPr>
        <w:pStyle w:val="Heading4"/>
      </w:pPr>
      <w:bookmarkStart w:id="687" w:name="_Toc391560341"/>
      <w:bookmarkStart w:id="688" w:name="_Toc433196115"/>
      <w:r>
        <w:t xml:space="preserve">Upload </w:t>
      </w:r>
      <w:r w:rsidR="00087FD2">
        <w:t>students</w:t>
      </w:r>
      <w:r w:rsidR="00482D83">
        <w:t>.</w:t>
      </w:r>
      <w:bookmarkEnd w:id="687"/>
      <w:bookmarkEnd w:id="688"/>
    </w:p>
    <w:p w14:paraId="4848743E" w14:textId="77777777" w:rsidR="002456CE" w:rsidRDefault="002456CE" w:rsidP="002456CE">
      <w:pPr>
        <w:keepNext/>
      </w:pPr>
      <w:r>
        <w:t xml:space="preserve">You can add, modify, or delete </w:t>
      </w:r>
      <w:r w:rsidR="00087FD2">
        <w:t>students</w:t>
      </w:r>
      <w:r>
        <w:t xml:space="preserve"> by uploading a file to </w:t>
      </w:r>
      <w:r w:rsidR="00DD7873">
        <w:t>ART</w:t>
      </w:r>
      <w:r>
        <w:t>.</w:t>
      </w:r>
    </w:p>
    <w:p w14:paraId="1EA05A0C" w14:textId="77777777" w:rsidR="002456CE" w:rsidRDefault="002456CE" w:rsidP="002456CE">
      <w:pPr>
        <w:pStyle w:val="ProcedureIntroduction"/>
      </w:pPr>
      <w:r>
        <w:t xml:space="preserve">To upload a </w:t>
      </w:r>
      <w:r w:rsidR="00087FD2">
        <w:t>student</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2456CE" w14:paraId="195E39F7" w14:textId="77777777" w:rsidTr="002456CE">
        <w:trPr>
          <w:jc w:val="center"/>
        </w:trPr>
        <w:tc>
          <w:tcPr>
            <w:tcW w:w="9576" w:type="dxa"/>
          </w:tcPr>
          <w:p w14:paraId="08AB4AF1" w14:textId="77777777" w:rsidR="002456CE" w:rsidRDefault="002456CE" w:rsidP="00D1375C">
            <w:pPr>
              <w:pStyle w:val="ListNumber"/>
              <w:numPr>
                <w:ilvl w:val="0"/>
                <w:numId w:val="52"/>
              </w:numPr>
              <w:tabs>
                <w:tab w:val="clear" w:pos="360"/>
              </w:tabs>
            </w:pPr>
            <w:r>
              <w:t xml:space="preserve">Download the </w:t>
            </w:r>
            <w:r w:rsidR="00087FD2" w:rsidRPr="004740F8">
              <w:rPr>
                <w:rStyle w:val="Emphasis"/>
                <w:i w:val="0"/>
              </w:rPr>
              <w:t>Student</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E66A517" w14:textId="0CDEF00C" w:rsidR="002456CE" w:rsidRDefault="002456CE" w:rsidP="00D1375C">
            <w:pPr>
              <w:pStyle w:val="ListNumber"/>
              <w:numPr>
                <w:ilvl w:val="0"/>
                <w:numId w:val="50"/>
              </w:numPr>
              <w:tabs>
                <w:tab w:val="clear" w:pos="360"/>
              </w:tabs>
            </w:pPr>
            <w:r>
              <w:t xml:space="preserve">Using </w:t>
            </w:r>
            <w:r w:rsidR="00D263CF" w:rsidRPr="006A609D">
              <w:rPr>
                <w:rStyle w:val="CrossReference"/>
              </w:rPr>
              <w:fldChar w:fldCharType="begin"/>
            </w:r>
            <w:r w:rsidR="006A609D" w:rsidRPr="006A609D">
              <w:rPr>
                <w:rStyle w:val="CrossReference"/>
              </w:rPr>
              <w:instrText xml:space="preserve"> REF _Ref388185839 \* MERGEFORMAT \h</w:instrText>
            </w:r>
            <w:r w:rsidR="00D263CF" w:rsidRPr="006A609D">
              <w:rPr>
                <w:rStyle w:val="CrossReference"/>
              </w:rPr>
            </w:r>
            <w:r w:rsidR="00D263CF" w:rsidRPr="006A609D">
              <w:rPr>
                <w:rStyle w:val="CrossReference"/>
              </w:rPr>
              <w:fldChar w:fldCharType="separate"/>
            </w:r>
            <w:ins w:id="689" w:author="Jamika D. Burge" w:date="2015-11-24T15:06:00Z">
              <w:r w:rsidR="00211B29" w:rsidRPr="00211B29">
                <w:rPr>
                  <w:rStyle w:val="CrossReference"/>
                  <w:rPrChange w:id="690" w:author="Jamika D. Burge" w:date="2015-11-24T15:06:00Z">
                    <w:rPr/>
                  </w:rPrChange>
                </w:rPr>
                <w:t>Table 16</w:t>
              </w:r>
            </w:ins>
            <w:del w:id="691" w:author="Jamika D. Burge" w:date="2015-11-24T15:06:00Z">
              <w:r w:rsidR="00ED0EE4" w:rsidRPr="00ED0EE4" w:rsidDel="00211B29">
                <w:rPr>
                  <w:rStyle w:val="CrossReference"/>
                </w:rPr>
                <w:delText>Table 16</w:delText>
              </w:r>
            </w:del>
            <w:r w:rsidR="00D263CF" w:rsidRPr="006A609D">
              <w:rPr>
                <w:rStyle w:val="CrossReference"/>
              </w:rPr>
              <w:fldChar w:fldCharType="end"/>
            </w:r>
            <w:r w:rsidR="00D263CF">
              <w:t xml:space="preserve"> </w:t>
            </w:r>
            <w:r>
              <w:t xml:space="preserve">as a reference, </w:t>
            </w:r>
            <w:r w:rsidR="004740F8">
              <w:t xml:space="preserve">enter a row of information for each </w:t>
            </w:r>
            <w:r w:rsidR="00087FD2">
              <w:t>student</w:t>
            </w:r>
            <w:r>
              <w:t xml:space="preserve"> you want to add, modify, or delete. </w:t>
            </w:r>
          </w:p>
          <w:p w14:paraId="32D83D45" w14:textId="77777777" w:rsidR="00776ECC" w:rsidRDefault="00776ECC" w:rsidP="00D1375C">
            <w:pPr>
              <w:pStyle w:val="ListNumber2"/>
              <w:numPr>
                <w:ilvl w:val="1"/>
                <w:numId w:val="50"/>
              </w:numPr>
            </w:pPr>
            <w:r>
              <w:t xml:space="preserve">To modify an existing student record, enter </w:t>
            </w:r>
            <w:r w:rsidR="00487ABC">
              <w:t>the information for the new record in its own row. The old record will be replaced upon uploading the file.</w:t>
            </w:r>
          </w:p>
          <w:p w14:paraId="2CB358B5" w14:textId="77777777" w:rsidR="00776ECC" w:rsidRDefault="00776ECC" w:rsidP="00D1375C">
            <w:pPr>
              <w:pStyle w:val="ListNumber2"/>
              <w:numPr>
                <w:ilvl w:val="1"/>
                <w:numId w:val="50"/>
              </w:numPr>
            </w:pPr>
            <w:r>
              <w:t xml:space="preserve">To delete an existing student record, enter “DELETE” in the </w:t>
            </w:r>
            <w:r w:rsidR="003C2877" w:rsidRPr="00FE4E98">
              <w:t xml:space="preserve">Delete </w:t>
            </w:r>
            <w:r w:rsidR="00160283" w:rsidRPr="005172D8">
              <w:t>c</w:t>
            </w:r>
            <w:r w:rsidR="003C2877" w:rsidRPr="005172D8">
              <w:t>olumn</w:t>
            </w:r>
            <w:r w:rsidRPr="005172D8">
              <w:t>.</w:t>
            </w:r>
          </w:p>
          <w:p w14:paraId="775EED05" w14:textId="77777777" w:rsidR="002456CE" w:rsidRDefault="008C52B5" w:rsidP="00D1375C">
            <w:pPr>
              <w:pStyle w:val="ListNumber"/>
              <w:numPr>
                <w:ilvl w:val="0"/>
                <w:numId w:val="50"/>
              </w:numPr>
              <w:tabs>
                <w:tab w:val="clear" w:pos="360"/>
              </w:tabs>
            </w:pPr>
            <w:r>
              <w:t>On the</w:t>
            </w:r>
            <w:r w:rsidR="002456CE">
              <w:t xml:space="preserve"> </w:t>
            </w:r>
            <w:r w:rsidR="00DD7873">
              <w:t>ART</w:t>
            </w:r>
            <w:r w:rsidR="002456CE">
              <w:t xml:space="preserve"> </w:t>
            </w:r>
            <w:r w:rsidR="00926E3F">
              <w:t>home screen</w:t>
            </w:r>
            <w:r w:rsidR="002456CE">
              <w:t>, click [</w:t>
            </w:r>
            <w:r w:rsidR="002456CE">
              <w:rPr>
                <w:rStyle w:val="Strong"/>
              </w:rPr>
              <w:t xml:space="preserve">Upload Institutions, </w:t>
            </w:r>
            <w:r w:rsidR="002677FA">
              <w:rPr>
                <w:rStyle w:val="Strong"/>
              </w:rPr>
              <w:t>Users</w:t>
            </w:r>
            <w:r w:rsidR="002456CE">
              <w:rPr>
                <w:rStyle w:val="Strong"/>
              </w:rPr>
              <w:t xml:space="preserve"> and Students</w:t>
            </w:r>
            <w:r w:rsidR="002456CE">
              <w:t>].</w:t>
            </w:r>
          </w:p>
          <w:p w14:paraId="0FB7CDC8" w14:textId="77777777" w:rsidR="002456CE" w:rsidRDefault="002456CE" w:rsidP="00D1375C">
            <w:pPr>
              <w:pStyle w:val="ListNumber"/>
              <w:numPr>
                <w:ilvl w:val="0"/>
                <w:numId w:val="50"/>
              </w:numPr>
              <w:tabs>
                <w:tab w:val="clear" w:pos="360"/>
              </w:tabs>
            </w:pPr>
            <w:r>
              <w:t xml:space="preserve">Upload the </w:t>
            </w:r>
            <w:r w:rsidR="00087FD2">
              <w:t>student</w:t>
            </w:r>
            <w:r>
              <w:t xml:space="preserve"> file, following the instructions provided in the </w:t>
            </w:r>
            <w:hyperlink w:anchor="_Uploading_Files" w:history="1">
              <w:r w:rsidRPr="00116EB2">
                <w:rPr>
                  <w:rStyle w:val="Hyperlink"/>
                </w:rPr>
                <w:t>Uploading Files</w:t>
              </w:r>
            </w:hyperlink>
            <w:r>
              <w:t xml:space="preserve"> section.</w:t>
            </w:r>
          </w:p>
        </w:tc>
      </w:tr>
    </w:tbl>
    <w:p w14:paraId="4EE27712" w14:textId="77777777" w:rsidR="00B53F07" w:rsidRDefault="00B53F07" w:rsidP="00B53F07"/>
    <w:p w14:paraId="60FECC2C" w14:textId="5FABBCB9" w:rsidR="00246244" w:rsidRDefault="00246244" w:rsidP="009735DF">
      <w:pPr>
        <w:keepNext/>
        <w:keepLines/>
      </w:pP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ins w:id="692" w:author="Jamika D. Burge" w:date="2015-11-24T15:06:00Z">
        <w:r w:rsidR="00211B29" w:rsidRPr="00211B29">
          <w:rPr>
            <w:rStyle w:val="CrossReference"/>
            <w:rPrChange w:id="693" w:author="Jamika D. Burge" w:date="2015-11-24T15:06:00Z">
              <w:rPr/>
            </w:rPrChange>
          </w:rPr>
          <w:t>Table 16</w:t>
        </w:r>
      </w:ins>
      <w:del w:id="694" w:author="Jamika D. Burge" w:date="2015-11-24T15:06:00Z">
        <w:r w:rsidR="00ED0EE4" w:rsidRPr="00ED0EE4" w:rsidDel="00211B29">
          <w:rPr>
            <w:rStyle w:val="CrossReference"/>
          </w:rPr>
          <w:delText>Table 16</w:delText>
        </w:r>
      </w:del>
      <w:r w:rsidRPr="006A609D">
        <w:rPr>
          <w:rStyle w:val="CrossReference"/>
        </w:rPr>
        <w:fldChar w:fldCharType="end"/>
      </w:r>
      <w:r>
        <w:t xml:space="preserve"> describes the columns in the </w:t>
      </w:r>
      <w:r w:rsidR="0010713A">
        <w:t>student</w:t>
      </w:r>
      <w:r w:rsidR="00940AD7">
        <w:t xml:space="preserve"> file</w:t>
      </w:r>
      <w:r>
        <w:t xml:space="preserve"> and lists acceptable values in </w:t>
      </w:r>
      <w:r w:rsidRPr="003B12CF">
        <w:rPr>
          <w:rStyle w:val="Strong"/>
        </w:rPr>
        <w:t>bold type</w:t>
      </w:r>
      <w:r>
        <w:t xml:space="preserve">. </w:t>
      </w:r>
      <w:r w:rsidR="00160283">
        <w:t xml:space="preserve">These columns also correspond with the fields on the </w:t>
      </w:r>
      <w:r w:rsidR="00B93EB7">
        <w:rPr>
          <w:b/>
          <w:i/>
        </w:rPr>
        <w:t>Add</w:t>
      </w:r>
      <w:r w:rsidR="00160283" w:rsidRPr="00116EB2">
        <w:rPr>
          <w:b/>
          <w:i/>
        </w:rPr>
        <w:t xml:space="preserve"> </w:t>
      </w:r>
      <w:r w:rsidR="00160283">
        <w:rPr>
          <w:b/>
          <w:i/>
        </w:rPr>
        <w:t>Student</w:t>
      </w:r>
      <w:r w:rsidR="00160283" w:rsidRPr="00116EB2">
        <w:rPr>
          <w:b/>
          <w:i/>
        </w:rPr>
        <w:t xml:space="preserve"> Information</w:t>
      </w:r>
      <w:r w:rsidR="00160283">
        <w:t xml:space="preserve"> screen. </w:t>
      </w:r>
      <w:r w:rsidR="00E730F9">
        <w:t>Columns marked with an aster</w:t>
      </w:r>
      <w:r w:rsidR="00940AD7">
        <w:t>isk (*) are required for add</w:t>
      </w:r>
      <w:r w:rsidR="004740F8">
        <w:t xml:space="preserve"> or </w:t>
      </w:r>
      <w:r w:rsidR="00160283">
        <w:t>modify</w:t>
      </w:r>
      <w:r w:rsidR="00940AD7">
        <w:t xml:space="preserve"> </w:t>
      </w:r>
      <w:r w:rsidR="00E730F9">
        <w:t>actions; columns marked with a plus (+) are required for delete actions.</w:t>
      </w:r>
      <w:r w:rsidR="00960619">
        <w:t xml:space="preserve"> </w:t>
      </w:r>
      <w:r w:rsidR="00960619" w:rsidRPr="00960619">
        <w:rPr>
          <w:rStyle w:val="Emphasis"/>
        </w:rPr>
        <w:t xml:space="preserve">Note: Some of the labels on the user template differ from those on the </w:t>
      </w:r>
      <w:r w:rsidR="00960619" w:rsidRPr="00960619">
        <w:rPr>
          <w:rStyle w:val="Strong"/>
        </w:rPr>
        <w:t xml:space="preserve">Add </w:t>
      </w:r>
      <w:r w:rsidR="00960619">
        <w:rPr>
          <w:rStyle w:val="Strong"/>
        </w:rPr>
        <w:t>Student</w:t>
      </w:r>
      <w:r w:rsidR="00960619" w:rsidRPr="00960619">
        <w:rPr>
          <w:rStyle w:val="Strong"/>
        </w:rPr>
        <w:t xml:space="preserve"> Information </w:t>
      </w:r>
      <w:r w:rsidR="00960619" w:rsidRPr="00960619">
        <w:rPr>
          <w:rStyle w:val="Emphasis"/>
        </w:rPr>
        <w:t xml:space="preserve">screen. The </w:t>
      </w:r>
      <w:r w:rsidR="00004886">
        <w:rPr>
          <w:rStyle w:val="Emphasis"/>
        </w:rPr>
        <w:t xml:space="preserve">unique </w:t>
      </w:r>
      <w:r w:rsidR="00960619" w:rsidRPr="00960619">
        <w:rPr>
          <w:rStyle w:val="Emphasis"/>
        </w:rPr>
        <w:t xml:space="preserve">labels from the </w:t>
      </w:r>
      <w:r w:rsidR="00960619" w:rsidRPr="00960619">
        <w:rPr>
          <w:rStyle w:val="Strong"/>
        </w:rPr>
        <w:t xml:space="preserve">Add </w:t>
      </w:r>
      <w:r w:rsidR="00960619">
        <w:rPr>
          <w:rStyle w:val="Strong"/>
        </w:rPr>
        <w:t>Student</w:t>
      </w:r>
      <w:r w:rsidR="00960619" w:rsidRPr="00960619">
        <w:rPr>
          <w:rStyle w:val="Strong"/>
        </w:rPr>
        <w:t xml:space="preserve"> Information</w:t>
      </w:r>
      <w:r w:rsidR="00960619" w:rsidRPr="00960619">
        <w:rPr>
          <w:rStyle w:val="Emphasis"/>
        </w:rPr>
        <w:t xml:space="preserve"> screen are listed in parentheses below the labels from the template.</w:t>
      </w:r>
    </w:p>
    <w:p w14:paraId="29EB9DA3" w14:textId="77777777" w:rsidR="00B53F07" w:rsidRDefault="00B53F07" w:rsidP="00800BB7">
      <w:pPr>
        <w:pStyle w:val="TableCaption"/>
      </w:pPr>
      <w:bookmarkStart w:id="695" w:name="_Ref388185839"/>
      <w:r>
        <w:t>Table </w:t>
      </w:r>
      <w:r w:rsidR="008A2B77">
        <w:fldChar w:fldCharType="begin"/>
      </w:r>
      <w:r w:rsidR="008A2B77">
        <w:instrText xml:space="preserve"> SEQ Table \* ARABIC </w:instrText>
      </w:r>
      <w:r w:rsidR="008A2B77">
        <w:fldChar w:fldCharType="separate"/>
      </w:r>
      <w:r w:rsidR="00211B29">
        <w:rPr>
          <w:noProof/>
        </w:rPr>
        <w:t>16</w:t>
      </w:r>
      <w:r w:rsidR="008A2B77">
        <w:rPr>
          <w:noProof/>
        </w:rPr>
        <w:fldChar w:fldCharType="end"/>
      </w:r>
      <w:bookmarkEnd w:id="695"/>
      <w:r>
        <w:t xml:space="preserve">. </w:t>
      </w:r>
      <w:r w:rsidRPr="00783149">
        <w:t xml:space="preserve">Upload </w:t>
      </w:r>
      <w:r>
        <w:t xml:space="preserve">Student </w:t>
      </w:r>
      <w:r w:rsidRPr="00783149">
        <w:t>File Requirements</w:t>
      </w:r>
    </w:p>
    <w:tbl>
      <w:tblPr>
        <w:tblStyle w:val="TableGrid"/>
        <w:tblW w:w="0" w:type="auto"/>
        <w:tblLayout w:type="fixed"/>
        <w:tblLook w:val="04A0" w:firstRow="1" w:lastRow="0" w:firstColumn="1" w:lastColumn="0" w:noHBand="0" w:noVBand="1"/>
      </w:tblPr>
      <w:tblGrid>
        <w:gridCol w:w="4230"/>
        <w:gridCol w:w="5130"/>
      </w:tblGrid>
      <w:tr w:rsidR="00B53F07" w:rsidRPr="00B53F07" w14:paraId="2F62F382" w14:textId="77777777" w:rsidTr="008E1A51">
        <w:trPr>
          <w:cnfStyle w:val="100000000000" w:firstRow="1" w:lastRow="0" w:firstColumn="0" w:lastColumn="0" w:oddVBand="0" w:evenVBand="0" w:oddHBand="0" w:evenHBand="0" w:firstRowFirstColumn="0" w:firstRowLastColumn="0" w:lastRowFirstColumn="0" w:lastRowLastColumn="0"/>
          <w:tblHeader/>
        </w:trPr>
        <w:tc>
          <w:tcPr>
            <w:tcW w:w="4230" w:type="dxa"/>
          </w:tcPr>
          <w:p w14:paraId="4F0B2E09" w14:textId="77777777" w:rsidR="00B53F07" w:rsidRPr="00B53F07" w:rsidRDefault="00B53F07" w:rsidP="00B53F07">
            <w:pPr>
              <w:pStyle w:val="TableHeader"/>
            </w:pPr>
            <w:r w:rsidRPr="00B53F07">
              <w:t>Column</w:t>
            </w:r>
          </w:p>
        </w:tc>
        <w:tc>
          <w:tcPr>
            <w:tcW w:w="5130" w:type="dxa"/>
          </w:tcPr>
          <w:p w14:paraId="7AF1F578" w14:textId="77777777" w:rsidR="00B53F07" w:rsidRPr="00B53F07" w:rsidRDefault="00B53F07" w:rsidP="00B53F07">
            <w:pPr>
              <w:pStyle w:val="TableHeader"/>
            </w:pPr>
            <w:r w:rsidRPr="00B53F07">
              <w:t>Description</w:t>
            </w:r>
          </w:p>
        </w:tc>
      </w:tr>
      <w:tr w:rsidR="00CC6FE2" w:rsidRPr="00B53F07" w14:paraId="487684FF" w14:textId="77777777" w:rsidTr="008E1A51">
        <w:tc>
          <w:tcPr>
            <w:tcW w:w="4230" w:type="dxa"/>
          </w:tcPr>
          <w:p w14:paraId="02247FE6" w14:textId="77777777" w:rsidR="00CC6FE2" w:rsidRPr="00B53F07" w:rsidRDefault="00CC6FE2" w:rsidP="00B53F07">
            <w:pPr>
              <w:pStyle w:val="TableText"/>
            </w:pPr>
            <w:r w:rsidRPr="00B53F07">
              <w:t>StateAbbreviation</w:t>
            </w:r>
            <w:r w:rsidR="004C51E6">
              <w:t>*</w:t>
            </w:r>
            <w:r w:rsidR="00733A15" w:rsidRPr="00E730F9">
              <w:rPr>
                <w:rStyle w:val="FootnoteReference"/>
              </w:rPr>
              <w:t>+</w:t>
            </w:r>
          </w:p>
        </w:tc>
        <w:tc>
          <w:tcPr>
            <w:tcW w:w="5130" w:type="dxa"/>
          </w:tcPr>
          <w:p w14:paraId="19701D0D" w14:textId="77777777" w:rsidR="00211B29" w:rsidRPr="00FC6D62" w:rsidRDefault="001158F6" w:rsidP="00FC6D62">
            <w:pPr>
              <w:pStyle w:val="TableText"/>
              <w:rPr>
                <w:ins w:id="696" w:author="Jamika D. Burge" w:date="2015-11-24T15:06:00Z"/>
              </w:rPr>
            </w:pPr>
            <w:r>
              <w:t xml:space="preserve">State in which the student attends school. </w:t>
            </w:r>
            <w:r>
              <w:fldChar w:fldCharType="begin"/>
            </w:r>
            <w:r>
              <w:instrText xml:space="preserve"> REF stateabbrev \h </w:instrText>
            </w:r>
            <w:r>
              <w:fldChar w:fldCharType="separate"/>
            </w:r>
            <w:ins w:id="697" w:author="Jamika D. Burge" w:date="2015-11-24T15:06:00Z">
              <w:r w:rsidR="00211B29" w:rsidRPr="00CB020D">
                <w:rPr>
                  <w:rStyle w:val="Strong"/>
                </w:rPr>
                <w:t>Any standard two-letter state abbreviation is valid.</w:t>
              </w:r>
              <w:r w:rsidR="00211B29" w:rsidRPr="00FC6D62">
                <w:t xml:space="preserve"> In addition, the following are </w:t>
              </w:r>
              <w:r w:rsidR="00211B29">
                <w:t xml:space="preserve">also </w:t>
              </w:r>
              <w:r w:rsidR="00211B29" w:rsidRPr="00FC6D62">
                <w:t>valid:</w:t>
              </w:r>
            </w:ins>
          </w:p>
          <w:p w14:paraId="7D172DC5" w14:textId="77777777" w:rsidR="00211B29" w:rsidRDefault="00211B29" w:rsidP="00CB020D">
            <w:pPr>
              <w:pStyle w:val="TableTextBullet"/>
              <w:rPr>
                <w:ins w:id="698" w:author="Jamika D. Burge" w:date="2015-11-24T15:06:00Z"/>
              </w:rPr>
            </w:pPr>
            <w:ins w:id="699" w:author="Jamika D. Burge" w:date="2015-11-24T15:06:00Z">
              <w:r w:rsidRPr="00657FD7">
                <w:rPr>
                  <w:rStyle w:val="Strong"/>
                </w:rPr>
                <w:t>AA</w:t>
              </w:r>
              <w:r w:rsidRPr="00FF6742">
                <w:t>—</w:t>
              </w:r>
              <w:r>
                <w:t>Arme</w:t>
              </w:r>
              <w:r w:rsidRPr="003C5824">
                <w:t>d Forces Americas</w:t>
              </w:r>
            </w:ins>
          </w:p>
          <w:p w14:paraId="7D43EBA7" w14:textId="77777777" w:rsidR="00211B29" w:rsidRDefault="00211B29" w:rsidP="00CB020D">
            <w:pPr>
              <w:pStyle w:val="TableTextBullet"/>
              <w:rPr>
                <w:ins w:id="700" w:author="Jamika D. Burge" w:date="2015-11-24T15:06:00Z"/>
              </w:rPr>
            </w:pPr>
            <w:ins w:id="701" w:author="Jamika D. Burge" w:date="2015-11-24T15:06:00Z">
              <w:r w:rsidRPr="00657FD7">
                <w:rPr>
                  <w:rStyle w:val="Strong"/>
                </w:rPr>
                <w:t>AE</w:t>
              </w:r>
              <w:r w:rsidRPr="00FF6742">
                <w:t>—</w:t>
              </w:r>
              <w:r w:rsidRPr="003C5824">
                <w:t>Armed Forces Africa, Canada, Europe and Mideast</w:t>
              </w:r>
            </w:ins>
          </w:p>
          <w:p w14:paraId="31B46712" w14:textId="77777777" w:rsidR="00211B29" w:rsidRDefault="00211B29" w:rsidP="00CB020D">
            <w:pPr>
              <w:pStyle w:val="TableTextBullet"/>
              <w:rPr>
                <w:ins w:id="702" w:author="Jamika D. Burge" w:date="2015-11-24T15:06:00Z"/>
              </w:rPr>
            </w:pPr>
            <w:ins w:id="703" w:author="Jamika D. Burge" w:date="2015-11-24T15:06:00Z">
              <w:r w:rsidRPr="00657FD7">
                <w:rPr>
                  <w:rStyle w:val="Strong"/>
                </w:rPr>
                <w:t>AP</w:t>
              </w:r>
              <w:r w:rsidRPr="00FF6742">
                <w:t>—</w:t>
              </w:r>
              <w:r w:rsidRPr="003C5824">
                <w:t>Armed Forces Pacific</w:t>
              </w:r>
            </w:ins>
          </w:p>
          <w:p w14:paraId="70E2EBB0" w14:textId="77777777" w:rsidR="00211B29" w:rsidRPr="00657FD7" w:rsidRDefault="00211B29" w:rsidP="00CB020D">
            <w:pPr>
              <w:pStyle w:val="TableTextBullet"/>
              <w:rPr>
                <w:ins w:id="704" w:author="Jamika D. Burge" w:date="2015-11-24T15:06:00Z"/>
              </w:rPr>
            </w:pPr>
            <w:ins w:id="705" w:author="Jamika D. Burge" w:date="2015-11-24T15:06:00Z">
              <w:r>
                <w:rPr>
                  <w:rStyle w:val="Strong"/>
                </w:rPr>
                <w:t>T</w:t>
              </w:r>
              <w:r w:rsidRPr="00657FD7">
                <w:rPr>
                  <w:rStyle w:val="Strong"/>
                </w:rPr>
                <w:t>S</w:t>
              </w:r>
              <w:r w:rsidRPr="00FF6742">
                <w:t>—</w:t>
              </w:r>
              <w:r>
                <w:t>Test State</w:t>
              </w:r>
            </w:ins>
          </w:p>
          <w:p w14:paraId="62C1451A" w14:textId="77777777" w:rsidR="00ED0EE4" w:rsidRPr="00FC6D62" w:rsidDel="00211B29" w:rsidRDefault="00211B29" w:rsidP="00FC6D62">
            <w:pPr>
              <w:pStyle w:val="TableText"/>
              <w:rPr>
                <w:del w:id="706" w:author="Jamika D. Burge" w:date="2015-11-24T15:06:00Z"/>
              </w:rPr>
            </w:pPr>
            <w:ins w:id="707" w:author="Jamika D. Burge" w:date="2015-11-24T15:06:00Z">
              <w:r w:rsidRPr="00657FD7">
                <w:rPr>
                  <w:rStyle w:val="Strong"/>
                </w:rPr>
                <w:t>OT</w:t>
              </w:r>
              <w:r w:rsidRPr="00FF6742">
                <w:t>—</w:t>
              </w:r>
              <w:r w:rsidRPr="00657FD7">
                <w:t>Other</w:t>
              </w:r>
            </w:ins>
            <w:del w:id="708" w:author="Jamika D. Burge" w:date="2015-11-24T15:06:00Z">
              <w:r w:rsidR="00ED0EE4" w:rsidRPr="00CB020D" w:rsidDel="00211B29">
                <w:rPr>
                  <w:rStyle w:val="Strong"/>
                </w:rPr>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2B84DA7A" w14:textId="77777777" w:rsidR="00ED0EE4" w:rsidDel="00211B29" w:rsidRDefault="00ED0EE4" w:rsidP="00CB020D">
            <w:pPr>
              <w:pStyle w:val="TableTextBullet"/>
              <w:rPr>
                <w:del w:id="709" w:author="Jamika D. Burge" w:date="2015-11-24T15:06:00Z"/>
              </w:rPr>
            </w:pPr>
            <w:del w:id="710"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22BE409B" w14:textId="77777777" w:rsidR="00ED0EE4" w:rsidDel="00211B29" w:rsidRDefault="00ED0EE4" w:rsidP="00CB020D">
            <w:pPr>
              <w:pStyle w:val="TableTextBullet"/>
              <w:rPr>
                <w:del w:id="711" w:author="Jamika D. Burge" w:date="2015-11-24T15:06:00Z"/>
              </w:rPr>
            </w:pPr>
            <w:del w:id="712"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77C13C51" w14:textId="77777777" w:rsidR="00ED0EE4" w:rsidDel="00211B29" w:rsidRDefault="00ED0EE4" w:rsidP="00CB020D">
            <w:pPr>
              <w:pStyle w:val="TableTextBullet"/>
              <w:rPr>
                <w:del w:id="713" w:author="Jamika D. Burge" w:date="2015-11-24T15:06:00Z"/>
              </w:rPr>
            </w:pPr>
            <w:del w:id="714"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4B33F09A" w14:textId="77777777" w:rsidR="00ED0EE4" w:rsidRPr="00657FD7" w:rsidDel="00211B29" w:rsidRDefault="00ED0EE4" w:rsidP="00CB020D">
            <w:pPr>
              <w:pStyle w:val="TableTextBullet"/>
              <w:rPr>
                <w:del w:id="715" w:author="Jamika D. Burge" w:date="2015-11-24T15:06:00Z"/>
              </w:rPr>
            </w:pPr>
            <w:del w:id="716"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6F130A14" w14:textId="38FF99F4" w:rsidR="00A1787C" w:rsidRPr="00A1787C" w:rsidRDefault="00ED0EE4" w:rsidP="001158F6">
            <w:pPr>
              <w:pStyle w:val="TableTextBullet"/>
            </w:pPr>
            <w:del w:id="717" w:author="Jamika D. Burge" w:date="2015-11-24T15:06:00Z">
              <w:r w:rsidRPr="00657FD7" w:rsidDel="00211B29">
                <w:rPr>
                  <w:rStyle w:val="Strong"/>
                </w:rPr>
                <w:delText>OT</w:delText>
              </w:r>
              <w:r w:rsidRPr="00FF6742" w:rsidDel="00211B29">
                <w:delText>—</w:delText>
              </w:r>
              <w:r w:rsidRPr="00657FD7" w:rsidDel="00211B29">
                <w:delText>Other</w:delText>
              </w:r>
            </w:del>
            <w:r w:rsidR="001158F6">
              <w:fldChar w:fldCharType="end"/>
            </w:r>
          </w:p>
        </w:tc>
      </w:tr>
      <w:tr w:rsidR="00CC1006" w:rsidRPr="00B53F07" w14:paraId="582BF7E4" w14:textId="77777777" w:rsidTr="008E1A51">
        <w:tc>
          <w:tcPr>
            <w:tcW w:w="4230" w:type="dxa"/>
          </w:tcPr>
          <w:p w14:paraId="05D8FB7D" w14:textId="0A50D670" w:rsidR="00CC1006" w:rsidRDefault="00CC1006" w:rsidP="00B53F07">
            <w:pPr>
              <w:pStyle w:val="TableText"/>
            </w:pPr>
            <w:r w:rsidRPr="00B53F07">
              <w:t>ResponsibleDistrictIdentifier</w:t>
            </w:r>
          </w:p>
          <w:p w14:paraId="70349D82" w14:textId="77777777" w:rsidR="00AB7C7A" w:rsidRPr="00B53F07" w:rsidRDefault="00AB7C7A" w:rsidP="00B53F07">
            <w:pPr>
              <w:pStyle w:val="TableText"/>
            </w:pPr>
            <w:r>
              <w:t>(District Identifier)</w:t>
            </w:r>
          </w:p>
        </w:tc>
        <w:tc>
          <w:tcPr>
            <w:tcW w:w="5130" w:type="dxa"/>
          </w:tcPr>
          <w:p w14:paraId="2D8B7FC9" w14:textId="77777777" w:rsidR="00CC1006" w:rsidRDefault="00CC1006" w:rsidP="005F0E8E">
            <w:pPr>
              <w:pStyle w:val="TableText"/>
            </w:pPr>
            <w:r>
              <w:t>Identifier for the district related to the student.</w:t>
            </w:r>
          </w:p>
          <w:p w14:paraId="5BB209B9" w14:textId="77777777" w:rsidR="00CC1006" w:rsidRDefault="00CC1006" w:rsidP="005F0E8E">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CC6FE2" w:rsidRPr="00B53F07" w14:paraId="468BBB4C" w14:textId="77777777" w:rsidTr="008E1A51">
        <w:tc>
          <w:tcPr>
            <w:tcW w:w="4230" w:type="dxa"/>
          </w:tcPr>
          <w:p w14:paraId="29D1BF12" w14:textId="77777777" w:rsidR="00CC6FE2" w:rsidRDefault="00AB7C7A" w:rsidP="00AB7C7A">
            <w:pPr>
              <w:pStyle w:val="TableText"/>
            </w:pPr>
            <w:r>
              <w:t>ResponsibleInstitution</w:t>
            </w:r>
            <w:r w:rsidR="00CC6FE2" w:rsidRPr="00B53F07">
              <w:t>Identifier</w:t>
            </w:r>
            <w:r w:rsidR="004C51E6">
              <w:t>*</w:t>
            </w:r>
          </w:p>
          <w:p w14:paraId="6E9BD5D3" w14:textId="77777777" w:rsidR="00AB7C7A" w:rsidRPr="00B53F07" w:rsidRDefault="00AB7C7A" w:rsidP="00AB7C7A">
            <w:pPr>
              <w:pStyle w:val="TableText"/>
            </w:pPr>
            <w:r>
              <w:t>(Institution Identifier)</w:t>
            </w:r>
          </w:p>
        </w:tc>
        <w:tc>
          <w:tcPr>
            <w:tcW w:w="5130" w:type="dxa"/>
          </w:tcPr>
          <w:p w14:paraId="6B66FA02" w14:textId="77777777" w:rsidR="00CC1006" w:rsidRDefault="00CC1006" w:rsidP="00CC1006">
            <w:pPr>
              <w:pStyle w:val="TableText"/>
            </w:pPr>
            <w:r>
              <w:t xml:space="preserve">Identifier for the </w:t>
            </w:r>
            <w:r w:rsidR="007C29C2">
              <w:t>institution</w:t>
            </w:r>
            <w:r>
              <w:t xml:space="preserve"> related to the student.</w:t>
            </w:r>
          </w:p>
          <w:p w14:paraId="68921064" w14:textId="77777777" w:rsidR="00CC6FE2" w:rsidRPr="00CE7FEE" w:rsidRDefault="00CC1006" w:rsidP="007C29C2">
            <w:pPr>
              <w:pStyle w:val="TableText"/>
              <w:rPr>
                <w:rStyle w:val="Strong"/>
              </w:rPr>
            </w:pPr>
            <w:r w:rsidRPr="008658D5">
              <w:rPr>
                <w:rStyle w:val="Strong"/>
              </w:rPr>
              <w:t xml:space="preserve">Up to </w:t>
            </w:r>
            <w:r>
              <w:rPr>
                <w:rStyle w:val="Strong"/>
              </w:rPr>
              <w:t>3</w:t>
            </w:r>
            <w:r w:rsidRPr="008658D5">
              <w:rPr>
                <w:rStyle w:val="Strong"/>
              </w:rPr>
              <w:t>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CC6FE2" w:rsidRPr="00B53F07" w14:paraId="45D27C78" w14:textId="77777777" w:rsidTr="008E1A51">
        <w:tc>
          <w:tcPr>
            <w:tcW w:w="4230" w:type="dxa"/>
          </w:tcPr>
          <w:p w14:paraId="799D2CD2" w14:textId="77777777" w:rsidR="00CC6FE2" w:rsidRDefault="00CC6FE2" w:rsidP="00B53F07">
            <w:pPr>
              <w:pStyle w:val="TableText"/>
            </w:pPr>
            <w:r w:rsidRPr="00B53F07">
              <w:t>LastOrSurname</w:t>
            </w:r>
          </w:p>
          <w:p w14:paraId="1DCD68CE" w14:textId="77777777" w:rsidR="00AB7C7A" w:rsidRPr="00B53F07" w:rsidRDefault="00AB7C7A" w:rsidP="00B53F07">
            <w:pPr>
              <w:pStyle w:val="TableText"/>
            </w:pPr>
            <w:r>
              <w:t>(Last Name)</w:t>
            </w:r>
          </w:p>
        </w:tc>
        <w:tc>
          <w:tcPr>
            <w:tcW w:w="5130" w:type="dxa"/>
          </w:tcPr>
          <w:p w14:paraId="6C3A6BB1" w14:textId="77777777" w:rsidR="00437A1D" w:rsidRDefault="00CC6FE2" w:rsidP="00437A1D">
            <w:pPr>
              <w:pStyle w:val="TableText"/>
            </w:pPr>
            <w:r>
              <w:t>Student</w:t>
            </w:r>
            <w:r w:rsidR="00A71523">
              <w:t>’s</w:t>
            </w:r>
            <w:r>
              <w:t xml:space="preserve"> </w:t>
            </w:r>
            <w:r w:rsidR="00A71523">
              <w:t>l</w:t>
            </w:r>
            <w:r>
              <w:t xml:space="preserve">ast </w:t>
            </w:r>
            <w:r w:rsidR="00A71523">
              <w:t>n</w:t>
            </w:r>
            <w:r>
              <w:t>ame</w:t>
            </w:r>
            <w:r w:rsidR="004C51E6">
              <w:t>.</w:t>
            </w:r>
          </w:p>
          <w:p w14:paraId="184262BC" w14:textId="77777777" w:rsidR="00CC6FE2" w:rsidRDefault="004C51E6" w:rsidP="00437A1D">
            <w:pPr>
              <w:pStyle w:val="TableText"/>
              <w:rPr>
                <w:sz w:val="24"/>
                <w:szCs w:val="24"/>
              </w:rPr>
            </w:pPr>
            <w:r w:rsidRPr="00CB623A">
              <w:rPr>
                <w:rStyle w:val="Strong"/>
              </w:rPr>
              <w:t>Up to 35 characters.</w:t>
            </w:r>
          </w:p>
        </w:tc>
      </w:tr>
      <w:tr w:rsidR="00CC6FE2" w:rsidRPr="00B53F07" w14:paraId="6A86ACA1" w14:textId="77777777" w:rsidTr="008E1A51">
        <w:tc>
          <w:tcPr>
            <w:tcW w:w="4230" w:type="dxa"/>
          </w:tcPr>
          <w:p w14:paraId="36FDEDF2" w14:textId="77777777" w:rsidR="00CC6FE2" w:rsidRPr="00B53F07" w:rsidRDefault="00CC6FE2" w:rsidP="00B53F07">
            <w:pPr>
              <w:pStyle w:val="TableText"/>
            </w:pPr>
            <w:r w:rsidRPr="00B53F07">
              <w:t>FirstName</w:t>
            </w:r>
          </w:p>
        </w:tc>
        <w:tc>
          <w:tcPr>
            <w:tcW w:w="5130" w:type="dxa"/>
          </w:tcPr>
          <w:p w14:paraId="469E3B66" w14:textId="77777777" w:rsidR="00437A1D" w:rsidRDefault="00CC6FE2" w:rsidP="00437A1D">
            <w:pPr>
              <w:pStyle w:val="TableText"/>
            </w:pPr>
            <w:r>
              <w:t>Student</w:t>
            </w:r>
            <w:r w:rsidR="00A71523">
              <w:t>’s</w:t>
            </w:r>
            <w:r>
              <w:t xml:space="preserve"> </w:t>
            </w:r>
            <w:r w:rsidR="00A71523">
              <w:t>f</w:t>
            </w:r>
            <w:r>
              <w:t xml:space="preserve">irst </w:t>
            </w:r>
            <w:r w:rsidR="00A71523">
              <w:t>n</w:t>
            </w:r>
            <w:r>
              <w:t>ame</w:t>
            </w:r>
            <w:r w:rsidR="004C51E6">
              <w:t>.</w:t>
            </w:r>
          </w:p>
          <w:p w14:paraId="3F5993C4" w14:textId="77777777" w:rsidR="00CC6FE2" w:rsidRPr="00CE7FEE" w:rsidRDefault="004C51E6" w:rsidP="00437A1D">
            <w:pPr>
              <w:pStyle w:val="TableText"/>
              <w:rPr>
                <w:rStyle w:val="Strong"/>
              </w:rPr>
            </w:pPr>
            <w:r w:rsidRPr="00CE7FEE">
              <w:rPr>
                <w:rStyle w:val="Strong"/>
              </w:rPr>
              <w:t>Up to 35 characters.</w:t>
            </w:r>
          </w:p>
        </w:tc>
      </w:tr>
      <w:tr w:rsidR="00CC6FE2" w:rsidRPr="00B53F07" w14:paraId="2B0EBAAC" w14:textId="77777777" w:rsidTr="008E1A51">
        <w:tc>
          <w:tcPr>
            <w:tcW w:w="4230" w:type="dxa"/>
          </w:tcPr>
          <w:p w14:paraId="4B9981F1" w14:textId="77777777" w:rsidR="00CC6FE2" w:rsidRPr="00B53F07" w:rsidRDefault="00CC6FE2" w:rsidP="00B53F07">
            <w:pPr>
              <w:pStyle w:val="TableText"/>
            </w:pPr>
            <w:r w:rsidRPr="00B53F07">
              <w:t>MiddleName</w:t>
            </w:r>
          </w:p>
        </w:tc>
        <w:tc>
          <w:tcPr>
            <w:tcW w:w="5130" w:type="dxa"/>
          </w:tcPr>
          <w:p w14:paraId="5B1AD224" w14:textId="77777777" w:rsidR="00437A1D" w:rsidRDefault="00CC6FE2" w:rsidP="00437A1D">
            <w:pPr>
              <w:pStyle w:val="TableText"/>
            </w:pPr>
            <w:r>
              <w:t>Student</w:t>
            </w:r>
            <w:r w:rsidR="00A71523">
              <w:t>’s</w:t>
            </w:r>
            <w:r>
              <w:t xml:space="preserve"> </w:t>
            </w:r>
            <w:r w:rsidR="00A71523">
              <w:t>m</w:t>
            </w:r>
            <w:r>
              <w:t xml:space="preserve">iddle </w:t>
            </w:r>
            <w:r w:rsidR="00A71523">
              <w:t>n</w:t>
            </w:r>
            <w:r>
              <w:t>ame</w:t>
            </w:r>
            <w:r w:rsidR="004C51E6">
              <w:t>.</w:t>
            </w:r>
          </w:p>
          <w:p w14:paraId="2EFC95E2" w14:textId="77777777" w:rsidR="00CC6FE2" w:rsidRPr="00CE7FEE" w:rsidRDefault="004C51E6" w:rsidP="00437A1D">
            <w:pPr>
              <w:pStyle w:val="TableText"/>
              <w:rPr>
                <w:rStyle w:val="Strong"/>
              </w:rPr>
            </w:pPr>
            <w:r w:rsidRPr="00CE7FEE">
              <w:rPr>
                <w:rStyle w:val="Strong"/>
              </w:rPr>
              <w:t>Up to 35 characters.</w:t>
            </w:r>
          </w:p>
        </w:tc>
      </w:tr>
      <w:tr w:rsidR="00CC6FE2" w:rsidRPr="00B53F07" w14:paraId="798B613F" w14:textId="77777777" w:rsidTr="008E1A51">
        <w:tc>
          <w:tcPr>
            <w:tcW w:w="4230" w:type="dxa"/>
          </w:tcPr>
          <w:p w14:paraId="6F1C1B78" w14:textId="77777777" w:rsidR="00CC6FE2" w:rsidRPr="00B53F07" w:rsidRDefault="00CC6FE2" w:rsidP="00B53F07">
            <w:pPr>
              <w:pStyle w:val="TableText"/>
            </w:pPr>
            <w:r w:rsidRPr="00B53F07">
              <w:t>Birthdate</w:t>
            </w:r>
          </w:p>
        </w:tc>
        <w:tc>
          <w:tcPr>
            <w:tcW w:w="5130" w:type="dxa"/>
          </w:tcPr>
          <w:p w14:paraId="2456B345" w14:textId="77777777" w:rsidR="00437A1D" w:rsidRDefault="004C51E6" w:rsidP="00437A1D">
            <w:pPr>
              <w:pStyle w:val="TableText"/>
            </w:pPr>
            <w:r>
              <w:t>Student’s birth date</w:t>
            </w:r>
            <w:r w:rsidR="00CB623A">
              <w:t>.</w:t>
            </w:r>
          </w:p>
          <w:p w14:paraId="2D282E77" w14:textId="77777777" w:rsidR="00CC6FE2" w:rsidRPr="00CE7FEE" w:rsidRDefault="00CC6FE2" w:rsidP="00437A1D">
            <w:pPr>
              <w:pStyle w:val="TableText"/>
              <w:rPr>
                <w:rStyle w:val="Strong"/>
              </w:rPr>
            </w:pPr>
            <w:r w:rsidRPr="00CE7FEE">
              <w:rPr>
                <w:rStyle w:val="Strong"/>
              </w:rPr>
              <w:t>YYYY-MM-DD</w:t>
            </w:r>
            <w:r w:rsidR="004C51E6" w:rsidRPr="00CE7FEE">
              <w:rPr>
                <w:rStyle w:val="Strong"/>
              </w:rPr>
              <w:t xml:space="preserve"> format</w:t>
            </w:r>
            <w:r w:rsidR="00CB623A" w:rsidRPr="00CE7FEE">
              <w:rPr>
                <w:rStyle w:val="Strong"/>
              </w:rPr>
              <w:t xml:space="preserve"> with leading zeros for month and day</w:t>
            </w:r>
            <w:r w:rsidR="004C51E6" w:rsidRPr="00CE7FEE">
              <w:rPr>
                <w:rStyle w:val="Strong"/>
              </w:rPr>
              <w:t xml:space="preserve">. </w:t>
            </w:r>
          </w:p>
        </w:tc>
      </w:tr>
      <w:tr w:rsidR="00CC6FE2" w:rsidRPr="00B53F07" w14:paraId="0B140468" w14:textId="77777777" w:rsidTr="008E1A51">
        <w:tc>
          <w:tcPr>
            <w:tcW w:w="4230" w:type="dxa"/>
          </w:tcPr>
          <w:p w14:paraId="731E9BCE" w14:textId="77777777" w:rsidR="00CC6FE2" w:rsidRDefault="00CC6FE2" w:rsidP="00B53F07">
            <w:pPr>
              <w:pStyle w:val="TableText"/>
            </w:pPr>
            <w:r w:rsidRPr="00B53F07">
              <w:t>StudentIdentifier</w:t>
            </w:r>
            <w:r w:rsidR="004E1616">
              <w:t>*</w:t>
            </w:r>
            <w:r w:rsidR="00733A15" w:rsidRPr="00E730F9">
              <w:rPr>
                <w:rStyle w:val="FootnoteReference"/>
              </w:rPr>
              <w:t>+</w:t>
            </w:r>
          </w:p>
          <w:p w14:paraId="784C19A8" w14:textId="77777777" w:rsidR="00A70DF8" w:rsidRPr="00B53F07" w:rsidRDefault="00A70DF8" w:rsidP="00B53F07">
            <w:pPr>
              <w:pStyle w:val="TableText"/>
            </w:pPr>
            <w:r>
              <w:t>(SSID)</w:t>
            </w:r>
          </w:p>
        </w:tc>
        <w:tc>
          <w:tcPr>
            <w:tcW w:w="5130" w:type="dxa"/>
          </w:tcPr>
          <w:p w14:paraId="1A812A8F" w14:textId="77777777" w:rsidR="00262770" w:rsidRDefault="00CC6FE2" w:rsidP="00262770">
            <w:pPr>
              <w:pStyle w:val="TableText"/>
            </w:pPr>
            <w:bookmarkStart w:id="718" w:name="studentidentifier"/>
            <w:r>
              <w:t>State</w:t>
            </w:r>
            <w:r w:rsidR="004E1616">
              <w:t>-</w:t>
            </w:r>
            <w:r>
              <w:t xml:space="preserve">assigned student </w:t>
            </w:r>
            <w:r w:rsidR="004E1616">
              <w:t>i</w:t>
            </w:r>
            <w:r>
              <w:t>dentifier</w:t>
            </w:r>
            <w:r w:rsidR="00262770">
              <w:t xml:space="preserve"> (SSID)</w:t>
            </w:r>
            <w:r>
              <w:t>.</w:t>
            </w:r>
          </w:p>
          <w:p w14:paraId="684A7269" w14:textId="77777777" w:rsidR="00CC6FE2" w:rsidRDefault="004E1616" w:rsidP="00262770">
            <w:pPr>
              <w:pStyle w:val="TableText"/>
              <w:rPr>
                <w:sz w:val="24"/>
                <w:szCs w:val="24"/>
              </w:rPr>
            </w:pPr>
            <w:r w:rsidRPr="00CB623A">
              <w:rPr>
                <w:rStyle w:val="Strong"/>
              </w:rPr>
              <w:t>Up to 30 characters.</w:t>
            </w:r>
            <w:bookmarkEnd w:id="718"/>
          </w:p>
        </w:tc>
      </w:tr>
      <w:tr w:rsidR="00CC6FE2" w:rsidRPr="00B53F07" w14:paraId="2C7810F8" w14:textId="77777777" w:rsidTr="008E1A51">
        <w:tc>
          <w:tcPr>
            <w:tcW w:w="4230" w:type="dxa"/>
          </w:tcPr>
          <w:p w14:paraId="19F9D097" w14:textId="77777777" w:rsidR="00CC6FE2" w:rsidRDefault="00CC6FE2" w:rsidP="00B53F07">
            <w:pPr>
              <w:pStyle w:val="TableText"/>
            </w:pPr>
            <w:r w:rsidRPr="00B53F07">
              <w:t>ExternalSSID</w:t>
            </w:r>
            <w:r w:rsidR="00013296">
              <w:t>*</w:t>
            </w:r>
          </w:p>
          <w:p w14:paraId="1FC3FD49" w14:textId="77777777" w:rsidR="00A70DF8" w:rsidRDefault="00A70DF8" w:rsidP="00B53F07">
            <w:pPr>
              <w:pStyle w:val="TableText"/>
            </w:pPr>
            <w:r>
              <w:t>(Alternate SSID)</w:t>
            </w:r>
          </w:p>
          <w:p w14:paraId="3CD8977C" w14:textId="77777777" w:rsidR="00AB7C7A" w:rsidRPr="00B53F07" w:rsidRDefault="00AB7C7A" w:rsidP="00B53F07">
            <w:pPr>
              <w:pStyle w:val="TableText"/>
            </w:pPr>
          </w:p>
        </w:tc>
        <w:tc>
          <w:tcPr>
            <w:tcW w:w="5130" w:type="dxa"/>
          </w:tcPr>
          <w:p w14:paraId="5C385234" w14:textId="77777777" w:rsidR="00262770" w:rsidRDefault="00C757FD" w:rsidP="00262770">
            <w:pPr>
              <w:pStyle w:val="TableText"/>
            </w:pPr>
            <w:r>
              <w:t>Alternative state</w:t>
            </w:r>
            <w:r w:rsidR="004E1616">
              <w:t>-</w:t>
            </w:r>
            <w:r w:rsidR="00CC6FE2">
              <w:t xml:space="preserve">assigned student Identifier. </w:t>
            </w:r>
            <w:r>
              <w:t xml:space="preserve">If a state chooses not to share its students’ SSIDs with consortium members, </w:t>
            </w:r>
            <w:r w:rsidR="00DD7873">
              <w:t>ART</w:t>
            </w:r>
            <w:r>
              <w:t xml:space="preserve"> provides this number instead. </w:t>
            </w:r>
          </w:p>
          <w:p w14:paraId="77B66CC7" w14:textId="77777777" w:rsidR="00CC6FE2" w:rsidRDefault="00CB623A" w:rsidP="00262770">
            <w:pPr>
              <w:pStyle w:val="TableText"/>
              <w:rPr>
                <w:sz w:val="24"/>
                <w:szCs w:val="24"/>
              </w:rPr>
            </w:pPr>
            <w:r w:rsidRPr="00CB623A">
              <w:rPr>
                <w:rStyle w:val="Strong"/>
              </w:rPr>
              <w:t>Up to 50 characters.</w:t>
            </w:r>
          </w:p>
        </w:tc>
      </w:tr>
      <w:tr w:rsidR="00CC6FE2" w:rsidRPr="00B53F07" w14:paraId="374B4770" w14:textId="77777777" w:rsidTr="008E1A51">
        <w:tc>
          <w:tcPr>
            <w:tcW w:w="4230" w:type="dxa"/>
          </w:tcPr>
          <w:p w14:paraId="152FCB8B" w14:textId="77777777" w:rsidR="00CC6FE2" w:rsidRPr="00B53F07" w:rsidRDefault="00CC6FE2" w:rsidP="00B53F07">
            <w:pPr>
              <w:pStyle w:val="TableText"/>
            </w:pPr>
            <w:r w:rsidRPr="00B53F07">
              <w:t>GradeLevelWhenAssessed</w:t>
            </w:r>
            <w:r w:rsidR="00977DDB">
              <w:t>*</w:t>
            </w:r>
          </w:p>
        </w:tc>
        <w:tc>
          <w:tcPr>
            <w:tcW w:w="5130" w:type="dxa"/>
          </w:tcPr>
          <w:p w14:paraId="65A057FB" w14:textId="77777777" w:rsidR="00CC6FE2" w:rsidRDefault="00CC6FE2" w:rsidP="00CC6FE2">
            <w:pPr>
              <w:pStyle w:val="TableText"/>
            </w:pPr>
            <w:r>
              <w:t>Student's enrolled grade.</w:t>
            </w:r>
          </w:p>
          <w:p w14:paraId="0E490090" w14:textId="77777777" w:rsidR="006B513F" w:rsidRPr="006B513F" w:rsidRDefault="006B513F" w:rsidP="0096591F">
            <w:pPr>
              <w:pStyle w:val="TableTextBullet"/>
            </w:pPr>
            <w:r w:rsidRPr="006B513F">
              <w:rPr>
                <w:rStyle w:val="Strong"/>
              </w:rPr>
              <w:t>PR</w:t>
            </w:r>
            <w:r>
              <w:t xml:space="preserve"> – </w:t>
            </w:r>
            <w:r w:rsidRPr="006B513F">
              <w:t>Preschool</w:t>
            </w:r>
          </w:p>
          <w:p w14:paraId="21A7447E" w14:textId="77777777" w:rsidR="006B513F" w:rsidRPr="006B513F" w:rsidRDefault="006B513F" w:rsidP="0096591F">
            <w:pPr>
              <w:pStyle w:val="TableTextBullet"/>
            </w:pPr>
            <w:r w:rsidRPr="006B513F">
              <w:rPr>
                <w:rStyle w:val="Strong"/>
              </w:rPr>
              <w:t>PK</w:t>
            </w:r>
            <w:r>
              <w:t xml:space="preserve"> – </w:t>
            </w:r>
            <w:r w:rsidRPr="006B513F">
              <w:t>Prekindergarten</w:t>
            </w:r>
          </w:p>
          <w:p w14:paraId="28FB67BF" w14:textId="77777777" w:rsidR="006B513F" w:rsidRPr="006B513F" w:rsidRDefault="006B513F" w:rsidP="0096591F">
            <w:pPr>
              <w:pStyle w:val="TableTextBullet"/>
            </w:pPr>
            <w:r w:rsidRPr="00B31F7E">
              <w:rPr>
                <w:rStyle w:val="Strong"/>
              </w:rPr>
              <w:t>TK</w:t>
            </w:r>
            <w:r>
              <w:t xml:space="preserve"> – </w:t>
            </w:r>
            <w:r w:rsidR="000558C0">
              <w:t xml:space="preserve">Transitional </w:t>
            </w:r>
            <w:r w:rsidR="005F0E8E">
              <w:t>kindergarten</w:t>
            </w:r>
          </w:p>
          <w:p w14:paraId="4FC7D949" w14:textId="77777777" w:rsidR="006B513F" w:rsidRPr="006B513F" w:rsidRDefault="006B513F" w:rsidP="0096591F">
            <w:pPr>
              <w:pStyle w:val="TableTextBullet"/>
            </w:pPr>
            <w:r w:rsidRPr="00B31F7E">
              <w:rPr>
                <w:rStyle w:val="Strong"/>
              </w:rPr>
              <w:t>KG</w:t>
            </w:r>
            <w:r>
              <w:t xml:space="preserve"> – </w:t>
            </w:r>
            <w:r w:rsidRPr="006B513F">
              <w:t>Kindergarten</w:t>
            </w:r>
          </w:p>
          <w:p w14:paraId="40E7A9A0" w14:textId="77777777" w:rsidR="006B513F" w:rsidRPr="006B513F" w:rsidRDefault="006B513F" w:rsidP="0096591F">
            <w:pPr>
              <w:pStyle w:val="TableTextBullet"/>
            </w:pPr>
            <w:r w:rsidRPr="006B513F">
              <w:rPr>
                <w:rStyle w:val="Strong"/>
              </w:rPr>
              <w:t>01</w:t>
            </w:r>
            <w:r>
              <w:t xml:space="preserve"> – </w:t>
            </w:r>
            <w:r w:rsidRPr="006B513F">
              <w:t>First grade</w:t>
            </w:r>
          </w:p>
          <w:p w14:paraId="12632C61" w14:textId="77777777" w:rsidR="006B513F" w:rsidRPr="006B513F" w:rsidRDefault="006B513F" w:rsidP="0096591F">
            <w:pPr>
              <w:pStyle w:val="TableTextBullet"/>
            </w:pPr>
            <w:r w:rsidRPr="006B513F">
              <w:rPr>
                <w:rStyle w:val="Strong"/>
              </w:rPr>
              <w:t>02</w:t>
            </w:r>
            <w:r>
              <w:t xml:space="preserve"> – </w:t>
            </w:r>
            <w:r w:rsidRPr="006B513F">
              <w:t>Second grade</w:t>
            </w:r>
          </w:p>
          <w:p w14:paraId="01AA4322" w14:textId="77777777" w:rsidR="006B513F" w:rsidRPr="006B513F" w:rsidRDefault="006B513F" w:rsidP="0096591F">
            <w:pPr>
              <w:pStyle w:val="TableTextBullet"/>
            </w:pPr>
            <w:r w:rsidRPr="006B513F">
              <w:rPr>
                <w:rStyle w:val="Strong"/>
              </w:rPr>
              <w:t>03</w:t>
            </w:r>
            <w:r>
              <w:t xml:space="preserve"> – </w:t>
            </w:r>
            <w:r w:rsidRPr="006B513F">
              <w:t>Third grade</w:t>
            </w:r>
          </w:p>
          <w:p w14:paraId="7BDE242C" w14:textId="77777777" w:rsidR="006B513F" w:rsidRPr="006B513F" w:rsidRDefault="006B513F" w:rsidP="0096591F">
            <w:pPr>
              <w:pStyle w:val="TableTextBullet"/>
            </w:pPr>
            <w:r w:rsidRPr="006B513F">
              <w:rPr>
                <w:rStyle w:val="Strong"/>
              </w:rPr>
              <w:t>04</w:t>
            </w:r>
            <w:r>
              <w:t xml:space="preserve"> – </w:t>
            </w:r>
            <w:r w:rsidRPr="006B513F">
              <w:t>Fourth grade</w:t>
            </w:r>
          </w:p>
          <w:p w14:paraId="141EAE5D" w14:textId="77777777" w:rsidR="006B513F" w:rsidRPr="006B513F" w:rsidRDefault="006B513F" w:rsidP="0096591F">
            <w:pPr>
              <w:pStyle w:val="TableTextBullet"/>
            </w:pPr>
            <w:r w:rsidRPr="006B513F">
              <w:rPr>
                <w:rStyle w:val="Strong"/>
              </w:rPr>
              <w:t>05</w:t>
            </w:r>
            <w:r>
              <w:t xml:space="preserve"> – </w:t>
            </w:r>
            <w:r w:rsidRPr="006B513F">
              <w:t>Fifth grade</w:t>
            </w:r>
          </w:p>
          <w:p w14:paraId="7813E6E5" w14:textId="77777777" w:rsidR="006B513F" w:rsidRPr="006B513F" w:rsidRDefault="006B513F" w:rsidP="0096591F">
            <w:pPr>
              <w:pStyle w:val="TableTextBullet"/>
            </w:pPr>
            <w:r w:rsidRPr="006B513F">
              <w:rPr>
                <w:rStyle w:val="Strong"/>
              </w:rPr>
              <w:t>06</w:t>
            </w:r>
            <w:r>
              <w:t xml:space="preserve"> – </w:t>
            </w:r>
            <w:r w:rsidRPr="006B513F">
              <w:t>Sixth grade</w:t>
            </w:r>
          </w:p>
          <w:p w14:paraId="2E8DD97A" w14:textId="77777777" w:rsidR="006B513F" w:rsidRPr="006B513F" w:rsidRDefault="006B513F" w:rsidP="0096591F">
            <w:pPr>
              <w:pStyle w:val="TableTextBullet"/>
            </w:pPr>
            <w:r w:rsidRPr="006B513F">
              <w:rPr>
                <w:rStyle w:val="Strong"/>
              </w:rPr>
              <w:t>07</w:t>
            </w:r>
            <w:r>
              <w:t xml:space="preserve"> – </w:t>
            </w:r>
            <w:r w:rsidRPr="006B513F">
              <w:t>Seventh grade</w:t>
            </w:r>
          </w:p>
          <w:p w14:paraId="12DCE195" w14:textId="77777777" w:rsidR="006B513F" w:rsidRPr="006B513F" w:rsidRDefault="006B513F" w:rsidP="0096591F">
            <w:pPr>
              <w:pStyle w:val="TableTextBullet"/>
            </w:pPr>
            <w:r w:rsidRPr="006B513F">
              <w:rPr>
                <w:rStyle w:val="Strong"/>
              </w:rPr>
              <w:t>08</w:t>
            </w:r>
            <w:r>
              <w:t xml:space="preserve"> – </w:t>
            </w:r>
            <w:r w:rsidRPr="006B513F">
              <w:t>Eighth grade</w:t>
            </w:r>
          </w:p>
          <w:p w14:paraId="3EC6D6D0" w14:textId="77777777" w:rsidR="006B513F" w:rsidRPr="006B513F" w:rsidRDefault="006B513F" w:rsidP="0096591F">
            <w:pPr>
              <w:pStyle w:val="TableTextBullet"/>
            </w:pPr>
            <w:r w:rsidRPr="006B513F">
              <w:rPr>
                <w:rStyle w:val="Strong"/>
              </w:rPr>
              <w:t>09</w:t>
            </w:r>
            <w:r>
              <w:t xml:space="preserve"> – </w:t>
            </w:r>
            <w:r w:rsidRPr="006B513F">
              <w:t>Ninth grade</w:t>
            </w:r>
          </w:p>
          <w:p w14:paraId="6D2BC08D" w14:textId="77777777" w:rsidR="006B513F" w:rsidRPr="006B513F" w:rsidRDefault="006B513F" w:rsidP="0096591F">
            <w:pPr>
              <w:pStyle w:val="TableTextBullet"/>
            </w:pPr>
            <w:r w:rsidRPr="006B513F">
              <w:rPr>
                <w:rStyle w:val="Strong"/>
              </w:rPr>
              <w:t>10</w:t>
            </w:r>
            <w:r>
              <w:t xml:space="preserve"> – </w:t>
            </w:r>
            <w:r w:rsidRPr="006B513F">
              <w:t>Tenth grade</w:t>
            </w:r>
          </w:p>
          <w:p w14:paraId="4286DD01" w14:textId="77777777" w:rsidR="006B513F" w:rsidRPr="006B513F" w:rsidRDefault="006B513F" w:rsidP="0096591F">
            <w:pPr>
              <w:pStyle w:val="TableTextBullet"/>
            </w:pPr>
            <w:r w:rsidRPr="006B513F">
              <w:rPr>
                <w:rStyle w:val="Strong"/>
              </w:rPr>
              <w:t>11</w:t>
            </w:r>
            <w:r>
              <w:t xml:space="preserve"> – </w:t>
            </w:r>
            <w:r w:rsidRPr="006B513F">
              <w:t>Eleventh grade</w:t>
            </w:r>
          </w:p>
          <w:p w14:paraId="4AD94BE6" w14:textId="77777777" w:rsidR="006B513F" w:rsidRPr="006B513F" w:rsidRDefault="006B513F" w:rsidP="0096591F">
            <w:pPr>
              <w:pStyle w:val="TableTextBullet"/>
            </w:pPr>
            <w:r w:rsidRPr="006B513F">
              <w:rPr>
                <w:rStyle w:val="Strong"/>
              </w:rPr>
              <w:t>12</w:t>
            </w:r>
            <w:r>
              <w:t xml:space="preserve"> – </w:t>
            </w:r>
            <w:r w:rsidRPr="006B513F">
              <w:t>Twelfth grade</w:t>
            </w:r>
          </w:p>
          <w:p w14:paraId="0D419CE9" w14:textId="77777777" w:rsidR="006B513F" w:rsidRPr="006B513F" w:rsidRDefault="006B513F" w:rsidP="0096591F">
            <w:pPr>
              <w:pStyle w:val="TableTextBullet"/>
            </w:pPr>
            <w:r w:rsidRPr="00B31F7E">
              <w:rPr>
                <w:rStyle w:val="Strong"/>
              </w:rPr>
              <w:t>13</w:t>
            </w:r>
            <w:r>
              <w:t xml:space="preserve"> – </w:t>
            </w:r>
            <w:r w:rsidRPr="006B513F">
              <w:t>Grade 13</w:t>
            </w:r>
          </w:p>
          <w:p w14:paraId="292D4EC4" w14:textId="77777777" w:rsidR="006B513F" w:rsidRPr="006B513F" w:rsidRDefault="006B513F" w:rsidP="0096591F">
            <w:pPr>
              <w:pStyle w:val="TableTextBullet"/>
            </w:pPr>
            <w:r w:rsidRPr="00B31F7E">
              <w:rPr>
                <w:rStyle w:val="Strong"/>
              </w:rPr>
              <w:t>PS</w:t>
            </w:r>
            <w:r>
              <w:t xml:space="preserve"> – </w:t>
            </w:r>
            <w:r w:rsidRPr="006B513F">
              <w:t>Postsecondary</w:t>
            </w:r>
          </w:p>
          <w:p w14:paraId="4A3390EA" w14:textId="77777777" w:rsidR="00A40539" w:rsidRDefault="006B513F" w:rsidP="0096591F">
            <w:pPr>
              <w:pStyle w:val="TableTextBullet"/>
            </w:pPr>
            <w:r w:rsidRPr="00B31F7E">
              <w:rPr>
                <w:rStyle w:val="Strong"/>
              </w:rPr>
              <w:t>UG</w:t>
            </w:r>
            <w:r>
              <w:t xml:space="preserve"> – </w:t>
            </w:r>
            <w:r w:rsidRPr="006B513F">
              <w:t>Ungraded</w:t>
            </w:r>
          </w:p>
        </w:tc>
      </w:tr>
      <w:tr w:rsidR="00CC6FE2" w:rsidRPr="00B53F07" w14:paraId="68D2B42E" w14:textId="77777777" w:rsidTr="008E1A51">
        <w:tc>
          <w:tcPr>
            <w:tcW w:w="4230" w:type="dxa"/>
          </w:tcPr>
          <w:p w14:paraId="5E0052C7" w14:textId="77777777" w:rsidR="00CC6FE2" w:rsidRPr="00B53F07" w:rsidRDefault="00CC6FE2" w:rsidP="00B53F07">
            <w:pPr>
              <w:pStyle w:val="TableText"/>
            </w:pPr>
            <w:r w:rsidRPr="00B53F07">
              <w:t>Sex</w:t>
            </w:r>
            <w:r w:rsidR="00977DDB">
              <w:t>*</w:t>
            </w:r>
          </w:p>
        </w:tc>
        <w:tc>
          <w:tcPr>
            <w:tcW w:w="5130" w:type="dxa"/>
          </w:tcPr>
          <w:p w14:paraId="4D7473E2" w14:textId="77777777" w:rsidR="00CC6FE2" w:rsidRDefault="00CC6FE2" w:rsidP="00CC6FE2">
            <w:pPr>
              <w:pStyle w:val="TableText"/>
            </w:pPr>
            <w:r>
              <w:t>Student's gender</w:t>
            </w:r>
            <w:r w:rsidR="00F44EF4">
              <w:t>.</w:t>
            </w:r>
          </w:p>
          <w:p w14:paraId="078E8BE8" w14:textId="77777777" w:rsidR="00541D74" w:rsidRPr="00541D74" w:rsidRDefault="00541D74" w:rsidP="00541D74">
            <w:pPr>
              <w:pStyle w:val="TableTextBullet"/>
            </w:pPr>
            <w:r w:rsidRPr="00541D74">
              <w:rPr>
                <w:rStyle w:val="Strong"/>
              </w:rPr>
              <w:t>Male</w:t>
            </w:r>
          </w:p>
          <w:p w14:paraId="0299FEDA" w14:textId="77777777" w:rsidR="00541D74" w:rsidRPr="00541D74" w:rsidRDefault="00541D74" w:rsidP="00541D74">
            <w:pPr>
              <w:pStyle w:val="TableTextBullet"/>
              <w:rPr>
                <w:rStyle w:val="Strong"/>
              </w:rPr>
            </w:pPr>
            <w:r w:rsidRPr="00541D74">
              <w:rPr>
                <w:rStyle w:val="Strong"/>
              </w:rPr>
              <w:t>Female</w:t>
            </w:r>
          </w:p>
        </w:tc>
      </w:tr>
      <w:tr w:rsidR="008E1A51" w:rsidRPr="00B53F07" w14:paraId="4EF83678" w14:textId="77777777" w:rsidTr="00C359EF">
        <w:tc>
          <w:tcPr>
            <w:tcW w:w="9360" w:type="dxa"/>
            <w:gridSpan w:val="2"/>
          </w:tcPr>
          <w:p w14:paraId="2CE4575C" w14:textId="399902FD" w:rsidR="008E1A51" w:rsidRPr="008E1A51" w:rsidRDefault="008E1A51" w:rsidP="003375F0">
            <w:pPr>
              <w:pStyle w:val="TableText"/>
              <w:rPr>
                <w:b/>
              </w:rPr>
            </w:pPr>
            <w:r w:rsidRPr="008E1A51">
              <w:rPr>
                <w:b/>
              </w:rPr>
              <w:t xml:space="preserve">Ethnicity </w:t>
            </w:r>
            <w:r>
              <w:rPr>
                <w:b/>
              </w:rPr>
              <w:t xml:space="preserve">Options </w:t>
            </w:r>
            <w:r w:rsidRPr="003375F0">
              <w:rPr>
                <w:i/>
              </w:rPr>
              <w:t>(all of the following must have an option selected/in</w:t>
            </w:r>
            <w:r w:rsidR="003375F0" w:rsidRPr="003375F0">
              <w:rPr>
                <w:i/>
              </w:rPr>
              <w:t>cluded</w:t>
            </w:r>
            <w:r w:rsidRPr="003375F0">
              <w:rPr>
                <w:i/>
              </w:rPr>
              <w:t xml:space="preserve">, with </w:t>
            </w:r>
            <w:r w:rsidRPr="003375F0">
              <w:rPr>
                <w:b/>
                <w:i/>
              </w:rPr>
              <w:t>at least one</w:t>
            </w:r>
            <w:r w:rsidRPr="003375F0">
              <w:rPr>
                <w:i/>
              </w:rPr>
              <w:t xml:space="preserve"> ethnicity designated </w:t>
            </w:r>
            <w:r w:rsidR="003375F0" w:rsidRPr="003375F0">
              <w:rPr>
                <w:i/>
              </w:rPr>
              <w:t>of</w:t>
            </w:r>
            <w:r w:rsidRPr="003375F0">
              <w:rPr>
                <w:i/>
              </w:rPr>
              <w:t xml:space="preserve"> </w:t>
            </w:r>
            <w:r w:rsidRPr="003375F0">
              <w:rPr>
                <w:b/>
                <w:i/>
              </w:rPr>
              <w:t>“Yes</w:t>
            </w:r>
            <w:r w:rsidR="003375F0" w:rsidRPr="003375F0">
              <w:rPr>
                <w:i/>
              </w:rPr>
              <w:t>”)</w:t>
            </w:r>
          </w:p>
        </w:tc>
      </w:tr>
      <w:tr w:rsidR="00CC6FE2" w:rsidRPr="00B53F07" w14:paraId="1FAF6A2A" w14:textId="77777777" w:rsidTr="008E1A51">
        <w:tc>
          <w:tcPr>
            <w:tcW w:w="4230" w:type="dxa"/>
          </w:tcPr>
          <w:p w14:paraId="76573163" w14:textId="711D40EE" w:rsidR="00CC6FE2" w:rsidRPr="00B53F07" w:rsidRDefault="00EA0180" w:rsidP="008E1A51">
            <w:pPr>
              <w:pStyle w:val="TableText"/>
              <w:ind w:left="720"/>
            </w:pPr>
            <w:r>
              <w:t>HispanicO</w:t>
            </w:r>
            <w:r w:rsidR="00CC6FE2" w:rsidRPr="00B53F07">
              <w:t>rLatinoEthnicity</w:t>
            </w:r>
            <w:r w:rsidR="00977DDB">
              <w:t>*</w:t>
            </w:r>
          </w:p>
        </w:tc>
        <w:tc>
          <w:tcPr>
            <w:tcW w:w="5130" w:type="dxa"/>
          </w:tcPr>
          <w:p w14:paraId="0A0E8A4B" w14:textId="77777777" w:rsidR="00CC6FE2" w:rsidRPr="00FC4C24" w:rsidRDefault="00CC6FE2" w:rsidP="00CC6FE2">
            <w:pPr>
              <w:pStyle w:val="TableText"/>
            </w:pPr>
            <w:r>
              <w:t>Hispanic Ethnic Flag</w:t>
            </w:r>
            <w:r w:rsidR="00F44EF4">
              <w:t>.</w:t>
            </w:r>
          </w:p>
          <w:p w14:paraId="6ADC254D" w14:textId="77777777" w:rsidR="00FC4C24" w:rsidRPr="00FC4C24" w:rsidRDefault="004E0827" w:rsidP="00FC4C24">
            <w:pPr>
              <w:pStyle w:val="TableTextBullet"/>
              <w:rPr>
                <w:rStyle w:val="Strong"/>
              </w:rPr>
            </w:pPr>
            <w:r>
              <w:rPr>
                <w:rStyle w:val="Strong"/>
              </w:rPr>
              <w:t>Yes</w:t>
            </w:r>
          </w:p>
          <w:p w14:paraId="1A8FF4CF" w14:textId="77777777" w:rsidR="00541D74" w:rsidRPr="00FC4C24" w:rsidRDefault="00541D74" w:rsidP="00FC4C24">
            <w:pPr>
              <w:pStyle w:val="TableTextBullet"/>
              <w:rPr>
                <w:rStyle w:val="Strong"/>
              </w:rPr>
            </w:pPr>
            <w:r w:rsidRPr="00FC4C24">
              <w:rPr>
                <w:rStyle w:val="Strong"/>
              </w:rPr>
              <w:t>No</w:t>
            </w:r>
            <w:r w:rsidR="00FC4C24" w:rsidRPr="00FC4C24">
              <w:rPr>
                <w:rStyle w:val="Strong"/>
              </w:rPr>
              <w:t xml:space="preserve"> </w:t>
            </w:r>
          </w:p>
        </w:tc>
      </w:tr>
      <w:tr w:rsidR="00CC6FE2" w:rsidRPr="00B53F07" w14:paraId="4D40D853" w14:textId="77777777" w:rsidTr="008E1A51">
        <w:tc>
          <w:tcPr>
            <w:tcW w:w="4230" w:type="dxa"/>
          </w:tcPr>
          <w:p w14:paraId="2788933E" w14:textId="77777777" w:rsidR="00CC6FE2" w:rsidRPr="00B53F07" w:rsidRDefault="00CC6FE2" w:rsidP="008E1A51">
            <w:pPr>
              <w:pStyle w:val="TableText"/>
              <w:ind w:left="720"/>
            </w:pPr>
            <w:r w:rsidRPr="00B53F07">
              <w:t>AmericanIndianOrAlaskaNative</w:t>
            </w:r>
            <w:r w:rsidR="00977DDB">
              <w:t>*</w:t>
            </w:r>
          </w:p>
        </w:tc>
        <w:tc>
          <w:tcPr>
            <w:tcW w:w="5130" w:type="dxa"/>
          </w:tcPr>
          <w:p w14:paraId="3D857E07" w14:textId="77777777" w:rsidR="00CC6FE2" w:rsidRDefault="00CC6FE2" w:rsidP="00CC6FE2">
            <w:pPr>
              <w:pStyle w:val="TableText"/>
            </w:pPr>
            <w:r>
              <w:t>American Indian/Alaskan Native Race Flag</w:t>
            </w:r>
            <w:r w:rsidR="00F44EF4">
              <w:t>.</w:t>
            </w:r>
          </w:p>
          <w:p w14:paraId="4540977A" w14:textId="77777777" w:rsidR="00F44EF4" w:rsidRPr="00FC4C24" w:rsidRDefault="004E0827" w:rsidP="00F44EF4">
            <w:pPr>
              <w:pStyle w:val="TableTextBullet"/>
              <w:rPr>
                <w:rStyle w:val="Strong"/>
              </w:rPr>
            </w:pPr>
            <w:r>
              <w:rPr>
                <w:rStyle w:val="Strong"/>
              </w:rPr>
              <w:t>Yes</w:t>
            </w:r>
          </w:p>
          <w:p w14:paraId="5A00015B" w14:textId="77777777" w:rsidR="004A63B8" w:rsidRPr="004A63B8" w:rsidRDefault="00F44EF4" w:rsidP="004A63B8">
            <w:pPr>
              <w:pStyle w:val="TableTextBullet"/>
            </w:pPr>
            <w:r w:rsidRPr="00FC4C24">
              <w:rPr>
                <w:rStyle w:val="Strong"/>
              </w:rPr>
              <w:t>No</w:t>
            </w:r>
          </w:p>
        </w:tc>
      </w:tr>
      <w:tr w:rsidR="00CC6FE2" w:rsidRPr="00B53F07" w14:paraId="125B19E7" w14:textId="77777777" w:rsidTr="008E1A51">
        <w:tc>
          <w:tcPr>
            <w:tcW w:w="4230" w:type="dxa"/>
          </w:tcPr>
          <w:p w14:paraId="4BB7C0F1" w14:textId="77777777" w:rsidR="00CC6FE2" w:rsidRPr="00B53F07" w:rsidRDefault="00CC6FE2" w:rsidP="008E1A51">
            <w:pPr>
              <w:pStyle w:val="TableText"/>
              <w:ind w:left="720"/>
            </w:pPr>
            <w:r w:rsidRPr="00B53F07">
              <w:t>Asian</w:t>
            </w:r>
            <w:r w:rsidR="00977DDB">
              <w:t>*</w:t>
            </w:r>
          </w:p>
        </w:tc>
        <w:tc>
          <w:tcPr>
            <w:tcW w:w="5130" w:type="dxa"/>
          </w:tcPr>
          <w:p w14:paraId="6371C0C1" w14:textId="77777777" w:rsidR="00CC6FE2" w:rsidRDefault="00CC6FE2" w:rsidP="00CC6FE2">
            <w:pPr>
              <w:pStyle w:val="TableText"/>
            </w:pPr>
            <w:r>
              <w:t>Asian Race Flag</w:t>
            </w:r>
            <w:r w:rsidR="00F44EF4">
              <w:t>.</w:t>
            </w:r>
          </w:p>
          <w:p w14:paraId="1DFC98D6" w14:textId="77777777" w:rsidR="00F44EF4" w:rsidRPr="00FC4C24" w:rsidRDefault="004E0827" w:rsidP="00F44EF4">
            <w:pPr>
              <w:pStyle w:val="TableTextBullet"/>
              <w:rPr>
                <w:rStyle w:val="Strong"/>
              </w:rPr>
            </w:pPr>
            <w:r>
              <w:rPr>
                <w:rStyle w:val="Strong"/>
              </w:rPr>
              <w:t>Yes</w:t>
            </w:r>
          </w:p>
          <w:p w14:paraId="7E8012B8" w14:textId="77777777" w:rsidR="004A63B8" w:rsidRPr="004A63B8" w:rsidRDefault="00F44EF4" w:rsidP="004A63B8">
            <w:pPr>
              <w:pStyle w:val="TableTextBullet"/>
            </w:pPr>
            <w:r w:rsidRPr="00FC4C24">
              <w:rPr>
                <w:rStyle w:val="Strong"/>
              </w:rPr>
              <w:t>No</w:t>
            </w:r>
          </w:p>
        </w:tc>
      </w:tr>
      <w:tr w:rsidR="00CC6FE2" w:rsidRPr="00B53F07" w14:paraId="350C866A" w14:textId="77777777" w:rsidTr="008E1A51">
        <w:tc>
          <w:tcPr>
            <w:tcW w:w="4230" w:type="dxa"/>
          </w:tcPr>
          <w:p w14:paraId="4BFD6C8A" w14:textId="77777777" w:rsidR="00CC6FE2" w:rsidRPr="00B53F07" w:rsidRDefault="00CC6FE2" w:rsidP="008E1A51">
            <w:pPr>
              <w:pStyle w:val="TableText"/>
              <w:ind w:left="720"/>
            </w:pPr>
            <w:r w:rsidRPr="00B53F07">
              <w:t>BlackOrAfricanAmerican</w:t>
            </w:r>
            <w:r w:rsidR="00977DDB">
              <w:t>*</w:t>
            </w:r>
          </w:p>
        </w:tc>
        <w:tc>
          <w:tcPr>
            <w:tcW w:w="5130" w:type="dxa"/>
          </w:tcPr>
          <w:p w14:paraId="5439B7C2" w14:textId="77777777" w:rsidR="00CC6FE2" w:rsidRDefault="00CC6FE2" w:rsidP="00CC6FE2">
            <w:pPr>
              <w:pStyle w:val="TableText"/>
            </w:pPr>
            <w:r>
              <w:t>African American Race Flag</w:t>
            </w:r>
            <w:r w:rsidR="00F44EF4">
              <w:t>.</w:t>
            </w:r>
          </w:p>
          <w:p w14:paraId="454B6E36" w14:textId="77777777" w:rsidR="00F44EF4" w:rsidRPr="00FC4C24" w:rsidRDefault="004E0827" w:rsidP="00F44EF4">
            <w:pPr>
              <w:pStyle w:val="TableTextBullet"/>
              <w:rPr>
                <w:rStyle w:val="Strong"/>
              </w:rPr>
            </w:pPr>
            <w:r>
              <w:rPr>
                <w:rStyle w:val="Strong"/>
              </w:rPr>
              <w:t>Yes</w:t>
            </w:r>
          </w:p>
          <w:p w14:paraId="79CFD432" w14:textId="77777777" w:rsidR="004A63B8" w:rsidRPr="004A63B8" w:rsidRDefault="00F44EF4" w:rsidP="004A63B8">
            <w:pPr>
              <w:pStyle w:val="TableTextBullet"/>
            </w:pPr>
            <w:r w:rsidRPr="00FC4C24">
              <w:rPr>
                <w:rStyle w:val="Strong"/>
              </w:rPr>
              <w:t>No</w:t>
            </w:r>
          </w:p>
        </w:tc>
      </w:tr>
      <w:tr w:rsidR="00CC6FE2" w:rsidRPr="00B53F07" w14:paraId="6FC4A258" w14:textId="77777777" w:rsidTr="008E1A51">
        <w:tc>
          <w:tcPr>
            <w:tcW w:w="4230" w:type="dxa"/>
          </w:tcPr>
          <w:p w14:paraId="3C8D5AEA" w14:textId="77777777" w:rsidR="00CC6FE2" w:rsidRPr="00B53F07" w:rsidRDefault="00CC6FE2" w:rsidP="008E1A51">
            <w:pPr>
              <w:pStyle w:val="TableText"/>
              <w:ind w:left="720"/>
            </w:pPr>
            <w:r w:rsidRPr="00B53F07">
              <w:t>White</w:t>
            </w:r>
            <w:r w:rsidR="00977DDB">
              <w:t>*</w:t>
            </w:r>
          </w:p>
        </w:tc>
        <w:tc>
          <w:tcPr>
            <w:tcW w:w="5130" w:type="dxa"/>
          </w:tcPr>
          <w:p w14:paraId="15E584A6" w14:textId="77777777" w:rsidR="00CC6FE2" w:rsidRDefault="00CC6FE2" w:rsidP="00CC6FE2">
            <w:pPr>
              <w:pStyle w:val="TableText"/>
            </w:pPr>
            <w:r>
              <w:t>White Race Flag</w:t>
            </w:r>
            <w:r w:rsidR="00F44EF4">
              <w:t>.</w:t>
            </w:r>
          </w:p>
          <w:p w14:paraId="211E8C47" w14:textId="77777777" w:rsidR="00F44EF4" w:rsidRPr="00FC4C24" w:rsidRDefault="004E0827" w:rsidP="00F44EF4">
            <w:pPr>
              <w:pStyle w:val="TableTextBullet"/>
              <w:rPr>
                <w:rStyle w:val="Strong"/>
              </w:rPr>
            </w:pPr>
            <w:r>
              <w:rPr>
                <w:rStyle w:val="Strong"/>
              </w:rPr>
              <w:t>Yes</w:t>
            </w:r>
          </w:p>
          <w:p w14:paraId="2BF84D92" w14:textId="77777777" w:rsidR="004A63B8" w:rsidRPr="004A63B8" w:rsidRDefault="00F44EF4" w:rsidP="004A63B8">
            <w:pPr>
              <w:pStyle w:val="TableTextBullet"/>
            </w:pPr>
            <w:r w:rsidRPr="00FC4C24">
              <w:rPr>
                <w:rStyle w:val="Strong"/>
              </w:rPr>
              <w:t>No</w:t>
            </w:r>
          </w:p>
        </w:tc>
      </w:tr>
      <w:tr w:rsidR="00CC6FE2" w:rsidRPr="00B53F07" w14:paraId="01049047" w14:textId="77777777" w:rsidTr="008E1A51">
        <w:tc>
          <w:tcPr>
            <w:tcW w:w="4230" w:type="dxa"/>
          </w:tcPr>
          <w:p w14:paraId="6594EEAC" w14:textId="77777777" w:rsidR="00CC6FE2" w:rsidRPr="00B53F07" w:rsidRDefault="00CC6FE2" w:rsidP="008E1A51">
            <w:pPr>
              <w:pStyle w:val="TableText"/>
              <w:ind w:left="720"/>
            </w:pPr>
            <w:r w:rsidRPr="00B53F07">
              <w:t>NativeHawaiianOrOtherPacificIslander</w:t>
            </w:r>
            <w:r w:rsidR="00977DDB">
              <w:t>*</w:t>
            </w:r>
          </w:p>
        </w:tc>
        <w:tc>
          <w:tcPr>
            <w:tcW w:w="5130" w:type="dxa"/>
          </w:tcPr>
          <w:p w14:paraId="1D951B1F" w14:textId="77777777" w:rsidR="00CC6FE2" w:rsidRDefault="00CC6FE2" w:rsidP="00CC6FE2">
            <w:pPr>
              <w:pStyle w:val="TableText"/>
            </w:pPr>
            <w:r>
              <w:t>Native Hawaiian/Other Pacific Islander Race Flag</w:t>
            </w:r>
            <w:r w:rsidR="00F44EF4">
              <w:t>.</w:t>
            </w:r>
          </w:p>
          <w:p w14:paraId="7C3E378B" w14:textId="77777777" w:rsidR="00F44EF4" w:rsidRPr="00FC4C24" w:rsidRDefault="004E0827" w:rsidP="00F44EF4">
            <w:pPr>
              <w:pStyle w:val="TableTextBullet"/>
              <w:rPr>
                <w:rStyle w:val="Strong"/>
              </w:rPr>
            </w:pPr>
            <w:r>
              <w:rPr>
                <w:rStyle w:val="Strong"/>
              </w:rPr>
              <w:t>Yes</w:t>
            </w:r>
          </w:p>
          <w:p w14:paraId="79E5D40B" w14:textId="77777777" w:rsidR="004A63B8" w:rsidRPr="004A63B8" w:rsidRDefault="00F44EF4" w:rsidP="004A63B8">
            <w:pPr>
              <w:pStyle w:val="TableTextBullet"/>
            </w:pPr>
            <w:r w:rsidRPr="00FC4C24">
              <w:rPr>
                <w:rStyle w:val="Strong"/>
              </w:rPr>
              <w:t>No</w:t>
            </w:r>
          </w:p>
        </w:tc>
      </w:tr>
      <w:tr w:rsidR="00CC6FE2" w:rsidRPr="00B53F07" w14:paraId="28F7E22E" w14:textId="77777777" w:rsidTr="008E1A51">
        <w:tc>
          <w:tcPr>
            <w:tcW w:w="4230" w:type="dxa"/>
          </w:tcPr>
          <w:p w14:paraId="271FA506" w14:textId="77777777" w:rsidR="00CC6FE2" w:rsidRPr="00B53F07" w:rsidRDefault="00CC6FE2" w:rsidP="008E1A51">
            <w:pPr>
              <w:pStyle w:val="TableText"/>
              <w:ind w:left="720"/>
            </w:pPr>
            <w:r w:rsidRPr="00B53F07">
              <w:t>DemographicRaceTwoOrMoreRaces</w:t>
            </w:r>
            <w:r w:rsidR="00977DDB">
              <w:t>*</w:t>
            </w:r>
          </w:p>
        </w:tc>
        <w:tc>
          <w:tcPr>
            <w:tcW w:w="5130" w:type="dxa"/>
          </w:tcPr>
          <w:p w14:paraId="040A97A0" w14:textId="77777777" w:rsidR="00CC6FE2" w:rsidRDefault="00CC6FE2" w:rsidP="00CC6FE2">
            <w:pPr>
              <w:pStyle w:val="TableText"/>
            </w:pPr>
            <w:r>
              <w:t>A person having origins in any of more than one of the racial groups.</w:t>
            </w:r>
          </w:p>
          <w:p w14:paraId="256775D5" w14:textId="77777777" w:rsidR="00F44EF4" w:rsidRPr="00FC4C24" w:rsidRDefault="004E0827" w:rsidP="00F44EF4">
            <w:pPr>
              <w:pStyle w:val="TableTextBullet"/>
              <w:rPr>
                <w:rStyle w:val="Strong"/>
              </w:rPr>
            </w:pPr>
            <w:r>
              <w:rPr>
                <w:rStyle w:val="Strong"/>
              </w:rPr>
              <w:t>Yes</w:t>
            </w:r>
          </w:p>
          <w:p w14:paraId="0D203E04" w14:textId="77777777" w:rsidR="004A63B8" w:rsidRPr="004A63B8" w:rsidRDefault="00F44EF4" w:rsidP="004A63B8">
            <w:pPr>
              <w:pStyle w:val="TableTextBullet"/>
            </w:pPr>
            <w:r w:rsidRPr="00FC4C24">
              <w:rPr>
                <w:rStyle w:val="Strong"/>
              </w:rPr>
              <w:t>No</w:t>
            </w:r>
          </w:p>
        </w:tc>
      </w:tr>
      <w:tr w:rsidR="00CC6FE2" w:rsidRPr="00B53F07" w14:paraId="59E267BF" w14:textId="77777777" w:rsidTr="008E1A51">
        <w:tc>
          <w:tcPr>
            <w:tcW w:w="4230" w:type="dxa"/>
          </w:tcPr>
          <w:p w14:paraId="48ACBBD1" w14:textId="77777777" w:rsidR="00CC6FE2" w:rsidRPr="00B53F07" w:rsidRDefault="00CC6FE2" w:rsidP="00B53F07">
            <w:pPr>
              <w:pStyle w:val="TableText"/>
            </w:pPr>
            <w:r w:rsidRPr="00B53F07">
              <w:t>IDEAIndicator</w:t>
            </w:r>
            <w:r w:rsidR="00977DDB">
              <w:t>*</w:t>
            </w:r>
          </w:p>
        </w:tc>
        <w:tc>
          <w:tcPr>
            <w:tcW w:w="5130" w:type="dxa"/>
          </w:tcPr>
          <w:p w14:paraId="25AE0C7E" w14:textId="77777777" w:rsidR="00CC6FE2" w:rsidRDefault="00CC6FE2" w:rsidP="00CC6FE2">
            <w:pPr>
              <w:pStyle w:val="TableText"/>
            </w:pPr>
            <w:r>
              <w:t>Student Enrolled in IEP</w:t>
            </w:r>
            <w:r w:rsidR="00F44EF4">
              <w:t>.</w:t>
            </w:r>
          </w:p>
          <w:p w14:paraId="21220B8D" w14:textId="77777777" w:rsidR="00F44EF4" w:rsidRPr="00FC4C24" w:rsidRDefault="004E0827" w:rsidP="00F44EF4">
            <w:pPr>
              <w:pStyle w:val="TableTextBullet"/>
              <w:rPr>
                <w:rStyle w:val="Strong"/>
              </w:rPr>
            </w:pPr>
            <w:r>
              <w:rPr>
                <w:rStyle w:val="Strong"/>
              </w:rPr>
              <w:t>Yes</w:t>
            </w:r>
          </w:p>
          <w:p w14:paraId="3221E888" w14:textId="77777777" w:rsidR="004A63B8" w:rsidRPr="004A63B8" w:rsidRDefault="00F44EF4" w:rsidP="004A63B8">
            <w:pPr>
              <w:pStyle w:val="TableTextBullet"/>
            </w:pPr>
            <w:r w:rsidRPr="00FC4C24">
              <w:rPr>
                <w:rStyle w:val="Strong"/>
              </w:rPr>
              <w:t>No</w:t>
            </w:r>
          </w:p>
        </w:tc>
      </w:tr>
      <w:tr w:rsidR="00CC6FE2" w:rsidRPr="00B53F07" w14:paraId="55A9CFAA" w14:textId="77777777" w:rsidTr="008E1A51">
        <w:tc>
          <w:tcPr>
            <w:tcW w:w="4230" w:type="dxa"/>
          </w:tcPr>
          <w:p w14:paraId="5DB2E905" w14:textId="77777777" w:rsidR="00CC6FE2" w:rsidRPr="00B53F07" w:rsidRDefault="00CC6FE2" w:rsidP="00B53F07">
            <w:pPr>
              <w:pStyle w:val="TableText"/>
            </w:pPr>
            <w:r w:rsidRPr="00B53F07">
              <w:t>LEPStatus</w:t>
            </w:r>
            <w:r w:rsidR="00977DDB">
              <w:t>*</w:t>
            </w:r>
          </w:p>
        </w:tc>
        <w:tc>
          <w:tcPr>
            <w:tcW w:w="5130" w:type="dxa"/>
          </w:tcPr>
          <w:p w14:paraId="33A24E77" w14:textId="77777777" w:rsidR="00CC6FE2" w:rsidRDefault="00CC6FE2" w:rsidP="00CC6FE2">
            <w:pPr>
              <w:pStyle w:val="TableText"/>
            </w:pPr>
            <w:r>
              <w:t>Student identified as LEP</w:t>
            </w:r>
            <w:r w:rsidR="00F44EF4">
              <w:t>.</w:t>
            </w:r>
          </w:p>
          <w:p w14:paraId="74A9096A" w14:textId="77777777" w:rsidR="00F44EF4" w:rsidRPr="00FC4C24" w:rsidRDefault="004E0827" w:rsidP="00F44EF4">
            <w:pPr>
              <w:pStyle w:val="TableTextBullet"/>
              <w:rPr>
                <w:rStyle w:val="Strong"/>
              </w:rPr>
            </w:pPr>
            <w:r>
              <w:rPr>
                <w:rStyle w:val="Strong"/>
              </w:rPr>
              <w:t>Yes</w:t>
            </w:r>
          </w:p>
          <w:p w14:paraId="13DB0DB7" w14:textId="77777777" w:rsidR="004A63B8" w:rsidRPr="004A63B8" w:rsidRDefault="00F44EF4" w:rsidP="004A63B8">
            <w:pPr>
              <w:pStyle w:val="TableTextBullet"/>
            </w:pPr>
            <w:r w:rsidRPr="00FC4C24">
              <w:rPr>
                <w:rStyle w:val="Strong"/>
              </w:rPr>
              <w:t>No</w:t>
            </w:r>
          </w:p>
        </w:tc>
      </w:tr>
      <w:tr w:rsidR="00CC6FE2" w:rsidRPr="00B53F07" w14:paraId="62388538" w14:textId="77777777" w:rsidTr="008E1A51">
        <w:tc>
          <w:tcPr>
            <w:tcW w:w="4230" w:type="dxa"/>
          </w:tcPr>
          <w:p w14:paraId="6E9090B6" w14:textId="77777777" w:rsidR="00CC6FE2" w:rsidRPr="00B53F07" w:rsidRDefault="00CC6FE2" w:rsidP="00B53F07">
            <w:pPr>
              <w:pStyle w:val="TableText"/>
            </w:pPr>
            <w:r w:rsidRPr="00B53F07">
              <w:t>Section504Status</w:t>
            </w:r>
            <w:r w:rsidR="00977DDB">
              <w:t>*</w:t>
            </w:r>
          </w:p>
        </w:tc>
        <w:tc>
          <w:tcPr>
            <w:tcW w:w="5130" w:type="dxa"/>
          </w:tcPr>
          <w:p w14:paraId="3B0C7BCC" w14:textId="77777777" w:rsidR="00CC6FE2" w:rsidRDefault="00CC6FE2" w:rsidP="00CC6FE2">
            <w:pPr>
              <w:pStyle w:val="TableText"/>
            </w:pPr>
            <w:r>
              <w:t>Student with 504 plan</w:t>
            </w:r>
            <w:r w:rsidR="00CC7CD1">
              <w:t>.</w:t>
            </w:r>
          </w:p>
          <w:p w14:paraId="68F60751" w14:textId="77777777" w:rsidR="00CC7CD1" w:rsidRPr="00FC4C24" w:rsidRDefault="004E0827" w:rsidP="00CC7CD1">
            <w:pPr>
              <w:pStyle w:val="TableTextBullet"/>
              <w:rPr>
                <w:rStyle w:val="Strong"/>
              </w:rPr>
            </w:pPr>
            <w:r>
              <w:rPr>
                <w:rStyle w:val="Strong"/>
              </w:rPr>
              <w:t>Yes</w:t>
            </w:r>
          </w:p>
          <w:p w14:paraId="41838FD5" w14:textId="77777777" w:rsidR="00CC7CD1" w:rsidRPr="00CC7CD1" w:rsidRDefault="00CC7CD1" w:rsidP="00CC7CD1">
            <w:pPr>
              <w:pStyle w:val="TableTextBullet"/>
            </w:pPr>
            <w:r w:rsidRPr="00FC4C24">
              <w:rPr>
                <w:rStyle w:val="Strong"/>
              </w:rPr>
              <w:t>No</w:t>
            </w:r>
          </w:p>
          <w:p w14:paraId="6F31BD4F" w14:textId="77777777" w:rsidR="004A63B8" w:rsidRPr="004A63B8" w:rsidRDefault="00CC7CD1" w:rsidP="004A63B8">
            <w:pPr>
              <w:pStyle w:val="TableTextBullet"/>
            </w:pPr>
            <w:r>
              <w:rPr>
                <w:rStyle w:val="Strong"/>
              </w:rPr>
              <w:t>Unknown/Cannot Provide</w:t>
            </w:r>
          </w:p>
        </w:tc>
      </w:tr>
      <w:tr w:rsidR="00CC6FE2" w:rsidRPr="00B53F07" w14:paraId="01383EF6" w14:textId="77777777" w:rsidTr="008E1A51">
        <w:tc>
          <w:tcPr>
            <w:tcW w:w="4230" w:type="dxa"/>
          </w:tcPr>
          <w:p w14:paraId="2D5BA98F" w14:textId="77777777" w:rsidR="00CC6FE2" w:rsidRPr="00B53F07" w:rsidRDefault="00CC6FE2" w:rsidP="00B53F07">
            <w:pPr>
              <w:pStyle w:val="TableText"/>
            </w:pPr>
            <w:r w:rsidRPr="00B53F07">
              <w:t>EconomicDisadvantageStatus</w:t>
            </w:r>
            <w:r w:rsidR="00977DDB">
              <w:t>*</w:t>
            </w:r>
          </w:p>
        </w:tc>
        <w:tc>
          <w:tcPr>
            <w:tcW w:w="5130" w:type="dxa"/>
          </w:tcPr>
          <w:p w14:paraId="3084A23A" w14:textId="77777777" w:rsidR="00CC6FE2" w:rsidRDefault="00CC6FE2" w:rsidP="00CC6FE2">
            <w:pPr>
              <w:pStyle w:val="TableText"/>
            </w:pPr>
            <w:r>
              <w:t xml:space="preserve">An indication that the student met the </w:t>
            </w:r>
            <w:r w:rsidR="00921905">
              <w:t>s</w:t>
            </w:r>
            <w:r>
              <w:t>tate</w:t>
            </w:r>
            <w:r w:rsidR="00921905">
              <w:t>’s</w:t>
            </w:r>
            <w:r>
              <w:t xml:space="preserve"> criteria for classification as having an economic disadvantage.</w:t>
            </w:r>
          </w:p>
          <w:p w14:paraId="6B50454A" w14:textId="77777777" w:rsidR="00CC7CD1" w:rsidRPr="00FC4C24" w:rsidRDefault="004E0827" w:rsidP="00CC7CD1">
            <w:pPr>
              <w:pStyle w:val="TableTextBullet"/>
              <w:rPr>
                <w:rStyle w:val="Strong"/>
              </w:rPr>
            </w:pPr>
            <w:r>
              <w:rPr>
                <w:rStyle w:val="Strong"/>
              </w:rPr>
              <w:t>Yes</w:t>
            </w:r>
          </w:p>
          <w:p w14:paraId="017F06E5" w14:textId="77777777" w:rsidR="004A63B8" w:rsidRPr="004A63B8" w:rsidRDefault="00CC7CD1" w:rsidP="004A63B8">
            <w:pPr>
              <w:pStyle w:val="TableTextBullet"/>
            </w:pPr>
            <w:r w:rsidRPr="00FC4C24">
              <w:rPr>
                <w:rStyle w:val="Strong"/>
              </w:rPr>
              <w:t>No</w:t>
            </w:r>
          </w:p>
        </w:tc>
      </w:tr>
      <w:tr w:rsidR="00CC6FE2" w:rsidRPr="00B53F07" w14:paraId="29695761" w14:textId="77777777" w:rsidTr="008E1A51">
        <w:tc>
          <w:tcPr>
            <w:tcW w:w="4230" w:type="dxa"/>
          </w:tcPr>
          <w:p w14:paraId="65D40695" w14:textId="77777777" w:rsidR="00CC6FE2" w:rsidRPr="00B53F07" w:rsidRDefault="00CC6FE2" w:rsidP="00B53F07">
            <w:pPr>
              <w:pStyle w:val="TableText"/>
            </w:pPr>
            <w:r w:rsidRPr="00B53F07">
              <w:t>LanguageCode</w:t>
            </w:r>
          </w:p>
        </w:tc>
        <w:tc>
          <w:tcPr>
            <w:tcW w:w="5130" w:type="dxa"/>
          </w:tcPr>
          <w:p w14:paraId="120D75B5" w14:textId="77777777" w:rsidR="004A63B8" w:rsidRDefault="00A01AD7" w:rsidP="004A63B8">
            <w:pPr>
              <w:pStyle w:val="TableText"/>
            </w:pPr>
            <w:r>
              <w:t xml:space="preserve">Three-character </w:t>
            </w:r>
            <w:r w:rsidR="00CC6FE2">
              <w:t>code for the specific language or dialect that a person uses to communicate.</w:t>
            </w:r>
            <w:r>
              <w:t xml:space="preserve"> For a listing of acceptable values, see </w:t>
            </w:r>
            <w:hyperlink r:id="rId66" w:history="1">
              <w:r w:rsidR="00813E92" w:rsidRPr="0052225D">
                <w:rPr>
                  <w:rStyle w:val="Hyperlink"/>
                </w:rPr>
                <w:t>https://ceds.ed.gov/languageCodes.aspx</w:t>
              </w:r>
            </w:hyperlink>
            <w:r w:rsidR="00813E92">
              <w:t>.</w:t>
            </w:r>
          </w:p>
        </w:tc>
      </w:tr>
      <w:tr w:rsidR="00CC6FE2" w:rsidRPr="00B53F07" w14:paraId="1379255E" w14:textId="77777777" w:rsidTr="008E1A51">
        <w:tc>
          <w:tcPr>
            <w:tcW w:w="4230" w:type="dxa"/>
          </w:tcPr>
          <w:p w14:paraId="4949E7AC" w14:textId="77777777" w:rsidR="00CC6FE2" w:rsidRPr="00B53F07" w:rsidRDefault="00CC6FE2" w:rsidP="00B53F07">
            <w:pPr>
              <w:pStyle w:val="TableText"/>
            </w:pPr>
            <w:r w:rsidRPr="00B53F07">
              <w:t>EnglishLanguageProficiencyLevel</w:t>
            </w:r>
          </w:p>
        </w:tc>
        <w:tc>
          <w:tcPr>
            <w:tcW w:w="5130" w:type="dxa"/>
          </w:tcPr>
          <w:p w14:paraId="33499D9B" w14:textId="77777777" w:rsidR="0062542A" w:rsidRDefault="00CC6FE2" w:rsidP="00CC6FE2">
            <w:pPr>
              <w:pStyle w:val="TableText"/>
            </w:pPr>
            <w:r>
              <w:t>An indication of the progress made by a student toward English proficiency</w:t>
            </w:r>
            <w:r w:rsidR="00CC0459">
              <w:t>.</w:t>
            </w:r>
          </w:p>
          <w:p w14:paraId="2A302145" w14:textId="77777777" w:rsidR="00CC6FE2" w:rsidRPr="0062542A" w:rsidRDefault="0062542A" w:rsidP="00CC6FE2">
            <w:pPr>
              <w:pStyle w:val="TableText"/>
            </w:pPr>
            <w:r w:rsidRPr="00CE7FEE">
              <w:rPr>
                <w:rStyle w:val="Strong"/>
              </w:rPr>
              <w:t xml:space="preserve">Up to </w:t>
            </w:r>
            <w:r>
              <w:rPr>
                <w:rStyle w:val="Strong"/>
              </w:rPr>
              <w:t>20</w:t>
            </w:r>
            <w:r w:rsidRPr="00CE7FEE">
              <w:rPr>
                <w:rStyle w:val="Strong"/>
              </w:rPr>
              <w:t xml:space="preserve"> characters.</w:t>
            </w:r>
          </w:p>
        </w:tc>
      </w:tr>
      <w:tr w:rsidR="00CC6FE2" w:rsidRPr="00B53F07" w14:paraId="723F724A" w14:textId="77777777" w:rsidTr="008E1A51">
        <w:tc>
          <w:tcPr>
            <w:tcW w:w="4230" w:type="dxa"/>
          </w:tcPr>
          <w:p w14:paraId="299B3DB3" w14:textId="77777777" w:rsidR="00CC6FE2" w:rsidRPr="00B53F07" w:rsidRDefault="00CC6FE2" w:rsidP="00B53F07">
            <w:pPr>
              <w:pStyle w:val="TableText"/>
            </w:pPr>
            <w:r w:rsidRPr="00B53F07">
              <w:t>MigrantStatus</w:t>
            </w:r>
          </w:p>
        </w:tc>
        <w:tc>
          <w:tcPr>
            <w:tcW w:w="5130" w:type="dxa"/>
          </w:tcPr>
          <w:p w14:paraId="439AB87F" w14:textId="77777777" w:rsidR="00CC6FE2" w:rsidRDefault="00CC6FE2" w:rsidP="003B70FF">
            <w:pPr>
              <w:pStyle w:val="TableText"/>
            </w:pPr>
            <w:r>
              <w:t>Persons who are, or whose parents or spouses are, migratory agricultural workers, including migratory dairy workers or migratory fishers, and who, in the preceding 36 months, in order to obtain, or accompany such parents or spouses, in order to obtain, temporary or seasonal employment in agricultural or fishing work (A)</w:t>
            </w:r>
            <w:r w:rsidR="003B70FF">
              <w:t> </w:t>
            </w:r>
            <w:r>
              <w:t>have moved from one LEA to another; (B)</w:t>
            </w:r>
            <w:r w:rsidR="003B70FF">
              <w:t> </w:t>
            </w:r>
            <w:r>
              <w:t>in a state that comprises a single LEA, have moved from one administrative area to another within such LEA; or (C)</w:t>
            </w:r>
            <w:r w:rsidR="003B70FF">
              <w:t> </w:t>
            </w:r>
            <w:r>
              <w:t>reside in an LEA of more than 15,000 square miles, and migrate a distance of 20 miles or more to a temporary residence to engage in a fishing activity.</w:t>
            </w:r>
          </w:p>
          <w:p w14:paraId="21A4AA05" w14:textId="77777777" w:rsidR="003B70FF" w:rsidRPr="003B70FF" w:rsidRDefault="004E0827" w:rsidP="003B70FF">
            <w:pPr>
              <w:pStyle w:val="TableTextBullet"/>
              <w:rPr>
                <w:rStyle w:val="Strong"/>
              </w:rPr>
            </w:pPr>
            <w:r>
              <w:rPr>
                <w:rStyle w:val="Strong"/>
              </w:rPr>
              <w:t>Yes</w:t>
            </w:r>
          </w:p>
          <w:p w14:paraId="451B390A" w14:textId="77777777" w:rsidR="003B70FF" w:rsidRPr="003B70FF" w:rsidRDefault="003B70FF" w:rsidP="003B70FF">
            <w:pPr>
              <w:pStyle w:val="TableTextBullet"/>
              <w:rPr>
                <w:rStyle w:val="Strong"/>
              </w:rPr>
            </w:pPr>
            <w:r w:rsidRPr="003B70FF">
              <w:rPr>
                <w:rStyle w:val="Strong"/>
              </w:rPr>
              <w:t>No</w:t>
            </w:r>
          </w:p>
          <w:p w14:paraId="40680974" w14:textId="77777777" w:rsidR="003B70FF" w:rsidRDefault="003B70FF" w:rsidP="003B70FF">
            <w:pPr>
              <w:pStyle w:val="TableTextBullet"/>
            </w:pPr>
            <w:r w:rsidRPr="003B70FF">
              <w:rPr>
                <w:rStyle w:val="Strong"/>
              </w:rPr>
              <w:t>&lt;blank&gt;</w:t>
            </w:r>
          </w:p>
        </w:tc>
      </w:tr>
      <w:tr w:rsidR="00CC6FE2" w:rsidRPr="00B53F07" w14:paraId="61598812" w14:textId="77777777" w:rsidTr="008E1A51">
        <w:tc>
          <w:tcPr>
            <w:tcW w:w="4230" w:type="dxa"/>
          </w:tcPr>
          <w:p w14:paraId="07108835" w14:textId="77777777" w:rsidR="00CC6FE2" w:rsidRPr="00B53F07" w:rsidRDefault="00CC6FE2" w:rsidP="00B53F07">
            <w:pPr>
              <w:pStyle w:val="TableText"/>
            </w:pPr>
            <w:r w:rsidRPr="00B53F07">
              <w:t>FirstEntryDateIntoUSSchool</w:t>
            </w:r>
          </w:p>
        </w:tc>
        <w:tc>
          <w:tcPr>
            <w:tcW w:w="5130" w:type="dxa"/>
          </w:tcPr>
          <w:p w14:paraId="20460E88" w14:textId="77777777" w:rsidR="00CC6FE2" w:rsidRDefault="00CC6FE2" w:rsidP="00CC6FE2">
            <w:pPr>
              <w:pStyle w:val="TableText"/>
            </w:pPr>
            <w:r>
              <w:t>The year, month</w:t>
            </w:r>
            <w:r w:rsidR="00DE7525">
              <w:t>,</w:t>
            </w:r>
            <w:r>
              <w:t xml:space="preserve"> and day of a </w:t>
            </w:r>
            <w:r w:rsidR="00E14B46">
              <w:t>student’</w:t>
            </w:r>
            <w:r>
              <w:t>s initial enrollment into a United States school.</w:t>
            </w:r>
          </w:p>
          <w:p w14:paraId="3AA83081" w14:textId="77777777" w:rsidR="00214F45" w:rsidRDefault="00214F45" w:rsidP="00CC6FE2">
            <w:pPr>
              <w:pStyle w:val="TableText"/>
              <w:rPr>
                <w:sz w:val="24"/>
                <w:szCs w:val="24"/>
              </w:rPr>
            </w:pPr>
            <w:r w:rsidRPr="00CE7FEE">
              <w:rPr>
                <w:rStyle w:val="Strong"/>
              </w:rPr>
              <w:t>YYYY-MM-DD format with leading zeros for month and day.</w:t>
            </w:r>
          </w:p>
        </w:tc>
      </w:tr>
      <w:tr w:rsidR="00CC6FE2" w:rsidRPr="00B53F07" w14:paraId="681B3A36" w14:textId="77777777" w:rsidTr="008E1A51">
        <w:tc>
          <w:tcPr>
            <w:tcW w:w="4230" w:type="dxa"/>
          </w:tcPr>
          <w:p w14:paraId="42C6181E" w14:textId="77777777" w:rsidR="00CC6FE2" w:rsidRPr="00B53F07" w:rsidRDefault="00CC6FE2" w:rsidP="00B53F07">
            <w:pPr>
              <w:pStyle w:val="TableText"/>
            </w:pPr>
            <w:r w:rsidRPr="00B53F07">
              <w:t>LimitedEnglishProficiencyEntryDate</w:t>
            </w:r>
          </w:p>
        </w:tc>
        <w:tc>
          <w:tcPr>
            <w:tcW w:w="5130" w:type="dxa"/>
          </w:tcPr>
          <w:p w14:paraId="44982139" w14:textId="77777777" w:rsidR="00CC6FE2" w:rsidRDefault="00CC6FE2" w:rsidP="00CC6FE2">
            <w:pPr>
              <w:pStyle w:val="TableText"/>
            </w:pPr>
            <w:r>
              <w:t>The year, month</w:t>
            </w:r>
            <w:r w:rsidR="00DE7525">
              <w:t>,</w:t>
            </w:r>
            <w:r>
              <w:t xml:space="preserve"> and day a student classified as limited English proficient entered the LEP program.</w:t>
            </w:r>
          </w:p>
          <w:p w14:paraId="1B3F57E2" w14:textId="77777777" w:rsidR="00E14B46" w:rsidRDefault="00E14B46" w:rsidP="00CC6FE2">
            <w:pPr>
              <w:pStyle w:val="TableText"/>
              <w:rPr>
                <w:sz w:val="24"/>
                <w:szCs w:val="24"/>
              </w:rPr>
            </w:pPr>
            <w:r w:rsidRPr="00CE7FEE">
              <w:rPr>
                <w:rStyle w:val="Strong"/>
              </w:rPr>
              <w:t>YYYY-MM-DD format with leading zeros for month and day.</w:t>
            </w:r>
          </w:p>
        </w:tc>
      </w:tr>
      <w:tr w:rsidR="00CC6FE2" w:rsidRPr="00B53F07" w14:paraId="004F3C8F" w14:textId="77777777" w:rsidTr="008E1A51">
        <w:tc>
          <w:tcPr>
            <w:tcW w:w="4230" w:type="dxa"/>
          </w:tcPr>
          <w:p w14:paraId="779523E6" w14:textId="77777777" w:rsidR="00CC6FE2" w:rsidRPr="00B53F07" w:rsidRDefault="00CC6FE2" w:rsidP="00B53F07">
            <w:pPr>
              <w:pStyle w:val="TableText"/>
            </w:pPr>
            <w:r w:rsidRPr="00B53F07">
              <w:t>LEPExitDate</w:t>
            </w:r>
          </w:p>
        </w:tc>
        <w:tc>
          <w:tcPr>
            <w:tcW w:w="5130" w:type="dxa"/>
          </w:tcPr>
          <w:p w14:paraId="2F8F192E" w14:textId="77777777" w:rsidR="00CC6FE2" w:rsidRDefault="00CC6FE2" w:rsidP="00CC6FE2">
            <w:pPr>
              <w:pStyle w:val="TableText"/>
            </w:pPr>
            <w:r>
              <w:t>The year, month</w:t>
            </w:r>
            <w:r w:rsidR="00DE7525">
              <w:t>,</w:t>
            </w:r>
            <w:r>
              <w:t xml:space="preserve"> and day a student classified as limited English proficient exited the LEP program.</w:t>
            </w:r>
          </w:p>
          <w:p w14:paraId="1FC5BF79" w14:textId="77777777" w:rsidR="002322CE" w:rsidRDefault="002322CE" w:rsidP="00CC6FE2">
            <w:pPr>
              <w:pStyle w:val="TableText"/>
              <w:rPr>
                <w:sz w:val="24"/>
                <w:szCs w:val="24"/>
              </w:rPr>
            </w:pPr>
            <w:r w:rsidRPr="00CE7FEE">
              <w:rPr>
                <w:rStyle w:val="Strong"/>
              </w:rPr>
              <w:t>YYYY-MM-DD format with leading zeros for month and day.</w:t>
            </w:r>
          </w:p>
        </w:tc>
      </w:tr>
      <w:tr w:rsidR="00CC6FE2" w:rsidRPr="00B53F07" w14:paraId="6D82F5BC" w14:textId="77777777" w:rsidTr="008E1A51">
        <w:tc>
          <w:tcPr>
            <w:tcW w:w="4230" w:type="dxa"/>
          </w:tcPr>
          <w:p w14:paraId="7AD2E4E1" w14:textId="77777777" w:rsidR="00CC6FE2" w:rsidRPr="00B53F07" w:rsidRDefault="00CC6FE2" w:rsidP="00B53F07">
            <w:pPr>
              <w:pStyle w:val="TableText"/>
            </w:pPr>
            <w:r w:rsidRPr="00B53F07">
              <w:t>TitleIIILanguageInstructionProgramType</w:t>
            </w:r>
          </w:p>
        </w:tc>
        <w:tc>
          <w:tcPr>
            <w:tcW w:w="5130" w:type="dxa"/>
          </w:tcPr>
          <w:p w14:paraId="07A38F05" w14:textId="77777777" w:rsidR="00CC6FE2" w:rsidRDefault="00CC6FE2" w:rsidP="00CC6FE2">
            <w:pPr>
              <w:pStyle w:val="TableText"/>
            </w:pPr>
            <w:r>
              <w:t>Title III Language Instruction Program Type</w:t>
            </w:r>
            <w:r w:rsidR="00E6502A">
              <w:t>.</w:t>
            </w:r>
          </w:p>
          <w:p w14:paraId="28B2574F" w14:textId="77777777" w:rsidR="00E6502A" w:rsidRDefault="00E6502A" w:rsidP="0096591F">
            <w:pPr>
              <w:pStyle w:val="TableTextBullet"/>
            </w:pPr>
            <w:r w:rsidRPr="00E6502A">
              <w:rPr>
                <w:rStyle w:val="Strong"/>
              </w:rPr>
              <w:t>DualLanguage</w:t>
            </w:r>
            <w:r>
              <w:t xml:space="preserve"> – Dual language</w:t>
            </w:r>
          </w:p>
          <w:p w14:paraId="5CCC36C8" w14:textId="77777777" w:rsidR="00E6502A" w:rsidRDefault="00E6502A" w:rsidP="0096591F">
            <w:pPr>
              <w:pStyle w:val="TableTextBullet"/>
            </w:pPr>
            <w:r w:rsidRPr="00E6502A">
              <w:rPr>
                <w:rStyle w:val="Strong"/>
              </w:rPr>
              <w:t>TwoWayImmersion</w:t>
            </w:r>
            <w:r>
              <w:t xml:space="preserve"> – Two-way immersion</w:t>
            </w:r>
          </w:p>
          <w:p w14:paraId="215E82A1" w14:textId="77777777" w:rsidR="00E6502A" w:rsidRDefault="00E6502A" w:rsidP="0096591F">
            <w:pPr>
              <w:pStyle w:val="TableTextBullet"/>
            </w:pPr>
            <w:r w:rsidRPr="00E6502A">
              <w:rPr>
                <w:rStyle w:val="Strong"/>
              </w:rPr>
              <w:t>TransitionalBilingual</w:t>
            </w:r>
            <w:r>
              <w:t xml:space="preserve"> – Transitional bilingual</w:t>
            </w:r>
          </w:p>
          <w:p w14:paraId="41C62A83" w14:textId="77777777" w:rsidR="00E6502A" w:rsidRDefault="00E6502A" w:rsidP="0096591F">
            <w:pPr>
              <w:pStyle w:val="TableTextBullet"/>
            </w:pPr>
            <w:r w:rsidRPr="00E6502A">
              <w:rPr>
                <w:rStyle w:val="Strong"/>
              </w:rPr>
              <w:t>DevelopmentalBilingual</w:t>
            </w:r>
            <w:r>
              <w:t xml:space="preserve"> – Developmental bilingual</w:t>
            </w:r>
          </w:p>
          <w:p w14:paraId="6A59BD20" w14:textId="77777777" w:rsidR="00E6502A" w:rsidRDefault="00E6502A" w:rsidP="0096591F">
            <w:pPr>
              <w:pStyle w:val="TableTextBullet"/>
            </w:pPr>
            <w:r w:rsidRPr="00E6502A">
              <w:rPr>
                <w:rStyle w:val="Strong"/>
              </w:rPr>
              <w:t>HeritageLanguage</w:t>
            </w:r>
            <w:r>
              <w:t xml:space="preserve"> – Heritage language</w:t>
            </w:r>
          </w:p>
          <w:p w14:paraId="0FB97727" w14:textId="77777777" w:rsidR="00E6502A" w:rsidRDefault="00E6502A" w:rsidP="0096591F">
            <w:pPr>
              <w:pStyle w:val="TableTextBullet"/>
            </w:pPr>
            <w:r w:rsidRPr="00E6502A">
              <w:rPr>
                <w:rStyle w:val="Strong"/>
              </w:rPr>
              <w:t>ShelteredEnglishInstruction</w:t>
            </w:r>
            <w:r>
              <w:t xml:space="preserve"> – Sheltered English instruction</w:t>
            </w:r>
          </w:p>
          <w:p w14:paraId="591CD6AD" w14:textId="77777777" w:rsidR="00E6502A" w:rsidRDefault="00E6502A" w:rsidP="0096591F">
            <w:pPr>
              <w:pStyle w:val="TableTextBullet"/>
            </w:pPr>
            <w:r w:rsidRPr="00E6502A">
              <w:rPr>
                <w:rStyle w:val="Strong"/>
              </w:rPr>
              <w:t>StructuredEnglishImmersion</w:t>
            </w:r>
            <w:r>
              <w:t xml:space="preserve"> – Structured English immersion</w:t>
            </w:r>
          </w:p>
          <w:p w14:paraId="42649DF0" w14:textId="77777777" w:rsidR="00E6502A" w:rsidRDefault="00E6502A" w:rsidP="0096591F">
            <w:pPr>
              <w:pStyle w:val="TableTextBullet"/>
            </w:pPr>
            <w:r w:rsidRPr="00E6502A">
              <w:rPr>
                <w:rStyle w:val="Strong"/>
              </w:rPr>
              <w:t>SDAIE</w:t>
            </w:r>
            <w:r>
              <w:t xml:space="preserve"> – Specially designed academic instruction delivered in English (SDAIE)</w:t>
            </w:r>
          </w:p>
          <w:p w14:paraId="290BDA07" w14:textId="77777777" w:rsidR="00E6502A" w:rsidRDefault="00E6502A" w:rsidP="0096591F">
            <w:pPr>
              <w:pStyle w:val="TableTextBullet"/>
            </w:pPr>
            <w:r w:rsidRPr="00E6502A">
              <w:rPr>
                <w:rStyle w:val="Strong"/>
              </w:rPr>
              <w:t>ContentBasedESL</w:t>
            </w:r>
            <w:r>
              <w:t xml:space="preserve"> – Content-based ESL</w:t>
            </w:r>
          </w:p>
          <w:p w14:paraId="46B81037" w14:textId="77777777" w:rsidR="00E6502A" w:rsidRDefault="00E6502A" w:rsidP="0096591F">
            <w:pPr>
              <w:pStyle w:val="TableTextBullet"/>
            </w:pPr>
            <w:r w:rsidRPr="00E6502A">
              <w:rPr>
                <w:rStyle w:val="Strong"/>
              </w:rPr>
              <w:t>PullOutESL</w:t>
            </w:r>
            <w:r>
              <w:t xml:space="preserve"> – Pull-out ESL</w:t>
            </w:r>
          </w:p>
          <w:p w14:paraId="1E52E75F" w14:textId="77777777" w:rsidR="00E6502A" w:rsidRDefault="00E6502A" w:rsidP="0096591F">
            <w:pPr>
              <w:pStyle w:val="TableTextBullet"/>
            </w:pPr>
            <w:r w:rsidRPr="00E6502A">
              <w:rPr>
                <w:rStyle w:val="Strong"/>
              </w:rPr>
              <w:t>Other</w:t>
            </w:r>
            <w:r>
              <w:t xml:space="preserve"> – Other</w:t>
            </w:r>
          </w:p>
        </w:tc>
      </w:tr>
      <w:tr w:rsidR="00CC6FE2" w:rsidRPr="00B53F07" w14:paraId="493BE3D4" w14:textId="77777777" w:rsidTr="008E1A51">
        <w:tc>
          <w:tcPr>
            <w:tcW w:w="4230" w:type="dxa"/>
          </w:tcPr>
          <w:p w14:paraId="541A1F69" w14:textId="77777777" w:rsidR="00CC6FE2" w:rsidRPr="00B53F07" w:rsidRDefault="00CC6FE2" w:rsidP="00B53F07">
            <w:pPr>
              <w:pStyle w:val="TableText"/>
            </w:pPr>
            <w:r w:rsidRPr="00B53F07">
              <w:t>PrimaryDisabilityType</w:t>
            </w:r>
          </w:p>
        </w:tc>
        <w:tc>
          <w:tcPr>
            <w:tcW w:w="5130" w:type="dxa"/>
          </w:tcPr>
          <w:p w14:paraId="0933F190" w14:textId="77777777" w:rsidR="00CC6FE2" w:rsidRPr="00C50F62" w:rsidRDefault="00CC6FE2" w:rsidP="00C50F62">
            <w:pPr>
              <w:pStyle w:val="TableText"/>
            </w:pPr>
            <w:r>
              <w:t xml:space="preserve">The major or overriding disability condition that best describes a </w:t>
            </w:r>
            <w:r w:rsidR="00C50F62">
              <w:t xml:space="preserve">student’s </w:t>
            </w:r>
            <w:r>
              <w:t>impairment.</w:t>
            </w:r>
          </w:p>
          <w:p w14:paraId="28C6E2CD" w14:textId="77777777" w:rsidR="00C50F62" w:rsidRDefault="00C50F62" w:rsidP="0096591F">
            <w:pPr>
              <w:pStyle w:val="TableTextBullet"/>
            </w:pPr>
            <w:r w:rsidRPr="00C50F62">
              <w:rPr>
                <w:rStyle w:val="Strong"/>
              </w:rPr>
              <w:t>AUT</w:t>
            </w:r>
            <w:r>
              <w:t xml:space="preserve"> – Autism</w:t>
            </w:r>
          </w:p>
          <w:p w14:paraId="70F7A2DE" w14:textId="77777777" w:rsidR="00C50F62" w:rsidRDefault="00C50F62" w:rsidP="0096591F">
            <w:pPr>
              <w:pStyle w:val="TableTextBullet"/>
            </w:pPr>
            <w:r w:rsidRPr="00C50F62">
              <w:rPr>
                <w:rStyle w:val="Strong"/>
              </w:rPr>
              <w:t>DB</w:t>
            </w:r>
            <w:r>
              <w:t xml:space="preserve"> – Deaf-blindness</w:t>
            </w:r>
          </w:p>
          <w:p w14:paraId="67301B07" w14:textId="77777777" w:rsidR="00C50F62" w:rsidRDefault="00C50F62" w:rsidP="0096591F">
            <w:pPr>
              <w:pStyle w:val="TableTextBullet"/>
            </w:pPr>
            <w:r w:rsidRPr="00C50F62">
              <w:rPr>
                <w:rStyle w:val="Strong"/>
              </w:rPr>
              <w:t>DD</w:t>
            </w:r>
            <w:r>
              <w:t xml:space="preserve"> – Developmental delay</w:t>
            </w:r>
          </w:p>
          <w:p w14:paraId="3B89C977" w14:textId="77777777" w:rsidR="00C50F62" w:rsidRDefault="00C50F62" w:rsidP="0096591F">
            <w:pPr>
              <w:pStyle w:val="TableTextBullet"/>
            </w:pPr>
            <w:r w:rsidRPr="00C50F62">
              <w:rPr>
                <w:rStyle w:val="Strong"/>
              </w:rPr>
              <w:t>EMN</w:t>
            </w:r>
            <w:r>
              <w:t xml:space="preserve"> – Emotional disturbance</w:t>
            </w:r>
          </w:p>
          <w:p w14:paraId="30029F9E" w14:textId="77777777" w:rsidR="00C50F62" w:rsidRDefault="00C50F62" w:rsidP="0096591F">
            <w:pPr>
              <w:pStyle w:val="TableTextBullet"/>
            </w:pPr>
            <w:r w:rsidRPr="00C50F62">
              <w:rPr>
                <w:rStyle w:val="Strong"/>
              </w:rPr>
              <w:t>HI</w:t>
            </w:r>
            <w:r>
              <w:t xml:space="preserve"> – Hearing impairment</w:t>
            </w:r>
          </w:p>
          <w:p w14:paraId="6FB22B84" w14:textId="77777777" w:rsidR="00C50F62" w:rsidRDefault="00C50F62" w:rsidP="0096591F">
            <w:pPr>
              <w:pStyle w:val="TableTextBullet"/>
            </w:pPr>
            <w:r w:rsidRPr="00C50F62">
              <w:rPr>
                <w:rStyle w:val="Strong"/>
              </w:rPr>
              <w:t>ID</w:t>
            </w:r>
            <w:r>
              <w:t xml:space="preserve"> – Intellectual </w:t>
            </w:r>
            <w:r w:rsidR="00946D12">
              <w:t>disability</w:t>
            </w:r>
          </w:p>
          <w:p w14:paraId="213C4CDC" w14:textId="77777777" w:rsidR="00C50F62" w:rsidRDefault="00C50F62" w:rsidP="0096591F">
            <w:pPr>
              <w:pStyle w:val="TableTextBullet"/>
            </w:pPr>
            <w:r w:rsidRPr="00C50F62">
              <w:rPr>
                <w:rStyle w:val="Strong"/>
              </w:rPr>
              <w:t>MD</w:t>
            </w:r>
            <w:r>
              <w:t xml:space="preserve"> – Multiple disabilities</w:t>
            </w:r>
          </w:p>
          <w:p w14:paraId="215D4899" w14:textId="77777777" w:rsidR="00C50F62" w:rsidRDefault="00C50F62" w:rsidP="0096591F">
            <w:pPr>
              <w:pStyle w:val="TableTextBullet"/>
            </w:pPr>
            <w:r w:rsidRPr="00C50F62">
              <w:rPr>
                <w:rStyle w:val="Strong"/>
              </w:rPr>
              <w:t>OI</w:t>
            </w:r>
            <w:r>
              <w:t xml:space="preserve"> – Orthopedic impairment</w:t>
            </w:r>
          </w:p>
          <w:p w14:paraId="12B6E3A9" w14:textId="77777777" w:rsidR="00C50F62" w:rsidRDefault="00C50F62" w:rsidP="0096591F">
            <w:pPr>
              <w:pStyle w:val="TableTextBullet"/>
            </w:pPr>
            <w:r w:rsidRPr="00C50F62">
              <w:rPr>
                <w:rStyle w:val="Strong"/>
              </w:rPr>
              <w:t>OHI</w:t>
            </w:r>
            <w:r>
              <w:t xml:space="preserve"> – Other health impairment</w:t>
            </w:r>
          </w:p>
          <w:p w14:paraId="0D488837" w14:textId="77777777" w:rsidR="00C50F62" w:rsidRDefault="00C50F62" w:rsidP="0096591F">
            <w:pPr>
              <w:pStyle w:val="TableTextBullet"/>
            </w:pPr>
            <w:r w:rsidRPr="00C50F62">
              <w:rPr>
                <w:rStyle w:val="Strong"/>
              </w:rPr>
              <w:t>SLD</w:t>
            </w:r>
            <w:r>
              <w:t xml:space="preserve"> – Specific learning disability</w:t>
            </w:r>
          </w:p>
          <w:p w14:paraId="329E53D6" w14:textId="77777777" w:rsidR="00C50F62" w:rsidRDefault="00C50F62" w:rsidP="0096591F">
            <w:pPr>
              <w:pStyle w:val="TableTextBullet"/>
            </w:pPr>
            <w:r w:rsidRPr="00C50F62">
              <w:rPr>
                <w:rStyle w:val="Strong"/>
              </w:rPr>
              <w:t>SLI</w:t>
            </w:r>
            <w:r>
              <w:t xml:space="preserve"> – Speech or language impairment</w:t>
            </w:r>
          </w:p>
          <w:p w14:paraId="7F0318DF" w14:textId="77777777" w:rsidR="00C50F62" w:rsidRDefault="00C50F62" w:rsidP="0096591F">
            <w:pPr>
              <w:pStyle w:val="TableTextBullet"/>
            </w:pPr>
            <w:r w:rsidRPr="00C50F62">
              <w:rPr>
                <w:rStyle w:val="Strong"/>
              </w:rPr>
              <w:t>TBI</w:t>
            </w:r>
            <w:r>
              <w:t xml:space="preserve"> – Traumatic brain injury</w:t>
            </w:r>
          </w:p>
          <w:p w14:paraId="34DE24F0" w14:textId="77777777" w:rsidR="00C50F62" w:rsidRDefault="00C50F62" w:rsidP="0096591F">
            <w:pPr>
              <w:pStyle w:val="TableTextBullet"/>
            </w:pPr>
            <w:r w:rsidRPr="00C50F62">
              <w:rPr>
                <w:rStyle w:val="Strong"/>
              </w:rPr>
              <w:t>VI</w:t>
            </w:r>
            <w:r>
              <w:t xml:space="preserve"> – Visual impairment</w:t>
            </w:r>
          </w:p>
        </w:tc>
      </w:tr>
      <w:tr w:rsidR="00554FF3" w:rsidRPr="00B53F07" w14:paraId="115DF20F" w14:textId="77777777" w:rsidTr="008E1A51">
        <w:tc>
          <w:tcPr>
            <w:tcW w:w="4230" w:type="dxa"/>
          </w:tcPr>
          <w:p w14:paraId="19A01149" w14:textId="77777777" w:rsidR="00554FF3" w:rsidRPr="00B53F07" w:rsidRDefault="00554FF3" w:rsidP="00B53F07">
            <w:pPr>
              <w:pStyle w:val="TableText"/>
            </w:pPr>
            <w:r w:rsidRPr="00B53F07">
              <w:t>Delete</w:t>
            </w:r>
            <w:r w:rsidR="00940AD7" w:rsidRPr="00E730F9">
              <w:rPr>
                <w:rStyle w:val="FootnoteReference"/>
              </w:rPr>
              <w:t>+</w:t>
            </w:r>
          </w:p>
        </w:tc>
        <w:tc>
          <w:tcPr>
            <w:tcW w:w="5130" w:type="dxa"/>
            <w:vAlign w:val="center"/>
          </w:tcPr>
          <w:p w14:paraId="2CC3EC1F" w14:textId="77777777" w:rsidR="00554FF3" w:rsidRPr="00FB4790" w:rsidRDefault="00554FF3" w:rsidP="00AC4F52">
            <w:pPr>
              <w:pStyle w:val="TableText"/>
            </w:pPr>
            <w:r w:rsidRPr="00FB4790">
              <w:t>Flag for deleting the record.</w:t>
            </w:r>
          </w:p>
          <w:p w14:paraId="7346297D" w14:textId="77777777" w:rsidR="00940AD7" w:rsidRPr="00FB4790" w:rsidRDefault="00F368C8" w:rsidP="00940AD7">
            <w:pPr>
              <w:pStyle w:val="TableTextBullet"/>
            </w:pPr>
            <w:r>
              <w:rPr>
                <w:rStyle w:val="Strong"/>
              </w:rPr>
              <w:t>DELETE</w:t>
            </w:r>
            <w:r w:rsidR="00554FF3" w:rsidRPr="00FB4790">
              <w:t xml:space="preserve">—Delete the </w:t>
            </w:r>
            <w:r w:rsidR="00554FF3">
              <w:t xml:space="preserve">student </w:t>
            </w:r>
            <w:r w:rsidR="00554FF3" w:rsidRPr="00FB4790">
              <w:t>associated with the</w:t>
            </w:r>
            <w:r w:rsidR="00554FF3">
              <w:t xml:space="preserve"> </w:t>
            </w:r>
            <w:r w:rsidR="005B48D2">
              <w:t xml:space="preserve">combination of </w:t>
            </w:r>
            <w:r w:rsidR="005B48D2" w:rsidRPr="00B53F07">
              <w:t>StateAbbreviation</w:t>
            </w:r>
            <w:r w:rsidR="005B48D2">
              <w:t xml:space="preserve"> and </w:t>
            </w:r>
            <w:r w:rsidR="005B48D2" w:rsidRPr="00B53F07">
              <w:t>StudentIdentifier</w:t>
            </w:r>
            <w:r w:rsidR="00733A15">
              <w:t>.</w:t>
            </w:r>
          </w:p>
          <w:p w14:paraId="65B2A482" w14:textId="77777777" w:rsidR="00554FF3" w:rsidRPr="00AA4024" w:rsidRDefault="00554FF3" w:rsidP="00940AD7">
            <w:pPr>
              <w:pStyle w:val="TableTextBullet"/>
            </w:pPr>
            <w:r w:rsidRPr="00FB4790">
              <w:rPr>
                <w:rStyle w:val="Strong"/>
              </w:rPr>
              <w:t>&lt;blank&gt;</w:t>
            </w:r>
            <w:r w:rsidRPr="00FB4790">
              <w:t>—</w:t>
            </w:r>
            <w:r w:rsidR="00940AD7">
              <w:t>Add the new student</w:t>
            </w:r>
            <w:r w:rsidR="00102468">
              <w:t xml:space="preserve"> or modify the existing student</w:t>
            </w:r>
            <w:r w:rsidRPr="0071086F">
              <w:t>.</w:t>
            </w:r>
          </w:p>
        </w:tc>
      </w:tr>
    </w:tbl>
    <w:p w14:paraId="5C1BF354" w14:textId="77777777" w:rsidR="005855E7" w:rsidRDefault="005855E7" w:rsidP="005855E7"/>
    <w:p w14:paraId="3752BB1A" w14:textId="77777777" w:rsidR="005855E7" w:rsidRDefault="005855E7" w:rsidP="005855E7">
      <w:pPr>
        <w:pStyle w:val="Heading3"/>
      </w:pPr>
      <w:bookmarkStart w:id="719" w:name="_Toc391560342"/>
      <w:bookmarkStart w:id="720" w:name="_Toc433196116"/>
      <w:r>
        <w:t>Managing Student Groups.</w:t>
      </w:r>
      <w:bookmarkEnd w:id="719"/>
      <w:bookmarkEnd w:id="720"/>
    </w:p>
    <w:p w14:paraId="7BE0A943" w14:textId="77777777" w:rsidR="005C6353" w:rsidRDefault="005855E7" w:rsidP="005855E7">
      <w:pPr>
        <w:keepNext/>
      </w:pPr>
      <w:r>
        <w:t xml:space="preserve">After adding student records, you can group students together and associate them with </w:t>
      </w:r>
      <w:r w:rsidR="00CF43B5">
        <w:t xml:space="preserve">a </w:t>
      </w:r>
      <w:r w:rsidR="004B549F">
        <w:t>user</w:t>
      </w:r>
      <w:r>
        <w:t xml:space="preserve"> in student groups. </w:t>
      </w:r>
    </w:p>
    <w:p w14:paraId="74CA60DA" w14:textId="77777777" w:rsidR="005855E7" w:rsidRPr="00937B11" w:rsidRDefault="005855E7" w:rsidP="005855E7">
      <w:pPr>
        <w:keepNext/>
      </w:pPr>
      <w:r w:rsidRPr="000B20F1">
        <w:rPr>
          <w:i/>
        </w:rPr>
        <w:t>Note: The actions described in this section are available to users with a client</w:t>
      </w:r>
      <w:r>
        <w:rPr>
          <w:i/>
        </w:rPr>
        <w:t>-</w:t>
      </w:r>
      <w:r w:rsidRPr="000B20F1">
        <w:rPr>
          <w:i/>
        </w:rPr>
        <w:t>, state</w:t>
      </w:r>
      <w:r>
        <w:rPr>
          <w:i/>
        </w:rPr>
        <w:t>-</w:t>
      </w:r>
      <w:r w:rsidRPr="000B20F1">
        <w:rPr>
          <w:i/>
        </w:rPr>
        <w:t>, district</w:t>
      </w:r>
      <w:r>
        <w:rPr>
          <w:i/>
        </w:rPr>
        <w:t>-</w:t>
      </w:r>
      <w:r w:rsidRPr="000B20F1">
        <w:rPr>
          <w:i/>
        </w:rPr>
        <w:t xml:space="preserve">, or </w:t>
      </w:r>
      <w:r w:rsidR="007C29C2">
        <w:rPr>
          <w:i/>
        </w:rPr>
        <w:t>institution</w:t>
      </w:r>
      <w:r>
        <w:rPr>
          <w:i/>
        </w:rPr>
        <w:t>-level</w:t>
      </w:r>
      <w:r w:rsidRPr="000B20F1">
        <w:rPr>
          <w:i/>
        </w:rPr>
        <w:t xml:space="preserve"> role.</w:t>
      </w:r>
    </w:p>
    <w:p w14:paraId="12F29298" w14:textId="77777777" w:rsidR="005855E7" w:rsidRDefault="005855E7" w:rsidP="005855E7">
      <w:pPr>
        <w:pStyle w:val="Heading4"/>
      </w:pPr>
      <w:bookmarkStart w:id="721" w:name="_Toc391560343"/>
      <w:bookmarkStart w:id="722" w:name="_Toc433196117"/>
      <w:r>
        <w:t>Create or modify a student group.</w:t>
      </w:r>
      <w:bookmarkEnd w:id="721"/>
      <w:bookmarkEnd w:id="722"/>
    </w:p>
    <w:p w14:paraId="7EEE8D62" w14:textId="77777777" w:rsidR="005855E7" w:rsidRDefault="005855E7" w:rsidP="005855E7">
      <w:pPr>
        <w:pStyle w:val="ImageCaption"/>
      </w:pPr>
      <w:bookmarkStart w:id="723" w:name="_Toc391560265"/>
      <w:bookmarkStart w:id="724" w:name="_Toc433196173"/>
      <w:r>
        <w:t xml:space="preserve">Figure </w:t>
      </w:r>
      <w:r w:rsidR="008A2B77">
        <w:fldChar w:fldCharType="begin"/>
      </w:r>
      <w:r w:rsidR="008A2B77">
        <w:instrText xml:space="preserve"> SEQ Figure \* ARABIC </w:instrText>
      </w:r>
      <w:r w:rsidR="008A2B77">
        <w:fldChar w:fldCharType="separate"/>
      </w:r>
      <w:r w:rsidR="00211B29">
        <w:rPr>
          <w:noProof/>
        </w:rPr>
        <w:t>30</w:t>
      </w:r>
      <w:r w:rsidR="008A2B77">
        <w:rPr>
          <w:noProof/>
        </w:rPr>
        <w:fldChar w:fldCharType="end"/>
      </w:r>
      <w:r>
        <w:t>. Student Group</w:t>
      </w:r>
      <w:r w:rsidR="00CF43B5">
        <w:t>s</w:t>
      </w:r>
      <w:r>
        <w:t xml:space="preserve"> Search Screen</w:t>
      </w:r>
      <w:bookmarkEnd w:id="723"/>
      <w:bookmarkEnd w:id="724"/>
    </w:p>
    <w:p w14:paraId="20B2E356" w14:textId="77777777" w:rsidR="005855E7" w:rsidRDefault="00CF43B5" w:rsidP="005855E7">
      <w:pPr>
        <w:pStyle w:val="Image"/>
      </w:pPr>
      <w:r>
        <w:drawing>
          <wp:inline distT="0" distB="0" distL="0" distR="0" wp14:anchorId="4D1F7EDA" wp14:editId="4C524351">
            <wp:extent cx="5486400" cy="2238522"/>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238522"/>
                    </a:xfrm>
                    <a:prstGeom prst="rect">
                      <a:avLst/>
                    </a:prstGeom>
                    <a:ln>
                      <a:solidFill>
                        <a:schemeClr val="bg1">
                          <a:lumMod val="65000"/>
                        </a:schemeClr>
                      </a:solidFill>
                    </a:ln>
                  </pic:spPr>
                </pic:pic>
              </a:graphicData>
            </a:graphic>
          </wp:inline>
        </w:drawing>
      </w:r>
    </w:p>
    <w:p w14:paraId="09C8221A" w14:textId="77777777" w:rsidR="005855E7" w:rsidRDefault="005855E7" w:rsidP="005855E7">
      <w:pPr>
        <w:pStyle w:val="ProcedureIntroduction"/>
      </w:pPr>
      <w:r>
        <w:t>To create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25C9B396" w14:textId="77777777" w:rsidTr="00A8624F">
        <w:trPr>
          <w:jc w:val="center"/>
        </w:trPr>
        <w:tc>
          <w:tcPr>
            <w:tcW w:w="9495" w:type="dxa"/>
          </w:tcPr>
          <w:p w14:paraId="5DD0FA56" w14:textId="77777777" w:rsidR="005855E7" w:rsidRDefault="005855E7" w:rsidP="00D1375C">
            <w:pPr>
              <w:pStyle w:val="ListNumber"/>
              <w:numPr>
                <w:ilvl w:val="0"/>
                <w:numId w:val="53"/>
              </w:numPr>
            </w:pPr>
            <w:r>
              <w:t xml:space="preserve">On the </w:t>
            </w:r>
            <w:r w:rsidR="00DD7873">
              <w:t>ART</w:t>
            </w:r>
            <w:r>
              <w:t xml:space="preserve"> home screen, click [</w:t>
            </w:r>
            <w:r>
              <w:rPr>
                <w:rStyle w:val="Strong"/>
              </w:rPr>
              <w:t>Create/Modify Student Group</w:t>
            </w:r>
            <w:r>
              <w:t>].</w:t>
            </w:r>
          </w:p>
          <w:p w14:paraId="3520AC9B" w14:textId="77777777" w:rsidR="005855E7" w:rsidRDefault="005855E7" w:rsidP="00A8624F">
            <w:pPr>
              <w:pStyle w:val="ListNumber"/>
            </w:pPr>
            <w:r>
              <w:t xml:space="preserve">On the </w:t>
            </w:r>
            <w:r>
              <w:rPr>
                <w:b/>
                <w:i/>
              </w:rPr>
              <w:t>Student Group</w:t>
            </w:r>
            <w:r w:rsidR="00CF43B5">
              <w:rPr>
                <w:b/>
                <w:i/>
              </w:rPr>
              <w:t>s</w:t>
            </w:r>
            <w:r w:rsidRPr="000E4206">
              <w:rPr>
                <w:b/>
                <w:i/>
              </w:rPr>
              <w:t xml:space="preserve"> Search</w:t>
            </w:r>
            <w:r>
              <w:t xml:space="preserve"> screen, click [</w:t>
            </w:r>
            <w:r w:rsidRPr="00074CF8">
              <w:rPr>
                <w:rStyle w:val="Strong"/>
              </w:rPr>
              <w:t>New</w:t>
            </w:r>
            <w:r>
              <w:t>].</w:t>
            </w:r>
          </w:p>
          <w:p w14:paraId="418A7759" w14:textId="40C1E854" w:rsidR="005855E7" w:rsidRDefault="005855E7" w:rsidP="00A8624F">
            <w:pPr>
              <w:pStyle w:val="ListNumber"/>
            </w:pPr>
            <w:r>
              <w:t xml:space="preserve">On the </w:t>
            </w:r>
            <w:r w:rsidRPr="00116EB2">
              <w:rPr>
                <w:b/>
                <w:i/>
              </w:rPr>
              <w:t xml:space="preserve">Add </w:t>
            </w:r>
            <w:r>
              <w:rPr>
                <w:b/>
                <w:i/>
              </w:rPr>
              <w:t>Student Group</w:t>
            </w:r>
            <w:r w:rsidR="007C29C2">
              <w:rPr>
                <w:b/>
                <w:i/>
              </w:rPr>
              <w:t>s</w:t>
            </w:r>
            <w:r w:rsidRPr="00116EB2">
              <w:rPr>
                <w:b/>
                <w:i/>
              </w:rPr>
              <w:t xml:space="preserve"> Information</w:t>
            </w:r>
            <w:r>
              <w:t xml:space="preserve"> screen, enter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ins w:id="725" w:author="Jamika D. Burge" w:date="2015-11-24T15:06:00Z">
              <w:r w:rsidR="00211B29" w:rsidRPr="00211B29">
                <w:rPr>
                  <w:rStyle w:val="CrossReference"/>
                  <w:rPrChange w:id="726" w:author="Jamika D. Burge" w:date="2015-11-24T15:06:00Z">
                    <w:rPr/>
                  </w:rPrChange>
                </w:rPr>
                <w:t>Table 17</w:t>
              </w:r>
            </w:ins>
            <w:del w:id="727" w:author="Jamika D. Burge" w:date="2015-11-24T15:06:00Z">
              <w:r w:rsidR="00ED0EE4" w:rsidRPr="00ED0EE4" w:rsidDel="00211B29">
                <w:rPr>
                  <w:rStyle w:val="CrossReference"/>
                </w:rPr>
                <w:delText>Table 17</w:delText>
              </w:r>
            </w:del>
            <w:r w:rsidRPr="006A609D">
              <w:rPr>
                <w:rStyle w:val="CrossReference"/>
              </w:rPr>
              <w:fldChar w:fldCharType="end"/>
            </w:r>
            <w:r>
              <w:t>.</w:t>
            </w:r>
          </w:p>
          <w:p w14:paraId="78115E48" w14:textId="77777777" w:rsidR="005855E7" w:rsidRDefault="005855E7" w:rsidP="00A8624F">
            <w:pPr>
              <w:pStyle w:val="ListNumber"/>
            </w:pPr>
            <w:r>
              <w:t>To add students to the group, do the following:</w:t>
            </w:r>
          </w:p>
          <w:p w14:paraId="4D5ADEE6" w14:textId="69FAB6C7" w:rsidR="005855E7" w:rsidRDefault="005855E7" w:rsidP="00A8624F">
            <w:pPr>
              <w:pStyle w:val="ListNumber2"/>
            </w:pPr>
            <w:r>
              <w:t>Enter any additional search criteria in the provided fields and click [</w:t>
            </w:r>
            <w:r w:rsidRPr="00074CF8">
              <w:rPr>
                <w:rStyle w:val="Strong"/>
              </w:rPr>
              <w:t>Search Students</w:t>
            </w:r>
            <w:r>
              <w:t xml:space="preserve">]. </w:t>
            </w:r>
            <w:r w:rsidR="00A8624F">
              <w:t xml:space="preserve">At a minimum you must specify a state abbreviation, district identifier, and </w:t>
            </w:r>
            <w:r w:rsidR="007C29C2">
              <w:t>institution</w:t>
            </w:r>
            <w:r w:rsidR="00A8624F">
              <w:t xml:space="preserve"> identifier. </w:t>
            </w:r>
            <w:r>
              <w:t xml:space="preserve">Students who </w:t>
            </w:r>
            <w:r w:rsidR="00A276E1">
              <w:t xml:space="preserve">match those criteria </w:t>
            </w:r>
            <w:r>
              <w:t xml:space="preserve">appear in a table on the right side of the screen (see </w:t>
            </w:r>
            <w:r w:rsidRPr="006A609D">
              <w:rPr>
                <w:rStyle w:val="CrossReference"/>
              </w:rPr>
              <w:fldChar w:fldCharType="begin"/>
            </w:r>
            <w:r w:rsidR="006A609D" w:rsidRPr="006A609D">
              <w:rPr>
                <w:rStyle w:val="CrossReference"/>
              </w:rPr>
              <w:instrText xml:space="preserve"> REF _Ref389225697 \* MERGEFORMAT \h</w:instrText>
            </w:r>
            <w:r w:rsidRPr="006A609D">
              <w:rPr>
                <w:rStyle w:val="CrossReference"/>
              </w:rPr>
            </w:r>
            <w:r w:rsidRPr="006A609D">
              <w:rPr>
                <w:rStyle w:val="CrossReference"/>
              </w:rPr>
              <w:fldChar w:fldCharType="separate"/>
            </w:r>
            <w:ins w:id="728" w:author="Jamika D. Burge" w:date="2015-11-24T15:06:00Z">
              <w:r w:rsidR="00211B29" w:rsidRPr="00211B29">
                <w:rPr>
                  <w:rStyle w:val="CrossReference"/>
                  <w:rPrChange w:id="729" w:author="Jamika D. Burge" w:date="2015-11-24T15:06:00Z">
                    <w:rPr/>
                  </w:rPrChange>
                </w:rPr>
                <w:t>Figure 31</w:t>
              </w:r>
            </w:ins>
            <w:del w:id="730" w:author="Jamika D. Burge" w:date="2015-11-24T15:06:00Z">
              <w:r w:rsidR="00ED0EE4" w:rsidRPr="00ED0EE4" w:rsidDel="00211B29">
                <w:rPr>
                  <w:rStyle w:val="CrossReference"/>
                </w:rPr>
                <w:delText>Figure 31</w:delText>
              </w:r>
            </w:del>
            <w:r w:rsidRPr="006A609D">
              <w:rPr>
                <w:rStyle w:val="CrossReference"/>
              </w:rPr>
              <w:fldChar w:fldCharType="end"/>
            </w:r>
            <w:r>
              <w:t xml:space="preserve">). </w:t>
            </w:r>
          </w:p>
          <w:p w14:paraId="32260961" w14:textId="77777777" w:rsidR="005855E7" w:rsidRDefault="005855E7" w:rsidP="00A8624F">
            <w:pPr>
              <w:pStyle w:val="ListNumber2"/>
            </w:pPr>
            <w:r>
              <w:t xml:space="preserve">Mark the checkbox next to each student you wish to add, or mark the </w:t>
            </w:r>
            <w:r w:rsidR="00CF43B5">
              <w:rPr>
                <w:rStyle w:val="Emphasis"/>
              </w:rPr>
              <w:t>Select</w:t>
            </w:r>
            <w:r w:rsidRPr="00102468">
              <w:rPr>
                <w:rStyle w:val="Emphasis"/>
              </w:rPr>
              <w:t xml:space="preserve"> All</w:t>
            </w:r>
            <w:r>
              <w:t xml:space="preserve"> checkbox to select all of the students in the search results.</w:t>
            </w:r>
          </w:p>
          <w:p w14:paraId="78429052" w14:textId="77777777" w:rsidR="005855E7" w:rsidRDefault="005855E7" w:rsidP="00A8624F">
            <w:pPr>
              <w:pStyle w:val="ListNumber2"/>
            </w:pPr>
            <w:r>
              <w:t>Click [</w:t>
            </w:r>
            <w:r w:rsidRPr="00074CF8">
              <w:rPr>
                <w:rStyle w:val="Strong"/>
              </w:rPr>
              <w:t>Add selected to group</w:t>
            </w:r>
            <w:r>
              <w:t>]. The selected students will be added to the group and displayed in the student group table on the left.</w:t>
            </w:r>
          </w:p>
          <w:p w14:paraId="2CA7A1EF" w14:textId="77777777" w:rsidR="005855E7" w:rsidRDefault="005855E7" w:rsidP="00A8624F">
            <w:pPr>
              <w:pStyle w:val="ListNumber2"/>
            </w:pPr>
            <w:r>
              <w:t>To remove a student from the student group, mark the checkbox next to that student in the table on the left side of the screen and click [</w:t>
            </w:r>
            <w:r w:rsidRPr="00074CF8">
              <w:rPr>
                <w:rStyle w:val="Strong"/>
              </w:rPr>
              <w:t>Remove selected from group</w:t>
            </w:r>
            <w:r>
              <w:t xml:space="preserve">]. </w:t>
            </w:r>
          </w:p>
          <w:p w14:paraId="35FC2950" w14:textId="77777777" w:rsidR="005855E7" w:rsidRDefault="005855E7" w:rsidP="00A8624F">
            <w:pPr>
              <w:pStyle w:val="ListNumber"/>
            </w:pPr>
            <w:r>
              <w:t>Click [</w:t>
            </w:r>
            <w:r w:rsidRPr="00074CF8">
              <w:rPr>
                <w:rStyle w:val="Strong"/>
              </w:rPr>
              <w:t>Save</w:t>
            </w:r>
            <w:r>
              <w:t xml:space="preserve">]. </w:t>
            </w:r>
          </w:p>
        </w:tc>
      </w:tr>
    </w:tbl>
    <w:p w14:paraId="45FB4CF2" w14:textId="77777777" w:rsidR="005855E7" w:rsidRDefault="005855E7" w:rsidP="005855E7"/>
    <w:p w14:paraId="54C3B661" w14:textId="77777777" w:rsidR="005855E7" w:rsidRDefault="005855E7" w:rsidP="005855E7">
      <w:pPr>
        <w:pStyle w:val="ImageCaption"/>
      </w:pPr>
      <w:bookmarkStart w:id="731" w:name="_Ref389225697"/>
      <w:bookmarkStart w:id="732" w:name="_Toc391560266"/>
      <w:bookmarkStart w:id="733" w:name="_Toc433196174"/>
      <w:r>
        <w:t>Figure </w:t>
      </w:r>
      <w:r w:rsidR="008A2B77">
        <w:fldChar w:fldCharType="begin"/>
      </w:r>
      <w:r w:rsidR="008A2B77">
        <w:instrText xml:space="preserve"> SEQ Figure \* ARABIC </w:instrText>
      </w:r>
      <w:r w:rsidR="008A2B77">
        <w:fldChar w:fldCharType="separate"/>
      </w:r>
      <w:r w:rsidR="00211B29">
        <w:rPr>
          <w:noProof/>
        </w:rPr>
        <w:t>31</w:t>
      </w:r>
      <w:r w:rsidR="008A2B77">
        <w:rPr>
          <w:noProof/>
        </w:rPr>
        <w:fldChar w:fldCharType="end"/>
      </w:r>
      <w:bookmarkEnd w:id="731"/>
      <w:r>
        <w:t>. Add Student Group Information Screen</w:t>
      </w:r>
      <w:bookmarkEnd w:id="732"/>
      <w:bookmarkEnd w:id="733"/>
    </w:p>
    <w:p w14:paraId="7338989A" w14:textId="77777777" w:rsidR="005855E7" w:rsidRDefault="005855E7" w:rsidP="005855E7">
      <w:pPr>
        <w:pStyle w:val="Image"/>
      </w:pPr>
      <w:r>
        <w:drawing>
          <wp:inline distT="0" distB="0" distL="0" distR="0" wp14:anchorId="0AED5744" wp14:editId="4E398134">
            <wp:extent cx="5486400" cy="3081020"/>
            <wp:effectExtent l="19050" t="19050" r="1905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a:extLst>
                        <a:ext uri="{28A0092B-C50C-407E-A947-70E740481C1C}">
                          <a14:useLocalDpi xmlns:a14="http://schemas.microsoft.com/office/drawing/2010/main" val="0"/>
                        </a:ext>
                      </a:extLst>
                    </a:blip>
                    <a:srcRect l="203" r="203"/>
                    <a:stretch/>
                  </pic:blipFill>
                  <pic:spPr bwMode="auto">
                    <a:xfrm>
                      <a:off x="0" y="0"/>
                      <a:ext cx="5464132" cy="3068515"/>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434554" w14:textId="77777777" w:rsidR="005855E7" w:rsidRPr="006F0602" w:rsidRDefault="005855E7" w:rsidP="005855E7"/>
    <w:p w14:paraId="78C78B3E" w14:textId="77777777" w:rsidR="005855E7" w:rsidRDefault="005855E7" w:rsidP="005855E7">
      <w:pPr>
        <w:pStyle w:val="ProcedureIntroduction"/>
      </w:pPr>
      <w:r>
        <w:t>To modify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087C6A92" w14:textId="77777777" w:rsidTr="00A8624F">
        <w:trPr>
          <w:jc w:val="center"/>
        </w:trPr>
        <w:tc>
          <w:tcPr>
            <w:tcW w:w="9576" w:type="dxa"/>
          </w:tcPr>
          <w:p w14:paraId="1A35C0A9" w14:textId="77777777" w:rsidR="005855E7" w:rsidRDefault="005855E7" w:rsidP="00D1375C">
            <w:pPr>
              <w:pStyle w:val="ListNumber"/>
              <w:numPr>
                <w:ilvl w:val="0"/>
                <w:numId w:val="79"/>
              </w:numPr>
            </w:pPr>
            <w:r>
              <w:t xml:space="preserve">Perform a search for a particular student group record on the </w:t>
            </w:r>
            <w:r w:rsidRPr="00031F67">
              <w:rPr>
                <w:b/>
                <w:i/>
              </w:rPr>
              <w:t>Student Group Search</w:t>
            </w:r>
            <w:r>
              <w:t xml:space="preserve"> screen.</w:t>
            </w:r>
          </w:p>
          <w:p w14:paraId="1B2CE60B" w14:textId="77777777" w:rsidR="005855E7" w:rsidRDefault="005855E7" w:rsidP="00A8624F">
            <w:pPr>
              <w:pStyle w:val="ListNumber"/>
            </w:pPr>
            <w:r>
              <w:t xml:space="preserve">On the search results table, click [ </w:t>
            </w:r>
            <w:r>
              <w:rPr>
                <w:i/>
                <w:noProof/>
              </w:rPr>
              <w:drawing>
                <wp:inline distT="0" distB="0" distL="0" distR="0" wp14:anchorId="0F1E75E5" wp14:editId="1E9D890B">
                  <wp:extent cx="228600" cy="23468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14:paraId="2481F4E3" w14:textId="5242EF72" w:rsidR="005855E7" w:rsidRDefault="005855E7" w:rsidP="00A8624F">
            <w:pPr>
              <w:pStyle w:val="ListNumber"/>
            </w:pPr>
            <w:r>
              <w:t xml:space="preserve">On the </w:t>
            </w:r>
            <w:r w:rsidRPr="00116EB2">
              <w:rPr>
                <w:b/>
                <w:i/>
              </w:rPr>
              <w:t xml:space="preserve">Edit </w:t>
            </w:r>
            <w:r>
              <w:rPr>
                <w:b/>
                <w:i/>
              </w:rPr>
              <w:t>Student</w:t>
            </w:r>
            <w:r w:rsidRPr="00116EB2">
              <w:rPr>
                <w:b/>
                <w:i/>
              </w:rPr>
              <w:t xml:space="preserve"> </w:t>
            </w:r>
            <w:r>
              <w:rPr>
                <w:b/>
                <w:i/>
              </w:rPr>
              <w:t>Group</w:t>
            </w:r>
            <w:r w:rsidR="007C29C2">
              <w:rPr>
                <w:b/>
                <w:i/>
              </w:rPr>
              <w:t>s</w:t>
            </w:r>
            <w:r>
              <w:rPr>
                <w:b/>
                <w:i/>
              </w:rPr>
              <w:t xml:space="preserve"> </w:t>
            </w:r>
            <w:r w:rsidRPr="00116EB2">
              <w:rPr>
                <w:b/>
                <w:i/>
              </w:rPr>
              <w:t>Information</w:t>
            </w:r>
            <w:r>
              <w:t xml:space="preserve"> screen, modify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ins w:id="734" w:author="Jamika D. Burge" w:date="2015-11-24T15:06:00Z">
              <w:r w:rsidR="00211B29" w:rsidRPr="00211B29">
                <w:rPr>
                  <w:rStyle w:val="CrossReference"/>
                  <w:rPrChange w:id="735" w:author="Jamika D. Burge" w:date="2015-11-24T15:06:00Z">
                    <w:rPr/>
                  </w:rPrChange>
                </w:rPr>
                <w:t>Table 17</w:t>
              </w:r>
            </w:ins>
            <w:del w:id="736" w:author="Jamika D. Burge" w:date="2015-11-24T15:06:00Z">
              <w:r w:rsidR="00ED0EE4" w:rsidRPr="00ED0EE4" w:rsidDel="00211B29">
                <w:rPr>
                  <w:rStyle w:val="CrossReference"/>
                </w:rPr>
                <w:delText>Table 17</w:delText>
              </w:r>
            </w:del>
            <w:r w:rsidRPr="006A609D">
              <w:rPr>
                <w:rStyle w:val="CrossReference"/>
              </w:rPr>
              <w:fldChar w:fldCharType="end"/>
            </w:r>
            <w:r>
              <w:t>.</w:t>
            </w:r>
          </w:p>
          <w:p w14:paraId="289C677B" w14:textId="77777777" w:rsidR="005855E7" w:rsidRDefault="005855E7" w:rsidP="00A8624F">
            <w:pPr>
              <w:pStyle w:val="ListNumber"/>
            </w:pPr>
            <w:r>
              <w:t>To add students to the group, do the following:</w:t>
            </w:r>
          </w:p>
          <w:p w14:paraId="133AAA4F" w14:textId="77777777" w:rsidR="005855E7" w:rsidRDefault="005855E7" w:rsidP="00A8624F">
            <w:pPr>
              <w:pStyle w:val="ListNumber2"/>
            </w:pPr>
            <w:r>
              <w:t>Enter any additional search criteria in the provided fields and click [</w:t>
            </w:r>
            <w:r w:rsidRPr="00D108A9">
              <w:rPr>
                <w:rStyle w:val="Strong"/>
              </w:rPr>
              <w:t>Search Students</w:t>
            </w:r>
            <w:r>
              <w:t xml:space="preserve">]. </w:t>
            </w:r>
            <w:r w:rsidR="00521176">
              <w:t xml:space="preserve">At a minimum you must specify a state abbreviation, district identifier, and </w:t>
            </w:r>
            <w:r w:rsidR="007C29C2">
              <w:t>institution</w:t>
            </w:r>
            <w:r w:rsidR="00521176">
              <w:t xml:space="preserve"> identifier. </w:t>
            </w:r>
            <w:r>
              <w:t xml:space="preserve">Students who </w:t>
            </w:r>
            <w:r w:rsidR="00521176">
              <w:t xml:space="preserve">match those criteria </w:t>
            </w:r>
            <w:r>
              <w:t>appear in a table on the right side of the screen.</w:t>
            </w:r>
          </w:p>
          <w:p w14:paraId="4CA45D42" w14:textId="77777777" w:rsidR="005855E7" w:rsidRDefault="005855E7" w:rsidP="00964A90">
            <w:pPr>
              <w:pStyle w:val="ListNumber2"/>
            </w:pPr>
            <w:r>
              <w:t xml:space="preserve">Mark the checkbox next to each student you wish to add, or mark the </w:t>
            </w:r>
            <w:r w:rsidR="00CF43B5">
              <w:rPr>
                <w:rStyle w:val="Emphasis"/>
              </w:rPr>
              <w:t>Select</w:t>
            </w:r>
            <w:r w:rsidRPr="00D85CCF">
              <w:rPr>
                <w:rStyle w:val="Emphasis"/>
              </w:rPr>
              <w:t xml:space="preserve"> All</w:t>
            </w:r>
            <w:r>
              <w:t xml:space="preserve"> checkbox to select all of the students in the search results.</w:t>
            </w:r>
          </w:p>
          <w:p w14:paraId="589A8E88" w14:textId="77777777" w:rsidR="005855E7" w:rsidRDefault="005855E7" w:rsidP="00964A90">
            <w:pPr>
              <w:pStyle w:val="ListNumber2"/>
            </w:pPr>
            <w:r>
              <w:t>Click [</w:t>
            </w:r>
            <w:r>
              <w:rPr>
                <w:b/>
              </w:rPr>
              <w:t>Add selected to group</w:t>
            </w:r>
            <w:r>
              <w:t>]. The selected students will be added to the group.</w:t>
            </w:r>
          </w:p>
          <w:p w14:paraId="3C5AE447" w14:textId="77777777" w:rsidR="005855E7" w:rsidRDefault="005855E7" w:rsidP="00A8624F">
            <w:pPr>
              <w:pStyle w:val="ListNumber"/>
            </w:pPr>
            <w:r>
              <w:t>To remove a student from the student group, mark the checkbox next to that student in the table on the left side of the screen and click [</w:t>
            </w:r>
            <w:r>
              <w:rPr>
                <w:b/>
              </w:rPr>
              <w:t>Remove selected from group</w:t>
            </w:r>
            <w:r>
              <w:t xml:space="preserve">]. </w:t>
            </w:r>
          </w:p>
          <w:p w14:paraId="05F44EB7" w14:textId="77777777" w:rsidR="005855E7" w:rsidRDefault="005855E7" w:rsidP="00A8624F">
            <w:pPr>
              <w:pStyle w:val="ListNumber"/>
            </w:pPr>
            <w:r>
              <w:t>Click [</w:t>
            </w:r>
            <w:r w:rsidRPr="00D108A9">
              <w:rPr>
                <w:rStyle w:val="Strong"/>
              </w:rPr>
              <w:t>Save</w:t>
            </w:r>
            <w:r>
              <w:t xml:space="preserve">]. </w:t>
            </w:r>
          </w:p>
        </w:tc>
      </w:tr>
    </w:tbl>
    <w:p w14:paraId="28111D56" w14:textId="77777777" w:rsidR="005855E7" w:rsidRPr="006F0602" w:rsidRDefault="005855E7" w:rsidP="005855E7"/>
    <w:p w14:paraId="339F2BDB" w14:textId="77777777" w:rsidR="005855E7" w:rsidRDefault="005855E7" w:rsidP="005855E7">
      <w:pPr>
        <w:pStyle w:val="ProcedureIntroduction"/>
      </w:pPr>
      <w:r>
        <w:t>To delete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09043316" w14:textId="77777777" w:rsidTr="00A8624F">
        <w:trPr>
          <w:jc w:val="center"/>
        </w:trPr>
        <w:tc>
          <w:tcPr>
            <w:tcW w:w="9576" w:type="dxa"/>
          </w:tcPr>
          <w:p w14:paraId="7C625290" w14:textId="77777777" w:rsidR="005855E7" w:rsidRDefault="005855E7" w:rsidP="00D1375C">
            <w:pPr>
              <w:pStyle w:val="ListParagraph"/>
              <w:numPr>
                <w:ilvl w:val="0"/>
                <w:numId w:val="54"/>
              </w:numPr>
              <w:spacing w:after="0"/>
              <w:ind w:left="360"/>
            </w:pPr>
            <w:r>
              <w:t xml:space="preserve">Perform a search for a particular student record on the </w:t>
            </w:r>
            <w:r>
              <w:rPr>
                <w:b/>
                <w:i/>
              </w:rPr>
              <w:t>Student Group</w:t>
            </w:r>
            <w:r w:rsidR="007C29C2">
              <w:rPr>
                <w:b/>
                <w:i/>
              </w:rPr>
              <w:t>s</w:t>
            </w:r>
            <w:r w:rsidRPr="000E4206">
              <w:rPr>
                <w:b/>
                <w:i/>
              </w:rPr>
              <w:t xml:space="preserve"> Search</w:t>
            </w:r>
            <w:r>
              <w:t xml:space="preserve"> screen.</w:t>
            </w:r>
          </w:p>
          <w:p w14:paraId="63064EA1" w14:textId="77777777" w:rsidR="005855E7" w:rsidRDefault="005855E7" w:rsidP="00D1375C">
            <w:pPr>
              <w:pStyle w:val="ListParagraph"/>
              <w:numPr>
                <w:ilvl w:val="0"/>
                <w:numId w:val="54"/>
              </w:numPr>
              <w:spacing w:after="80"/>
              <w:ind w:left="360"/>
            </w:pPr>
            <w:r>
              <w:t xml:space="preserve">On the search results table, click [ </w:t>
            </w:r>
            <w:r>
              <w:rPr>
                <w:i/>
                <w:noProof/>
              </w:rPr>
              <w:drawing>
                <wp:inline distT="0" distB="0" distL="0" distR="0" wp14:anchorId="1C9F1CFA" wp14:editId="1F275C38">
                  <wp:extent cx="228600" cy="23468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14:paraId="04035B1F" w14:textId="77777777" w:rsidR="005855E7" w:rsidRDefault="005855E7" w:rsidP="00D1375C">
            <w:pPr>
              <w:pStyle w:val="ListNumber"/>
              <w:numPr>
                <w:ilvl w:val="0"/>
                <w:numId w:val="54"/>
              </w:numPr>
              <w:ind w:left="360"/>
            </w:pPr>
            <w:r>
              <w:t>In the warning box that pops up, click [</w:t>
            </w:r>
            <w:r w:rsidRPr="00D108A9">
              <w:rPr>
                <w:rStyle w:val="Strong"/>
              </w:rPr>
              <w:t>OK</w:t>
            </w:r>
            <w:r>
              <w:t xml:space="preserve">]. The student group will be removed from </w:t>
            </w:r>
            <w:r w:rsidR="00DD7873">
              <w:t>ART</w:t>
            </w:r>
            <w:r>
              <w:t>.</w:t>
            </w:r>
          </w:p>
          <w:p w14:paraId="0FCB6591" w14:textId="77777777" w:rsidR="005855E7" w:rsidRPr="00102468" w:rsidRDefault="005855E7" w:rsidP="008041E2">
            <w:pPr>
              <w:pStyle w:val="ListNumber"/>
              <w:numPr>
                <w:ilvl w:val="0"/>
                <w:numId w:val="0"/>
              </w:numPr>
              <w:rPr>
                <w:rStyle w:val="Emphasis"/>
              </w:rPr>
            </w:pPr>
            <w:r>
              <w:rPr>
                <w:rStyle w:val="Emphasis"/>
              </w:rPr>
              <w:t xml:space="preserve">Note: Deleting a student group deletes the student and </w:t>
            </w:r>
            <w:r w:rsidR="008041E2">
              <w:rPr>
                <w:rStyle w:val="Emphasis"/>
              </w:rPr>
              <w:t>user</w:t>
            </w:r>
            <w:r>
              <w:rPr>
                <w:rStyle w:val="Emphasis"/>
              </w:rPr>
              <w:t xml:space="preserve"> associations with that student group, but does not delete the individual student or </w:t>
            </w:r>
            <w:r w:rsidR="008041E2">
              <w:rPr>
                <w:rStyle w:val="Emphasis"/>
              </w:rPr>
              <w:t>user</w:t>
            </w:r>
            <w:r>
              <w:rPr>
                <w:rStyle w:val="Emphasis"/>
              </w:rPr>
              <w:t xml:space="preserve"> records.</w:t>
            </w:r>
          </w:p>
        </w:tc>
      </w:tr>
    </w:tbl>
    <w:p w14:paraId="01288A71" w14:textId="77777777" w:rsidR="005855E7" w:rsidRPr="00DB3E0F" w:rsidRDefault="005855E7" w:rsidP="005855E7"/>
    <w:p w14:paraId="0B53D46A" w14:textId="77777777" w:rsidR="00482D83" w:rsidRDefault="000B20F1" w:rsidP="00A97CF4">
      <w:pPr>
        <w:pStyle w:val="Heading4"/>
      </w:pPr>
      <w:bookmarkStart w:id="737" w:name="_Toc391560344"/>
      <w:bookmarkStart w:id="738" w:name="_Toc433196118"/>
      <w:r>
        <w:t xml:space="preserve">Upload </w:t>
      </w:r>
      <w:r w:rsidR="00F83300">
        <w:t>student groups</w:t>
      </w:r>
      <w:r w:rsidR="00482D83">
        <w:t>.</w:t>
      </w:r>
      <w:bookmarkEnd w:id="737"/>
      <w:bookmarkEnd w:id="738"/>
    </w:p>
    <w:p w14:paraId="2A08A54D" w14:textId="77777777" w:rsidR="00F76157" w:rsidRDefault="000B20F1" w:rsidP="007A1FC3">
      <w:pPr>
        <w:keepNext/>
      </w:pPr>
      <w:r>
        <w:t>You can add, modify, or delete student</w:t>
      </w:r>
      <w:r w:rsidR="00F83300">
        <w:t xml:space="preserve"> groups</w:t>
      </w:r>
      <w:r>
        <w:t xml:space="preserve"> by uploading a file to </w:t>
      </w:r>
      <w:r w:rsidR="00DD7873">
        <w:t>ART</w:t>
      </w:r>
      <w:r>
        <w:t>.</w:t>
      </w:r>
      <w:r w:rsidR="00133FEA" w:rsidRPr="00133FEA">
        <w:t xml:space="preserve"> </w:t>
      </w:r>
      <w:r w:rsidR="00133FEA">
        <w:t xml:space="preserve">You can create multiple student groups and </w:t>
      </w:r>
      <w:r w:rsidR="00102468">
        <w:t>associate</w:t>
      </w:r>
      <w:r w:rsidR="00133FEA">
        <w:t xml:space="preserve"> the same student to multiple groups within the same upload.</w:t>
      </w:r>
      <w:r w:rsidR="00842F6C">
        <w:t xml:space="preserve"> </w:t>
      </w:r>
      <w:r w:rsidR="009B6C4A">
        <w:t xml:space="preserve">A student group is created </w:t>
      </w:r>
      <w:r w:rsidR="00D04993">
        <w:t>when</w:t>
      </w:r>
      <w:r w:rsidR="009B6C4A">
        <w:t xml:space="preserve"> a student is associated with a user</w:t>
      </w:r>
      <w:r w:rsidR="00F76157">
        <w:t xml:space="preserve"> </w:t>
      </w:r>
      <w:r w:rsidR="008D100B">
        <w:t xml:space="preserve">(identified by that user’s email address) </w:t>
      </w:r>
      <w:r w:rsidR="00F76157">
        <w:t>in a row of the template. Each additional row that references that student group builds the group’s membership</w:t>
      </w:r>
      <w:r w:rsidR="009B6C4A">
        <w:t xml:space="preserve">. </w:t>
      </w:r>
    </w:p>
    <w:tbl>
      <w:tblPr>
        <w:tblStyle w:val="TableNote"/>
        <w:tblW w:w="0" w:type="auto"/>
        <w:tblLayout w:type="fixed"/>
        <w:tblLook w:val="04A0" w:firstRow="1" w:lastRow="0" w:firstColumn="1" w:lastColumn="0" w:noHBand="0" w:noVBand="1"/>
      </w:tblPr>
      <w:tblGrid>
        <w:gridCol w:w="720"/>
        <w:gridCol w:w="8640"/>
      </w:tblGrid>
      <w:tr w:rsidR="007A1FC3" w14:paraId="2C94EA5C" w14:textId="77777777" w:rsidTr="007A1FC3">
        <w:trPr>
          <w:trHeight w:val="581"/>
        </w:trPr>
        <w:tc>
          <w:tcPr>
            <w:tcW w:w="720" w:type="dxa"/>
          </w:tcPr>
          <w:p w14:paraId="28BA4232" w14:textId="77777777" w:rsidR="007A1FC3" w:rsidRDefault="003E7621" w:rsidP="007A1FC3">
            <w:pPr>
              <w:pStyle w:val="NoteIcon"/>
              <w:keepNext/>
            </w:pPr>
            <w:r>
              <w:rPr>
                <w:sz w:val="20"/>
                <w:szCs w:val="20"/>
              </w:rPr>
              <w:drawing>
                <wp:inline distT="0" distB="0" distL="0" distR="0" wp14:anchorId="44098911" wp14:editId="3CDC17E9">
                  <wp:extent cx="292608" cy="39474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C8A3160" w14:textId="77777777" w:rsidR="007A1FC3" w:rsidRPr="007A1FC3" w:rsidRDefault="007A1FC3" w:rsidP="00D04993">
            <w:pPr>
              <w:pStyle w:val="NoteText"/>
              <w:keepNext/>
              <w:rPr>
                <w:rStyle w:val="Emphasis"/>
                <w:i w:val="0"/>
                <w:iCs w:val="0"/>
                <w:sz w:val="20"/>
                <w:szCs w:val="20"/>
              </w:rPr>
            </w:pPr>
            <w:r w:rsidRPr="007A1FC3">
              <w:t xml:space="preserve">If the user associated with a student group is removed from the group, the student group will continue to exist without a user association. In order to remove an entire student group via upload, you must remove </w:t>
            </w:r>
            <w:r w:rsidR="00D04993">
              <w:t>each</w:t>
            </w:r>
            <w:r w:rsidRPr="007A1FC3">
              <w:t xml:space="preserve"> student’s association with that group.</w:t>
            </w:r>
          </w:p>
        </w:tc>
      </w:tr>
    </w:tbl>
    <w:p w14:paraId="67EF8946" w14:textId="77777777" w:rsidR="007A1FC3" w:rsidRDefault="007A1FC3" w:rsidP="000B20F1">
      <w:pPr>
        <w:keepNext/>
      </w:pPr>
    </w:p>
    <w:p w14:paraId="6B722D50" w14:textId="77777777" w:rsidR="000B20F1" w:rsidRDefault="000B20F1" w:rsidP="000B20F1">
      <w:pPr>
        <w:pStyle w:val="ProcedureIntroduction"/>
      </w:pPr>
      <w:r>
        <w:t>To upload a student</w:t>
      </w:r>
      <w:r w:rsidR="00F83300">
        <w:t xml:space="preserve"> group</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0B20F1" w14:paraId="427E5626" w14:textId="77777777" w:rsidTr="009F67BB">
        <w:trPr>
          <w:jc w:val="center"/>
        </w:trPr>
        <w:tc>
          <w:tcPr>
            <w:tcW w:w="9576" w:type="dxa"/>
          </w:tcPr>
          <w:p w14:paraId="1641475B" w14:textId="77777777" w:rsidR="000B20F1" w:rsidRDefault="000B20F1" w:rsidP="00D1375C">
            <w:pPr>
              <w:pStyle w:val="ListNumber"/>
              <w:numPr>
                <w:ilvl w:val="0"/>
                <w:numId w:val="55"/>
              </w:numPr>
              <w:tabs>
                <w:tab w:val="clear" w:pos="360"/>
              </w:tabs>
            </w:pPr>
            <w:r>
              <w:t xml:space="preserve">Download the Student </w:t>
            </w:r>
            <w:r w:rsidR="00F83300">
              <w:t xml:space="preserve">Group </w:t>
            </w:r>
            <w:r>
              <w:t xml:space="preserve">template, following the instructions provided in the </w:t>
            </w:r>
            <w:hyperlink w:anchor="_Download_File_Templates" w:history="1">
              <w:r w:rsidRPr="00116EB2">
                <w:rPr>
                  <w:rStyle w:val="Hyperlink"/>
                </w:rPr>
                <w:t>Download File Templates</w:t>
              </w:r>
            </w:hyperlink>
            <w:r>
              <w:t xml:space="preserve"> section.</w:t>
            </w:r>
          </w:p>
          <w:p w14:paraId="615B3A1C" w14:textId="6CE8CB9E" w:rsidR="000B20F1" w:rsidRDefault="000B20F1" w:rsidP="00D1375C">
            <w:pPr>
              <w:pStyle w:val="ListNumber"/>
              <w:numPr>
                <w:ilvl w:val="0"/>
                <w:numId w:val="50"/>
              </w:numPr>
              <w:tabs>
                <w:tab w:val="clear" w:pos="360"/>
              </w:tabs>
            </w:pPr>
            <w:r>
              <w:t>Using</w:t>
            </w:r>
            <w:r w:rsidR="00D30432">
              <w:t xml:space="preserve"> </w:t>
            </w:r>
            <w:r w:rsidR="00D30432" w:rsidRPr="006A609D">
              <w:rPr>
                <w:rStyle w:val="CrossReference"/>
              </w:rPr>
              <w:fldChar w:fldCharType="begin"/>
            </w:r>
            <w:r w:rsidR="006A609D" w:rsidRPr="006A609D">
              <w:rPr>
                <w:rStyle w:val="CrossReference"/>
              </w:rPr>
              <w:instrText xml:space="preserve"> REF _Ref388347926 \* MERGEFORMAT \h</w:instrText>
            </w:r>
            <w:r w:rsidR="00D30432" w:rsidRPr="006A609D">
              <w:rPr>
                <w:rStyle w:val="CrossReference"/>
              </w:rPr>
            </w:r>
            <w:r w:rsidR="00D30432" w:rsidRPr="006A609D">
              <w:rPr>
                <w:rStyle w:val="CrossReference"/>
              </w:rPr>
              <w:fldChar w:fldCharType="separate"/>
            </w:r>
            <w:ins w:id="739" w:author="Jamika D. Burge" w:date="2015-11-24T15:06:00Z">
              <w:r w:rsidR="00211B29" w:rsidRPr="00211B29">
                <w:rPr>
                  <w:rStyle w:val="CrossReference"/>
                  <w:rPrChange w:id="740" w:author="Jamika D. Burge" w:date="2015-11-24T15:06:00Z">
                    <w:rPr/>
                  </w:rPrChange>
                </w:rPr>
                <w:t>Table 17</w:t>
              </w:r>
            </w:ins>
            <w:del w:id="741" w:author="Jamika D. Burge" w:date="2015-11-24T15:06:00Z">
              <w:r w:rsidR="00ED0EE4" w:rsidRPr="00ED0EE4" w:rsidDel="00211B29">
                <w:rPr>
                  <w:rStyle w:val="CrossReference"/>
                </w:rPr>
                <w:delText>Table 17</w:delText>
              </w:r>
            </w:del>
            <w:r w:rsidR="00D30432" w:rsidRPr="006A609D">
              <w:rPr>
                <w:rStyle w:val="CrossReference"/>
              </w:rPr>
              <w:fldChar w:fldCharType="end"/>
            </w:r>
            <w:r>
              <w:t xml:space="preserve"> as a reference, enter</w:t>
            </w:r>
            <w:r w:rsidR="00350079">
              <w:t xml:space="preserve"> a row </w:t>
            </w:r>
            <w:r w:rsidR="00F76157">
              <w:t>associating a student with a user</w:t>
            </w:r>
            <w:r>
              <w:t>.</w:t>
            </w:r>
            <w:r w:rsidR="007A1FC3">
              <w:t xml:space="preserve"> This creates the student group.</w:t>
            </w:r>
            <w:r w:rsidR="00F76157">
              <w:t xml:space="preserve"> Then,</w:t>
            </w:r>
            <w:r w:rsidR="007A1FC3">
              <w:t xml:space="preserve"> using the same student group name,</w:t>
            </w:r>
            <w:r w:rsidR="00F76157">
              <w:t xml:space="preserve"> enter a row of information for each additional student that should be added to that group.</w:t>
            </w:r>
            <w:r>
              <w:t xml:space="preserve"> </w:t>
            </w:r>
            <w:r w:rsidR="007A1FC3">
              <w:t>You can repeat this step with different student group names to create additional student groups.</w:t>
            </w:r>
          </w:p>
          <w:p w14:paraId="03D12C07" w14:textId="77777777" w:rsidR="00133FEA" w:rsidRDefault="00133FEA" w:rsidP="00D1375C">
            <w:pPr>
              <w:pStyle w:val="ListNumber2"/>
              <w:numPr>
                <w:ilvl w:val="1"/>
                <w:numId w:val="50"/>
              </w:numPr>
            </w:pPr>
            <w:r>
              <w:t xml:space="preserve">To modify an existing student group, enter </w:t>
            </w:r>
            <w:r w:rsidR="009C1EF3">
              <w:t>a row of</w:t>
            </w:r>
            <w:r w:rsidR="00102468">
              <w:t xml:space="preserve"> information for the new record</w:t>
            </w:r>
            <w:r w:rsidR="009C1EF3">
              <w:t>, including the student-student group association</w:t>
            </w:r>
            <w:r w:rsidR="00102468">
              <w:t xml:space="preserve">. </w:t>
            </w:r>
            <w:r w:rsidR="00A016D9">
              <w:t>The old record will be replaced upon uploading the file.</w:t>
            </w:r>
          </w:p>
          <w:p w14:paraId="0A92B295" w14:textId="77777777" w:rsidR="00133FEA" w:rsidRDefault="00133FEA" w:rsidP="00D1375C">
            <w:pPr>
              <w:pStyle w:val="ListNumber2"/>
              <w:numPr>
                <w:ilvl w:val="1"/>
                <w:numId w:val="50"/>
              </w:numPr>
            </w:pPr>
            <w:r>
              <w:t xml:space="preserve">To delete an existing student group, </w:t>
            </w:r>
            <w:r w:rsidR="00F76157">
              <w:t xml:space="preserve">enter </w:t>
            </w:r>
            <w:r w:rsidR="00362734">
              <w:t>“DELETE” in the Delete column</w:t>
            </w:r>
            <w:r w:rsidR="00F76157">
              <w:t xml:space="preserve"> for </w:t>
            </w:r>
            <w:r w:rsidR="007A1FC3" w:rsidRPr="007A1FC3">
              <w:rPr>
                <w:rStyle w:val="Strong"/>
              </w:rPr>
              <w:t>every</w:t>
            </w:r>
            <w:r w:rsidR="00F76157">
              <w:t xml:space="preserve"> student record associated with that group</w:t>
            </w:r>
            <w:r w:rsidR="00CE7B29" w:rsidRPr="009B6C4A">
              <w:t>.</w:t>
            </w:r>
          </w:p>
          <w:p w14:paraId="38D9ADC9" w14:textId="77777777" w:rsidR="000B20F1" w:rsidRDefault="008C52B5" w:rsidP="00D1375C">
            <w:pPr>
              <w:pStyle w:val="ListNumber"/>
              <w:numPr>
                <w:ilvl w:val="0"/>
                <w:numId w:val="50"/>
              </w:numPr>
              <w:tabs>
                <w:tab w:val="clear" w:pos="360"/>
              </w:tabs>
            </w:pPr>
            <w:r>
              <w:t>On the</w:t>
            </w:r>
            <w:r w:rsidR="000B20F1">
              <w:t xml:space="preserve"> </w:t>
            </w:r>
            <w:r w:rsidR="00DD7873">
              <w:t>ART</w:t>
            </w:r>
            <w:r w:rsidR="000B20F1">
              <w:t xml:space="preserve"> </w:t>
            </w:r>
            <w:r w:rsidR="00926E3F">
              <w:t>home screen</w:t>
            </w:r>
            <w:r w:rsidR="000B20F1">
              <w:t>, click [</w:t>
            </w:r>
            <w:r w:rsidR="000B20F1" w:rsidRPr="00D108A9">
              <w:rPr>
                <w:rStyle w:val="Strong"/>
              </w:rPr>
              <w:t xml:space="preserve">Upload </w:t>
            </w:r>
            <w:r w:rsidR="00F83300" w:rsidRPr="00D108A9">
              <w:rPr>
                <w:rStyle w:val="Strong"/>
              </w:rPr>
              <w:t>Student Groups</w:t>
            </w:r>
            <w:r w:rsidR="000B20F1">
              <w:t>].</w:t>
            </w:r>
          </w:p>
          <w:p w14:paraId="11ECBF94" w14:textId="77777777" w:rsidR="000B20F1" w:rsidRDefault="000B20F1" w:rsidP="00D1375C">
            <w:pPr>
              <w:pStyle w:val="ListNumber"/>
              <w:numPr>
                <w:ilvl w:val="0"/>
                <w:numId w:val="50"/>
              </w:numPr>
              <w:tabs>
                <w:tab w:val="clear" w:pos="360"/>
              </w:tabs>
            </w:pPr>
            <w:r>
              <w:t>Upload the student</w:t>
            </w:r>
            <w:r w:rsidR="00F83300">
              <w:t xml:space="preserve"> group</w:t>
            </w:r>
            <w:r>
              <w:t xml:space="preserve"> file, following the instructions provided in the </w:t>
            </w:r>
            <w:hyperlink w:anchor="_Uploading_Files" w:history="1">
              <w:r w:rsidRPr="00116EB2">
                <w:rPr>
                  <w:rStyle w:val="Hyperlink"/>
                </w:rPr>
                <w:t>Uploading Files</w:t>
              </w:r>
            </w:hyperlink>
            <w:r>
              <w:t xml:space="preserve"> section.</w:t>
            </w:r>
          </w:p>
        </w:tc>
      </w:tr>
    </w:tbl>
    <w:p w14:paraId="03BBD14A" w14:textId="77777777" w:rsidR="00526789" w:rsidRDefault="00526789" w:rsidP="00526789"/>
    <w:p w14:paraId="5758C36C" w14:textId="39D8591F" w:rsidR="00526789" w:rsidRDefault="00526789" w:rsidP="009735DF">
      <w:pPr>
        <w:keepNext/>
        <w:keepLines/>
      </w:pP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ins w:id="742" w:author="Jamika D. Burge" w:date="2015-11-24T15:06:00Z">
        <w:r w:rsidR="00211B29" w:rsidRPr="00211B29">
          <w:rPr>
            <w:rStyle w:val="CrossReference"/>
            <w:rPrChange w:id="743" w:author="Jamika D. Burge" w:date="2015-11-24T15:06:00Z">
              <w:rPr/>
            </w:rPrChange>
          </w:rPr>
          <w:t>Table 17</w:t>
        </w:r>
      </w:ins>
      <w:del w:id="744" w:author="Jamika D. Burge" w:date="2015-11-24T15:06:00Z">
        <w:r w:rsidR="00ED0EE4" w:rsidRPr="00ED0EE4" w:rsidDel="00211B29">
          <w:rPr>
            <w:rStyle w:val="CrossReference"/>
          </w:rPr>
          <w:delText>Table 17</w:delText>
        </w:r>
      </w:del>
      <w:r w:rsidRPr="006A609D">
        <w:rPr>
          <w:rStyle w:val="CrossReference"/>
        </w:rPr>
        <w:fldChar w:fldCharType="end"/>
      </w:r>
      <w:r>
        <w:t xml:space="preserve"> describes the columns in t</w:t>
      </w:r>
      <w:r w:rsidR="003C2877">
        <w:t>he student</w:t>
      </w:r>
      <w:r w:rsidR="00D04993">
        <w:t xml:space="preserve"> </w:t>
      </w:r>
      <w:r w:rsidR="003C2877">
        <w:t>group file</w:t>
      </w:r>
      <w:r>
        <w:t xml:space="preserve"> and lists acceptable values in </w:t>
      </w:r>
      <w:r w:rsidRPr="003B12CF">
        <w:rPr>
          <w:rStyle w:val="Strong"/>
        </w:rPr>
        <w:t>bold type</w:t>
      </w:r>
      <w:r>
        <w:t xml:space="preserve">. </w:t>
      </w:r>
      <w:r w:rsidR="008F7ABA">
        <w:t xml:space="preserve">These columns also correspond with the fields on the </w:t>
      </w:r>
      <w:r w:rsidR="007A1FC3">
        <w:rPr>
          <w:b/>
          <w:i/>
        </w:rPr>
        <w:t>Add</w:t>
      </w:r>
      <w:r w:rsidR="008F7ABA" w:rsidRPr="00116EB2">
        <w:rPr>
          <w:b/>
          <w:i/>
        </w:rPr>
        <w:t xml:space="preserve"> </w:t>
      </w:r>
      <w:r w:rsidR="008F7ABA">
        <w:rPr>
          <w:b/>
          <w:i/>
        </w:rPr>
        <w:t>Student</w:t>
      </w:r>
      <w:r w:rsidR="008F7ABA" w:rsidRPr="00116EB2">
        <w:rPr>
          <w:b/>
          <w:i/>
        </w:rPr>
        <w:t xml:space="preserve"> </w:t>
      </w:r>
      <w:r w:rsidR="008F7ABA">
        <w:rPr>
          <w:b/>
          <w:i/>
        </w:rPr>
        <w:t xml:space="preserve">Groups </w:t>
      </w:r>
      <w:r w:rsidR="008F7ABA" w:rsidRPr="00116EB2">
        <w:rPr>
          <w:b/>
          <w:i/>
        </w:rPr>
        <w:t>Information</w:t>
      </w:r>
      <w:r w:rsidR="008F7ABA">
        <w:t xml:space="preserve"> screen. </w:t>
      </w:r>
      <w:r>
        <w:t>Columns marked with an asterisk (*) are required for add</w:t>
      </w:r>
      <w:r w:rsidR="009B6C4A">
        <w:t xml:space="preserve"> or </w:t>
      </w:r>
      <w:r w:rsidR="008F7ABA">
        <w:t>modify</w:t>
      </w:r>
      <w:r>
        <w:t xml:space="preserve"> actions; columns marked with a plus (+) are required for</w:t>
      </w:r>
      <w:r w:rsidR="003C2877">
        <w:t xml:space="preserve"> </w:t>
      </w:r>
      <w:r w:rsidR="00B571A9">
        <w:t>delete actions.</w:t>
      </w:r>
      <w:r w:rsidR="007C29C2">
        <w:t xml:space="preserve"> </w:t>
      </w:r>
      <w:r w:rsidR="007C29C2" w:rsidRPr="00960619">
        <w:rPr>
          <w:rStyle w:val="Emphasis"/>
        </w:rPr>
        <w:t xml:space="preserve">Note: Some of the labels on the user template differ from those on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 xml:space="preserve">Information </w:t>
      </w:r>
      <w:r w:rsidR="007C29C2" w:rsidRPr="00960619">
        <w:rPr>
          <w:rStyle w:val="Emphasis"/>
        </w:rPr>
        <w:t xml:space="preserve">screen. The </w:t>
      </w:r>
      <w:r w:rsidR="007C29C2">
        <w:rPr>
          <w:rStyle w:val="Emphasis"/>
        </w:rPr>
        <w:t xml:space="preserve">unique </w:t>
      </w:r>
      <w:r w:rsidR="007C29C2" w:rsidRPr="00960619">
        <w:rPr>
          <w:rStyle w:val="Emphasis"/>
        </w:rPr>
        <w:t xml:space="preserve">labels from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Information</w:t>
      </w:r>
      <w:r w:rsidR="007C29C2" w:rsidRPr="00960619">
        <w:rPr>
          <w:rStyle w:val="Emphasis"/>
        </w:rPr>
        <w:t xml:space="preserve"> screen are listed in parentheses below the labels from the template.</w:t>
      </w:r>
    </w:p>
    <w:p w14:paraId="034DE147" w14:textId="77777777" w:rsidR="00526789" w:rsidRDefault="00526789" w:rsidP="00526789">
      <w:pPr>
        <w:pStyle w:val="TableCaption"/>
      </w:pPr>
      <w:bookmarkStart w:id="745" w:name="_Ref388347926"/>
      <w:r>
        <w:t>Table </w:t>
      </w:r>
      <w:r w:rsidR="008A2B77">
        <w:fldChar w:fldCharType="begin"/>
      </w:r>
      <w:r w:rsidR="008A2B77">
        <w:instrText xml:space="preserve"> SEQ Table \* ARABIC </w:instrText>
      </w:r>
      <w:r w:rsidR="008A2B77">
        <w:fldChar w:fldCharType="separate"/>
      </w:r>
      <w:r w:rsidR="00211B29">
        <w:rPr>
          <w:noProof/>
        </w:rPr>
        <w:t>17</w:t>
      </w:r>
      <w:r w:rsidR="008A2B77">
        <w:rPr>
          <w:noProof/>
        </w:rPr>
        <w:fldChar w:fldCharType="end"/>
      </w:r>
      <w:bookmarkEnd w:id="745"/>
      <w:r>
        <w:t xml:space="preserve">. </w:t>
      </w:r>
      <w:r w:rsidRPr="00783149">
        <w:t xml:space="preserve">Upload </w:t>
      </w:r>
      <w:r>
        <w:t xml:space="preserve">Student-Group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526789" w:rsidRPr="00CF4376" w14:paraId="062F8E39" w14:textId="77777777"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14:paraId="5DC80881" w14:textId="77777777" w:rsidR="00526789" w:rsidRPr="00CF4376" w:rsidRDefault="00526789" w:rsidP="00526789">
            <w:pPr>
              <w:pStyle w:val="TableHeader"/>
            </w:pPr>
            <w:r w:rsidRPr="00CF4376">
              <w:t>Column</w:t>
            </w:r>
          </w:p>
        </w:tc>
        <w:tc>
          <w:tcPr>
            <w:tcW w:w="6192" w:type="dxa"/>
          </w:tcPr>
          <w:p w14:paraId="5DFB210B" w14:textId="77777777" w:rsidR="00526789" w:rsidRPr="00CF4376" w:rsidRDefault="00526789" w:rsidP="00526789">
            <w:pPr>
              <w:pStyle w:val="TableHeader"/>
            </w:pPr>
            <w:r w:rsidRPr="00CF4376">
              <w:t>Description</w:t>
            </w:r>
          </w:p>
        </w:tc>
      </w:tr>
      <w:tr w:rsidR="00526789" w:rsidRPr="00CF4376" w14:paraId="5FD68104" w14:textId="77777777" w:rsidTr="00526789">
        <w:tc>
          <w:tcPr>
            <w:tcW w:w="3168" w:type="dxa"/>
          </w:tcPr>
          <w:p w14:paraId="696FD169" w14:textId="77777777" w:rsidR="00526789" w:rsidRDefault="00D04993" w:rsidP="00526789">
            <w:pPr>
              <w:pStyle w:val="TableText"/>
            </w:pPr>
            <w:r>
              <w:t>Institution</w:t>
            </w:r>
            <w:r w:rsidR="00526789">
              <w:t>Identifier*</w:t>
            </w:r>
            <w:r w:rsidR="00526789" w:rsidRPr="007E1686">
              <w:rPr>
                <w:rStyle w:val="FootnoteReference"/>
              </w:rPr>
              <w:t>+</w:t>
            </w:r>
          </w:p>
        </w:tc>
        <w:tc>
          <w:tcPr>
            <w:tcW w:w="6192" w:type="dxa"/>
          </w:tcPr>
          <w:p w14:paraId="01C18589" w14:textId="77777777" w:rsidR="00526789" w:rsidRDefault="00526789" w:rsidP="00526789">
            <w:pPr>
              <w:pStyle w:val="TableText"/>
            </w:pPr>
            <w:r>
              <w:t xml:space="preserve">Identifier for the </w:t>
            </w:r>
            <w:r w:rsidR="007C29C2">
              <w:t>institution</w:t>
            </w:r>
            <w:r>
              <w:t xml:space="preserve"> related to the student group.</w:t>
            </w:r>
          </w:p>
          <w:p w14:paraId="782C8AD2" w14:textId="77777777" w:rsidR="00526789" w:rsidRPr="00127693" w:rsidRDefault="00526789" w:rsidP="007C29C2">
            <w:pPr>
              <w:pStyle w:val="TableText"/>
              <w:rPr>
                <w:b/>
                <w:bCs/>
              </w:rPr>
            </w:pPr>
            <w:r w:rsidRPr="008658D5">
              <w:rPr>
                <w:rStyle w:val="Strong"/>
              </w:rPr>
              <w:t>Up to 20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526789" w:rsidRPr="00CF4376" w14:paraId="7B32EDE4" w14:textId="77777777" w:rsidTr="00526789">
        <w:tc>
          <w:tcPr>
            <w:tcW w:w="3168" w:type="dxa"/>
          </w:tcPr>
          <w:p w14:paraId="4320686B" w14:textId="77777777" w:rsidR="00526789" w:rsidRDefault="00526789" w:rsidP="00526789">
            <w:pPr>
              <w:pStyle w:val="TableText"/>
            </w:pPr>
            <w:r>
              <w:t>ElectronicMailAddress*</w:t>
            </w:r>
          </w:p>
          <w:p w14:paraId="4D52B546" w14:textId="77777777" w:rsidR="00D04993" w:rsidRDefault="00D04993" w:rsidP="00526789">
            <w:pPr>
              <w:pStyle w:val="TableText"/>
            </w:pPr>
            <w:r>
              <w:t>(Email)</w:t>
            </w:r>
          </w:p>
        </w:tc>
        <w:tc>
          <w:tcPr>
            <w:tcW w:w="6192" w:type="dxa"/>
          </w:tcPr>
          <w:p w14:paraId="7901278D" w14:textId="77777777" w:rsidR="00526789" w:rsidRDefault="00526789" w:rsidP="00526789">
            <w:pPr>
              <w:pStyle w:val="TableText"/>
            </w:pPr>
            <w:r>
              <w:t xml:space="preserve">Email address of </w:t>
            </w:r>
            <w:r w:rsidR="008D100B">
              <w:t>the user designated as the “owner”</w:t>
            </w:r>
            <w:r>
              <w:t xml:space="preserve"> of</w:t>
            </w:r>
            <w:r w:rsidR="008D100B">
              <w:t xml:space="preserve"> the Student Group. Email address must belong to</w:t>
            </w:r>
            <w:r>
              <w:t xml:space="preserve"> a user in the system</w:t>
            </w:r>
          </w:p>
          <w:p w14:paraId="3C57465B" w14:textId="77777777" w:rsidR="00526789" w:rsidRDefault="00526789" w:rsidP="00526789">
            <w:pPr>
              <w:pStyle w:val="TableText"/>
            </w:pPr>
            <w:r w:rsidRPr="00CE7FEE">
              <w:rPr>
                <w:rStyle w:val="Strong"/>
              </w:rPr>
              <w:t xml:space="preserve">Up to </w:t>
            </w:r>
            <w:r>
              <w:rPr>
                <w:rStyle w:val="Strong"/>
              </w:rPr>
              <w:t>50</w:t>
            </w:r>
            <w:r w:rsidRPr="00CE7FEE">
              <w:rPr>
                <w:rStyle w:val="Strong"/>
              </w:rPr>
              <w:t xml:space="preserve"> characters</w:t>
            </w:r>
            <w:r>
              <w:rPr>
                <w:rStyle w:val="Strong"/>
              </w:rPr>
              <w:t xml:space="preserve"> in standard email address format</w:t>
            </w:r>
            <w:r w:rsidRPr="00CE7FEE">
              <w:rPr>
                <w:rStyle w:val="Strong"/>
              </w:rPr>
              <w:t>.</w:t>
            </w:r>
          </w:p>
        </w:tc>
      </w:tr>
      <w:tr w:rsidR="00526789" w:rsidRPr="00CF4376" w14:paraId="76D9F8E1" w14:textId="77777777" w:rsidTr="00526789">
        <w:tc>
          <w:tcPr>
            <w:tcW w:w="3168" w:type="dxa"/>
          </w:tcPr>
          <w:p w14:paraId="6BDD460D" w14:textId="77777777" w:rsidR="00526789" w:rsidRDefault="00526789" w:rsidP="00526789">
            <w:pPr>
              <w:pStyle w:val="TableText"/>
            </w:pPr>
            <w:r>
              <w:t>StudentGroupName*</w:t>
            </w:r>
            <w:r w:rsidRPr="007E1686">
              <w:rPr>
                <w:rStyle w:val="FootnoteReference"/>
              </w:rPr>
              <w:t>+</w:t>
            </w:r>
          </w:p>
        </w:tc>
        <w:tc>
          <w:tcPr>
            <w:tcW w:w="6192" w:type="dxa"/>
          </w:tcPr>
          <w:p w14:paraId="22D5553D" w14:textId="77777777" w:rsidR="00526789" w:rsidRDefault="00526789" w:rsidP="00526789">
            <w:pPr>
              <w:pStyle w:val="TableText"/>
            </w:pPr>
            <w:r>
              <w:t>Descriptive name of student group.</w:t>
            </w:r>
          </w:p>
          <w:p w14:paraId="6D33CA04" w14:textId="77777777" w:rsidR="00526789" w:rsidRDefault="00526789" w:rsidP="00526789">
            <w:pPr>
              <w:pStyle w:val="TableText"/>
            </w:pPr>
            <w:r w:rsidRPr="008658D5">
              <w:rPr>
                <w:rStyle w:val="Strong"/>
              </w:rPr>
              <w:t xml:space="preserve">Up to </w:t>
            </w:r>
            <w:r>
              <w:rPr>
                <w:rStyle w:val="Strong"/>
              </w:rPr>
              <w:t>5</w:t>
            </w:r>
            <w:r w:rsidRPr="008658D5">
              <w:rPr>
                <w:rStyle w:val="Strong"/>
              </w:rPr>
              <w:t>0 alphanumeric characters.</w:t>
            </w:r>
          </w:p>
        </w:tc>
      </w:tr>
      <w:tr w:rsidR="00526789" w:rsidRPr="00CF4376" w14:paraId="652B447F" w14:textId="77777777" w:rsidTr="00526789">
        <w:tc>
          <w:tcPr>
            <w:tcW w:w="3168" w:type="dxa"/>
          </w:tcPr>
          <w:p w14:paraId="232DD2A4" w14:textId="77777777" w:rsidR="00526789" w:rsidRDefault="00526789" w:rsidP="00526789">
            <w:pPr>
              <w:pStyle w:val="TableText"/>
            </w:pPr>
            <w:r>
              <w:t>StudentIdentifier*</w:t>
            </w:r>
            <w:r w:rsidRPr="007E1686">
              <w:rPr>
                <w:rStyle w:val="FootnoteReference"/>
              </w:rPr>
              <w:t>+</w:t>
            </w:r>
          </w:p>
        </w:tc>
        <w:tc>
          <w:tcPr>
            <w:tcW w:w="6192" w:type="dxa"/>
          </w:tcPr>
          <w:p w14:paraId="4C21DE3D" w14:textId="77777777" w:rsidR="00211B29" w:rsidRDefault="00526789" w:rsidP="00262770">
            <w:pPr>
              <w:pStyle w:val="TableText"/>
              <w:rPr>
                <w:ins w:id="746" w:author="Jamika D. Burge" w:date="2015-11-24T15:06:00Z"/>
              </w:rPr>
            </w:pPr>
            <w:r>
              <w:fldChar w:fldCharType="begin"/>
            </w:r>
            <w:r>
              <w:instrText xml:space="preserve"> REF studentidentifier \h </w:instrText>
            </w:r>
            <w:r>
              <w:fldChar w:fldCharType="separate"/>
            </w:r>
            <w:ins w:id="747" w:author="Jamika D. Burge" w:date="2015-11-24T15:06:00Z">
              <w:r w:rsidR="00211B29">
                <w:t>State-assigned student identifier (SSID).</w:t>
              </w:r>
            </w:ins>
          </w:p>
          <w:p w14:paraId="4137EFDD" w14:textId="77777777" w:rsidR="00ED0EE4" w:rsidDel="00211B29" w:rsidRDefault="00211B29" w:rsidP="00262770">
            <w:pPr>
              <w:pStyle w:val="TableText"/>
              <w:rPr>
                <w:del w:id="748" w:author="Jamika D. Burge" w:date="2015-11-24T15:06:00Z"/>
              </w:rPr>
            </w:pPr>
            <w:ins w:id="749" w:author="Jamika D. Burge" w:date="2015-11-24T15:06:00Z">
              <w:r w:rsidRPr="00CB623A">
                <w:rPr>
                  <w:rStyle w:val="Strong"/>
                </w:rPr>
                <w:t>Up to 30 characters.</w:t>
              </w:r>
            </w:ins>
            <w:del w:id="750" w:author="Jamika D. Burge" w:date="2015-11-24T15:06:00Z">
              <w:r w:rsidR="00ED0EE4" w:rsidDel="00211B29">
                <w:delText>State-assigned student identifier (SSID).</w:delText>
              </w:r>
            </w:del>
          </w:p>
          <w:p w14:paraId="230A8208" w14:textId="05E882B1" w:rsidR="00526789" w:rsidRDefault="00ED0EE4" w:rsidP="00526789">
            <w:pPr>
              <w:pStyle w:val="TableText"/>
            </w:pPr>
            <w:del w:id="751" w:author="Jamika D. Burge" w:date="2015-11-24T15:06:00Z">
              <w:r w:rsidRPr="00CB623A" w:rsidDel="00211B29">
                <w:rPr>
                  <w:rStyle w:val="Strong"/>
                </w:rPr>
                <w:delText>Up to 30 characters.</w:delText>
              </w:r>
            </w:del>
            <w:r w:rsidR="00526789">
              <w:fldChar w:fldCharType="end"/>
            </w:r>
          </w:p>
        </w:tc>
      </w:tr>
      <w:tr w:rsidR="00526789" w:rsidRPr="00CF4376" w14:paraId="620A36B4" w14:textId="77777777" w:rsidTr="00526789">
        <w:tc>
          <w:tcPr>
            <w:tcW w:w="3168" w:type="dxa"/>
          </w:tcPr>
          <w:p w14:paraId="47EFA2F0" w14:textId="77777777" w:rsidR="00526789" w:rsidRDefault="00526789" w:rsidP="00526789">
            <w:pPr>
              <w:pStyle w:val="TableText"/>
            </w:pPr>
            <w:r>
              <w:t>StateAbbreviation*</w:t>
            </w:r>
            <w:r w:rsidRPr="007E1686">
              <w:rPr>
                <w:rStyle w:val="FootnoteReference"/>
              </w:rPr>
              <w:t>+</w:t>
            </w:r>
          </w:p>
        </w:tc>
        <w:tc>
          <w:tcPr>
            <w:tcW w:w="6192" w:type="dxa"/>
          </w:tcPr>
          <w:p w14:paraId="4AC8A86D" w14:textId="77777777" w:rsidR="00211B29" w:rsidRPr="00FC6D62" w:rsidRDefault="00526789" w:rsidP="00FC6D62">
            <w:pPr>
              <w:pStyle w:val="TableText"/>
              <w:rPr>
                <w:ins w:id="752" w:author="Jamika D. Burge" w:date="2015-11-24T15:06:00Z"/>
              </w:rPr>
            </w:pPr>
            <w:r>
              <w:t xml:space="preserve">State where the student group is located. </w:t>
            </w:r>
            <w:r>
              <w:fldChar w:fldCharType="begin"/>
            </w:r>
            <w:r>
              <w:instrText xml:space="preserve"> REF stateabbrev \h </w:instrText>
            </w:r>
            <w:r>
              <w:fldChar w:fldCharType="separate"/>
            </w:r>
            <w:ins w:id="753" w:author="Jamika D. Burge" w:date="2015-11-24T15:06:00Z">
              <w:r w:rsidR="00211B29" w:rsidRPr="00CB020D">
                <w:rPr>
                  <w:rStyle w:val="Strong"/>
                </w:rPr>
                <w:t>Any standard two-letter state abbreviation is valid.</w:t>
              </w:r>
              <w:r w:rsidR="00211B29" w:rsidRPr="00FC6D62">
                <w:t xml:space="preserve"> In addition, the following are </w:t>
              </w:r>
              <w:r w:rsidR="00211B29">
                <w:t xml:space="preserve">also </w:t>
              </w:r>
              <w:r w:rsidR="00211B29" w:rsidRPr="00FC6D62">
                <w:t>valid:</w:t>
              </w:r>
            </w:ins>
          </w:p>
          <w:p w14:paraId="0EF23677" w14:textId="77777777" w:rsidR="00211B29" w:rsidRDefault="00211B29" w:rsidP="00CB020D">
            <w:pPr>
              <w:pStyle w:val="TableTextBullet"/>
              <w:rPr>
                <w:ins w:id="754" w:author="Jamika D. Burge" w:date="2015-11-24T15:06:00Z"/>
              </w:rPr>
            </w:pPr>
            <w:ins w:id="755" w:author="Jamika D. Burge" w:date="2015-11-24T15:06:00Z">
              <w:r w:rsidRPr="00657FD7">
                <w:rPr>
                  <w:rStyle w:val="Strong"/>
                </w:rPr>
                <w:t>AA</w:t>
              </w:r>
              <w:r w:rsidRPr="00FF6742">
                <w:t>—</w:t>
              </w:r>
              <w:r>
                <w:t>Arme</w:t>
              </w:r>
              <w:r w:rsidRPr="003C5824">
                <w:t>d Forces Americas</w:t>
              </w:r>
            </w:ins>
          </w:p>
          <w:p w14:paraId="7D20370A" w14:textId="77777777" w:rsidR="00211B29" w:rsidRDefault="00211B29" w:rsidP="00CB020D">
            <w:pPr>
              <w:pStyle w:val="TableTextBullet"/>
              <w:rPr>
                <w:ins w:id="756" w:author="Jamika D. Burge" w:date="2015-11-24T15:06:00Z"/>
              </w:rPr>
            </w:pPr>
            <w:ins w:id="757" w:author="Jamika D. Burge" w:date="2015-11-24T15:06:00Z">
              <w:r w:rsidRPr="00657FD7">
                <w:rPr>
                  <w:rStyle w:val="Strong"/>
                </w:rPr>
                <w:t>AE</w:t>
              </w:r>
              <w:r w:rsidRPr="00FF6742">
                <w:t>—</w:t>
              </w:r>
              <w:r w:rsidRPr="003C5824">
                <w:t>Armed Forces Africa, Canada, Europe and Mideast</w:t>
              </w:r>
            </w:ins>
          </w:p>
          <w:p w14:paraId="57EC633B" w14:textId="77777777" w:rsidR="00211B29" w:rsidRDefault="00211B29" w:rsidP="00CB020D">
            <w:pPr>
              <w:pStyle w:val="TableTextBullet"/>
              <w:rPr>
                <w:ins w:id="758" w:author="Jamika D. Burge" w:date="2015-11-24T15:06:00Z"/>
              </w:rPr>
            </w:pPr>
            <w:ins w:id="759" w:author="Jamika D. Burge" w:date="2015-11-24T15:06:00Z">
              <w:r w:rsidRPr="00657FD7">
                <w:rPr>
                  <w:rStyle w:val="Strong"/>
                </w:rPr>
                <w:t>AP</w:t>
              </w:r>
              <w:r w:rsidRPr="00FF6742">
                <w:t>—</w:t>
              </w:r>
              <w:r w:rsidRPr="003C5824">
                <w:t>Armed Forces Pacific</w:t>
              </w:r>
            </w:ins>
          </w:p>
          <w:p w14:paraId="22A7BE27" w14:textId="77777777" w:rsidR="00211B29" w:rsidRPr="00657FD7" w:rsidRDefault="00211B29" w:rsidP="00CB020D">
            <w:pPr>
              <w:pStyle w:val="TableTextBullet"/>
              <w:rPr>
                <w:ins w:id="760" w:author="Jamika D. Burge" w:date="2015-11-24T15:06:00Z"/>
              </w:rPr>
            </w:pPr>
            <w:ins w:id="761" w:author="Jamika D. Burge" w:date="2015-11-24T15:06:00Z">
              <w:r>
                <w:rPr>
                  <w:rStyle w:val="Strong"/>
                </w:rPr>
                <w:t>T</w:t>
              </w:r>
              <w:r w:rsidRPr="00657FD7">
                <w:rPr>
                  <w:rStyle w:val="Strong"/>
                </w:rPr>
                <w:t>S</w:t>
              </w:r>
              <w:r w:rsidRPr="00FF6742">
                <w:t>—</w:t>
              </w:r>
              <w:r>
                <w:t>Test State</w:t>
              </w:r>
            </w:ins>
          </w:p>
          <w:p w14:paraId="1694FC0E" w14:textId="77777777" w:rsidR="00ED0EE4" w:rsidRPr="00FC6D62" w:rsidDel="00211B29" w:rsidRDefault="00211B29" w:rsidP="00FC6D62">
            <w:pPr>
              <w:pStyle w:val="TableText"/>
              <w:rPr>
                <w:del w:id="762" w:author="Jamika D. Burge" w:date="2015-11-24T15:06:00Z"/>
              </w:rPr>
            </w:pPr>
            <w:ins w:id="763" w:author="Jamika D. Burge" w:date="2015-11-24T15:06:00Z">
              <w:r w:rsidRPr="00657FD7">
                <w:rPr>
                  <w:rStyle w:val="Strong"/>
                </w:rPr>
                <w:t>OT</w:t>
              </w:r>
              <w:r w:rsidRPr="00FF6742">
                <w:t>—</w:t>
              </w:r>
              <w:r w:rsidRPr="00657FD7">
                <w:t>Other</w:t>
              </w:r>
            </w:ins>
            <w:del w:id="764" w:author="Jamika D. Burge" w:date="2015-11-24T15:06:00Z">
              <w:r w:rsidR="00ED0EE4" w:rsidRPr="00CB020D" w:rsidDel="00211B29">
                <w:rPr>
                  <w:rStyle w:val="Strong"/>
                </w:rPr>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6C965078" w14:textId="77777777" w:rsidR="00ED0EE4" w:rsidDel="00211B29" w:rsidRDefault="00ED0EE4" w:rsidP="00CB020D">
            <w:pPr>
              <w:pStyle w:val="TableTextBullet"/>
              <w:rPr>
                <w:del w:id="765" w:author="Jamika D. Burge" w:date="2015-11-24T15:06:00Z"/>
              </w:rPr>
            </w:pPr>
            <w:del w:id="766"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5D99EBF3" w14:textId="77777777" w:rsidR="00ED0EE4" w:rsidDel="00211B29" w:rsidRDefault="00ED0EE4" w:rsidP="00CB020D">
            <w:pPr>
              <w:pStyle w:val="TableTextBullet"/>
              <w:rPr>
                <w:del w:id="767" w:author="Jamika D. Burge" w:date="2015-11-24T15:06:00Z"/>
              </w:rPr>
            </w:pPr>
            <w:del w:id="768"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74FDB9E4" w14:textId="77777777" w:rsidR="00ED0EE4" w:rsidDel="00211B29" w:rsidRDefault="00ED0EE4" w:rsidP="00CB020D">
            <w:pPr>
              <w:pStyle w:val="TableTextBullet"/>
              <w:rPr>
                <w:del w:id="769" w:author="Jamika D. Burge" w:date="2015-11-24T15:06:00Z"/>
              </w:rPr>
            </w:pPr>
            <w:del w:id="770"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44D16041" w14:textId="77777777" w:rsidR="00ED0EE4" w:rsidRPr="00657FD7" w:rsidDel="00211B29" w:rsidRDefault="00ED0EE4" w:rsidP="00CB020D">
            <w:pPr>
              <w:pStyle w:val="TableTextBullet"/>
              <w:rPr>
                <w:del w:id="771" w:author="Jamika D. Burge" w:date="2015-11-24T15:06:00Z"/>
              </w:rPr>
            </w:pPr>
            <w:del w:id="772"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1A44F225" w14:textId="0D07529C" w:rsidR="00526789" w:rsidRDefault="00ED0EE4" w:rsidP="00526789">
            <w:pPr>
              <w:pStyle w:val="TableTextBullet"/>
            </w:pPr>
            <w:del w:id="773" w:author="Jamika D. Burge" w:date="2015-11-24T15:06:00Z">
              <w:r w:rsidRPr="00657FD7" w:rsidDel="00211B29">
                <w:rPr>
                  <w:rStyle w:val="Strong"/>
                </w:rPr>
                <w:delText>OT</w:delText>
              </w:r>
              <w:r w:rsidRPr="00FF6742" w:rsidDel="00211B29">
                <w:delText>—</w:delText>
              </w:r>
              <w:r w:rsidRPr="00657FD7" w:rsidDel="00211B29">
                <w:delText>Other</w:delText>
              </w:r>
            </w:del>
            <w:r w:rsidR="00526789">
              <w:fldChar w:fldCharType="end"/>
            </w:r>
          </w:p>
        </w:tc>
      </w:tr>
      <w:tr w:rsidR="00526789" w:rsidRPr="00CF4376" w14:paraId="1B0A815A" w14:textId="77777777" w:rsidTr="00526789">
        <w:tc>
          <w:tcPr>
            <w:tcW w:w="3168" w:type="dxa"/>
          </w:tcPr>
          <w:p w14:paraId="3CE1793F" w14:textId="77777777" w:rsidR="00526789" w:rsidRDefault="00526789" w:rsidP="00526789">
            <w:pPr>
              <w:pStyle w:val="TableText"/>
            </w:pPr>
            <w:r>
              <w:t>ResponsibleDistrictIdentifier*</w:t>
            </w:r>
          </w:p>
          <w:p w14:paraId="30F54845" w14:textId="77777777" w:rsidR="00D04993" w:rsidRDefault="00D04993" w:rsidP="00526789">
            <w:pPr>
              <w:pStyle w:val="TableText"/>
            </w:pPr>
            <w:r>
              <w:t>(District Identifier)</w:t>
            </w:r>
          </w:p>
        </w:tc>
        <w:tc>
          <w:tcPr>
            <w:tcW w:w="6192" w:type="dxa"/>
          </w:tcPr>
          <w:p w14:paraId="4CE24580" w14:textId="77777777" w:rsidR="00526789" w:rsidRDefault="00526789" w:rsidP="00526789">
            <w:pPr>
              <w:pStyle w:val="TableText"/>
            </w:pPr>
            <w:r>
              <w:t>Identifier for the district related to the student-group.</w:t>
            </w:r>
          </w:p>
          <w:p w14:paraId="1F910F73" w14:textId="77777777" w:rsidR="00526789" w:rsidRDefault="00526789" w:rsidP="00526789">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526789" w:rsidRPr="00CF4376" w14:paraId="2D151D5B" w14:textId="77777777" w:rsidTr="00526789">
        <w:tc>
          <w:tcPr>
            <w:tcW w:w="3168" w:type="dxa"/>
          </w:tcPr>
          <w:p w14:paraId="7D11139D" w14:textId="77777777" w:rsidR="00526789" w:rsidRPr="00922BD9" w:rsidRDefault="00526789" w:rsidP="00526789">
            <w:pPr>
              <w:pStyle w:val="TableText"/>
            </w:pPr>
            <w:r w:rsidRPr="00922BD9">
              <w:t>Delete</w:t>
            </w:r>
            <w:r w:rsidR="00940AD7" w:rsidRPr="007E1686">
              <w:rPr>
                <w:rStyle w:val="FootnoteReference"/>
              </w:rPr>
              <w:t>+</w:t>
            </w:r>
          </w:p>
        </w:tc>
        <w:tc>
          <w:tcPr>
            <w:tcW w:w="6192" w:type="dxa"/>
          </w:tcPr>
          <w:p w14:paraId="132A578A" w14:textId="77777777" w:rsidR="00526789" w:rsidRPr="00FB4790" w:rsidRDefault="00526789" w:rsidP="00526789">
            <w:pPr>
              <w:pStyle w:val="TableText"/>
            </w:pPr>
            <w:r w:rsidRPr="00FB4790">
              <w:t xml:space="preserve">Flag for deleting the </w:t>
            </w:r>
            <w:r>
              <w:t>student group</w:t>
            </w:r>
            <w:r w:rsidR="00AC3DC9">
              <w:t>-student pair</w:t>
            </w:r>
            <w:r w:rsidRPr="00FB4790">
              <w:t>.</w:t>
            </w:r>
          </w:p>
          <w:p w14:paraId="5A6CF304" w14:textId="77777777" w:rsidR="00526789" w:rsidRPr="00FB4790" w:rsidRDefault="00526789" w:rsidP="00526789">
            <w:pPr>
              <w:pStyle w:val="TableTextBullet"/>
            </w:pPr>
            <w:r>
              <w:rPr>
                <w:rStyle w:val="Strong"/>
              </w:rPr>
              <w:t>DELETE</w:t>
            </w:r>
            <w:r w:rsidRPr="00FB4790">
              <w:t xml:space="preserve">—Delete the </w:t>
            </w:r>
            <w:r>
              <w:t>student group</w:t>
            </w:r>
            <w:r w:rsidR="00AC3DC9">
              <w:t>-student pair</w:t>
            </w:r>
            <w:r>
              <w:t xml:space="preserve"> </w:t>
            </w:r>
            <w:r w:rsidRPr="00FB4790">
              <w:t>associated with the</w:t>
            </w:r>
            <w:r w:rsidR="007C29C2">
              <w:t xml:space="preserve"> combination of Institution</w:t>
            </w:r>
            <w:r>
              <w:t>Identifier, StudentGroupName, StudentIdentifier, and StateAbbreviation.</w:t>
            </w:r>
          </w:p>
          <w:p w14:paraId="20B3CEE6" w14:textId="77777777" w:rsidR="00526789" w:rsidRDefault="00526789" w:rsidP="003C2877">
            <w:pPr>
              <w:pStyle w:val="TableTextBullet"/>
            </w:pPr>
            <w:r w:rsidRPr="00FB4790">
              <w:rPr>
                <w:rStyle w:val="Strong"/>
              </w:rPr>
              <w:t>&lt;blank&gt;</w:t>
            </w:r>
            <w:r w:rsidRPr="00FB4790">
              <w:t>—</w:t>
            </w:r>
            <w:r>
              <w:t>Add the new student group</w:t>
            </w:r>
            <w:r w:rsidR="00BC0C88">
              <w:t xml:space="preserve"> or modify an existing student group</w:t>
            </w:r>
            <w:r w:rsidRPr="0071086F">
              <w:t>.</w:t>
            </w:r>
          </w:p>
        </w:tc>
      </w:tr>
    </w:tbl>
    <w:p w14:paraId="1E13F0B2" w14:textId="77777777" w:rsidR="00D83AD3" w:rsidRDefault="00D83AD3" w:rsidP="00CF4376"/>
    <w:p w14:paraId="7E059ED3" w14:textId="77777777" w:rsidR="00482D83" w:rsidRDefault="00F83300" w:rsidP="00F83300">
      <w:pPr>
        <w:pStyle w:val="Heading3"/>
      </w:pPr>
      <w:bookmarkStart w:id="774" w:name="_Ref388267675"/>
      <w:bookmarkStart w:id="775" w:name="_Toc391560345"/>
      <w:bookmarkStart w:id="776" w:name="_Toc433196119"/>
      <w:r>
        <w:t>Managing</w:t>
      </w:r>
      <w:r w:rsidR="00EB4913">
        <w:t xml:space="preserve"> </w:t>
      </w:r>
      <w:r w:rsidR="00CF4376">
        <w:t>Student Eligibility</w:t>
      </w:r>
      <w:bookmarkEnd w:id="774"/>
      <w:r w:rsidR="00482D83">
        <w:t>.</w:t>
      </w:r>
      <w:bookmarkEnd w:id="775"/>
      <w:bookmarkEnd w:id="776"/>
    </w:p>
    <w:p w14:paraId="38AAED67" w14:textId="77777777" w:rsidR="00FC79B1" w:rsidRPr="00640C23" w:rsidRDefault="00F25F6F" w:rsidP="001A03C8">
      <w:r>
        <w:t>If you defined an assessment with explicit eligibility</w:t>
      </w:r>
      <w:r w:rsidR="00F83300">
        <w:t xml:space="preserve">, then you </w:t>
      </w:r>
      <w:r>
        <w:t xml:space="preserve">must </w:t>
      </w:r>
      <w:r w:rsidR="00F83300">
        <w:t xml:space="preserve">upload a file containing the </w:t>
      </w:r>
      <w:r>
        <w:t xml:space="preserve">students eligible </w:t>
      </w:r>
      <w:r w:rsidR="009B6C4A">
        <w:t>for that assessment</w:t>
      </w:r>
      <w:r w:rsidR="00F83300">
        <w:t>.</w:t>
      </w:r>
      <w:r w:rsidR="00E84E57">
        <w:t xml:space="preserve"> You cannot use the eligibility upload task to register students for assessments with implicit eligibility</w:t>
      </w:r>
      <w:r w:rsidR="00E84E57" w:rsidRPr="00640C23">
        <w:t>.</w:t>
      </w:r>
    </w:p>
    <w:p w14:paraId="10625FDD" w14:textId="77777777" w:rsidR="00F83300" w:rsidRPr="00D479A4" w:rsidRDefault="00FC79B1" w:rsidP="00FC79B1">
      <w:r>
        <w:t xml:space="preserve">A list of the tests for which a student is eligible </w:t>
      </w:r>
      <w:r w:rsidR="001A03C8">
        <w:t xml:space="preserve">appears </w:t>
      </w:r>
      <w:r>
        <w:t xml:space="preserve">on the </w:t>
      </w:r>
      <w:r>
        <w:rPr>
          <w:b/>
          <w:i/>
        </w:rPr>
        <w:t>Edit Student Information</w:t>
      </w:r>
      <w:r w:rsidRPr="00181533">
        <w:t xml:space="preserve"> </w:t>
      </w:r>
      <w:r w:rsidR="00413AFB">
        <w:t>screen</w:t>
      </w:r>
      <w:r>
        <w:t xml:space="preserve">, which can be accessed from the </w:t>
      </w:r>
      <w:r>
        <w:rPr>
          <w:b/>
          <w:i/>
        </w:rPr>
        <w:t>Create/Modify Students</w:t>
      </w:r>
      <w:r>
        <w:t xml:space="preserve"> feature (for more information, see</w:t>
      </w:r>
      <w:r w:rsidR="00210613">
        <w:t xml:space="preserve"> the section</w:t>
      </w:r>
      <w:r>
        <w:t xml:space="preserve"> </w:t>
      </w:r>
      <w:hyperlink w:anchor="_Create_or_modify" w:history="1">
        <w:r w:rsidRPr="00FC79B1">
          <w:rPr>
            <w:rStyle w:val="Hyperlink"/>
          </w:rPr>
          <w:t>Create or modify a student</w:t>
        </w:r>
      </w:hyperlink>
      <w:r>
        <w:t>).</w:t>
      </w:r>
    </w:p>
    <w:p w14:paraId="290453CA" w14:textId="77777777" w:rsidR="000D4424" w:rsidRDefault="00E84E57" w:rsidP="00FC79B1">
      <w:pPr>
        <w:rPr>
          <w:i/>
        </w:rPr>
      </w:pPr>
      <w:r w:rsidRPr="000B20F1">
        <w:rPr>
          <w:i/>
        </w:rPr>
        <w:t>Note: The actions described in this section are available to users with a client</w:t>
      </w:r>
      <w:r>
        <w:rPr>
          <w:i/>
        </w:rPr>
        <w:t>-</w:t>
      </w:r>
      <w:r w:rsidRPr="000B20F1">
        <w:rPr>
          <w:i/>
        </w:rPr>
        <w:t>, state</w:t>
      </w:r>
      <w:r>
        <w:rPr>
          <w:i/>
        </w:rPr>
        <w:t>-</w:t>
      </w:r>
      <w:r w:rsidRPr="000B20F1">
        <w:rPr>
          <w:i/>
        </w:rPr>
        <w:t>, district</w:t>
      </w:r>
      <w:r>
        <w:rPr>
          <w:i/>
        </w:rPr>
        <w:t>-</w:t>
      </w:r>
      <w:r w:rsidRPr="000B20F1">
        <w:rPr>
          <w:i/>
        </w:rPr>
        <w:t xml:space="preserve">, or </w:t>
      </w:r>
      <w:r w:rsidR="007C29C2">
        <w:rPr>
          <w:i/>
        </w:rPr>
        <w:t>institution</w:t>
      </w:r>
      <w:r>
        <w:rPr>
          <w:i/>
        </w:rPr>
        <w:t>-level</w:t>
      </w:r>
      <w:r w:rsidRPr="000B20F1">
        <w:rPr>
          <w:i/>
        </w:rPr>
        <w:t xml:space="preserve"> role.</w:t>
      </w:r>
    </w:p>
    <w:p w14:paraId="260F3032" w14:textId="77777777" w:rsidR="00E102EC" w:rsidRDefault="00E102EC" w:rsidP="009A7309">
      <w:pPr>
        <w:pStyle w:val="ImageCaption"/>
      </w:pPr>
      <w:bookmarkStart w:id="777" w:name="_Toc391560267"/>
      <w:bookmarkStart w:id="778" w:name="_Toc433196175"/>
      <w:r>
        <w:t xml:space="preserve">Figure </w:t>
      </w:r>
      <w:r w:rsidR="008A2B77">
        <w:fldChar w:fldCharType="begin"/>
      </w:r>
      <w:r w:rsidR="008A2B77">
        <w:instrText xml:space="preserve"> SEQ Figure \* ARABIC </w:instrText>
      </w:r>
      <w:r w:rsidR="008A2B77">
        <w:fldChar w:fldCharType="separate"/>
      </w:r>
      <w:r w:rsidR="00211B29">
        <w:rPr>
          <w:noProof/>
        </w:rPr>
        <w:t>32</w:t>
      </w:r>
      <w:r w:rsidR="008A2B77">
        <w:rPr>
          <w:noProof/>
        </w:rPr>
        <w:fldChar w:fldCharType="end"/>
      </w:r>
      <w:r>
        <w:t xml:space="preserve">. Eligible Assessments </w:t>
      </w:r>
      <w:r w:rsidR="00DD3A1B">
        <w:t xml:space="preserve">section </w:t>
      </w:r>
      <w:r>
        <w:t xml:space="preserve">on </w:t>
      </w:r>
      <w:r w:rsidR="001E5F3F">
        <w:t xml:space="preserve">the </w:t>
      </w:r>
      <w:r>
        <w:t xml:space="preserve">Edit Student Information </w:t>
      </w:r>
      <w:r w:rsidR="00D83AD3">
        <w:t>Screen</w:t>
      </w:r>
      <w:bookmarkEnd w:id="777"/>
      <w:bookmarkEnd w:id="778"/>
    </w:p>
    <w:p w14:paraId="2FB8B067" w14:textId="77777777" w:rsidR="00E102EC" w:rsidRPr="00813C26" w:rsidRDefault="00E102EC" w:rsidP="00813C26">
      <w:pPr>
        <w:pStyle w:val="Image"/>
      </w:pPr>
      <w:r w:rsidRPr="00813C26">
        <w:drawing>
          <wp:inline distT="0" distB="0" distL="0" distR="0" wp14:anchorId="628E0B1A" wp14:editId="7E4CCCE4">
            <wp:extent cx="5486400" cy="998860"/>
            <wp:effectExtent l="19050" t="19050" r="1905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998860"/>
                    </a:xfrm>
                    <a:prstGeom prst="rect">
                      <a:avLst/>
                    </a:prstGeom>
                    <a:noFill/>
                    <a:ln>
                      <a:solidFill>
                        <a:schemeClr val="bg1">
                          <a:lumMod val="65000"/>
                        </a:schemeClr>
                      </a:solidFill>
                    </a:ln>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31024D" w14:paraId="76F63BBF" w14:textId="77777777" w:rsidTr="009F67BB">
        <w:tc>
          <w:tcPr>
            <w:tcW w:w="720" w:type="dxa"/>
          </w:tcPr>
          <w:p w14:paraId="5B5428C5" w14:textId="77777777" w:rsidR="0031024D" w:rsidRDefault="003E7621" w:rsidP="009F67BB">
            <w:pPr>
              <w:pStyle w:val="NoteIcon"/>
            </w:pPr>
            <w:r>
              <w:rPr>
                <w:sz w:val="20"/>
                <w:szCs w:val="20"/>
              </w:rPr>
              <w:drawing>
                <wp:inline distT="0" distB="0" distL="0" distR="0" wp14:anchorId="635D4EF9" wp14:editId="0DAB81F3">
                  <wp:extent cx="292608" cy="39474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6AD071A" w14:textId="77777777" w:rsidR="0031024D" w:rsidRPr="0076656D" w:rsidRDefault="001A03C8" w:rsidP="002677FA">
            <w:pPr>
              <w:pStyle w:val="NoteText"/>
              <w:rPr>
                <w:rStyle w:val="Emphasis"/>
                <w:i w:val="0"/>
              </w:rPr>
            </w:pPr>
            <w:r>
              <w:t xml:space="preserve">You </w:t>
            </w:r>
            <w:r w:rsidR="0031024D" w:rsidRPr="0076656D">
              <w:t xml:space="preserve">cannot manage a student’s eligibility from the </w:t>
            </w:r>
            <w:r w:rsidR="0031024D" w:rsidRPr="00E71940">
              <w:rPr>
                <w:rStyle w:val="IntenseEmphasis"/>
              </w:rPr>
              <w:t>Create/Modify Students</w:t>
            </w:r>
            <w:r w:rsidR="0031024D" w:rsidRPr="0076656D">
              <w:t xml:space="preserve"> </w:t>
            </w:r>
            <w:r w:rsidR="00413AFB">
              <w:t>screen</w:t>
            </w:r>
            <w:r w:rsidR="0031024D" w:rsidRPr="0076656D">
              <w:t>. The only way to add, modify, or delete a student’s eligibility for an explicit assessment is to upload a student eligibility file.</w:t>
            </w:r>
            <w:r w:rsidR="00E102EC" w:rsidRPr="0076656D">
              <w:t xml:space="preserve"> Eligibility rules for assessments with implicit eligibility must be edited on the </w:t>
            </w:r>
            <w:r w:rsidR="00E102EC" w:rsidRPr="00E71940">
              <w:rPr>
                <w:rStyle w:val="IntenseEmphasis"/>
              </w:rPr>
              <w:t xml:space="preserve">Add/Modify </w:t>
            </w:r>
            <w:r w:rsidR="002677FA">
              <w:rPr>
                <w:rStyle w:val="IntenseEmphasis"/>
              </w:rPr>
              <w:t>Assessment</w:t>
            </w:r>
            <w:r w:rsidR="00E102EC" w:rsidRPr="00E71940">
              <w:rPr>
                <w:rStyle w:val="IntenseEmphasis"/>
              </w:rPr>
              <w:t xml:space="preserve"> Information</w:t>
            </w:r>
            <w:r w:rsidR="00E102EC" w:rsidRPr="0076656D">
              <w:t xml:space="preserve"> </w:t>
            </w:r>
            <w:r w:rsidR="00413AFB">
              <w:t>screen</w:t>
            </w:r>
            <w:r w:rsidR="00E102EC" w:rsidRPr="0076656D">
              <w:t>.</w:t>
            </w:r>
          </w:p>
        </w:tc>
      </w:tr>
    </w:tbl>
    <w:p w14:paraId="5F5EFD47" w14:textId="77777777" w:rsidR="0031024D" w:rsidRPr="0031024D" w:rsidRDefault="0031024D" w:rsidP="00FC79B1"/>
    <w:p w14:paraId="5A278666" w14:textId="77777777" w:rsidR="00F368CC" w:rsidRDefault="00F368CC" w:rsidP="00F368CC">
      <w:pPr>
        <w:pStyle w:val="ProcedureIntroduction"/>
      </w:pPr>
      <w:r>
        <w:t>To upload a student eligibility file:</w:t>
      </w:r>
    </w:p>
    <w:tbl>
      <w:tblPr>
        <w:tblStyle w:val="TableProcedure"/>
        <w:tblW w:w="9360" w:type="dxa"/>
        <w:jc w:val="center"/>
        <w:tblLayout w:type="fixed"/>
        <w:tblLook w:val="04A0" w:firstRow="1" w:lastRow="0" w:firstColumn="1" w:lastColumn="0" w:noHBand="0" w:noVBand="1"/>
      </w:tblPr>
      <w:tblGrid>
        <w:gridCol w:w="9360"/>
      </w:tblGrid>
      <w:tr w:rsidR="00F368CC" w14:paraId="687673C1" w14:textId="77777777" w:rsidTr="00AC4F52">
        <w:trPr>
          <w:jc w:val="center"/>
        </w:trPr>
        <w:tc>
          <w:tcPr>
            <w:tcW w:w="9576" w:type="dxa"/>
          </w:tcPr>
          <w:p w14:paraId="395BEFB1" w14:textId="77777777" w:rsidR="00F83300" w:rsidRDefault="00F83300" w:rsidP="00D1375C">
            <w:pPr>
              <w:pStyle w:val="ListNumber"/>
              <w:numPr>
                <w:ilvl w:val="0"/>
                <w:numId w:val="56"/>
              </w:numPr>
              <w:tabs>
                <w:tab w:val="clear" w:pos="360"/>
              </w:tabs>
            </w:pPr>
            <w:r>
              <w:t xml:space="preserve">Download the </w:t>
            </w:r>
            <w:r w:rsidR="00F91CF7" w:rsidRPr="00F91CF7">
              <w:rPr>
                <w:rStyle w:val="Emphasis"/>
              </w:rPr>
              <w:t>Explicit</w:t>
            </w:r>
            <w:r w:rsidR="00F91CF7">
              <w:t xml:space="preserve"> </w:t>
            </w:r>
            <w:r w:rsidRPr="00D83AD3">
              <w:rPr>
                <w:rStyle w:val="Emphasis"/>
              </w:rPr>
              <w:t>Eligibility</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17071DB7" w14:textId="6CF8EF01" w:rsidR="00F83300" w:rsidRDefault="00F83300"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ins w:id="779" w:author="Jamika D. Burge" w:date="2015-11-24T15:06:00Z">
              <w:r w:rsidR="00211B29" w:rsidRPr="00211B29">
                <w:rPr>
                  <w:rStyle w:val="CrossReference"/>
                  <w:rPrChange w:id="780" w:author="Jamika D. Burge" w:date="2015-11-24T15:06:00Z">
                    <w:rPr/>
                  </w:rPrChange>
                </w:rPr>
                <w:t>Table 18</w:t>
              </w:r>
            </w:ins>
            <w:del w:id="781" w:author="Jamika D. Burge" w:date="2015-11-24T15:06:00Z">
              <w:r w:rsidR="00ED0EE4" w:rsidRPr="00ED0EE4" w:rsidDel="00211B29">
                <w:rPr>
                  <w:rStyle w:val="CrossReference"/>
                </w:rPr>
                <w:delText>Table 18</w:delText>
              </w:r>
            </w:del>
            <w:r w:rsidRPr="006A609D">
              <w:rPr>
                <w:rStyle w:val="CrossReference"/>
              </w:rPr>
              <w:fldChar w:fldCharType="end"/>
            </w:r>
            <w:r>
              <w:t xml:space="preserve"> as a reference, enter information fo</w:t>
            </w:r>
            <w:r w:rsidR="00E102EC">
              <w:t xml:space="preserve">r each </w:t>
            </w:r>
            <w:r w:rsidR="00655BEE">
              <w:t xml:space="preserve">eligibility </w:t>
            </w:r>
            <w:r w:rsidR="003C2877">
              <w:t xml:space="preserve">record </w:t>
            </w:r>
            <w:r w:rsidR="00E102EC">
              <w:t>you want to add</w:t>
            </w:r>
            <w:r>
              <w:t xml:space="preserve">. </w:t>
            </w:r>
          </w:p>
          <w:p w14:paraId="070BA2BE" w14:textId="77777777" w:rsidR="000D4424" w:rsidRDefault="000D4424" w:rsidP="009B6C4A">
            <w:pPr>
              <w:pStyle w:val="ListBullet2"/>
            </w:pPr>
            <w:r>
              <w:t xml:space="preserve">To register a student to multiple assessments, add a row </w:t>
            </w:r>
            <w:r w:rsidR="00655BEE">
              <w:t>for each student-assessment pair</w:t>
            </w:r>
            <w:r>
              <w:t>.</w:t>
            </w:r>
          </w:p>
          <w:p w14:paraId="646EFB68" w14:textId="77777777" w:rsidR="000D4424" w:rsidRDefault="000D4424" w:rsidP="009B6C4A">
            <w:pPr>
              <w:pStyle w:val="ListNumber"/>
            </w:pPr>
            <w:r>
              <w:t xml:space="preserve">To delete an existing student eligibility record, enter “DELETE” in the </w:t>
            </w:r>
            <w:r w:rsidR="003C2877" w:rsidRPr="009B6C4A">
              <w:t>Delete</w:t>
            </w:r>
            <w:r w:rsidR="003C2877">
              <w:rPr>
                <w:rStyle w:val="Emphasis"/>
              </w:rPr>
              <w:t xml:space="preserve"> </w:t>
            </w:r>
            <w:r w:rsidR="00655BEE" w:rsidRPr="009B6C4A">
              <w:t>column</w:t>
            </w:r>
            <w:r>
              <w:t>.</w:t>
            </w:r>
          </w:p>
          <w:p w14:paraId="10AFC151" w14:textId="77777777" w:rsidR="00655BEE" w:rsidRDefault="000D4424" w:rsidP="009B6C4A">
            <w:pPr>
              <w:pStyle w:val="ListNumber"/>
            </w:pPr>
            <w:r>
              <w:t xml:space="preserve">To modify a student eligibility record, </w:t>
            </w:r>
            <w:r w:rsidR="00655BEE">
              <w:t>do the following:</w:t>
            </w:r>
          </w:p>
          <w:p w14:paraId="4197EF8E" w14:textId="77777777" w:rsidR="00655BEE" w:rsidRDefault="00655BEE" w:rsidP="009B6C4A">
            <w:pPr>
              <w:pStyle w:val="ListNumber2"/>
            </w:pPr>
            <w:r>
              <w:t>D</w:t>
            </w:r>
            <w:r w:rsidR="000D4424">
              <w:t>elete the original record in one row</w:t>
            </w:r>
            <w:r>
              <w:t>.</w:t>
            </w:r>
          </w:p>
          <w:p w14:paraId="7CCDFE16" w14:textId="77777777" w:rsidR="000D4424" w:rsidRDefault="00655BEE" w:rsidP="009B6C4A">
            <w:pPr>
              <w:pStyle w:val="ListNumber2"/>
            </w:pPr>
            <w:r>
              <w:t>E</w:t>
            </w:r>
            <w:r w:rsidR="000D4424">
              <w:t xml:space="preserve">nter the information for the </w:t>
            </w:r>
            <w:r w:rsidR="00D83AD3">
              <w:t xml:space="preserve">new </w:t>
            </w:r>
            <w:r w:rsidR="000D4424">
              <w:t xml:space="preserve">eligibility record in </w:t>
            </w:r>
            <w:r>
              <w:t xml:space="preserve">a new </w:t>
            </w:r>
            <w:r w:rsidR="000D4424">
              <w:t>row.</w:t>
            </w:r>
          </w:p>
          <w:p w14:paraId="05999A97" w14:textId="77777777" w:rsidR="00F83300" w:rsidRDefault="008C52B5" w:rsidP="00D1375C">
            <w:pPr>
              <w:pStyle w:val="ListNumber"/>
              <w:numPr>
                <w:ilvl w:val="0"/>
                <w:numId w:val="50"/>
              </w:numPr>
              <w:tabs>
                <w:tab w:val="clear" w:pos="360"/>
              </w:tabs>
            </w:pPr>
            <w:r>
              <w:t>On the</w:t>
            </w:r>
            <w:r w:rsidR="00F83300">
              <w:t xml:space="preserve"> </w:t>
            </w:r>
            <w:r w:rsidR="00DD7873">
              <w:t>ART</w:t>
            </w:r>
            <w:r w:rsidR="00F83300">
              <w:t xml:space="preserve"> </w:t>
            </w:r>
            <w:r w:rsidR="00926E3F">
              <w:t>home screen</w:t>
            </w:r>
            <w:r w:rsidR="00F83300">
              <w:t>, click [</w:t>
            </w:r>
            <w:r w:rsidR="00F83300" w:rsidRPr="00D108A9">
              <w:rPr>
                <w:rStyle w:val="Strong"/>
              </w:rPr>
              <w:t>Upload Student</w:t>
            </w:r>
            <w:r w:rsidR="00F91CF7">
              <w:rPr>
                <w:rStyle w:val="Strong"/>
              </w:rPr>
              <w:t xml:space="preserve"> Explicit</w:t>
            </w:r>
            <w:r w:rsidR="00F83300" w:rsidRPr="00D108A9">
              <w:rPr>
                <w:rStyle w:val="Strong"/>
              </w:rPr>
              <w:t xml:space="preserve"> Eligibility</w:t>
            </w:r>
            <w:r w:rsidR="00F83300">
              <w:t>].</w:t>
            </w:r>
          </w:p>
          <w:p w14:paraId="70CC4B6C" w14:textId="77777777" w:rsidR="00F368CC" w:rsidRDefault="00F83300" w:rsidP="00D1375C">
            <w:pPr>
              <w:pStyle w:val="ListNumber"/>
              <w:numPr>
                <w:ilvl w:val="0"/>
                <w:numId w:val="50"/>
              </w:numPr>
              <w:tabs>
                <w:tab w:val="clear" w:pos="360"/>
              </w:tabs>
            </w:pPr>
            <w:r>
              <w:t xml:space="preserve">Upload the student eligibility file, following the instructions provided in the </w:t>
            </w:r>
            <w:hyperlink w:anchor="_Uploading_Files" w:history="1">
              <w:r w:rsidRPr="00116EB2">
                <w:rPr>
                  <w:rStyle w:val="Hyperlink"/>
                </w:rPr>
                <w:t>Uploading Files</w:t>
              </w:r>
            </w:hyperlink>
            <w:r>
              <w:t xml:space="preserve"> section.</w:t>
            </w:r>
          </w:p>
        </w:tc>
      </w:tr>
    </w:tbl>
    <w:p w14:paraId="2343A754" w14:textId="77777777" w:rsidR="00F368CC" w:rsidRDefault="00F368CC" w:rsidP="00F368CC"/>
    <w:p w14:paraId="757710C9" w14:textId="24F5EC61" w:rsidR="00F368CC" w:rsidRPr="00F368CC" w:rsidRDefault="007358B1" w:rsidP="009735DF">
      <w:pPr>
        <w:keepNext/>
        <w:keepLines/>
      </w:pPr>
      <w:r w:rsidRPr="006A609D">
        <w:rPr>
          <w:rStyle w:val="CrossReference"/>
        </w:rPr>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ins w:id="782" w:author="Jamika D. Burge" w:date="2015-11-24T15:06:00Z">
        <w:r w:rsidR="00211B29" w:rsidRPr="00211B29">
          <w:rPr>
            <w:rStyle w:val="CrossReference"/>
            <w:rPrChange w:id="783" w:author="Jamika D. Burge" w:date="2015-11-24T15:06:00Z">
              <w:rPr/>
            </w:rPrChange>
          </w:rPr>
          <w:t>Table 18</w:t>
        </w:r>
      </w:ins>
      <w:del w:id="784" w:author="Jamika D. Burge" w:date="2015-11-24T15:06:00Z">
        <w:r w:rsidR="00ED0EE4" w:rsidRPr="00ED0EE4" w:rsidDel="00211B29">
          <w:rPr>
            <w:rStyle w:val="CrossReference"/>
          </w:rPr>
          <w:delText>Table 18</w:delText>
        </w:r>
      </w:del>
      <w:r w:rsidRPr="006A609D">
        <w:rPr>
          <w:rStyle w:val="CrossReference"/>
        </w:rPr>
        <w:fldChar w:fldCharType="end"/>
      </w:r>
      <w:r w:rsidR="00286FA2">
        <w:t xml:space="preserve"> </w:t>
      </w:r>
      <w:r w:rsidR="00F368CC">
        <w:t>describes the columns in the student</w:t>
      </w:r>
      <w:r w:rsidR="00E8061F">
        <w:t xml:space="preserve"> eligibility</w:t>
      </w:r>
      <w:r w:rsidR="003C2877">
        <w:t xml:space="preserve"> file</w:t>
      </w:r>
      <w:r w:rsidR="00F368CC">
        <w:t xml:space="preserve"> and lists acceptable values in </w:t>
      </w:r>
      <w:r w:rsidR="00F368CC" w:rsidRPr="003B12CF">
        <w:rPr>
          <w:rStyle w:val="Strong"/>
        </w:rPr>
        <w:t>bold type</w:t>
      </w:r>
      <w:r w:rsidR="00F368CC">
        <w:t xml:space="preserve">. </w:t>
      </w:r>
      <w:r w:rsidR="00E730F9">
        <w:t>Columns marked with an asterisk (*) are required for add actions; columns marked with a plus (+) are required for delete actions.</w:t>
      </w:r>
    </w:p>
    <w:p w14:paraId="73CBF5F6" w14:textId="77777777" w:rsidR="00D04F34" w:rsidRDefault="00143C08" w:rsidP="00800BB7">
      <w:pPr>
        <w:pStyle w:val="TableCaption"/>
      </w:pPr>
      <w:bookmarkStart w:id="785" w:name="_Ref388253530"/>
      <w:r>
        <w:t>Table </w:t>
      </w:r>
      <w:r w:rsidR="008A2B77">
        <w:fldChar w:fldCharType="begin"/>
      </w:r>
      <w:r w:rsidR="008A2B77">
        <w:instrText xml:space="preserve"> SEQ Table \* ARABIC </w:instrText>
      </w:r>
      <w:r w:rsidR="008A2B77">
        <w:fldChar w:fldCharType="separate"/>
      </w:r>
      <w:r w:rsidR="00211B29">
        <w:rPr>
          <w:noProof/>
        </w:rPr>
        <w:t>18</w:t>
      </w:r>
      <w:r w:rsidR="008A2B77">
        <w:rPr>
          <w:noProof/>
        </w:rPr>
        <w:fldChar w:fldCharType="end"/>
      </w:r>
      <w:bookmarkEnd w:id="785"/>
      <w:r>
        <w:t xml:space="preserve">. </w:t>
      </w:r>
      <w:r w:rsidRPr="00783149">
        <w:t xml:space="preserve">Upload </w:t>
      </w:r>
      <w:r>
        <w:t xml:space="preserve">Student Eligibility </w:t>
      </w:r>
      <w:r w:rsidRPr="00783149">
        <w:t>File Requirements</w:t>
      </w:r>
    </w:p>
    <w:tbl>
      <w:tblPr>
        <w:tblStyle w:val="TableGrid"/>
        <w:tblW w:w="0" w:type="auto"/>
        <w:tblLayout w:type="fixed"/>
        <w:tblLook w:val="04A0" w:firstRow="1" w:lastRow="0" w:firstColumn="1" w:lastColumn="0" w:noHBand="0" w:noVBand="1"/>
      </w:tblPr>
      <w:tblGrid>
        <w:gridCol w:w="2790"/>
        <w:gridCol w:w="6570"/>
      </w:tblGrid>
      <w:tr w:rsidR="00D04F34" w:rsidRPr="00D04F34" w14:paraId="5B25EBCC" w14:textId="77777777" w:rsidTr="00D83AD3">
        <w:trPr>
          <w:cnfStyle w:val="100000000000" w:firstRow="1" w:lastRow="0" w:firstColumn="0" w:lastColumn="0" w:oddVBand="0" w:evenVBand="0" w:oddHBand="0" w:evenHBand="0" w:firstRowFirstColumn="0" w:firstRowLastColumn="0" w:lastRowFirstColumn="0" w:lastRowLastColumn="0"/>
          <w:tblHeader/>
        </w:trPr>
        <w:tc>
          <w:tcPr>
            <w:tcW w:w="2790" w:type="dxa"/>
          </w:tcPr>
          <w:p w14:paraId="72A7E3D0" w14:textId="77777777" w:rsidR="00D04F34" w:rsidRPr="00D04F34" w:rsidRDefault="00D04F34" w:rsidP="00D04F34">
            <w:pPr>
              <w:pStyle w:val="TableHeader"/>
            </w:pPr>
            <w:r w:rsidRPr="00D04F34">
              <w:t>Column</w:t>
            </w:r>
          </w:p>
        </w:tc>
        <w:tc>
          <w:tcPr>
            <w:tcW w:w="6570" w:type="dxa"/>
          </w:tcPr>
          <w:p w14:paraId="2DDB8FBC" w14:textId="77777777" w:rsidR="00D04F34" w:rsidRPr="00D04F34" w:rsidRDefault="00D04F34" w:rsidP="00D04F34">
            <w:pPr>
              <w:pStyle w:val="TableHeader"/>
            </w:pPr>
            <w:r w:rsidRPr="00D04F34">
              <w:t>Description</w:t>
            </w:r>
          </w:p>
        </w:tc>
      </w:tr>
      <w:tr w:rsidR="00F46106" w:rsidRPr="00D04F34" w14:paraId="339C0998" w14:textId="77777777" w:rsidTr="00D83AD3">
        <w:tc>
          <w:tcPr>
            <w:tcW w:w="2790" w:type="dxa"/>
          </w:tcPr>
          <w:p w14:paraId="58D3DC68" w14:textId="77777777" w:rsidR="00F46106" w:rsidRPr="00D04F34" w:rsidRDefault="00F46106" w:rsidP="00D04F34">
            <w:pPr>
              <w:pStyle w:val="TableText"/>
            </w:pPr>
            <w:r w:rsidRPr="00D04F34">
              <w:t>StudentIdentifier</w:t>
            </w:r>
            <w:r w:rsidR="0001285A">
              <w:t>*</w:t>
            </w:r>
            <w:r w:rsidR="000D2B7A" w:rsidRPr="000D2B7A">
              <w:rPr>
                <w:rStyle w:val="FootnoteReference"/>
              </w:rPr>
              <w:t>+</w:t>
            </w:r>
          </w:p>
        </w:tc>
        <w:tc>
          <w:tcPr>
            <w:tcW w:w="6570" w:type="dxa"/>
          </w:tcPr>
          <w:p w14:paraId="053E21EA" w14:textId="77777777" w:rsidR="00211B29" w:rsidRDefault="00010A21" w:rsidP="00262770">
            <w:pPr>
              <w:pStyle w:val="TableText"/>
              <w:rPr>
                <w:ins w:id="786" w:author="Jamika D. Burge" w:date="2015-11-24T15:06:00Z"/>
              </w:rPr>
            </w:pPr>
            <w:r>
              <w:fldChar w:fldCharType="begin"/>
            </w:r>
            <w:r>
              <w:instrText xml:space="preserve"> REF studentidentifier \h </w:instrText>
            </w:r>
            <w:r>
              <w:fldChar w:fldCharType="separate"/>
            </w:r>
            <w:ins w:id="787" w:author="Jamika D. Burge" w:date="2015-11-24T15:06:00Z">
              <w:r w:rsidR="00211B29">
                <w:t>State-assigned student identifier (SSID).</w:t>
              </w:r>
            </w:ins>
          </w:p>
          <w:p w14:paraId="0AEFD892" w14:textId="77777777" w:rsidR="00ED0EE4" w:rsidDel="00211B29" w:rsidRDefault="00211B29" w:rsidP="00262770">
            <w:pPr>
              <w:pStyle w:val="TableText"/>
              <w:rPr>
                <w:del w:id="788" w:author="Jamika D. Burge" w:date="2015-11-24T15:06:00Z"/>
              </w:rPr>
            </w:pPr>
            <w:ins w:id="789" w:author="Jamika D. Burge" w:date="2015-11-24T15:06:00Z">
              <w:r w:rsidRPr="00CB623A">
                <w:rPr>
                  <w:rStyle w:val="Strong"/>
                </w:rPr>
                <w:t>Up to 30 characters.</w:t>
              </w:r>
            </w:ins>
            <w:del w:id="790" w:author="Jamika D. Burge" w:date="2015-11-24T15:06:00Z">
              <w:r w:rsidR="00ED0EE4" w:rsidDel="00211B29">
                <w:delText>State-assigned student identifier (SSID).</w:delText>
              </w:r>
            </w:del>
          </w:p>
          <w:p w14:paraId="7957AD30" w14:textId="6246A9A2" w:rsidR="00010A21" w:rsidRDefault="00ED0EE4" w:rsidP="00F46106">
            <w:pPr>
              <w:pStyle w:val="TableText"/>
            </w:pPr>
            <w:del w:id="791" w:author="Jamika D. Burge" w:date="2015-11-24T15:06:00Z">
              <w:r w:rsidRPr="00CB623A" w:rsidDel="00211B29">
                <w:rPr>
                  <w:rStyle w:val="Strong"/>
                </w:rPr>
                <w:delText>Up to 30 characters.</w:delText>
              </w:r>
            </w:del>
            <w:r w:rsidR="00010A21">
              <w:fldChar w:fldCharType="end"/>
            </w:r>
          </w:p>
        </w:tc>
      </w:tr>
      <w:tr w:rsidR="00F46106" w:rsidRPr="00D04F34" w14:paraId="380183A0" w14:textId="77777777" w:rsidTr="00D83AD3">
        <w:tc>
          <w:tcPr>
            <w:tcW w:w="2790" w:type="dxa"/>
          </w:tcPr>
          <w:p w14:paraId="0428C924" w14:textId="77777777" w:rsidR="00F46106" w:rsidRPr="00D04F34" w:rsidRDefault="00F46106" w:rsidP="00D04F34">
            <w:pPr>
              <w:pStyle w:val="TableText"/>
            </w:pPr>
            <w:r w:rsidRPr="00D04F34">
              <w:t>AssessmentAdministrationAssessmentFamily</w:t>
            </w:r>
            <w:r w:rsidR="0001285A">
              <w:t>*</w:t>
            </w:r>
          </w:p>
        </w:tc>
        <w:tc>
          <w:tcPr>
            <w:tcW w:w="6570" w:type="dxa"/>
          </w:tcPr>
          <w:p w14:paraId="2BB9110B" w14:textId="77777777" w:rsidR="00F46106" w:rsidRDefault="00F46106" w:rsidP="00F46106">
            <w:pPr>
              <w:pStyle w:val="TableText"/>
            </w:pPr>
            <w:r>
              <w:t>An identifier for the test administration program</w:t>
            </w:r>
            <w:r w:rsidR="003E62A5">
              <w:t>.</w:t>
            </w:r>
          </w:p>
          <w:p w14:paraId="75CF97DA" w14:textId="77777777" w:rsidR="003E62A5" w:rsidRPr="003E62A5" w:rsidRDefault="003E62A5" w:rsidP="00F46106">
            <w:pPr>
              <w:pStyle w:val="TableText"/>
              <w:rPr>
                <w:rStyle w:val="Strong"/>
              </w:rPr>
            </w:pPr>
            <w:r w:rsidRPr="003E62A5">
              <w:rPr>
                <w:rStyle w:val="Strong"/>
              </w:rPr>
              <w:t>Up to 60 characters.</w:t>
            </w:r>
          </w:p>
        </w:tc>
      </w:tr>
      <w:tr w:rsidR="00F46106" w:rsidRPr="00D04F34" w14:paraId="148E7DE7" w14:textId="77777777" w:rsidTr="00D83AD3">
        <w:tc>
          <w:tcPr>
            <w:tcW w:w="2790" w:type="dxa"/>
          </w:tcPr>
          <w:p w14:paraId="2D236DAA" w14:textId="77777777" w:rsidR="00F46106" w:rsidRPr="00D04F34" w:rsidRDefault="00F46106" w:rsidP="00D04F34">
            <w:pPr>
              <w:pStyle w:val="TableText"/>
            </w:pPr>
            <w:r w:rsidRPr="00D04F34">
              <w:t>StateAbbreviation</w:t>
            </w:r>
            <w:r w:rsidR="0001285A">
              <w:t>*</w:t>
            </w:r>
            <w:r w:rsidR="000D2B7A" w:rsidRPr="000D2B7A">
              <w:rPr>
                <w:rStyle w:val="FootnoteReference"/>
              </w:rPr>
              <w:t>+</w:t>
            </w:r>
          </w:p>
        </w:tc>
        <w:tc>
          <w:tcPr>
            <w:tcW w:w="6570" w:type="dxa"/>
          </w:tcPr>
          <w:p w14:paraId="73C2C569" w14:textId="77777777" w:rsidR="00211B29" w:rsidRPr="00FC6D62" w:rsidRDefault="003E62A5" w:rsidP="00FC6D62">
            <w:pPr>
              <w:pStyle w:val="TableText"/>
              <w:rPr>
                <w:ins w:id="792" w:author="Jamika D. Burge" w:date="2015-11-24T15:06:00Z"/>
              </w:rPr>
            </w:pPr>
            <w:r>
              <w:t>State with which the student</w:t>
            </w:r>
            <w:r w:rsidR="00EA209D">
              <w:t xml:space="preserve"> eligibility</w:t>
            </w:r>
            <w:r>
              <w:t xml:space="preserve"> is associated. </w:t>
            </w:r>
            <w:r>
              <w:fldChar w:fldCharType="begin"/>
            </w:r>
            <w:r>
              <w:instrText xml:space="preserve"> REF stateabbrev \h </w:instrText>
            </w:r>
            <w:r>
              <w:fldChar w:fldCharType="separate"/>
            </w:r>
            <w:ins w:id="793" w:author="Jamika D. Burge" w:date="2015-11-24T15:06:00Z">
              <w:r w:rsidR="00211B29" w:rsidRPr="00CB020D">
                <w:rPr>
                  <w:rStyle w:val="Strong"/>
                </w:rPr>
                <w:t>Any standard two-letter state abbreviation is valid.</w:t>
              </w:r>
              <w:r w:rsidR="00211B29" w:rsidRPr="00FC6D62">
                <w:t xml:space="preserve"> In addition, the following are </w:t>
              </w:r>
              <w:r w:rsidR="00211B29">
                <w:t xml:space="preserve">also </w:t>
              </w:r>
              <w:r w:rsidR="00211B29" w:rsidRPr="00FC6D62">
                <w:t>valid:</w:t>
              </w:r>
            </w:ins>
          </w:p>
          <w:p w14:paraId="121C49AE" w14:textId="77777777" w:rsidR="00211B29" w:rsidRDefault="00211B29" w:rsidP="00CB020D">
            <w:pPr>
              <w:pStyle w:val="TableTextBullet"/>
              <w:rPr>
                <w:ins w:id="794" w:author="Jamika D. Burge" w:date="2015-11-24T15:06:00Z"/>
              </w:rPr>
            </w:pPr>
            <w:ins w:id="795" w:author="Jamika D. Burge" w:date="2015-11-24T15:06:00Z">
              <w:r w:rsidRPr="00657FD7">
                <w:rPr>
                  <w:rStyle w:val="Strong"/>
                </w:rPr>
                <w:t>AA</w:t>
              </w:r>
              <w:r w:rsidRPr="00FF6742">
                <w:t>—</w:t>
              </w:r>
              <w:r>
                <w:t>Arme</w:t>
              </w:r>
              <w:r w:rsidRPr="003C5824">
                <w:t>d Forces Americas</w:t>
              </w:r>
            </w:ins>
          </w:p>
          <w:p w14:paraId="6243477D" w14:textId="77777777" w:rsidR="00211B29" w:rsidRDefault="00211B29" w:rsidP="00CB020D">
            <w:pPr>
              <w:pStyle w:val="TableTextBullet"/>
              <w:rPr>
                <w:ins w:id="796" w:author="Jamika D. Burge" w:date="2015-11-24T15:06:00Z"/>
              </w:rPr>
            </w:pPr>
            <w:ins w:id="797" w:author="Jamika D. Burge" w:date="2015-11-24T15:06:00Z">
              <w:r w:rsidRPr="00657FD7">
                <w:rPr>
                  <w:rStyle w:val="Strong"/>
                </w:rPr>
                <w:t>AE</w:t>
              </w:r>
              <w:r w:rsidRPr="00FF6742">
                <w:t>—</w:t>
              </w:r>
              <w:r w:rsidRPr="003C5824">
                <w:t>Armed Forces Africa, Canada, Europe and Mideast</w:t>
              </w:r>
            </w:ins>
          </w:p>
          <w:p w14:paraId="4A1A77DA" w14:textId="77777777" w:rsidR="00211B29" w:rsidRDefault="00211B29" w:rsidP="00CB020D">
            <w:pPr>
              <w:pStyle w:val="TableTextBullet"/>
              <w:rPr>
                <w:ins w:id="798" w:author="Jamika D. Burge" w:date="2015-11-24T15:06:00Z"/>
              </w:rPr>
            </w:pPr>
            <w:ins w:id="799" w:author="Jamika D. Burge" w:date="2015-11-24T15:06:00Z">
              <w:r w:rsidRPr="00657FD7">
                <w:rPr>
                  <w:rStyle w:val="Strong"/>
                </w:rPr>
                <w:t>AP</w:t>
              </w:r>
              <w:r w:rsidRPr="00FF6742">
                <w:t>—</w:t>
              </w:r>
              <w:r w:rsidRPr="003C5824">
                <w:t>Armed Forces Pacific</w:t>
              </w:r>
            </w:ins>
          </w:p>
          <w:p w14:paraId="7474C02E" w14:textId="77777777" w:rsidR="00211B29" w:rsidRPr="00657FD7" w:rsidRDefault="00211B29" w:rsidP="00CB020D">
            <w:pPr>
              <w:pStyle w:val="TableTextBullet"/>
              <w:rPr>
                <w:ins w:id="800" w:author="Jamika D. Burge" w:date="2015-11-24T15:06:00Z"/>
              </w:rPr>
            </w:pPr>
            <w:ins w:id="801" w:author="Jamika D. Burge" w:date="2015-11-24T15:06:00Z">
              <w:r>
                <w:rPr>
                  <w:rStyle w:val="Strong"/>
                </w:rPr>
                <w:t>T</w:t>
              </w:r>
              <w:r w:rsidRPr="00657FD7">
                <w:rPr>
                  <w:rStyle w:val="Strong"/>
                </w:rPr>
                <w:t>S</w:t>
              </w:r>
              <w:r w:rsidRPr="00FF6742">
                <w:t>—</w:t>
              </w:r>
              <w:r>
                <w:t>Test State</w:t>
              </w:r>
            </w:ins>
          </w:p>
          <w:p w14:paraId="07035E97" w14:textId="77777777" w:rsidR="00ED0EE4" w:rsidRPr="00FC6D62" w:rsidDel="00211B29" w:rsidRDefault="00211B29" w:rsidP="00FC6D62">
            <w:pPr>
              <w:pStyle w:val="TableText"/>
              <w:rPr>
                <w:del w:id="802" w:author="Jamika D. Burge" w:date="2015-11-24T15:06:00Z"/>
              </w:rPr>
            </w:pPr>
            <w:ins w:id="803" w:author="Jamika D. Burge" w:date="2015-11-24T15:06:00Z">
              <w:r w:rsidRPr="00657FD7">
                <w:rPr>
                  <w:rStyle w:val="Strong"/>
                </w:rPr>
                <w:t>OT</w:t>
              </w:r>
              <w:r w:rsidRPr="00FF6742">
                <w:t>—</w:t>
              </w:r>
              <w:r w:rsidRPr="00657FD7">
                <w:t>Other</w:t>
              </w:r>
            </w:ins>
            <w:del w:id="804" w:author="Jamika D. Burge" w:date="2015-11-24T15:06:00Z">
              <w:r w:rsidR="00ED0EE4" w:rsidRPr="00CB020D" w:rsidDel="00211B29">
                <w:rPr>
                  <w:rStyle w:val="Strong"/>
                </w:rPr>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275079CF" w14:textId="77777777" w:rsidR="00ED0EE4" w:rsidDel="00211B29" w:rsidRDefault="00ED0EE4" w:rsidP="00CB020D">
            <w:pPr>
              <w:pStyle w:val="TableTextBullet"/>
              <w:rPr>
                <w:del w:id="805" w:author="Jamika D. Burge" w:date="2015-11-24T15:06:00Z"/>
              </w:rPr>
            </w:pPr>
            <w:del w:id="806"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555DC174" w14:textId="77777777" w:rsidR="00ED0EE4" w:rsidDel="00211B29" w:rsidRDefault="00ED0EE4" w:rsidP="00CB020D">
            <w:pPr>
              <w:pStyle w:val="TableTextBullet"/>
              <w:rPr>
                <w:del w:id="807" w:author="Jamika D. Burge" w:date="2015-11-24T15:06:00Z"/>
              </w:rPr>
            </w:pPr>
            <w:del w:id="808"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08D37562" w14:textId="77777777" w:rsidR="00ED0EE4" w:rsidDel="00211B29" w:rsidRDefault="00ED0EE4" w:rsidP="00CB020D">
            <w:pPr>
              <w:pStyle w:val="TableTextBullet"/>
              <w:rPr>
                <w:del w:id="809" w:author="Jamika D. Burge" w:date="2015-11-24T15:06:00Z"/>
              </w:rPr>
            </w:pPr>
            <w:del w:id="810"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334AD5D8" w14:textId="77777777" w:rsidR="00ED0EE4" w:rsidRPr="00657FD7" w:rsidDel="00211B29" w:rsidRDefault="00ED0EE4" w:rsidP="00CB020D">
            <w:pPr>
              <w:pStyle w:val="TableTextBullet"/>
              <w:rPr>
                <w:del w:id="811" w:author="Jamika D. Burge" w:date="2015-11-24T15:06:00Z"/>
              </w:rPr>
            </w:pPr>
            <w:del w:id="812"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106F2FEE" w14:textId="60D59F7D" w:rsidR="003E62A5" w:rsidRDefault="00ED0EE4" w:rsidP="00F70888">
            <w:pPr>
              <w:pStyle w:val="TableTextBullet"/>
            </w:pPr>
            <w:del w:id="813" w:author="Jamika D. Burge" w:date="2015-11-24T15:06:00Z">
              <w:r w:rsidRPr="00657FD7" w:rsidDel="00211B29">
                <w:rPr>
                  <w:rStyle w:val="Strong"/>
                </w:rPr>
                <w:delText>OT</w:delText>
              </w:r>
              <w:r w:rsidRPr="00FF6742" w:rsidDel="00211B29">
                <w:delText>—</w:delText>
              </w:r>
              <w:r w:rsidRPr="00657FD7" w:rsidDel="00211B29">
                <w:delText>Other</w:delText>
              </w:r>
            </w:del>
            <w:r w:rsidR="003E62A5">
              <w:fldChar w:fldCharType="end"/>
            </w:r>
          </w:p>
        </w:tc>
      </w:tr>
      <w:tr w:rsidR="00F46106" w:rsidRPr="00D04F34" w14:paraId="48C09D79" w14:textId="77777777" w:rsidTr="00D83AD3">
        <w:tc>
          <w:tcPr>
            <w:tcW w:w="2790" w:type="dxa"/>
          </w:tcPr>
          <w:p w14:paraId="3980C27D" w14:textId="77777777" w:rsidR="00F46106" w:rsidRPr="00D04F34" w:rsidRDefault="00F46106" w:rsidP="00D04F34">
            <w:pPr>
              <w:pStyle w:val="TableText"/>
            </w:pPr>
            <w:r w:rsidRPr="00D04F34">
              <w:t>ResponsibleDistrictIdentifier</w:t>
            </w:r>
            <w:r w:rsidR="0001285A">
              <w:t>*</w:t>
            </w:r>
          </w:p>
        </w:tc>
        <w:tc>
          <w:tcPr>
            <w:tcW w:w="6570" w:type="dxa"/>
          </w:tcPr>
          <w:p w14:paraId="1BB1F866" w14:textId="77777777" w:rsidR="00EA209D" w:rsidRDefault="00EA209D" w:rsidP="00EA209D">
            <w:pPr>
              <w:pStyle w:val="TableText"/>
            </w:pPr>
            <w:r>
              <w:t>Identifier for the district related to the student eligibility.</w:t>
            </w:r>
          </w:p>
          <w:p w14:paraId="1593235F" w14:textId="77777777" w:rsidR="00F70888" w:rsidRDefault="00EA209D" w:rsidP="00EA209D">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F46106" w:rsidRPr="00D04F34" w14:paraId="55219663" w14:textId="77777777" w:rsidTr="00D83AD3">
        <w:tc>
          <w:tcPr>
            <w:tcW w:w="2790" w:type="dxa"/>
          </w:tcPr>
          <w:p w14:paraId="2065FA02" w14:textId="77777777" w:rsidR="00F46106" w:rsidRPr="00D04F34" w:rsidRDefault="00F46106" w:rsidP="00D04F34">
            <w:pPr>
              <w:pStyle w:val="TableText"/>
            </w:pPr>
            <w:r w:rsidRPr="00D04F34">
              <w:t>Subject</w:t>
            </w:r>
            <w:r w:rsidR="0001285A">
              <w:t>*</w:t>
            </w:r>
          </w:p>
        </w:tc>
        <w:tc>
          <w:tcPr>
            <w:tcW w:w="6570" w:type="dxa"/>
          </w:tcPr>
          <w:p w14:paraId="0334EA68" w14:textId="77777777" w:rsidR="00F46106" w:rsidRDefault="00F46106" w:rsidP="00F46106">
            <w:pPr>
              <w:pStyle w:val="TableText"/>
            </w:pPr>
            <w:r>
              <w:t>The subject of the assessment the student is eligible to take</w:t>
            </w:r>
            <w:r w:rsidR="00BF511F">
              <w:t>.</w:t>
            </w:r>
          </w:p>
          <w:p w14:paraId="20115CCB" w14:textId="77777777" w:rsidR="00BF511F" w:rsidRPr="00BF511F" w:rsidRDefault="00BF511F" w:rsidP="00F46106">
            <w:pPr>
              <w:pStyle w:val="TableText"/>
              <w:rPr>
                <w:rStyle w:val="Strong"/>
              </w:rPr>
            </w:pPr>
            <w:r w:rsidRPr="00BF511F">
              <w:rPr>
                <w:rStyle w:val="Strong"/>
              </w:rPr>
              <w:t>Up to 20 characters.</w:t>
            </w:r>
          </w:p>
        </w:tc>
      </w:tr>
      <w:tr w:rsidR="00F46106" w:rsidRPr="00D04F34" w14:paraId="4B7C6F76" w14:textId="77777777" w:rsidTr="00D83AD3">
        <w:tc>
          <w:tcPr>
            <w:tcW w:w="2790" w:type="dxa"/>
          </w:tcPr>
          <w:p w14:paraId="04933F1E" w14:textId="77777777" w:rsidR="00F46106" w:rsidRPr="00D04F34" w:rsidRDefault="00F46106" w:rsidP="00D04F34">
            <w:pPr>
              <w:pStyle w:val="TableText"/>
            </w:pPr>
            <w:r w:rsidRPr="00D04F34">
              <w:t>TestName</w:t>
            </w:r>
            <w:r w:rsidR="0001285A">
              <w:t>*</w:t>
            </w:r>
            <w:r w:rsidR="000D2B7A" w:rsidRPr="000D2B7A">
              <w:rPr>
                <w:rStyle w:val="FootnoteReference"/>
              </w:rPr>
              <w:t>+</w:t>
            </w:r>
          </w:p>
        </w:tc>
        <w:tc>
          <w:tcPr>
            <w:tcW w:w="6570" w:type="dxa"/>
          </w:tcPr>
          <w:p w14:paraId="1FE90BA3" w14:textId="77777777" w:rsidR="00F46106" w:rsidRDefault="00F46106" w:rsidP="00F46106">
            <w:pPr>
              <w:pStyle w:val="TableText"/>
            </w:pPr>
            <w:r>
              <w:t>The specific name of the assessment the student is eligible to take</w:t>
            </w:r>
            <w:r w:rsidR="00BF511F">
              <w:t>.</w:t>
            </w:r>
          </w:p>
          <w:p w14:paraId="4A70265C" w14:textId="77777777" w:rsidR="00BF511F" w:rsidRPr="00BF511F" w:rsidRDefault="00BF511F" w:rsidP="00F46106">
            <w:pPr>
              <w:pStyle w:val="TableText"/>
              <w:rPr>
                <w:rStyle w:val="Strong"/>
              </w:rPr>
            </w:pPr>
            <w:r w:rsidRPr="00BF511F">
              <w:rPr>
                <w:rStyle w:val="Strong"/>
              </w:rPr>
              <w:t>Up to 200 characters.</w:t>
            </w:r>
          </w:p>
        </w:tc>
      </w:tr>
      <w:tr w:rsidR="00F46106" w:rsidRPr="00D04F34" w14:paraId="454D6A7D" w14:textId="77777777" w:rsidTr="00D83AD3">
        <w:tc>
          <w:tcPr>
            <w:tcW w:w="2790" w:type="dxa"/>
          </w:tcPr>
          <w:p w14:paraId="7FCCEC1D" w14:textId="77777777" w:rsidR="00F46106" w:rsidRPr="00D04F34" w:rsidRDefault="00F46106" w:rsidP="00D04F34">
            <w:pPr>
              <w:pStyle w:val="TableText"/>
            </w:pPr>
            <w:r w:rsidRPr="00D04F34">
              <w:t>TestVersion</w:t>
            </w:r>
            <w:r w:rsidR="0001285A">
              <w:t>*</w:t>
            </w:r>
            <w:r w:rsidR="000D2B7A" w:rsidRPr="000D2B7A">
              <w:rPr>
                <w:rStyle w:val="FootnoteReference"/>
              </w:rPr>
              <w:t>+</w:t>
            </w:r>
          </w:p>
        </w:tc>
        <w:tc>
          <w:tcPr>
            <w:tcW w:w="6570" w:type="dxa"/>
          </w:tcPr>
          <w:p w14:paraId="738B041A" w14:textId="77777777" w:rsidR="00F46106" w:rsidRDefault="00BF511F" w:rsidP="00F46106">
            <w:pPr>
              <w:pStyle w:val="TableText"/>
            </w:pPr>
            <w:r>
              <w:t>P</w:t>
            </w:r>
            <w:r w:rsidR="00F46106">
              <w:t>art of the unique key to identify a particular assessment</w:t>
            </w:r>
            <w:r>
              <w:t>.</w:t>
            </w:r>
          </w:p>
          <w:p w14:paraId="3729451E" w14:textId="77777777" w:rsidR="00BF511F" w:rsidRPr="00BF511F" w:rsidRDefault="00BF511F" w:rsidP="00F46106">
            <w:pPr>
              <w:pStyle w:val="TableText"/>
              <w:rPr>
                <w:rStyle w:val="Strong"/>
              </w:rPr>
            </w:pPr>
            <w:r w:rsidRPr="00BF511F">
              <w:rPr>
                <w:rStyle w:val="Strong"/>
              </w:rPr>
              <w:t>Up to 50 characters.</w:t>
            </w:r>
          </w:p>
        </w:tc>
      </w:tr>
      <w:tr w:rsidR="00F46106" w:rsidRPr="00D04F34" w14:paraId="6A7B16B0" w14:textId="77777777" w:rsidTr="00D83AD3">
        <w:tc>
          <w:tcPr>
            <w:tcW w:w="2790" w:type="dxa"/>
          </w:tcPr>
          <w:p w14:paraId="45FB080A" w14:textId="77777777" w:rsidR="00F46106" w:rsidRPr="00D04F34" w:rsidRDefault="00F46106" w:rsidP="00D04F34">
            <w:pPr>
              <w:pStyle w:val="TableText"/>
            </w:pPr>
            <w:r w:rsidRPr="00D04F34">
              <w:t>TestForm</w:t>
            </w:r>
          </w:p>
        </w:tc>
        <w:tc>
          <w:tcPr>
            <w:tcW w:w="6570" w:type="dxa"/>
          </w:tcPr>
          <w:p w14:paraId="4A703E2D" w14:textId="77777777" w:rsidR="00F46106" w:rsidRDefault="00F46106" w:rsidP="00F46106">
            <w:pPr>
              <w:pStyle w:val="TableText"/>
            </w:pPr>
            <w:r>
              <w:t>The specific name of the form assigned to the student</w:t>
            </w:r>
            <w:r w:rsidR="00BF511F">
              <w:t>.</w:t>
            </w:r>
          </w:p>
          <w:p w14:paraId="4F0E1652" w14:textId="77777777" w:rsidR="00BF511F" w:rsidRDefault="00BF511F" w:rsidP="00F46106">
            <w:pPr>
              <w:pStyle w:val="TableText"/>
            </w:pPr>
            <w:r w:rsidRPr="00BF511F">
              <w:rPr>
                <w:rStyle w:val="Strong"/>
              </w:rPr>
              <w:t>Up to 50 characters.</w:t>
            </w:r>
          </w:p>
        </w:tc>
      </w:tr>
      <w:tr w:rsidR="00F46106" w:rsidRPr="00D04F34" w14:paraId="50282ACA" w14:textId="77777777" w:rsidTr="00D83AD3">
        <w:tc>
          <w:tcPr>
            <w:tcW w:w="2790" w:type="dxa"/>
          </w:tcPr>
          <w:p w14:paraId="0F22420C" w14:textId="77777777" w:rsidR="00F46106" w:rsidRPr="00D04F34" w:rsidRDefault="00F46106" w:rsidP="00D04F34">
            <w:pPr>
              <w:pStyle w:val="TableText"/>
            </w:pPr>
            <w:r w:rsidRPr="00D04F34">
              <w:t>Delete</w:t>
            </w:r>
            <w:r w:rsidR="003C2877" w:rsidRPr="000D2B7A">
              <w:rPr>
                <w:rStyle w:val="FootnoteReference"/>
              </w:rPr>
              <w:t>+</w:t>
            </w:r>
          </w:p>
        </w:tc>
        <w:tc>
          <w:tcPr>
            <w:tcW w:w="6570" w:type="dxa"/>
          </w:tcPr>
          <w:p w14:paraId="304C6D40" w14:textId="77777777" w:rsidR="00BF511F" w:rsidRPr="00FB4790" w:rsidRDefault="00BF511F" w:rsidP="00BF511F">
            <w:pPr>
              <w:pStyle w:val="TableText"/>
            </w:pPr>
            <w:r w:rsidRPr="00FB4790">
              <w:t xml:space="preserve">Flag for deleting the </w:t>
            </w:r>
            <w:r w:rsidR="00EA209D">
              <w:t>student eligibility</w:t>
            </w:r>
            <w:r w:rsidRPr="00FB4790">
              <w:t>.</w:t>
            </w:r>
          </w:p>
          <w:p w14:paraId="7F07EE23" w14:textId="77777777" w:rsidR="00ED5C90" w:rsidRDefault="00F368C8" w:rsidP="00BF511F">
            <w:pPr>
              <w:pStyle w:val="TableTextBullet"/>
            </w:pPr>
            <w:r>
              <w:rPr>
                <w:rStyle w:val="Strong"/>
              </w:rPr>
              <w:t>DELETE</w:t>
            </w:r>
            <w:r w:rsidR="00BF511F" w:rsidRPr="00FB4790">
              <w:t xml:space="preserve">—Delete the </w:t>
            </w:r>
            <w:r w:rsidR="000D2B7A">
              <w:t xml:space="preserve">eligibility </w:t>
            </w:r>
            <w:r w:rsidR="00BF511F" w:rsidRPr="00FB4790">
              <w:t>associated with the</w:t>
            </w:r>
            <w:r w:rsidR="00BF511F">
              <w:t xml:space="preserve"> </w:t>
            </w:r>
            <w:r w:rsidR="000D2B7A">
              <w:t xml:space="preserve">combination of </w:t>
            </w:r>
            <w:r w:rsidR="00ED5C90" w:rsidRPr="00D04F34">
              <w:t>StudentIdentifier</w:t>
            </w:r>
            <w:r w:rsidR="00ED5C90">
              <w:t xml:space="preserve">, </w:t>
            </w:r>
            <w:r w:rsidR="00ED5C90" w:rsidRPr="00D04F34">
              <w:t>StateAbbreviation</w:t>
            </w:r>
            <w:r w:rsidR="00ED5C90">
              <w:t xml:space="preserve">, </w:t>
            </w:r>
            <w:r w:rsidR="00ED5C90" w:rsidRPr="00D04F34">
              <w:t>TestName</w:t>
            </w:r>
            <w:r w:rsidR="00ED5C90">
              <w:t xml:space="preserve">, and </w:t>
            </w:r>
            <w:r w:rsidR="00ED5C90" w:rsidRPr="00D04F34">
              <w:t>TestVersion</w:t>
            </w:r>
            <w:r w:rsidR="00ED5C90">
              <w:t>.</w:t>
            </w:r>
          </w:p>
          <w:p w14:paraId="6E47B643" w14:textId="77777777" w:rsidR="00BF511F" w:rsidRDefault="00BF511F" w:rsidP="00BF511F">
            <w:pPr>
              <w:pStyle w:val="TableTextBullet"/>
            </w:pPr>
            <w:r w:rsidRPr="00FB4790">
              <w:rPr>
                <w:rStyle w:val="Strong"/>
              </w:rPr>
              <w:t>&lt;blank&gt;</w:t>
            </w:r>
            <w:r w:rsidRPr="00FB4790">
              <w:t>—</w:t>
            </w:r>
            <w:r>
              <w:t>Add the new student-eligibility pair, or modify the existing student-eligibility pair</w:t>
            </w:r>
            <w:r w:rsidRPr="0071086F">
              <w:t>.</w:t>
            </w:r>
          </w:p>
        </w:tc>
      </w:tr>
    </w:tbl>
    <w:p w14:paraId="2FFE6A5D" w14:textId="77777777" w:rsidR="00482D83" w:rsidRDefault="002456CE" w:rsidP="0017061A">
      <w:pPr>
        <w:pStyle w:val="Heading3"/>
      </w:pPr>
      <w:bookmarkStart w:id="814" w:name="_Working_with_Accommodations"/>
      <w:bookmarkStart w:id="815" w:name="_Ref389562908"/>
      <w:bookmarkStart w:id="816" w:name="_Toc391560346"/>
      <w:bookmarkStart w:id="817" w:name="_Toc433196120"/>
      <w:bookmarkEnd w:id="814"/>
      <w:r>
        <w:t>Managing</w:t>
      </w:r>
      <w:r w:rsidR="00CF4376">
        <w:t xml:space="preserve"> Accommodations</w:t>
      </w:r>
      <w:r w:rsidR="00482D83">
        <w:t>.</w:t>
      </w:r>
      <w:bookmarkEnd w:id="815"/>
      <w:bookmarkEnd w:id="816"/>
      <w:bookmarkEnd w:id="817"/>
    </w:p>
    <w:p w14:paraId="4E43499A" w14:textId="77777777" w:rsidR="00147379" w:rsidRDefault="001D5E52" w:rsidP="00147379">
      <w:pPr>
        <w:keepNext/>
      </w:pPr>
      <w:r>
        <w:t>If a student requires test accommodations in a particular subject, you can</w:t>
      </w:r>
      <w:r w:rsidR="0017061A">
        <w:t xml:space="preserve"> create and</w:t>
      </w:r>
      <w:r>
        <w:t xml:space="preserve"> manage these accommodations on the </w:t>
      </w:r>
      <w:r w:rsidRPr="001D5E52">
        <w:rPr>
          <w:b/>
          <w:i/>
        </w:rPr>
        <w:t>Create/Modify Students</w:t>
      </w:r>
      <w:r>
        <w:t xml:space="preserve"> </w:t>
      </w:r>
      <w:r w:rsidR="00D83AD3">
        <w:t>screen</w:t>
      </w:r>
      <w:r>
        <w:t>. You can also add accommodations for multiple students and subjects via the file upload task, but you cannot use the upload task to delete existing accommodations.</w:t>
      </w:r>
    </w:p>
    <w:p w14:paraId="066B6E4B" w14:textId="77777777" w:rsidR="00304B30" w:rsidRPr="00147379" w:rsidRDefault="001D5E52" w:rsidP="00147379">
      <w:pPr>
        <w:keepNext/>
        <w:rPr>
          <w:rStyle w:val="Emphasis"/>
        </w:rPr>
      </w:pPr>
      <w:r w:rsidRPr="00147379">
        <w:rPr>
          <w:rStyle w:val="Emphasis"/>
        </w:rPr>
        <w:t xml:space="preserve">Note: </w:t>
      </w:r>
      <w:r w:rsidR="00304B30" w:rsidRPr="00147379">
        <w:rPr>
          <w:rStyle w:val="Emphasis"/>
        </w:rPr>
        <w:t xml:space="preserve">The </w:t>
      </w:r>
      <w:r w:rsidR="00441C26" w:rsidRPr="00147379">
        <w:rPr>
          <w:rStyle w:val="Emphasis"/>
        </w:rPr>
        <w:t>actions</w:t>
      </w:r>
      <w:r w:rsidR="00304B30" w:rsidRPr="00147379">
        <w:rPr>
          <w:rStyle w:val="Emphasis"/>
        </w:rPr>
        <w:t xml:space="preserve"> described in this section are available to </w:t>
      </w:r>
      <w:r w:rsidRPr="00147379">
        <w:rPr>
          <w:rStyle w:val="Emphasis"/>
        </w:rPr>
        <w:t xml:space="preserve">users with a </w:t>
      </w:r>
      <w:r w:rsidR="00D83AD3" w:rsidRPr="00147379">
        <w:rPr>
          <w:rStyle w:val="Emphasis"/>
        </w:rPr>
        <w:t xml:space="preserve">client-, </w:t>
      </w:r>
      <w:r w:rsidRPr="00147379">
        <w:rPr>
          <w:rStyle w:val="Emphasis"/>
        </w:rPr>
        <w:t>state-</w:t>
      </w:r>
      <w:r w:rsidR="00D83AD3" w:rsidRPr="00147379">
        <w:rPr>
          <w:rStyle w:val="Emphasis"/>
        </w:rPr>
        <w:t xml:space="preserve">, district-, or </w:t>
      </w:r>
      <w:r w:rsidR="007C29C2">
        <w:rPr>
          <w:rStyle w:val="Emphasis"/>
        </w:rPr>
        <w:t>institution</w:t>
      </w:r>
      <w:r w:rsidR="00D83AD3" w:rsidRPr="00147379">
        <w:rPr>
          <w:rStyle w:val="Emphasis"/>
        </w:rPr>
        <w:t>-</w:t>
      </w:r>
      <w:r w:rsidR="00304B30" w:rsidRPr="00147379">
        <w:rPr>
          <w:rStyle w:val="Emphasis"/>
        </w:rPr>
        <w:t>level</w:t>
      </w:r>
      <w:r w:rsidRPr="00147379">
        <w:rPr>
          <w:rStyle w:val="Emphasis"/>
        </w:rPr>
        <w:t xml:space="preserve"> role</w:t>
      </w:r>
      <w:r w:rsidR="00304B30" w:rsidRPr="00147379">
        <w:rPr>
          <w:rStyle w:val="Emphasis"/>
        </w:rPr>
        <w:t>.</w:t>
      </w:r>
    </w:p>
    <w:p w14:paraId="6272E273" w14:textId="77777777" w:rsidR="00482D83" w:rsidRDefault="00CF4376" w:rsidP="0017061A">
      <w:pPr>
        <w:pStyle w:val="Heading4"/>
      </w:pPr>
      <w:bookmarkStart w:id="818" w:name="_Toc391560347"/>
      <w:bookmarkStart w:id="819" w:name="_Toc433196121"/>
      <w:r>
        <w:t xml:space="preserve">Create or </w:t>
      </w:r>
      <w:r w:rsidR="00E773CA">
        <w:t xml:space="preserve">modify </w:t>
      </w:r>
      <w:r w:rsidR="00772A6A">
        <w:t xml:space="preserve">a student’s </w:t>
      </w:r>
      <w:r w:rsidR="00E773CA">
        <w:t>accommodations</w:t>
      </w:r>
      <w:bookmarkStart w:id="820" w:name="_Ref389227549"/>
      <w:r w:rsidR="00482D83">
        <w:t>.</w:t>
      </w:r>
      <w:bookmarkEnd w:id="818"/>
      <w:bookmarkEnd w:id="819"/>
    </w:p>
    <w:p w14:paraId="6C664040" w14:textId="77777777" w:rsidR="000D4424" w:rsidRDefault="000D4424" w:rsidP="009A7309">
      <w:pPr>
        <w:pStyle w:val="ImageCaption"/>
      </w:pPr>
      <w:bookmarkStart w:id="821" w:name="_Ref389558976"/>
      <w:bookmarkStart w:id="822" w:name="_Toc391560268"/>
      <w:bookmarkStart w:id="823" w:name="_Toc433196176"/>
      <w:r>
        <w:t>Figure</w:t>
      </w:r>
      <w:r w:rsidR="00126984">
        <w:t> </w:t>
      </w:r>
      <w:r w:rsidR="008A2B77">
        <w:fldChar w:fldCharType="begin"/>
      </w:r>
      <w:r w:rsidR="008A2B77">
        <w:instrText xml:space="preserve"> SEQ Figure \* ARABIC </w:instrText>
      </w:r>
      <w:r w:rsidR="008A2B77">
        <w:fldChar w:fldCharType="separate"/>
      </w:r>
      <w:r w:rsidR="00211B29">
        <w:rPr>
          <w:noProof/>
        </w:rPr>
        <w:t>33</w:t>
      </w:r>
      <w:r w:rsidR="008A2B77">
        <w:rPr>
          <w:noProof/>
        </w:rPr>
        <w:fldChar w:fldCharType="end"/>
      </w:r>
      <w:bookmarkEnd w:id="820"/>
      <w:bookmarkEnd w:id="821"/>
      <w:r>
        <w:t xml:space="preserve">. Accommodations </w:t>
      </w:r>
      <w:r w:rsidR="005C5BB1">
        <w:t xml:space="preserve">section </w:t>
      </w:r>
      <w:r>
        <w:t xml:space="preserve">on the Edit Student Information </w:t>
      </w:r>
      <w:r w:rsidR="00D83AD3">
        <w:t>Screen</w:t>
      </w:r>
      <w:bookmarkEnd w:id="822"/>
      <w:bookmarkEnd w:id="823"/>
    </w:p>
    <w:p w14:paraId="29BBB55D" w14:textId="77777777" w:rsidR="000D4424" w:rsidRDefault="002B5945" w:rsidP="00FA6D12">
      <w:pPr>
        <w:pStyle w:val="Image"/>
      </w:pPr>
      <w:r>
        <w:drawing>
          <wp:anchor distT="0" distB="0" distL="114300" distR="114300" simplePos="0" relativeHeight="251658240" behindDoc="0" locked="0" layoutInCell="1" allowOverlap="1" wp14:anchorId="07A4F271" wp14:editId="5DF57E24">
            <wp:simplePos x="0" y="0"/>
            <wp:positionH relativeFrom="column">
              <wp:posOffset>212090</wp:posOffset>
            </wp:positionH>
            <wp:positionV relativeFrom="paragraph">
              <wp:posOffset>144145</wp:posOffset>
            </wp:positionV>
            <wp:extent cx="5532120" cy="1042035"/>
            <wp:effectExtent l="19050" t="19050" r="11430" b="2476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532120" cy="1042035"/>
                    </a:xfrm>
                    <a:prstGeom prst="rect">
                      <a:avLst/>
                    </a:prstGeom>
                    <a:ln w="25400">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212969A8" w14:textId="77777777" w:rsidR="00AC0854" w:rsidRDefault="00AC0854" w:rsidP="00FA6D12">
      <w:pPr>
        <w:pStyle w:val="Image"/>
      </w:pPr>
    </w:p>
    <w:p w14:paraId="4CC726B3" w14:textId="77777777" w:rsidR="00126984" w:rsidRPr="000D4424" w:rsidRDefault="00126984" w:rsidP="00126984">
      <w:pPr>
        <w:pStyle w:val="ProcedureIntroduction"/>
      </w:pPr>
      <w:bookmarkStart w:id="824" w:name="create_accommos"/>
      <w:r>
        <w:t>To create</w:t>
      </w:r>
      <w:r w:rsidR="003A5130">
        <w:t xml:space="preserve">, modify, or delete </w:t>
      </w:r>
      <w:r>
        <w:t>a student’s accommodations</w:t>
      </w:r>
      <w:bookmarkEnd w:id="824"/>
      <w:r>
        <w:t>:</w:t>
      </w:r>
    </w:p>
    <w:tbl>
      <w:tblPr>
        <w:tblStyle w:val="TableProcedure"/>
        <w:tblW w:w="9360" w:type="dxa"/>
        <w:jc w:val="center"/>
        <w:tblLayout w:type="fixed"/>
        <w:tblLook w:val="04A0" w:firstRow="1" w:lastRow="0" w:firstColumn="1" w:lastColumn="0" w:noHBand="0" w:noVBand="1"/>
      </w:tblPr>
      <w:tblGrid>
        <w:gridCol w:w="9360"/>
      </w:tblGrid>
      <w:tr w:rsidR="0017061A" w14:paraId="0983DF9A" w14:textId="77777777" w:rsidTr="00127A86">
        <w:trPr>
          <w:jc w:val="center"/>
        </w:trPr>
        <w:tc>
          <w:tcPr>
            <w:tcW w:w="9576" w:type="dxa"/>
          </w:tcPr>
          <w:p w14:paraId="0F24849C" w14:textId="77777777" w:rsidR="00772A6A" w:rsidRDefault="0017061A" w:rsidP="00D1375C">
            <w:pPr>
              <w:pStyle w:val="ListNumber"/>
              <w:numPr>
                <w:ilvl w:val="0"/>
                <w:numId w:val="69"/>
              </w:numPr>
            </w:pPr>
            <w:r>
              <w:t xml:space="preserve">In </w:t>
            </w:r>
            <w:r w:rsidR="00DD7873">
              <w:t>ART</w:t>
            </w:r>
            <w:r>
              <w:t>, click [</w:t>
            </w:r>
            <w:r w:rsidRPr="009B6C4A">
              <w:rPr>
                <w:rStyle w:val="Strong"/>
              </w:rPr>
              <w:t>Create/Modify Students</w:t>
            </w:r>
            <w:r>
              <w:t xml:space="preserve">]. </w:t>
            </w:r>
            <w:r w:rsidR="00772A6A">
              <w:t xml:space="preserve">The </w:t>
            </w:r>
            <w:r w:rsidR="00772A6A" w:rsidRPr="009B6C4A">
              <w:rPr>
                <w:rStyle w:val="IntenseEmphasis"/>
              </w:rPr>
              <w:t>Student Search</w:t>
            </w:r>
            <w:r w:rsidR="00772A6A">
              <w:t xml:space="preserve"> screen </w:t>
            </w:r>
            <w:r w:rsidR="00E40242">
              <w:t>appears</w:t>
            </w:r>
            <w:r w:rsidR="00772A6A">
              <w:t xml:space="preserve">. </w:t>
            </w:r>
          </w:p>
          <w:p w14:paraId="07001783" w14:textId="77777777" w:rsidR="0017061A" w:rsidRDefault="00E40242" w:rsidP="00126984">
            <w:pPr>
              <w:pStyle w:val="ListNumber"/>
            </w:pPr>
            <w:r>
              <w:t xml:space="preserve">On the </w:t>
            </w:r>
            <w:r w:rsidRPr="009B6C4A">
              <w:rPr>
                <w:rStyle w:val="IntenseEmphasis"/>
              </w:rPr>
              <w:t>Student Search</w:t>
            </w:r>
            <w:r>
              <w:t xml:space="preserve"> screen, </w:t>
            </w:r>
            <w:r w:rsidR="0017061A">
              <w:t>search for a particular student record.</w:t>
            </w:r>
          </w:p>
          <w:p w14:paraId="2992B0F7" w14:textId="7E545AB8" w:rsidR="0017061A" w:rsidRDefault="0017061A" w:rsidP="00B12529">
            <w:pPr>
              <w:pStyle w:val="ListNumber"/>
            </w:pPr>
            <w:r>
              <w:t xml:space="preserve">On the search results table, click </w:t>
            </w:r>
            <w:r w:rsidR="001E6E28">
              <w:t>[</w:t>
            </w:r>
            <w:r w:rsidR="009B6C4A">
              <w:t xml:space="preserve"> </w:t>
            </w:r>
            <w:r>
              <w:rPr>
                <w:i/>
                <w:noProof/>
              </w:rPr>
              <w:drawing>
                <wp:inline distT="0" distB="0" distL="0" distR="0" wp14:anchorId="2DF5018C" wp14:editId="2B4922DD">
                  <wp:extent cx="228600" cy="2346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9B6C4A">
              <w:t xml:space="preserve"> </w:t>
            </w:r>
            <w:r>
              <w:t>for a student record.</w:t>
            </w:r>
            <w:r w:rsidR="00772A6A">
              <w:t xml:space="preserve"> The </w:t>
            </w:r>
            <w:r w:rsidR="00772A6A" w:rsidRPr="009B6C4A">
              <w:rPr>
                <w:rStyle w:val="IntenseEmphasis"/>
              </w:rPr>
              <w:t>Edit Student Information</w:t>
            </w:r>
            <w:r w:rsidR="00772A6A">
              <w:t xml:space="preserve"> screen </w:t>
            </w:r>
            <w:r w:rsidR="003E63E1">
              <w:t>appears</w:t>
            </w:r>
            <w:r w:rsidR="00772A6A">
              <w:t xml:space="preserve">, displaying the student’s accommodations in the </w:t>
            </w:r>
            <w:r w:rsidR="00772A6A">
              <w:rPr>
                <w:i/>
              </w:rPr>
              <w:t>Accommodations</w:t>
            </w:r>
            <w:r w:rsidR="00772A6A">
              <w:t xml:space="preserve"> section near the bottom of the </w:t>
            </w:r>
            <w:r w:rsidR="00413AFB">
              <w:t>screen</w:t>
            </w:r>
            <w:r w:rsidR="00D83AD3">
              <w:t xml:space="preserve"> (see</w:t>
            </w:r>
            <w:r w:rsidR="00B12529">
              <w:t xml:space="preserve"> </w:t>
            </w:r>
            <w:r w:rsidR="00E82863" w:rsidRPr="006A609D">
              <w:rPr>
                <w:rStyle w:val="CrossReference"/>
              </w:rPr>
              <w:fldChar w:fldCharType="begin"/>
            </w:r>
            <w:r w:rsidR="006A609D" w:rsidRPr="006A609D">
              <w:rPr>
                <w:rStyle w:val="CrossReference"/>
              </w:rPr>
              <w:instrText xml:space="preserve"> REF _Ref389558976 \* MERGEFORMAT \h</w:instrText>
            </w:r>
            <w:r w:rsidR="00E82863" w:rsidRPr="006A609D">
              <w:rPr>
                <w:rStyle w:val="CrossReference"/>
              </w:rPr>
            </w:r>
            <w:r w:rsidR="00E82863" w:rsidRPr="006A609D">
              <w:rPr>
                <w:rStyle w:val="CrossReference"/>
              </w:rPr>
              <w:fldChar w:fldCharType="separate"/>
            </w:r>
            <w:ins w:id="825" w:author="Jamika D. Burge" w:date="2015-11-24T15:06:00Z">
              <w:r w:rsidR="00211B29" w:rsidRPr="00211B29">
                <w:rPr>
                  <w:rStyle w:val="CrossReference"/>
                  <w:rPrChange w:id="826" w:author="Jamika D. Burge" w:date="2015-11-24T15:06:00Z">
                    <w:rPr/>
                  </w:rPrChange>
                </w:rPr>
                <w:t>Figure 33</w:t>
              </w:r>
            </w:ins>
            <w:del w:id="827" w:author="Jamika D. Burge" w:date="2015-11-24T15:06:00Z">
              <w:r w:rsidR="00ED0EE4" w:rsidRPr="00ED0EE4" w:rsidDel="00211B29">
                <w:rPr>
                  <w:rStyle w:val="CrossReference"/>
                </w:rPr>
                <w:delText>Figure 33</w:delText>
              </w:r>
            </w:del>
            <w:r w:rsidR="00E82863" w:rsidRPr="006A609D">
              <w:rPr>
                <w:rStyle w:val="CrossReference"/>
              </w:rPr>
              <w:fldChar w:fldCharType="end"/>
            </w:r>
            <w:r w:rsidR="00B12529">
              <w:t>).</w:t>
            </w:r>
          </w:p>
          <w:p w14:paraId="7B9BCC4B" w14:textId="77777777" w:rsidR="00E82863" w:rsidRDefault="0017061A" w:rsidP="00126984">
            <w:pPr>
              <w:pStyle w:val="ListNumber"/>
            </w:pPr>
            <w:r>
              <w:t xml:space="preserve">To add an accommodation for the student, </w:t>
            </w:r>
            <w:r w:rsidR="00E82863">
              <w:t>do the following:</w:t>
            </w:r>
          </w:p>
          <w:p w14:paraId="22F94DE9" w14:textId="77777777" w:rsidR="00772A6A" w:rsidRDefault="00E82863" w:rsidP="009B6C4A">
            <w:pPr>
              <w:pStyle w:val="ListNumber2"/>
            </w:pPr>
            <w:bookmarkStart w:id="828" w:name="_Ref389563312"/>
            <w:r>
              <w:t xml:space="preserve">Click </w:t>
            </w:r>
            <w:r w:rsidR="001E6E28">
              <w:t>[</w:t>
            </w:r>
            <w:r w:rsidR="009B6C4A">
              <w:t xml:space="preserve"> </w:t>
            </w:r>
            <w:r w:rsidR="0017061A">
              <w:rPr>
                <w:noProof/>
              </w:rPr>
              <w:drawing>
                <wp:inline distT="0" distB="0" distL="0" distR="0" wp14:anchorId="2FCB4B4F" wp14:editId="2514D311">
                  <wp:extent cx="228600" cy="24201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17061A">
              <w:t xml:space="preserve">] in the </w:t>
            </w:r>
            <w:r w:rsidR="0017061A" w:rsidRPr="00E82863">
              <w:rPr>
                <w:rStyle w:val="Emphasis"/>
              </w:rPr>
              <w:t>Accommodations</w:t>
            </w:r>
            <w:r w:rsidR="0017061A">
              <w:t xml:space="preserve"> section</w:t>
            </w:r>
            <w:r w:rsidR="00772A6A">
              <w:t>. A new row of blank accommodation fields and drop-down menus appear</w:t>
            </w:r>
            <w:r w:rsidR="00F91CF7">
              <w:t>s</w:t>
            </w:r>
            <w:r w:rsidR="00772A6A">
              <w:t>.</w:t>
            </w:r>
            <w:bookmarkEnd w:id="828"/>
            <w:r w:rsidR="0017061A">
              <w:t xml:space="preserve"> </w:t>
            </w:r>
          </w:p>
          <w:p w14:paraId="512EB671" w14:textId="05293CA8" w:rsidR="00772A6A" w:rsidRDefault="00772A6A" w:rsidP="00126984">
            <w:pPr>
              <w:pStyle w:val="ListNumber2"/>
            </w:pPr>
            <w:bookmarkStart w:id="829" w:name="_Ref389563314"/>
            <w:r>
              <w:t>E</w:t>
            </w:r>
            <w:r w:rsidR="0017061A">
              <w:t xml:space="preserve">nter the accommodation information in the provided fields. For </w:t>
            </w:r>
            <w:r>
              <w:t xml:space="preserve">a description of these fields, refer to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ins w:id="830" w:author="Jamika D. Burge" w:date="2015-11-24T15:06:00Z">
              <w:r w:rsidR="00211B29" w:rsidRPr="00211B29">
                <w:rPr>
                  <w:rStyle w:val="CrossReference"/>
                  <w:rPrChange w:id="831" w:author="Jamika D. Burge" w:date="2015-11-24T15:06:00Z">
                    <w:rPr/>
                  </w:rPrChange>
                </w:rPr>
                <w:t>Table 19</w:t>
              </w:r>
            </w:ins>
            <w:del w:id="832" w:author="Jamika D. Burge" w:date="2015-11-24T15:06:00Z">
              <w:r w:rsidR="00ED0EE4" w:rsidRPr="00ED0EE4" w:rsidDel="00211B29">
                <w:rPr>
                  <w:rStyle w:val="CrossReference"/>
                </w:rPr>
                <w:delText>Table 19</w:delText>
              </w:r>
            </w:del>
            <w:r w:rsidRPr="006A609D">
              <w:rPr>
                <w:rStyle w:val="CrossReference"/>
              </w:rPr>
              <w:fldChar w:fldCharType="end"/>
            </w:r>
            <w:r>
              <w:t>.</w:t>
            </w:r>
            <w:bookmarkEnd w:id="829"/>
          </w:p>
          <w:p w14:paraId="0819DBE1" w14:textId="77777777" w:rsidR="003E63E1" w:rsidRDefault="003E63E1" w:rsidP="00126984">
            <w:pPr>
              <w:pStyle w:val="ListNumber2"/>
            </w:pPr>
            <w:r>
              <w:t xml:space="preserve">Repeat steps </w:t>
            </w:r>
            <w:r w:rsidRPr="006A609D">
              <w:rPr>
                <w:rStyle w:val="CrossReference"/>
              </w:rPr>
              <w:fldChar w:fldCharType="begin"/>
            </w:r>
            <w:r w:rsidR="006A609D" w:rsidRPr="006A609D">
              <w:rPr>
                <w:rStyle w:val="CrossReference"/>
              </w:rPr>
              <w:instrText xml:space="preserve"> REF _Ref389563312 \* MERGEFORMAT \h \r</w:instrText>
            </w:r>
            <w:r w:rsidRPr="006A609D">
              <w:rPr>
                <w:rStyle w:val="CrossReference"/>
              </w:rPr>
            </w:r>
            <w:r w:rsidRPr="006A609D">
              <w:rPr>
                <w:rStyle w:val="CrossReference"/>
              </w:rPr>
              <w:fldChar w:fldCharType="separate"/>
            </w:r>
            <w:r w:rsidR="00211B29">
              <w:rPr>
                <w:rStyle w:val="CrossReference"/>
              </w:rPr>
              <w:t>a</w:t>
            </w:r>
            <w:r w:rsidRPr="006A609D">
              <w:rPr>
                <w:rStyle w:val="CrossReference"/>
              </w:rPr>
              <w:fldChar w:fldCharType="end"/>
            </w:r>
            <w:r>
              <w:t>–</w:t>
            </w:r>
            <w:r w:rsidRPr="006A609D">
              <w:rPr>
                <w:rStyle w:val="CrossReference"/>
              </w:rPr>
              <w:fldChar w:fldCharType="begin"/>
            </w:r>
            <w:r w:rsidR="006A609D" w:rsidRPr="006A609D">
              <w:rPr>
                <w:rStyle w:val="CrossReference"/>
              </w:rPr>
              <w:instrText xml:space="preserve"> REF _Ref389563314 \* MERGEFORMAT \h \r</w:instrText>
            </w:r>
            <w:r w:rsidRPr="006A609D">
              <w:rPr>
                <w:rStyle w:val="CrossReference"/>
              </w:rPr>
            </w:r>
            <w:r w:rsidRPr="006A609D">
              <w:rPr>
                <w:rStyle w:val="CrossReference"/>
              </w:rPr>
              <w:fldChar w:fldCharType="separate"/>
            </w:r>
            <w:r w:rsidR="00211B29">
              <w:rPr>
                <w:rStyle w:val="CrossReference"/>
              </w:rPr>
              <w:t>b</w:t>
            </w:r>
            <w:r w:rsidRPr="006A609D">
              <w:rPr>
                <w:rStyle w:val="CrossReference"/>
              </w:rPr>
              <w:fldChar w:fldCharType="end"/>
            </w:r>
            <w:r>
              <w:t xml:space="preserve"> to add additional accommodations.</w:t>
            </w:r>
          </w:p>
          <w:p w14:paraId="6314FD82" w14:textId="77777777" w:rsidR="00772A6A" w:rsidRDefault="00772A6A" w:rsidP="00126984">
            <w:pPr>
              <w:pStyle w:val="ListNumber"/>
            </w:pPr>
            <w:r>
              <w:t xml:space="preserve">To edit an existing accommodation, select different values from the fields provided for that accommodation in the </w:t>
            </w:r>
            <w:r w:rsidRPr="006F1714">
              <w:rPr>
                <w:rStyle w:val="Emphasis"/>
              </w:rPr>
              <w:t>Accommodations</w:t>
            </w:r>
            <w:r>
              <w:t xml:space="preserve"> section.</w:t>
            </w:r>
          </w:p>
          <w:p w14:paraId="374E5BF6" w14:textId="77777777" w:rsidR="0017061A" w:rsidRDefault="0017061A" w:rsidP="00126984">
            <w:pPr>
              <w:pStyle w:val="ListNumber"/>
            </w:pPr>
            <w:r>
              <w:t xml:space="preserve">To </w:t>
            </w:r>
            <w:r w:rsidR="006F1714">
              <w:t xml:space="preserve">delete </w:t>
            </w:r>
            <w:r>
              <w:t>an accommodation, click [</w:t>
            </w:r>
            <w:r w:rsidR="009B6C4A">
              <w:t xml:space="preserve"> </w:t>
            </w:r>
            <w:r>
              <w:rPr>
                <w:i/>
                <w:noProof/>
              </w:rPr>
              <w:drawing>
                <wp:inline distT="0" distB="0" distL="0" distR="0" wp14:anchorId="2AF203F3" wp14:editId="218E53C7">
                  <wp:extent cx="222885" cy="23050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 next to that accommodation.</w:t>
            </w:r>
          </w:p>
          <w:p w14:paraId="542AD03F" w14:textId="77777777" w:rsidR="0017061A" w:rsidRDefault="00E35952" w:rsidP="00E35952">
            <w:pPr>
              <w:pStyle w:val="ListNumber"/>
            </w:pPr>
            <w:r>
              <w:t>C</w:t>
            </w:r>
            <w:r w:rsidR="0017061A">
              <w:t>lick [</w:t>
            </w:r>
            <w:r w:rsidR="0017061A" w:rsidRPr="009B6C4A">
              <w:rPr>
                <w:rStyle w:val="Strong"/>
              </w:rPr>
              <w:t>Save</w:t>
            </w:r>
            <w:r w:rsidR="0017061A">
              <w:t xml:space="preserve">]. </w:t>
            </w:r>
          </w:p>
        </w:tc>
      </w:tr>
    </w:tbl>
    <w:p w14:paraId="2325BAD7" w14:textId="77777777" w:rsidR="0017061A" w:rsidRPr="0017061A" w:rsidRDefault="0017061A" w:rsidP="0017061A"/>
    <w:p w14:paraId="797D7DCE" w14:textId="77777777" w:rsidR="00482D83" w:rsidRDefault="00CF4376" w:rsidP="0017061A">
      <w:pPr>
        <w:pStyle w:val="Heading4"/>
      </w:pPr>
      <w:bookmarkStart w:id="833" w:name="_Toc391560348"/>
      <w:bookmarkStart w:id="834" w:name="_Toc433196122"/>
      <w:r>
        <w:t xml:space="preserve">Upload </w:t>
      </w:r>
      <w:r w:rsidR="00E773CA">
        <w:t>accommodations</w:t>
      </w:r>
      <w:r w:rsidR="00482D83">
        <w:t>.</w:t>
      </w:r>
      <w:bookmarkEnd w:id="833"/>
      <w:bookmarkEnd w:id="834"/>
    </w:p>
    <w:p w14:paraId="5E502E69" w14:textId="77777777" w:rsidR="00CD743F" w:rsidRPr="00CD743F" w:rsidRDefault="00CD743F" w:rsidP="00CF161B">
      <w:pPr>
        <w:keepNext/>
      </w:pPr>
      <w:r>
        <w:t>Use this ta</w:t>
      </w:r>
      <w:r w:rsidR="003A5130">
        <w:t>s</w:t>
      </w:r>
      <w:r>
        <w:t xml:space="preserve">k to add or modify accommodations. </w:t>
      </w:r>
      <w:r w:rsidRPr="009B6C4A">
        <w:t>You cannot delete accommodation</w:t>
      </w:r>
      <w:r>
        <w:t>s</w:t>
      </w:r>
      <w:r w:rsidRPr="009B6C4A">
        <w:t xml:space="preserve"> </w:t>
      </w:r>
      <w:r>
        <w:t xml:space="preserve">using file uploads. To delete an accommodation, you must </w:t>
      </w:r>
      <w:r w:rsidR="003A5130">
        <w:t xml:space="preserve">use the </w:t>
      </w:r>
      <w:r w:rsidR="003A5130" w:rsidRPr="00E35952">
        <w:rPr>
          <w:b/>
          <w:i/>
        </w:rPr>
        <w:t>Edit Student Information</w:t>
      </w:r>
      <w:r w:rsidR="003A5130">
        <w:t xml:space="preserve"> screen. </w:t>
      </w:r>
    </w:p>
    <w:p w14:paraId="4511659C" w14:textId="77777777" w:rsidR="00C00A20" w:rsidRDefault="00C00A20" w:rsidP="00C00A20">
      <w:pPr>
        <w:pStyle w:val="ProcedureIntroduction"/>
      </w:pPr>
      <w:r>
        <w:t>To upload an accommodations file:</w:t>
      </w:r>
    </w:p>
    <w:tbl>
      <w:tblPr>
        <w:tblStyle w:val="TableProcedure"/>
        <w:tblW w:w="9360" w:type="dxa"/>
        <w:jc w:val="center"/>
        <w:tblLayout w:type="fixed"/>
        <w:tblLook w:val="04A0" w:firstRow="1" w:lastRow="0" w:firstColumn="1" w:lastColumn="0" w:noHBand="0" w:noVBand="1"/>
      </w:tblPr>
      <w:tblGrid>
        <w:gridCol w:w="9360"/>
      </w:tblGrid>
      <w:tr w:rsidR="00C00A20" w14:paraId="7BBF30C7" w14:textId="77777777" w:rsidTr="00AC4F52">
        <w:trPr>
          <w:jc w:val="center"/>
        </w:trPr>
        <w:tc>
          <w:tcPr>
            <w:tcW w:w="9576" w:type="dxa"/>
          </w:tcPr>
          <w:p w14:paraId="4773E7FD" w14:textId="77777777" w:rsidR="00441C26" w:rsidRDefault="00441C26" w:rsidP="00D1375C">
            <w:pPr>
              <w:pStyle w:val="ListNumber"/>
              <w:numPr>
                <w:ilvl w:val="0"/>
                <w:numId w:val="57"/>
              </w:numPr>
              <w:tabs>
                <w:tab w:val="clear" w:pos="360"/>
              </w:tabs>
            </w:pPr>
            <w:r>
              <w:t xml:space="preserve">Download the </w:t>
            </w:r>
            <w:r w:rsidRPr="00F82B64">
              <w:rPr>
                <w:rStyle w:val="Emphasis"/>
              </w:rPr>
              <w:t>Accommodations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4497B857" w14:textId="1A08BD98" w:rsidR="00441C26" w:rsidRDefault="00441C26"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ins w:id="835" w:author="Jamika D. Burge" w:date="2015-11-24T15:06:00Z">
              <w:r w:rsidR="00211B29" w:rsidRPr="00211B29">
                <w:rPr>
                  <w:rStyle w:val="CrossReference"/>
                  <w:rPrChange w:id="836" w:author="Jamika D. Burge" w:date="2015-11-24T15:06:00Z">
                    <w:rPr/>
                  </w:rPrChange>
                </w:rPr>
                <w:t>Table 19</w:t>
              </w:r>
            </w:ins>
            <w:del w:id="837" w:author="Jamika D. Burge" w:date="2015-11-24T15:06:00Z">
              <w:r w:rsidR="00ED0EE4" w:rsidRPr="00ED0EE4" w:rsidDel="00211B29">
                <w:rPr>
                  <w:rStyle w:val="CrossReference"/>
                </w:rPr>
                <w:delText>Table 19</w:delText>
              </w:r>
            </w:del>
            <w:r w:rsidRPr="006A609D">
              <w:rPr>
                <w:rStyle w:val="CrossReference"/>
              </w:rPr>
              <w:fldChar w:fldCharType="end"/>
            </w:r>
            <w:r>
              <w:t xml:space="preserve"> as a reference, </w:t>
            </w:r>
            <w:r w:rsidR="009B6C4A">
              <w:t xml:space="preserve">enter a row of information for each </w:t>
            </w:r>
            <w:r>
              <w:t xml:space="preserve">accommodation you want to add </w:t>
            </w:r>
            <w:r w:rsidR="00F9019B">
              <w:t>or update</w:t>
            </w:r>
            <w:r>
              <w:t xml:space="preserve">. </w:t>
            </w:r>
          </w:p>
          <w:p w14:paraId="0B87BCDF" w14:textId="77777777" w:rsidR="009E0B6E" w:rsidRDefault="009E0B6E" w:rsidP="009B6C4A">
            <w:pPr>
              <w:pStyle w:val="ListBullet2"/>
            </w:pPr>
            <w:r>
              <w:t>To add accommodations for multiple subjects for a single student, enter a row of accommodations for each subject.</w:t>
            </w:r>
          </w:p>
          <w:p w14:paraId="716573A0" w14:textId="77777777" w:rsidR="009E0B6E" w:rsidRDefault="009E0B6E" w:rsidP="009B6C4A">
            <w:pPr>
              <w:pStyle w:val="ListBullet2"/>
            </w:pPr>
            <w:r>
              <w:t>To update an existing accommodation record for a student, enter a new row of information for that record. Once uploaded, the new accommodation record will replace the previous one.</w:t>
            </w:r>
          </w:p>
          <w:p w14:paraId="5C11BF4E" w14:textId="77777777" w:rsidR="00441C26" w:rsidRDefault="008C52B5" w:rsidP="00D1375C">
            <w:pPr>
              <w:pStyle w:val="ListNumber"/>
              <w:numPr>
                <w:ilvl w:val="0"/>
                <w:numId w:val="50"/>
              </w:numPr>
              <w:tabs>
                <w:tab w:val="clear" w:pos="360"/>
              </w:tabs>
            </w:pPr>
            <w:r>
              <w:t>On the</w:t>
            </w:r>
            <w:r w:rsidR="00441C26">
              <w:t xml:space="preserve"> </w:t>
            </w:r>
            <w:r w:rsidR="00DD7873">
              <w:t>ART</w:t>
            </w:r>
            <w:r w:rsidR="00441C26">
              <w:t xml:space="preserve"> </w:t>
            </w:r>
            <w:r w:rsidR="00926E3F">
              <w:t>home screen</w:t>
            </w:r>
            <w:r w:rsidR="00441C26">
              <w:t>, click [</w:t>
            </w:r>
            <w:r w:rsidR="00441C26" w:rsidRPr="00D108A9">
              <w:rPr>
                <w:rStyle w:val="Strong"/>
              </w:rPr>
              <w:t>Upload Student Institutions, Users and Students</w:t>
            </w:r>
            <w:r w:rsidR="00441C26">
              <w:t>].</w:t>
            </w:r>
          </w:p>
          <w:p w14:paraId="2FE4E8AE" w14:textId="77777777" w:rsidR="00C00A20" w:rsidRDefault="00441C26" w:rsidP="00D1375C">
            <w:pPr>
              <w:pStyle w:val="ListNumber"/>
              <w:numPr>
                <w:ilvl w:val="0"/>
                <w:numId w:val="50"/>
              </w:numPr>
              <w:tabs>
                <w:tab w:val="clear" w:pos="360"/>
              </w:tabs>
            </w:pPr>
            <w:r>
              <w:t xml:space="preserve">Upload the student accommodation file, following the instructions provided in the </w:t>
            </w:r>
            <w:hyperlink w:anchor="_Uploading_Files" w:history="1">
              <w:r w:rsidRPr="00116EB2">
                <w:rPr>
                  <w:rStyle w:val="Hyperlink"/>
                </w:rPr>
                <w:t>Uploading Files</w:t>
              </w:r>
            </w:hyperlink>
            <w:r>
              <w:t xml:space="preserve"> section.</w:t>
            </w:r>
          </w:p>
        </w:tc>
      </w:tr>
    </w:tbl>
    <w:p w14:paraId="70BF2CC3" w14:textId="77777777" w:rsidR="00C00A20" w:rsidRDefault="00C00A20" w:rsidP="00C00A20"/>
    <w:p w14:paraId="71253963" w14:textId="5C5E2B69" w:rsidR="00C00A20" w:rsidRDefault="004D3B13" w:rsidP="009735DF">
      <w:pPr>
        <w:keepNext/>
        <w:keepLines/>
      </w:pP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ins w:id="838" w:author="Jamika D. Burge" w:date="2015-11-24T15:06:00Z">
        <w:r w:rsidR="00211B29" w:rsidRPr="00211B29">
          <w:rPr>
            <w:rStyle w:val="CrossReference"/>
            <w:rPrChange w:id="839" w:author="Jamika D. Burge" w:date="2015-11-24T15:06:00Z">
              <w:rPr/>
            </w:rPrChange>
          </w:rPr>
          <w:t>Table 19</w:t>
        </w:r>
      </w:ins>
      <w:del w:id="840" w:author="Jamika D. Burge" w:date="2015-11-24T15:06:00Z">
        <w:r w:rsidR="00ED0EE4" w:rsidRPr="00ED0EE4" w:rsidDel="00211B29">
          <w:rPr>
            <w:rStyle w:val="CrossReference"/>
          </w:rPr>
          <w:delText>Table 19</w:delText>
        </w:r>
      </w:del>
      <w:r w:rsidRPr="006A609D">
        <w:rPr>
          <w:rStyle w:val="CrossReference"/>
        </w:rPr>
        <w:fldChar w:fldCharType="end"/>
      </w:r>
      <w:r>
        <w:t xml:space="preserve"> </w:t>
      </w:r>
      <w:r w:rsidR="00C00A20">
        <w:t xml:space="preserve">describes the columns in the </w:t>
      </w:r>
      <w:r>
        <w:t>accommodation</w:t>
      </w:r>
      <w:r w:rsidR="004547AF">
        <w:t>s</w:t>
      </w:r>
      <w:r>
        <w:t xml:space="preserve"> </w:t>
      </w:r>
      <w:r w:rsidR="00C00A20">
        <w:t xml:space="preserve">file, and lists acceptable values in </w:t>
      </w:r>
      <w:r w:rsidR="00C00A20" w:rsidRPr="003B12CF">
        <w:rPr>
          <w:rStyle w:val="Strong"/>
        </w:rPr>
        <w:t>bold type</w:t>
      </w:r>
      <w:r w:rsidR="00C00A20">
        <w:t xml:space="preserve">. </w:t>
      </w:r>
      <w:r w:rsidR="00D83AD3">
        <w:t xml:space="preserve">These columns also correspond with the fields on the </w:t>
      </w:r>
      <w:r w:rsidR="00D83AD3" w:rsidRPr="00E953F0">
        <w:rPr>
          <w:rStyle w:val="IntenseEmphasis"/>
        </w:rPr>
        <w:t>Edit Student Information</w:t>
      </w:r>
      <w:r w:rsidR="00D83AD3" w:rsidRPr="00E953F0">
        <w:t xml:space="preserve"> screen. </w:t>
      </w:r>
      <w:r w:rsidR="00E730F9" w:rsidRPr="00E953F0">
        <w:t>Columns</w:t>
      </w:r>
      <w:r w:rsidR="00E730F9">
        <w:t xml:space="preserve"> marked with an asterisk (*)</w:t>
      </w:r>
      <w:r w:rsidR="00A7673E">
        <w:t xml:space="preserve"> are required for add </w:t>
      </w:r>
      <w:r w:rsidR="00E730F9">
        <w:t>actions.</w:t>
      </w:r>
    </w:p>
    <w:p w14:paraId="3C17713E" w14:textId="77777777" w:rsidR="00D04F34" w:rsidRDefault="00D04F34" w:rsidP="00800BB7">
      <w:pPr>
        <w:pStyle w:val="TableCaption"/>
      </w:pPr>
      <w:bookmarkStart w:id="841" w:name="_Ref388006716"/>
      <w:r>
        <w:t>Table </w:t>
      </w:r>
      <w:r w:rsidR="008A2B77">
        <w:fldChar w:fldCharType="begin"/>
      </w:r>
      <w:r w:rsidR="008A2B77">
        <w:instrText xml:space="preserve"> SEQ Table \* ARABIC </w:instrText>
      </w:r>
      <w:r w:rsidR="008A2B77">
        <w:fldChar w:fldCharType="separate"/>
      </w:r>
      <w:r w:rsidR="00211B29">
        <w:rPr>
          <w:noProof/>
        </w:rPr>
        <w:t>19</w:t>
      </w:r>
      <w:r w:rsidR="008A2B77">
        <w:rPr>
          <w:noProof/>
        </w:rPr>
        <w:fldChar w:fldCharType="end"/>
      </w:r>
      <w:bookmarkEnd w:id="841"/>
      <w:r>
        <w:t xml:space="preserve">. </w:t>
      </w:r>
      <w:r w:rsidRPr="00783149">
        <w:t xml:space="preserve">Upload </w:t>
      </w:r>
      <w:r>
        <w:t xml:space="preserve">Accommodation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04F34" w:rsidRPr="00D04F34" w14:paraId="18EF8F2D" w14:textId="77777777" w:rsidTr="007736B6">
        <w:trPr>
          <w:cnfStyle w:val="100000000000" w:firstRow="1" w:lastRow="0" w:firstColumn="0" w:lastColumn="0" w:oddVBand="0" w:evenVBand="0" w:oddHBand="0" w:evenHBand="0" w:firstRowFirstColumn="0" w:firstRowLastColumn="0" w:lastRowFirstColumn="0" w:lastRowLastColumn="0"/>
          <w:tblHeader/>
        </w:trPr>
        <w:tc>
          <w:tcPr>
            <w:tcW w:w="3168" w:type="dxa"/>
          </w:tcPr>
          <w:p w14:paraId="6A602F1D" w14:textId="77777777" w:rsidR="00D04F34" w:rsidRPr="00D04F34" w:rsidRDefault="00D04F34" w:rsidP="00C505B6">
            <w:pPr>
              <w:pStyle w:val="TableHeader"/>
            </w:pPr>
            <w:r w:rsidRPr="00D04F34">
              <w:t>Column</w:t>
            </w:r>
          </w:p>
        </w:tc>
        <w:tc>
          <w:tcPr>
            <w:tcW w:w="6192" w:type="dxa"/>
          </w:tcPr>
          <w:p w14:paraId="06FC5257" w14:textId="77777777" w:rsidR="00D04F34" w:rsidRPr="00D04F34" w:rsidRDefault="00D04F34" w:rsidP="0030309E">
            <w:pPr>
              <w:pStyle w:val="TableHeader"/>
            </w:pPr>
            <w:r w:rsidRPr="00D04F34">
              <w:t>Description</w:t>
            </w:r>
          </w:p>
        </w:tc>
      </w:tr>
      <w:tr w:rsidR="0030309E" w:rsidRPr="00D04F34" w14:paraId="0C35E5B3" w14:textId="77777777" w:rsidTr="00AC4F52">
        <w:tc>
          <w:tcPr>
            <w:tcW w:w="3168" w:type="dxa"/>
          </w:tcPr>
          <w:p w14:paraId="39547456" w14:textId="77777777" w:rsidR="0030309E" w:rsidRPr="00D04F34" w:rsidRDefault="0030309E" w:rsidP="00C505B6">
            <w:pPr>
              <w:pStyle w:val="TableText"/>
            </w:pPr>
            <w:r w:rsidRPr="00D04F34">
              <w:t>StudentIdentifier</w:t>
            </w:r>
            <w:r>
              <w:t>*</w:t>
            </w:r>
          </w:p>
        </w:tc>
        <w:tc>
          <w:tcPr>
            <w:tcW w:w="6192" w:type="dxa"/>
            <w:vAlign w:val="center"/>
          </w:tcPr>
          <w:p w14:paraId="4789CCB9" w14:textId="77777777" w:rsidR="00211B29" w:rsidRDefault="0030309E" w:rsidP="00262770">
            <w:pPr>
              <w:pStyle w:val="TableText"/>
              <w:rPr>
                <w:ins w:id="842" w:author="Jamika D. Burge" w:date="2015-11-24T15:06:00Z"/>
              </w:rPr>
            </w:pPr>
            <w:r>
              <w:rPr>
                <w:rFonts w:ascii="Calibri" w:hAnsi="Calibri" w:cs="Calibri"/>
                <w:color w:val="000000"/>
              </w:rPr>
              <w:fldChar w:fldCharType="begin"/>
            </w:r>
            <w:r>
              <w:rPr>
                <w:rFonts w:ascii="Calibri" w:hAnsi="Calibri" w:cs="Calibri"/>
                <w:color w:val="000000"/>
              </w:rPr>
              <w:instrText xml:space="preserve"> REF studentidentifier \h </w:instrText>
            </w:r>
            <w:r>
              <w:rPr>
                <w:rFonts w:ascii="Calibri" w:hAnsi="Calibri" w:cs="Calibri"/>
                <w:color w:val="000000"/>
              </w:rPr>
            </w:r>
            <w:r>
              <w:rPr>
                <w:rFonts w:ascii="Calibri" w:hAnsi="Calibri" w:cs="Calibri"/>
                <w:color w:val="000000"/>
              </w:rPr>
              <w:fldChar w:fldCharType="separate"/>
            </w:r>
            <w:ins w:id="843" w:author="Jamika D. Burge" w:date="2015-11-24T15:06:00Z">
              <w:r w:rsidR="00211B29">
                <w:t>State-assigned student identifier (SSID).</w:t>
              </w:r>
            </w:ins>
          </w:p>
          <w:p w14:paraId="1CADCD5A" w14:textId="77777777" w:rsidR="00ED0EE4" w:rsidDel="00211B29" w:rsidRDefault="00211B29" w:rsidP="00262770">
            <w:pPr>
              <w:pStyle w:val="TableText"/>
              <w:rPr>
                <w:del w:id="844" w:author="Jamika D. Burge" w:date="2015-11-24T15:06:00Z"/>
              </w:rPr>
            </w:pPr>
            <w:ins w:id="845" w:author="Jamika D. Burge" w:date="2015-11-24T15:06:00Z">
              <w:r w:rsidRPr="00CB623A">
                <w:rPr>
                  <w:rStyle w:val="Strong"/>
                </w:rPr>
                <w:t>Up to 30 characters.</w:t>
              </w:r>
            </w:ins>
            <w:del w:id="846" w:author="Jamika D. Burge" w:date="2015-11-24T15:06:00Z">
              <w:r w:rsidR="00ED0EE4" w:rsidDel="00211B29">
                <w:delText>State-assigned student identifier (SSID).</w:delText>
              </w:r>
            </w:del>
          </w:p>
          <w:p w14:paraId="2AE41CE9" w14:textId="475142F6" w:rsidR="0030309E" w:rsidRDefault="00ED0EE4" w:rsidP="0030309E">
            <w:pPr>
              <w:pStyle w:val="TableText"/>
              <w:rPr>
                <w:rFonts w:ascii="Calibri" w:hAnsi="Calibri" w:cs="Calibri"/>
                <w:color w:val="000000"/>
                <w:sz w:val="22"/>
                <w:szCs w:val="22"/>
              </w:rPr>
            </w:pPr>
            <w:del w:id="847" w:author="Jamika D. Burge" w:date="2015-11-24T15:06:00Z">
              <w:r w:rsidRPr="00CB623A" w:rsidDel="00211B29">
                <w:rPr>
                  <w:rStyle w:val="Strong"/>
                </w:rPr>
                <w:delText>Up to 30 characters.</w:delText>
              </w:r>
            </w:del>
            <w:r w:rsidR="0030309E">
              <w:rPr>
                <w:rFonts w:ascii="Calibri" w:hAnsi="Calibri" w:cs="Calibri"/>
                <w:color w:val="000000"/>
              </w:rPr>
              <w:fldChar w:fldCharType="end"/>
            </w:r>
          </w:p>
        </w:tc>
      </w:tr>
      <w:tr w:rsidR="0030309E" w:rsidRPr="00D04F34" w14:paraId="664A132C" w14:textId="77777777" w:rsidTr="00AC4F52">
        <w:tc>
          <w:tcPr>
            <w:tcW w:w="3168" w:type="dxa"/>
          </w:tcPr>
          <w:p w14:paraId="0AB9A958" w14:textId="77777777" w:rsidR="0030309E" w:rsidRPr="00D04F34" w:rsidRDefault="0030309E" w:rsidP="00C505B6">
            <w:pPr>
              <w:pStyle w:val="TableText"/>
            </w:pPr>
            <w:r w:rsidRPr="00D04F34">
              <w:t>StateAbbreviation</w:t>
            </w:r>
            <w:r>
              <w:t>*</w:t>
            </w:r>
          </w:p>
        </w:tc>
        <w:tc>
          <w:tcPr>
            <w:tcW w:w="6192" w:type="dxa"/>
            <w:vAlign w:val="center"/>
          </w:tcPr>
          <w:p w14:paraId="3859EDAE" w14:textId="77777777" w:rsidR="00211B29" w:rsidRPr="00FC6D62" w:rsidRDefault="00B755F1" w:rsidP="00FC6D62">
            <w:pPr>
              <w:pStyle w:val="TableText"/>
              <w:rPr>
                <w:ins w:id="848" w:author="Jamika D. Burge" w:date="2015-11-24T15:06:00Z"/>
              </w:rPr>
            </w:pPr>
            <w:r>
              <w:t xml:space="preserve">State in which the student attends school. </w:t>
            </w:r>
            <w:r>
              <w:rPr>
                <w:rFonts w:ascii="Calibri" w:hAnsi="Calibri" w:cs="Calibri"/>
                <w:color w:val="000000"/>
                <w:sz w:val="22"/>
                <w:szCs w:val="22"/>
              </w:rPr>
              <w:fldChar w:fldCharType="begin"/>
            </w:r>
            <w:r>
              <w:rPr>
                <w:rFonts w:ascii="Calibri" w:hAnsi="Calibri" w:cs="Calibri"/>
                <w:color w:val="000000"/>
                <w:sz w:val="22"/>
                <w:szCs w:val="22"/>
              </w:rPr>
              <w:instrText xml:space="preserve"> REF stateabbrev \h </w:instrText>
            </w:r>
            <w:r>
              <w:rPr>
                <w:rFonts w:ascii="Calibri" w:hAnsi="Calibri" w:cs="Calibri"/>
                <w:color w:val="000000"/>
                <w:sz w:val="22"/>
                <w:szCs w:val="22"/>
              </w:rPr>
            </w:r>
            <w:r>
              <w:rPr>
                <w:rFonts w:ascii="Calibri" w:hAnsi="Calibri" w:cs="Calibri"/>
                <w:color w:val="000000"/>
                <w:sz w:val="22"/>
                <w:szCs w:val="22"/>
              </w:rPr>
              <w:fldChar w:fldCharType="separate"/>
            </w:r>
            <w:ins w:id="849" w:author="Jamika D. Burge" w:date="2015-11-24T15:06:00Z">
              <w:r w:rsidR="00211B29" w:rsidRPr="00CB020D">
                <w:rPr>
                  <w:rStyle w:val="Strong"/>
                </w:rPr>
                <w:t>Any standard two-letter state abbreviation is valid.</w:t>
              </w:r>
              <w:r w:rsidR="00211B29" w:rsidRPr="00FC6D62">
                <w:t xml:space="preserve"> In addition, the following are </w:t>
              </w:r>
              <w:r w:rsidR="00211B29">
                <w:t xml:space="preserve">also </w:t>
              </w:r>
              <w:r w:rsidR="00211B29" w:rsidRPr="00FC6D62">
                <w:t>valid:</w:t>
              </w:r>
            </w:ins>
          </w:p>
          <w:p w14:paraId="6D000A18" w14:textId="77777777" w:rsidR="00211B29" w:rsidRDefault="00211B29" w:rsidP="00CB020D">
            <w:pPr>
              <w:pStyle w:val="TableTextBullet"/>
              <w:rPr>
                <w:ins w:id="850" w:author="Jamika D. Burge" w:date="2015-11-24T15:06:00Z"/>
              </w:rPr>
            </w:pPr>
            <w:ins w:id="851" w:author="Jamika D. Burge" w:date="2015-11-24T15:06:00Z">
              <w:r w:rsidRPr="00657FD7">
                <w:rPr>
                  <w:rStyle w:val="Strong"/>
                </w:rPr>
                <w:t>AA</w:t>
              </w:r>
              <w:r w:rsidRPr="00FF6742">
                <w:t>—</w:t>
              </w:r>
              <w:r>
                <w:t>Arme</w:t>
              </w:r>
              <w:r w:rsidRPr="003C5824">
                <w:t>d Forces Americas</w:t>
              </w:r>
            </w:ins>
          </w:p>
          <w:p w14:paraId="35902B69" w14:textId="77777777" w:rsidR="00211B29" w:rsidRDefault="00211B29" w:rsidP="00CB020D">
            <w:pPr>
              <w:pStyle w:val="TableTextBullet"/>
              <w:rPr>
                <w:ins w:id="852" w:author="Jamika D. Burge" w:date="2015-11-24T15:06:00Z"/>
              </w:rPr>
            </w:pPr>
            <w:ins w:id="853" w:author="Jamika D. Burge" w:date="2015-11-24T15:06:00Z">
              <w:r w:rsidRPr="00657FD7">
                <w:rPr>
                  <w:rStyle w:val="Strong"/>
                </w:rPr>
                <w:t>AE</w:t>
              </w:r>
              <w:r w:rsidRPr="00FF6742">
                <w:t>—</w:t>
              </w:r>
              <w:r w:rsidRPr="003C5824">
                <w:t>Armed Forces Africa, Canada, Europe and Mideast</w:t>
              </w:r>
            </w:ins>
          </w:p>
          <w:p w14:paraId="76DE3C2C" w14:textId="77777777" w:rsidR="00211B29" w:rsidRDefault="00211B29" w:rsidP="00CB020D">
            <w:pPr>
              <w:pStyle w:val="TableTextBullet"/>
              <w:rPr>
                <w:ins w:id="854" w:author="Jamika D. Burge" w:date="2015-11-24T15:06:00Z"/>
              </w:rPr>
            </w:pPr>
            <w:ins w:id="855" w:author="Jamika D. Burge" w:date="2015-11-24T15:06:00Z">
              <w:r w:rsidRPr="00657FD7">
                <w:rPr>
                  <w:rStyle w:val="Strong"/>
                </w:rPr>
                <w:t>AP</w:t>
              </w:r>
              <w:r w:rsidRPr="00FF6742">
                <w:t>—</w:t>
              </w:r>
              <w:r w:rsidRPr="003C5824">
                <w:t>Armed Forces Pacific</w:t>
              </w:r>
            </w:ins>
          </w:p>
          <w:p w14:paraId="46B76CCE" w14:textId="77777777" w:rsidR="00211B29" w:rsidRPr="00657FD7" w:rsidRDefault="00211B29" w:rsidP="00CB020D">
            <w:pPr>
              <w:pStyle w:val="TableTextBullet"/>
              <w:rPr>
                <w:ins w:id="856" w:author="Jamika D. Burge" w:date="2015-11-24T15:06:00Z"/>
              </w:rPr>
            </w:pPr>
            <w:ins w:id="857" w:author="Jamika D. Burge" w:date="2015-11-24T15:06:00Z">
              <w:r>
                <w:rPr>
                  <w:rStyle w:val="Strong"/>
                </w:rPr>
                <w:t>T</w:t>
              </w:r>
              <w:r w:rsidRPr="00657FD7">
                <w:rPr>
                  <w:rStyle w:val="Strong"/>
                </w:rPr>
                <w:t>S</w:t>
              </w:r>
              <w:r w:rsidRPr="00FF6742">
                <w:t>—</w:t>
              </w:r>
              <w:r>
                <w:t>Test State</w:t>
              </w:r>
            </w:ins>
          </w:p>
          <w:p w14:paraId="0296876B" w14:textId="77777777" w:rsidR="00ED0EE4" w:rsidRPr="00FC6D62" w:rsidDel="00211B29" w:rsidRDefault="00211B29" w:rsidP="00FC6D62">
            <w:pPr>
              <w:pStyle w:val="TableText"/>
              <w:rPr>
                <w:del w:id="858" w:author="Jamika D. Burge" w:date="2015-11-24T15:06:00Z"/>
              </w:rPr>
            </w:pPr>
            <w:ins w:id="859" w:author="Jamika D. Burge" w:date="2015-11-24T15:06:00Z">
              <w:r w:rsidRPr="00657FD7">
                <w:rPr>
                  <w:rStyle w:val="Strong"/>
                </w:rPr>
                <w:t>OT</w:t>
              </w:r>
              <w:r w:rsidRPr="00FF6742">
                <w:t>—</w:t>
              </w:r>
              <w:r w:rsidRPr="00657FD7">
                <w:t>Other</w:t>
              </w:r>
            </w:ins>
            <w:del w:id="860" w:author="Jamika D. Burge" w:date="2015-11-24T15:06:00Z">
              <w:r w:rsidR="00ED0EE4" w:rsidRPr="00CB020D" w:rsidDel="00211B29">
                <w:rPr>
                  <w:rStyle w:val="Strong"/>
                </w:rPr>
                <w:delText>Any standard two-letter state abbreviation is valid.</w:delText>
              </w:r>
              <w:r w:rsidR="00ED0EE4" w:rsidRPr="00FC6D62" w:rsidDel="00211B29">
                <w:delText xml:space="preserve"> In addition, the following are </w:delText>
              </w:r>
              <w:r w:rsidR="00ED0EE4" w:rsidDel="00211B29">
                <w:delText xml:space="preserve">also </w:delText>
              </w:r>
              <w:r w:rsidR="00ED0EE4" w:rsidRPr="00FC6D62" w:rsidDel="00211B29">
                <w:delText>valid:</w:delText>
              </w:r>
            </w:del>
          </w:p>
          <w:p w14:paraId="63D5D01D" w14:textId="77777777" w:rsidR="00ED0EE4" w:rsidDel="00211B29" w:rsidRDefault="00ED0EE4" w:rsidP="00CB020D">
            <w:pPr>
              <w:pStyle w:val="TableTextBullet"/>
              <w:rPr>
                <w:del w:id="861" w:author="Jamika D. Burge" w:date="2015-11-24T15:06:00Z"/>
              </w:rPr>
            </w:pPr>
            <w:del w:id="862" w:author="Jamika D. Burge" w:date="2015-11-24T15:06:00Z">
              <w:r w:rsidRPr="00657FD7" w:rsidDel="00211B29">
                <w:rPr>
                  <w:rStyle w:val="Strong"/>
                </w:rPr>
                <w:delText>AA</w:delText>
              </w:r>
              <w:r w:rsidRPr="00FF6742" w:rsidDel="00211B29">
                <w:delText>—</w:delText>
              </w:r>
              <w:r w:rsidDel="00211B29">
                <w:delText>Arme</w:delText>
              </w:r>
              <w:r w:rsidRPr="003C5824" w:rsidDel="00211B29">
                <w:delText>d Forces Americas</w:delText>
              </w:r>
            </w:del>
          </w:p>
          <w:p w14:paraId="1C9DC3E1" w14:textId="77777777" w:rsidR="00ED0EE4" w:rsidDel="00211B29" w:rsidRDefault="00ED0EE4" w:rsidP="00CB020D">
            <w:pPr>
              <w:pStyle w:val="TableTextBullet"/>
              <w:rPr>
                <w:del w:id="863" w:author="Jamika D. Burge" w:date="2015-11-24T15:06:00Z"/>
              </w:rPr>
            </w:pPr>
            <w:del w:id="864" w:author="Jamika D. Burge" w:date="2015-11-24T15:06:00Z">
              <w:r w:rsidRPr="00657FD7" w:rsidDel="00211B29">
                <w:rPr>
                  <w:rStyle w:val="Strong"/>
                </w:rPr>
                <w:delText>AE</w:delText>
              </w:r>
              <w:r w:rsidRPr="00FF6742" w:rsidDel="00211B29">
                <w:delText>—</w:delText>
              </w:r>
              <w:r w:rsidRPr="003C5824" w:rsidDel="00211B29">
                <w:delText>Armed Forces Africa, Canada, Europe and Mideast</w:delText>
              </w:r>
            </w:del>
          </w:p>
          <w:p w14:paraId="6B7042F6" w14:textId="77777777" w:rsidR="00ED0EE4" w:rsidDel="00211B29" w:rsidRDefault="00ED0EE4" w:rsidP="00CB020D">
            <w:pPr>
              <w:pStyle w:val="TableTextBullet"/>
              <w:rPr>
                <w:del w:id="865" w:author="Jamika D. Burge" w:date="2015-11-24T15:06:00Z"/>
              </w:rPr>
            </w:pPr>
            <w:del w:id="866" w:author="Jamika D. Burge" w:date="2015-11-24T15:06:00Z">
              <w:r w:rsidRPr="00657FD7" w:rsidDel="00211B29">
                <w:rPr>
                  <w:rStyle w:val="Strong"/>
                </w:rPr>
                <w:delText>AP</w:delText>
              </w:r>
              <w:r w:rsidRPr="00FF6742" w:rsidDel="00211B29">
                <w:delText>—</w:delText>
              </w:r>
              <w:r w:rsidRPr="003C5824" w:rsidDel="00211B29">
                <w:delText>Armed Forces Pacific</w:delText>
              </w:r>
            </w:del>
          </w:p>
          <w:p w14:paraId="4CC5C85C" w14:textId="77777777" w:rsidR="00ED0EE4" w:rsidRPr="00657FD7" w:rsidDel="00211B29" w:rsidRDefault="00ED0EE4" w:rsidP="00CB020D">
            <w:pPr>
              <w:pStyle w:val="TableTextBullet"/>
              <w:rPr>
                <w:del w:id="867" w:author="Jamika D. Burge" w:date="2015-11-24T15:06:00Z"/>
              </w:rPr>
            </w:pPr>
            <w:del w:id="868" w:author="Jamika D. Burge" w:date="2015-11-24T15:06:00Z">
              <w:r w:rsidDel="00211B29">
                <w:rPr>
                  <w:rStyle w:val="Strong"/>
                </w:rPr>
                <w:delText>T</w:delText>
              </w:r>
              <w:r w:rsidRPr="00657FD7" w:rsidDel="00211B29">
                <w:rPr>
                  <w:rStyle w:val="Strong"/>
                </w:rPr>
                <w:delText>S</w:delText>
              </w:r>
              <w:r w:rsidRPr="00FF6742" w:rsidDel="00211B29">
                <w:delText>—</w:delText>
              </w:r>
              <w:r w:rsidDel="00211B29">
                <w:delText>Test State</w:delText>
              </w:r>
            </w:del>
          </w:p>
          <w:p w14:paraId="60C7A677" w14:textId="2C11A5DE" w:rsidR="00B755F1" w:rsidRDefault="00ED0EE4" w:rsidP="00B755F1">
            <w:pPr>
              <w:pStyle w:val="TableTextBullet"/>
              <w:rPr>
                <w:rFonts w:ascii="Calibri" w:hAnsi="Calibri" w:cs="Calibri"/>
                <w:color w:val="000000"/>
                <w:sz w:val="22"/>
              </w:rPr>
            </w:pPr>
            <w:del w:id="869" w:author="Jamika D. Burge" w:date="2015-11-24T15:06:00Z">
              <w:r w:rsidRPr="00657FD7" w:rsidDel="00211B29">
                <w:rPr>
                  <w:rStyle w:val="Strong"/>
                </w:rPr>
                <w:delText>OT</w:delText>
              </w:r>
              <w:r w:rsidRPr="00FF6742" w:rsidDel="00211B29">
                <w:delText>—</w:delText>
              </w:r>
              <w:r w:rsidRPr="00657FD7" w:rsidDel="00211B29">
                <w:delText>Other</w:delText>
              </w:r>
            </w:del>
            <w:r w:rsidR="00B755F1">
              <w:rPr>
                <w:rFonts w:ascii="Calibri" w:hAnsi="Calibri" w:cs="Calibri"/>
                <w:color w:val="000000"/>
                <w:sz w:val="22"/>
              </w:rPr>
              <w:fldChar w:fldCharType="end"/>
            </w:r>
          </w:p>
        </w:tc>
      </w:tr>
      <w:tr w:rsidR="0030309E" w:rsidRPr="00D04F34" w14:paraId="6626563F" w14:textId="77777777" w:rsidTr="00AC4F52">
        <w:tc>
          <w:tcPr>
            <w:tcW w:w="3168" w:type="dxa"/>
          </w:tcPr>
          <w:p w14:paraId="42CE670F" w14:textId="77777777" w:rsidR="0030309E" w:rsidRPr="00D04F34" w:rsidRDefault="0030309E" w:rsidP="00C505B6">
            <w:pPr>
              <w:pStyle w:val="TableText"/>
            </w:pPr>
            <w:r w:rsidRPr="00D04F34">
              <w:t>Subject</w:t>
            </w:r>
            <w:r>
              <w:t>*</w:t>
            </w:r>
          </w:p>
        </w:tc>
        <w:tc>
          <w:tcPr>
            <w:tcW w:w="6192" w:type="dxa"/>
            <w:vAlign w:val="center"/>
          </w:tcPr>
          <w:p w14:paraId="03548FC2" w14:textId="77777777" w:rsidR="0030309E" w:rsidRDefault="0069600C" w:rsidP="00F43832">
            <w:pPr>
              <w:pStyle w:val="TableText"/>
            </w:pPr>
            <w:r>
              <w:t>S</w:t>
            </w:r>
            <w:r w:rsidR="0030309E">
              <w:t>ubject for which the accommodations apply</w:t>
            </w:r>
            <w:r w:rsidR="003E5A8C">
              <w:t>.</w:t>
            </w:r>
          </w:p>
          <w:p w14:paraId="5E1BA8C4" w14:textId="77777777" w:rsidR="003E5A8C" w:rsidRPr="003E5A8C" w:rsidRDefault="003E5A8C" w:rsidP="0030309E">
            <w:pPr>
              <w:pStyle w:val="TableText"/>
              <w:rPr>
                <w:rStyle w:val="Strong"/>
              </w:rPr>
            </w:pPr>
            <w:r w:rsidRPr="003E5A8C">
              <w:rPr>
                <w:rStyle w:val="Strong"/>
              </w:rPr>
              <w:t>Up to 20 characters.</w:t>
            </w:r>
          </w:p>
        </w:tc>
      </w:tr>
      <w:tr w:rsidR="0030309E" w:rsidRPr="00D04F34" w14:paraId="02F83CBD" w14:textId="77777777" w:rsidTr="00AC4F52">
        <w:tc>
          <w:tcPr>
            <w:tcW w:w="3168" w:type="dxa"/>
          </w:tcPr>
          <w:p w14:paraId="67C7A712" w14:textId="77777777" w:rsidR="0030309E" w:rsidRPr="00D04F34" w:rsidRDefault="0030309E" w:rsidP="00C505B6">
            <w:pPr>
              <w:pStyle w:val="TableText"/>
            </w:pPr>
            <w:r w:rsidRPr="00D04F34">
              <w:t>AmericanSignLanguage</w:t>
            </w:r>
          </w:p>
        </w:tc>
        <w:tc>
          <w:tcPr>
            <w:tcW w:w="6192" w:type="dxa"/>
            <w:vAlign w:val="center"/>
          </w:tcPr>
          <w:p w14:paraId="716144DD" w14:textId="77777777" w:rsidR="0030309E" w:rsidRDefault="0030309E" w:rsidP="00F43832">
            <w:pPr>
              <w:pStyle w:val="TableText"/>
            </w:pPr>
            <w:r>
              <w:t xml:space="preserve">Allows students </w:t>
            </w:r>
            <w:r w:rsidRPr="00F43832">
              <w:t>to</w:t>
            </w:r>
            <w:r>
              <w:t xml:space="preserve"> view test content translated into ASL by a human signer.</w:t>
            </w:r>
          </w:p>
          <w:p w14:paraId="3B9BBEA2" w14:textId="77777777" w:rsidR="003E5A8C" w:rsidRPr="003E5A8C" w:rsidRDefault="003E5A8C" w:rsidP="003E5A8C">
            <w:pPr>
              <w:pStyle w:val="TableTextBullet"/>
            </w:pPr>
            <w:r w:rsidRPr="003E5A8C">
              <w:rPr>
                <w:rStyle w:val="Strong"/>
              </w:rPr>
              <w:t>TDS_ASL0</w:t>
            </w:r>
            <w:r>
              <w:t xml:space="preserve"> – </w:t>
            </w:r>
            <w:r w:rsidRPr="00E80C88">
              <w:t>Do not show ASL videos</w:t>
            </w:r>
            <w:r>
              <w:t>.</w:t>
            </w:r>
          </w:p>
          <w:p w14:paraId="60ED1980" w14:textId="77777777" w:rsidR="003E5A8C" w:rsidRDefault="003E5A8C" w:rsidP="00AC0854">
            <w:pPr>
              <w:pStyle w:val="TableTextBullet"/>
            </w:pPr>
            <w:r w:rsidRPr="003E5A8C">
              <w:rPr>
                <w:rStyle w:val="Strong"/>
              </w:rPr>
              <w:t>TDS_ASL1</w:t>
            </w:r>
            <w:r>
              <w:t xml:space="preserve"> – </w:t>
            </w:r>
            <w:r w:rsidRPr="00E80C88">
              <w:t>Show ASL videos.</w:t>
            </w:r>
          </w:p>
        </w:tc>
      </w:tr>
      <w:tr w:rsidR="0030309E" w:rsidRPr="00D04F34" w14:paraId="557C8F51" w14:textId="77777777" w:rsidTr="00AC4F52">
        <w:tc>
          <w:tcPr>
            <w:tcW w:w="3168" w:type="dxa"/>
          </w:tcPr>
          <w:p w14:paraId="083ECE18" w14:textId="77777777" w:rsidR="0030309E" w:rsidRPr="00D04F34" w:rsidRDefault="0030309E" w:rsidP="00C505B6">
            <w:pPr>
              <w:pStyle w:val="TableText"/>
            </w:pPr>
            <w:r w:rsidRPr="00D04F34">
              <w:t>ColorContrast</w:t>
            </w:r>
          </w:p>
        </w:tc>
        <w:tc>
          <w:tcPr>
            <w:tcW w:w="6192" w:type="dxa"/>
            <w:vAlign w:val="center"/>
          </w:tcPr>
          <w:p w14:paraId="6C75215F" w14:textId="77777777" w:rsidR="0030309E" w:rsidRDefault="0030309E" w:rsidP="00F43832">
            <w:pPr>
              <w:pStyle w:val="TableText"/>
            </w:pPr>
            <w:r>
              <w:t xml:space="preserve">By default, tests are presented with black text on a white background. Students who require a different combination of text and background </w:t>
            </w:r>
            <w:r w:rsidR="003E735B">
              <w:t xml:space="preserve">are </w:t>
            </w:r>
            <w:r>
              <w:t xml:space="preserve">assigned </w:t>
            </w:r>
            <w:r w:rsidR="003E735B">
              <w:t>one of the following:</w:t>
            </w:r>
          </w:p>
          <w:p w14:paraId="648E2240" w14:textId="77777777" w:rsidR="00C51755" w:rsidRPr="00C51755" w:rsidRDefault="00C51755" w:rsidP="00C51755">
            <w:pPr>
              <w:pStyle w:val="TableTextBullet"/>
            </w:pPr>
            <w:r w:rsidRPr="00C51755">
              <w:rPr>
                <w:rStyle w:val="Strong"/>
              </w:rPr>
              <w:t>TDS_CC0</w:t>
            </w:r>
            <w:r>
              <w:t xml:space="preserve"> – </w:t>
            </w:r>
            <w:r w:rsidRPr="00E80C88">
              <w:t>Black on White</w:t>
            </w:r>
          </w:p>
          <w:p w14:paraId="3BC4DFC5" w14:textId="77777777" w:rsidR="00C51755" w:rsidRPr="00C51755" w:rsidRDefault="00C51755" w:rsidP="00C51755">
            <w:pPr>
              <w:pStyle w:val="TableTextBullet"/>
            </w:pPr>
            <w:r w:rsidRPr="00C51755">
              <w:rPr>
                <w:rStyle w:val="Strong"/>
              </w:rPr>
              <w:t>TDS_CCInvert</w:t>
            </w:r>
            <w:r>
              <w:t xml:space="preserve"> – </w:t>
            </w:r>
            <w:r w:rsidRPr="00E80C88">
              <w:t>Reverse Contrast</w:t>
            </w:r>
          </w:p>
          <w:p w14:paraId="0AC95F56" w14:textId="77777777" w:rsidR="00C51755" w:rsidRPr="00C51755" w:rsidRDefault="00C51755" w:rsidP="00C51755">
            <w:pPr>
              <w:pStyle w:val="TableTextBullet"/>
            </w:pPr>
            <w:r w:rsidRPr="00C51755">
              <w:rPr>
                <w:rStyle w:val="Strong"/>
              </w:rPr>
              <w:t>TDS_CCMagenta</w:t>
            </w:r>
            <w:r>
              <w:t xml:space="preserve"> – </w:t>
            </w:r>
            <w:r w:rsidRPr="00E80C88">
              <w:t>Black on Rose</w:t>
            </w:r>
          </w:p>
          <w:p w14:paraId="6A5B26C1" w14:textId="77777777" w:rsidR="00C51755" w:rsidRPr="00C51755" w:rsidRDefault="00C51755" w:rsidP="00C51755">
            <w:pPr>
              <w:pStyle w:val="TableTextBullet"/>
            </w:pPr>
            <w:r w:rsidRPr="00C51755">
              <w:rPr>
                <w:rStyle w:val="Strong"/>
              </w:rPr>
              <w:t>TDS_CCMedGrayLtGray</w:t>
            </w:r>
            <w:r>
              <w:t xml:space="preserve"> – </w:t>
            </w:r>
            <w:r w:rsidRPr="00E80C88">
              <w:t>Medium Gray on Light Gray</w:t>
            </w:r>
          </w:p>
          <w:p w14:paraId="45EAA303" w14:textId="77777777" w:rsidR="00C51755" w:rsidRDefault="00C51755" w:rsidP="00AC0854">
            <w:pPr>
              <w:pStyle w:val="TableTextBullet"/>
              <w:rPr>
                <w:sz w:val="22"/>
              </w:rPr>
            </w:pPr>
            <w:r w:rsidRPr="00C51755">
              <w:rPr>
                <w:rStyle w:val="Strong"/>
              </w:rPr>
              <w:t>TDS_CCYellowB</w:t>
            </w:r>
            <w:r>
              <w:t xml:space="preserve"> – </w:t>
            </w:r>
            <w:r w:rsidRPr="00E80C88">
              <w:t>Yellow on Blue</w:t>
            </w:r>
          </w:p>
        </w:tc>
      </w:tr>
      <w:tr w:rsidR="0030309E" w:rsidRPr="00D04F34" w14:paraId="09009A20" w14:textId="77777777" w:rsidTr="00AC4F52">
        <w:tc>
          <w:tcPr>
            <w:tcW w:w="3168" w:type="dxa"/>
          </w:tcPr>
          <w:p w14:paraId="2692FF7A" w14:textId="77777777" w:rsidR="0030309E" w:rsidRPr="00D04F34" w:rsidRDefault="0030309E" w:rsidP="00C505B6">
            <w:pPr>
              <w:pStyle w:val="TableText"/>
            </w:pPr>
            <w:r w:rsidRPr="00D04F34">
              <w:t>ClosedCaptioning</w:t>
            </w:r>
          </w:p>
        </w:tc>
        <w:tc>
          <w:tcPr>
            <w:tcW w:w="6192" w:type="dxa"/>
            <w:vAlign w:val="center"/>
          </w:tcPr>
          <w:p w14:paraId="705FB81F" w14:textId="77777777" w:rsidR="0030309E" w:rsidRDefault="00A7673E" w:rsidP="00F43832">
            <w:pPr>
              <w:pStyle w:val="TableText"/>
            </w:pPr>
            <w:r>
              <w:t>Provides subtitles for audio portions.</w:t>
            </w:r>
          </w:p>
          <w:p w14:paraId="23275E12" w14:textId="77777777" w:rsidR="00ED4F43" w:rsidRPr="00E80C88" w:rsidRDefault="00ED4F43" w:rsidP="00ED4F43">
            <w:pPr>
              <w:pStyle w:val="TableTextBullet"/>
            </w:pPr>
            <w:r w:rsidRPr="00ED4F43">
              <w:rPr>
                <w:rStyle w:val="Strong"/>
              </w:rPr>
              <w:t>TDS_ClosedCap0</w:t>
            </w:r>
            <w:r>
              <w:t xml:space="preserve"> – </w:t>
            </w:r>
            <w:r w:rsidRPr="00E80C88">
              <w:t xml:space="preserve">Closed </w:t>
            </w:r>
            <w:r w:rsidR="00307191" w:rsidRPr="00E80C88">
              <w:t>captioning not available</w:t>
            </w:r>
          </w:p>
          <w:p w14:paraId="3850A617" w14:textId="77777777" w:rsidR="00ED4F43" w:rsidRDefault="00ED4F43" w:rsidP="00AC0854">
            <w:pPr>
              <w:pStyle w:val="TableTextBullet"/>
            </w:pPr>
            <w:r w:rsidRPr="00ED4F43">
              <w:rPr>
                <w:rStyle w:val="Strong"/>
              </w:rPr>
              <w:t>TDS_ClosedCap1</w:t>
            </w:r>
            <w:r>
              <w:t xml:space="preserve"> – </w:t>
            </w:r>
            <w:r w:rsidRPr="00E80C88">
              <w:t xml:space="preserve">Closed </w:t>
            </w:r>
            <w:r w:rsidR="0092153D" w:rsidRPr="00E80C88">
              <w:t>captioning available</w:t>
            </w:r>
          </w:p>
        </w:tc>
      </w:tr>
      <w:tr w:rsidR="0030309E" w:rsidRPr="00D04F34" w14:paraId="715660DD" w14:textId="77777777" w:rsidTr="00AC4F52">
        <w:tc>
          <w:tcPr>
            <w:tcW w:w="3168" w:type="dxa"/>
          </w:tcPr>
          <w:p w14:paraId="772561F6" w14:textId="77777777" w:rsidR="0030309E" w:rsidRPr="00D04F34" w:rsidRDefault="0030309E" w:rsidP="00C505B6">
            <w:pPr>
              <w:pStyle w:val="TableText"/>
            </w:pPr>
            <w:r w:rsidRPr="00D04F34">
              <w:t>Language</w:t>
            </w:r>
          </w:p>
        </w:tc>
        <w:tc>
          <w:tcPr>
            <w:tcW w:w="6192" w:type="dxa"/>
            <w:vAlign w:val="center"/>
          </w:tcPr>
          <w:p w14:paraId="702C1E3D" w14:textId="77777777" w:rsidR="0030309E" w:rsidRDefault="002419B9" w:rsidP="00F43832">
            <w:pPr>
              <w:pStyle w:val="TableText"/>
            </w:pPr>
            <w:r>
              <w:t>Language in which the tests are presented.</w:t>
            </w:r>
          </w:p>
          <w:p w14:paraId="6790FE5F" w14:textId="77777777" w:rsidR="00E66344" w:rsidRPr="00E66344" w:rsidRDefault="00E66344" w:rsidP="00E66344">
            <w:pPr>
              <w:pStyle w:val="TableTextBullet"/>
            </w:pPr>
            <w:r w:rsidRPr="00E66344">
              <w:rPr>
                <w:rStyle w:val="Strong"/>
              </w:rPr>
              <w:t>ENU</w:t>
            </w:r>
            <w:r>
              <w:t xml:space="preserve"> – </w:t>
            </w:r>
            <w:r w:rsidRPr="00E80C88">
              <w:t>English</w:t>
            </w:r>
          </w:p>
          <w:p w14:paraId="407B7839" w14:textId="77777777" w:rsidR="00E66344" w:rsidRPr="00E66344" w:rsidRDefault="00E66344" w:rsidP="00E66344">
            <w:pPr>
              <w:pStyle w:val="TableTextBullet"/>
            </w:pPr>
            <w:r w:rsidRPr="00E66344">
              <w:rPr>
                <w:rStyle w:val="Strong"/>
              </w:rPr>
              <w:t>ENU-Braille</w:t>
            </w:r>
            <w:r w:rsidRPr="00E66344">
              <w:t xml:space="preserve"> </w:t>
            </w:r>
            <w:r>
              <w:t xml:space="preserve">– </w:t>
            </w:r>
            <w:r w:rsidRPr="00E80C88">
              <w:t>Braille</w:t>
            </w:r>
          </w:p>
          <w:p w14:paraId="5BC00A42" w14:textId="77777777" w:rsidR="0092153D" w:rsidRDefault="00E66344" w:rsidP="00E66344">
            <w:pPr>
              <w:pStyle w:val="TableTextBullet"/>
            </w:pPr>
            <w:r w:rsidRPr="00E66344">
              <w:rPr>
                <w:rStyle w:val="Strong"/>
              </w:rPr>
              <w:t>ESN</w:t>
            </w:r>
            <w:r>
              <w:t xml:space="preserve"> – </w:t>
            </w:r>
            <w:r w:rsidRPr="00E80C88">
              <w:t>Spanish (stacked translation),</w:t>
            </w:r>
            <w:r>
              <w:t xml:space="preserve"> </w:t>
            </w:r>
            <w:r w:rsidRPr="00E80C88">
              <w:t>math only</w:t>
            </w:r>
          </w:p>
        </w:tc>
      </w:tr>
      <w:tr w:rsidR="0030309E" w:rsidRPr="00D04F34" w14:paraId="5F55CE42" w14:textId="77777777" w:rsidTr="00AC4F52">
        <w:tc>
          <w:tcPr>
            <w:tcW w:w="3168" w:type="dxa"/>
          </w:tcPr>
          <w:p w14:paraId="19CEE4CA" w14:textId="77777777" w:rsidR="0030309E" w:rsidRPr="00D04F34" w:rsidRDefault="0030309E" w:rsidP="00C505B6">
            <w:pPr>
              <w:pStyle w:val="TableText"/>
            </w:pPr>
            <w:r w:rsidRPr="00D04F34">
              <w:t>Masking</w:t>
            </w:r>
          </w:p>
        </w:tc>
        <w:tc>
          <w:tcPr>
            <w:tcW w:w="6192" w:type="dxa"/>
            <w:vAlign w:val="center"/>
          </w:tcPr>
          <w:p w14:paraId="312BDF71" w14:textId="77777777" w:rsidR="0030309E" w:rsidRDefault="00307191" w:rsidP="00F43832">
            <w:pPr>
              <w:pStyle w:val="TableText"/>
            </w:pPr>
            <w:r>
              <w:t>B</w:t>
            </w:r>
            <w:r w:rsidR="0030309E">
              <w:t>lock</w:t>
            </w:r>
            <w:r>
              <w:t>s</w:t>
            </w:r>
            <w:r w:rsidR="0030309E">
              <w:t xml:space="preserve"> o</w:t>
            </w:r>
            <w:r w:rsidR="00596E3B">
              <w:t>f</w:t>
            </w:r>
            <w:r w:rsidR="0030309E">
              <w:t>f content that is not of immediate need or that may be distracting to the student.</w:t>
            </w:r>
          </w:p>
          <w:p w14:paraId="7B27C585" w14:textId="77777777" w:rsidR="00CA362D" w:rsidRDefault="00CA362D" w:rsidP="00CA362D">
            <w:pPr>
              <w:pStyle w:val="TableTextBullet"/>
            </w:pPr>
            <w:r w:rsidRPr="00CA362D">
              <w:rPr>
                <w:rStyle w:val="Strong"/>
              </w:rPr>
              <w:t>TDS_Masking0</w:t>
            </w:r>
            <w:r>
              <w:t xml:space="preserve"> – </w:t>
            </w:r>
            <w:r w:rsidRPr="00E80C88">
              <w:t>Masking not available</w:t>
            </w:r>
          </w:p>
          <w:p w14:paraId="3FD1667E" w14:textId="77777777" w:rsidR="00CA362D" w:rsidRPr="00CA362D" w:rsidRDefault="00CA362D" w:rsidP="00CA362D">
            <w:pPr>
              <w:pStyle w:val="TableTextBullet"/>
            </w:pPr>
            <w:r w:rsidRPr="00CA362D">
              <w:rPr>
                <w:rStyle w:val="Strong"/>
              </w:rPr>
              <w:t>TDS_Masking1</w:t>
            </w:r>
            <w:r w:rsidRPr="00CA362D">
              <w:t xml:space="preserve"> – </w:t>
            </w:r>
            <w:r w:rsidRPr="00E80C88">
              <w:t>Masking available</w:t>
            </w:r>
          </w:p>
        </w:tc>
      </w:tr>
      <w:tr w:rsidR="0030309E" w:rsidRPr="00D04F34" w14:paraId="7C978570" w14:textId="77777777" w:rsidTr="00AC4F52">
        <w:tc>
          <w:tcPr>
            <w:tcW w:w="3168" w:type="dxa"/>
          </w:tcPr>
          <w:p w14:paraId="79D695B0" w14:textId="77777777" w:rsidR="0030309E" w:rsidRPr="00D04F34" w:rsidRDefault="0030309E" w:rsidP="00C505B6">
            <w:pPr>
              <w:pStyle w:val="TableText"/>
            </w:pPr>
            <w:r w:rsidRPr="00D04F34">
              <w:t>PermissiveMode</w:t>
            </w:r>
          </w:p>
        </w:tc>
        <w:tc>
          <w:tcPr>
            <w:tcW w:w="6192" w:type="dxa"/>
            <w:vAlign w:val="center"/>
          </w:tcPr>
          <w:p w14:paraId="3839675E" w14:textId="77777777" w:rsidR="0030309E" w:rsidRDefault="0030309E" w:rsidP="00F43832">
            <w:pPr>
              <w:pStyle w:val="TableText"/>
            </w:pPr>
            <w:r>
              <w:t xml:space="preserve">Permissive mode </w:t>
            </w:r>
            <w:r w:rsidR="007B538A">
              <w:t xml:space="preserve">enables </w:t>
            </w:r>
            <w:r>
              <w:t>access to accessibility software in order to interact with the test (e.g., screen readers, magnifiers).</w:t>
            </w:r>
            <w:r w:rsidR="000E3079">
              <w:t xml:space="preserve"> </w:t>
            </w:r>
            <w:r>
              <w:t>When permissive mode is disabled, the only application that can be open on the computer is the secure browser.</w:t>
            </w:r>
          </w:p>
          <w:p w14:paraId="0D3F4051" w14:textId="77777777" w:rsidR="007B538A" w:rsidRPr="007B538A" w:rsidRDefault="007B538A" w:rsidP="007B538A">
            <w:pPr>
              <w:pStyle w:val="TableTextBullet"/>
            </w:pPr>
            <w:r w:rsidRPr="007B538A">
              <w:rPr>
                <w:rStyle w:val="Strong"/>
              </w:rPr>
              <w:t>TDS_PM0</w:t>
            </w:r>
            <w:r w:rsidRPr="007B538A">
              <w:t xml:space="preserve"> – </w:t>
            </w:r>
            <w:r w:rsidRPr="00E80C88">
              <w:t>Permissive mode disabled</w:t>
            </w:r>
          </w:p>
          <w:p w14:paraId="4E931B9F" w14:textId="77777777" w:rsidR="007B538A" w:rsidRDefault="007B538A" w:rsidP="007B538A">
            <w:pPr>
              <w:pStyle w:val="TableTextBullet"/>
              <w:rPr>
                <w:sz w:val="22"/>
              </w:rPr>
            </w:pPr>
            <w:r w:rsidRPr="007B538A">
              <w:rPr>
                <w:rStyle w:val="Strong"/>
              </w:rPr>
              <w:t>TDS_PM1</w:t>
            </w:r>
            <w:r w:rsidRPr="007B538A">
              <w:t xml:space="preserve"> – </w:t>
            </w:r>
            <w:r w:rsidRPr="00E80C88">
              <w:t>Permissive mode enabled</w:t>
            </w:r>
          </w:p>
        </w:tc>
      </w:tr>
      <w:tr w:rsidR="0030309E" w:rsidRPr="00D04F34" w14:paraId="4CCDFD6B" w14:textId="77777777" w:rsidTr="00AC4F52">
        <w:tc>
          <w:tcPr>
            <w:tcW w:w="3168" w:type="dxa"/>
          </w:tcPr>
          <w:p w14:paraId="5BE7225B" w14:textId="77777777" w:rsidR="0030309E" w:rsidRPr="00D04F34" w:rsidRDefault="0030309E" w:rsidP="00C505B6">
            <w:pPr>
              <w:pStyle w:val="TableText"/>
            </w:pPr>
            <w:r w:rsidRPr="00D04F34">
              <w:t>PrintOnDemand</w:t>
            </w:r>
          </w:p>
        </w:tc>
        <w:tc>
          <w:tcPr>
            <w:tcW w:w="6192" w:type="dxa"/>
            <w:vAlign w:val="center"/>
          </w:tcPr>
          <w:p w14:paraId="4D1DE2E3" w14:textId="77777777" w:rsidR="0030309E" w:rsidRDefault="0030309E" w:rsidP="00F43832">
            <w:pPr>
              <w:pStyle w:val="TableText"/>
            </w:pPr>
            <w:r>
              <w:t>Allows student to request printing of stimuli.</w:t>
            </w:r>
          </w:p>
          <w:p w14:paraId="0E95F28A" w14:textId="77777777" w:rsidR="00F43832" w:rsidRDefault="00F43832" w:rsidP="00B85ED3">
            <w:pPr>
              <w:pStyle w:val="TableTextBullet"/>
            </w:pPr>
            <w:r w:rsidRPr="00F43832">
              <w:rPr>
                <w:rStyle w:val="Strong"/>
              </w:rPr>
              <w:t>TDS_PoD0</w:t>
            </w:r>
            <w:r>
              <w:t xml:space="preserve"> – </w:t>
            </w:r>
            <w:r w:rsidRPr="00E80C88">
              <w:t>None</w:t>
            </w:r>
          </w:p>
          <w:p w14:paraId="298643F8" w14:textId="77777777" w:rsidR="00AC0854" w:rsidRDefault="00AC0854" w:rsidP="00AC0854">
            <w:pPr>
              <w:pStyle w:val="TableTextBullet"/>
            </w:pPr>
            <w:r>
              <w:rPr>
                <w:rStyle w:val="Strong"/>
              </w:rPr>
              <w:t>Items</w:t>
            </w:r>
          </w:p>
          <w:p w14:paraId="1EEA3E8A" w14:textId="77777777" w:rsidR="00F43832" w:rsidRPr="00C1683F" w:rsidRDefault="00F43832" w:rsidP="00B85ED3">
            <w:pPr>
              <w:pStyle w:val="TableTextBullet"/>
            </w:pPr>
            <w:r w:rsidRPr="00C1683F">
              <w:rPr>
                <w:b/>
              </w:rPr>
              <w:t>Stimuli</w:t>
            </w:r>
          </w:p>
          <w:p w14:paraId="1B6DE583" w14:textId="77777777" w:rsidR="00AC0854" w:rsidRPr="00084E9C" w:rsidRDefault="00AC0854" w:rsidP="00B85ED3">
            <w:pPr>
              <w:pStyle w:val="TableTextBullet"/>
              <w:rPr>
                <w:b/>
              </w:rPr>
            </w:pPr>
            <w:r w:rsidRPr="00084E9C">
              <w:rPr>
                <w:b/>
              </w:rPr>
              <w:t>Stimuli and Items</w:t>
            </w:r>
          </w:p>
          <w:p w14:paraId="620AA0F7" w14:textId="693F4EDD" w:rsidR="00596E3B" w:rsidRPr="000534AF" w:rsidRDefault="00596E3B" w:rsidP="008E363F">
            <w:pPr>
              <w:pStyle w:val="TableText"/>
              <w:rPr>
                <w:rStyle w:val="Emphasis"/>
              </w:rPr>
            </w:pPr>
            <w:r w:rsidRPr="000534AF">
              <w:rPr>
                <w:rStyle w:val="Emphasis"/>
              </w:rPr>
              <w:t>Note: If a student will require items to be printed, contact th</w:t>
            </w:r>
            <w:r w:rsidR="008E363F">
              <w:rPr>
                <w:rStyle w:val="Emphasis"/>
              </w:rPr>
              <w:t>e Smarter Balanced Help Desk Service Provider</w:t>
            </w:r>
            <w:r w:rsidR="00F9019B">
              <w:rPr>
                <w:rStyle w:val="Emphasis"/>
              </w:rPr>
              <w:t xml:space="preserve">, </w:t>
            </w:r>
            <w:r w:rsidRPr="000534AF">
              <w:rPr>
                <w:rStyle w:val="Emphasis"/>
              </w:rPr>
              <w:t>SSID</w:t>
            </w:r>
            <w:r w:rsidR="00F9019B">
              <w:rPr>
                <w:rStyle w:val="Emphasis"/>
              </w:rPr>
              <w:t xml:space="preserve">, and </w:t>
            </w:r>
            <w:r w:rsidRPr="000534AF">
              <w:rPr>
                <w:rStyle w:val="Emphasis"/>
              </w:rPr>
              <w:t>the reason for the request.</w:t>
            </w:r>
          </w:p>
        </w:tc>
      </w:tr>
      <w:tr w:rsidR="0030309E" w:rsidRPr="00D04F34" w14:paraId="7AB29480" w14:textId="77777777" w:rsidTr="00AC4F52">
        <w:tc>
          <w:tcPr>
            <w:tcW w:w="3168" w:type="dxa"/>
          </w:tcPr>
          <w:p w14:paraId="157FDBF9" w14:textId="1ABCFE1D" w:rsidR="0030309E" w:rsidRPr="00D04F34" w:rsidRDefault="00601ED7" w:rsidP="00C505B6">
            <w:pPr>
              <w:pStyle w:val="TableText"/>
            </w:pPr>
            <w:r>
              <w:t xml:space="preserve"> Zoom</w:t>
            </w:r>
            <w:r w:rsidR="00560C79">
              <w:t xml:space="preserve"> / Print Size</w:t>
            </w:r>
          </w:p>
        </w:tc>
        <w:tc>
          <w:tcPr>
            <w:tcW w:w="6192" w:type="dxa"/>
            <w:vAlign w:val="center"/>
          </w:tcPr>
          <w:p w14:paraId="65269AB9" w14:textId="5E63DB62" w:rsidR="00DE6EA2" w:rsidRPr="001666F0" w:rsidRDefault="00874E16" w:rsidP="00F43832">
            <w:pPr>
              <w:pStyle w:val="TableText"/>
            </w:pPr>
            <w:r>
              <w:t xml:space="preserve">Sets </w:t>
            </w:r>
            <w:r w:rsidR="008E363F">
              <w:t xml:space="preserve">the view and print size </w:t>
            </w:r>
            <w:r w:rsidR="0030309E">
              <w:t>when starting a test. The selected size becomes the default for all items in that student’s test.</w:t>
            </w:r>
            <w:r w:rsidR="00D51C0A">
              <w:t xml:space="preserve"> </w:t>
            </w:r>
          </w:p>
          <w:p w14:paraId="150A9F0D" w14:textId="77777777" w:rsidR="00DE6EA2" w:rsidRDefault="00DE6EA2" w:rsidP="00DE6EA2">
            <w:pPr>
              <w:pStyle w:val="TableTextBullet"/>
            </w:pPr>
            <w:r w:rsidRPr="00DE6EA2">
              <w:rPr>
                <w:rStyle w:val="Strong"/>
              </w:rPr>
              <w:t>TDS_PS_L0</w:t>
            </w:r>
            <w:r>
              <w:t xml:space="preserve"> - No default zoom applied</w:t>
            </w:r>
          </w:p>
          <w:p w14:paraId="53846227" w14:textId="77777777" w:rsidR="00DE6EA2" w:rsidRDefault="00DE6EA2" w:rsidP="00DE6EA2">
            <w:pPr>
              <w:pStyle w:val="TableTextBullet"/>
            </w:pPr>
            <w:r w:rsidRPr="00DE6EA2">
              <w:rPr>
                <w:rStyle w:val="Strong"/>
              </w:rPr>
              <w:t>TDS_PS_L1</w:t>
            </w:r>
            <w:r>
              <w:t xml:space="preserve"> - Level 1</w:t>
            </w:r>
          </w:p>
          <w:p w14:paraId="18B6675C" w14:textId="77777777" w:rsidR="00DE6EA2" w:rsidRDefault="00DE6EA2" w:rsidP="00DE6EA2">
            <w:pPr>
              <w:pStyle w:val="TableTextBullet"/>
            </w:pPr>
            <w:r w:rsidRPr="00DE6EA2">
              <w:rPr>
                <w:rStyle w:val="Strong"/>
              </w:rPr>
              <w:t>TDS_PS_L2</w:t>
            </w:r>
            <w:r>
              <w:t xml:space="preserve"> - Level 2</w:t>
            </w:r>
          </w:p>
          <w:p w14:paraId="28A7EB32" w14:textId="77777777" w:rsidR="00DE6EA2" w:rsidRDefault="00DE6EA2" w:rsidP="00DE6EA2">
            <w:pPr>
              <w:pStyle w:val="TableTextBullet"/>
            </w:pPr>
            <w:r w:rsidRPr="00DE6EA2">
              <w:rPr>
                <w:rStyle w:val="Strong"/>
              </w:rPr>
              <w:t>TDS_PS_L3</w:t>
            </w:r>
            <w:r>
              <w:t xml:space="preserve"> - Level 3</w:t>
            </w:r>
          </w:p>
          <w:p w14:paraId="4CF6AE89" w14:textId="77777777" w:rsidR="00DE6EA2" w:rsidRDefault="00DE6EA2" w:rsidP="00DE6EA2">
            <w:pPr>
              <w:pStyle w:val="TableTextBullet"/>
            </w:pPr>
            <w:r w:rsidRPr="00DE6EA2">
              <w:rPr>
                <w:rStyle w:val="Strong"/>
              </w:rPr>
              <w:t>TDS_PS_L4</w:t>
            </w:r>
            <w:r>
              <w:t xml:space="preserve"> - Level 4</w:t>
            </w:r>
          </w:p>
          <w:p w14:paraId="2E92A1A6" w14:textId="77777777" w:rsidR="001666F0" w:rsidRDefault="001666F0" w:rsidP="001666F0">
            <w:pPr>
              <w:pStyle w:val="TableText"/>
            </w:pPr>
            <w:r>
              <w:t xml:space="preserve">The default </w:t>
            </w:r>
            <w:r w:rsidR="00847ACF">
              <w:t xml:space="preserve">typeface </w:t>
            </w:r>
            <w:r>
              <w:t>is as follows:</w:t>
            </w:r>
          </w:p>
          <w:p w14:paraId="4A503C04" w14:textId="77777777" w:rsidR="001666F0" w:rsidRDefault="001666F0" w:rsidP="001666F0">
            <w:pPr>
              <w:pStyle w:val="TableTextBullet"/>
            </w:pPr>
            <w:r>
              <w:t>The default print size for all tests is 14 pt.</w:t>
            </w:r>
          </w:p>
          <w:p w14:paraId="031B2FB6" w14:textId="77777777" w:rsidR="001666F0" w:rsidRDefault="001666F0" w:rsidP="001666F0">
            <w:pPr>
              <w:pStyle w:val="TableTextBullet"/>
            </w:pPr>
            <w:r>
              <w:t>The default font for ELA tests is Times New Roman.</w:t>
            </w:r>
          </w:p>
          <w:p w14:paraId="45020CD1" w14:textId="77777777" w:rsidR="001666F0" w:rsidRDefault="001666F0" w:rsidP="001666F0">
            <w:pPr>
              <w:pStyle w:val="TableTextBullet"/>
            </w:pPr>
            <w:r>
              <w:t>The default font for mathematics tests is Verdana.</w:t>
            </w:r>
          </w:p>
        </w:tc>
      </w:tr>
      <w:tr w:rsidR="0030309E" w:rsidRPr="00D04F34" w14:paraId="032C53BE" w14:textId="77777777" w:rsidTr="00AC4F52">
        <w:tc>
          <w:tcPr>
            <w:tcW w:w="3168" w:type="dxa"/>
          </w:tcPr>
          <w:p w14:paraId="2FF7FCE5" w14:textId="77777777" w:rsidR="0030309E" w:rsidRPr="00D04F34" w:rsidRDefault="0030309E" w:rsidP="00C505B6">
            <w:pPr>
              <w:pStyle w:val="TableText"/>
            </w:pPr>
            <w:r w:rsidRPr="00D04F34">
              <w:t>StreamlinedInterface</w:t>
            </w:r>
          </w:p>
        </w:tc>
        <w:tc>
          <w:tcPr>
            <w:tcW w:w="6192" w:type="dxa"/>
            <w:vAlign w:val="center"/>
          </w:tcPr>
          <w:p w14:paraId="57ADA38C" w14:textId="77777777" w:rsidR="008100AF" w:rsidRDefault="0030309E" w:rsidP="00F43832">
            <w:pPr>
              <w:pStyle w:val="TableText"/>
            </w:pPr>
            <w:r>
              <w:t>By default, all tests use the standard interface. This interface is compatible with all supported desktops and tablets.</w:t>
            </w:r>
          </w:p>
          <w:p w14:paraId="3B682134" w14:textId="77777777" w:rsidR="008100AF" w:rsidRDefault="0030309E" w:rsidP="00F43832">
            <w:pPr>
              <w:pStyle w:val="TableText"/>
            </w:pPr>
            <w:r>
              <w:t>The streamlined interface presents the test in an alternat</w:t>
            </w:r>
            <w:r w:rsidR="008100AF">
              <w:t>iv</w:t>
            </w:r>
            <w:r>
              <w:t>e, simplified format in which the items are displayed below the stimuli. All tool and navigation buttons are on the bottom of the screen.</w:t>
            </w:r>
          </w:p>
          <w:p w14:paraId="24CE9E96" w14:textId="77777777" w:rsidR="0030309E" w:rsidRDefault="0030309E" w:rsidP="00F43832">
            <w:pPr>
              <w:pStyle w:val="TableText"/>
            </w:pPr>
            <w:r>
              <w:t>The streamlined interface is not intended to be tablet compatible.</w:t>
            </w:r>
          </w:p>
          <w:p w14:paraId="25A69A0A" w14:textId="77777777" w:rsidR="00B34178" w:rsidRPr="00B34178" w:rsidRDefault="00B34178" w:rsidP="00B34178">
            <w:pPr>
              <w:pStyle w:val="TableTextBullet"/>
            </w:pPr>
            <w:r w:rsidRPr="00B34178">
              <w:rPr>
                <w:rStyle w:val="Strong"/>
              </w:rPr>
              <w:t>TDS_TS_Modern</w:t>
            </w:r>
            <w:r w:rsidRPr="00B34178">
              <w:t xml:space="preserve"> – Standard </w:t>
            </w:r>
          </w:p>
          <w:p w14:paraId="0370384B" w14:textId="77777777" w:rsidR="00B34178" w:rsidRPr="00B34178" w:rsidRDefault="00B34178" w:rsidP="00B34178">
            <w:pPr>
              <w:pStyle w:val="TableTextBullet"/>
            </w:pPr>
            <w:r w:rsidRPr="00B34178">
              <w:rPr>
                <w:rStyle w:val="Strong"/>
              </w:rPr>
              <w:t>TDS_TS_Accessibility</w:t>
            </w:r>
            <w:r w:rsidRPr="00B34178">
              <w:t xml:space="preserve"> – Streamlined</w:t>
            </w:r>
          </w:p>
        </w:tc>
      </w:tr>
      <w:tr w:rsidR="0030309E" w:rsidRPr="00D04F34" w14:paraId="538DB4BA" w14:textId="77777777" w:rsidTr="00C2113B">
        <w:tc>
          <w:tcPr>
            <w:tcW w:w="3168" w:type="dxa"/>
            <w:tcBorders>
              <w:bottom w:val="single" w:sz="8" w:space="0" w:color="231F20"/>
            </w:tcBorders>
          </w:tcPr>
          <w:p w14:paraId="56953FDE" w14:textId="77777777" w:rsidR="0030309E" w:rsidRPr="00D04F34" w:rsidRDefault="0030309E" w:rsidP="00C505B6">
            <w:pPr>
              <w:pStyle w:val="TableText"/>
            </w:pPr>
            <w:r w:rsidRPr="00D04F34">
              <w:t>TexttoSpeech</w:t>
            </w:r>
          </w:p>
        </w:tc>
        <w:tc>
          <w:tcPr>
            <w:tcW w:w="6192" w:type="dxa"/>
            <w:tcBorders>
              <w:bottom w:val="single" w:sz="8" w:space="0" w:color="231F20"/>
            </w:tcBorders>
            <w:vAlign w:val="center"/>
          </w:tcPr>
          <w:p w14:paraId="36C0090F" w14:textId="77777777" w:rsidR="00581462" w:rsidRPr="00581462" w:rsidRDefault="0030309E" w:rsidP="00F43832">
            <w:pPr>
              <w:pStyle w:val="TableText"/>
            </w:pPr>
            <w:r w:rsidRPr="00581462">
              <w:t>Sets student's text</w:t>
            </w:r>
            <w:r w:rsidR="003B28F3">
              <w:t>-</w:t>
            </w:r>
            <w:r w:rsidRPr="00581462">
              <w:t>to</w:t>
            </w:r>
            <w:r w:rsidR="003B28F3">
              <w:t>-</w:t>
            </w:r>
            <w:r w:rsidRPr="00581462">
              <w:t>speech accommodation. Students with this test setting enabled may listen to the read-aloud of the items or stimuli in the assessment.</w:t>
            </w:r>
            <w:r w:rsidR="00D406A8">
              <w:t xml:space="preserve"> (</w:t>
            </w:r>
            <w:r w:rsidRPr="00581462">
              <w:t>Text-to-Speech is not available in Spanish.</w:t>
            </w:r>
            <w:r w:rsidR="00D406A8">
              <w:t>)</w:t>
            </w:r>
          </w:p>
          <w:p w14:paraId="00285407" w14:textId="77777777" w:rsidR="00581462" w:rsidRPr="00581462" w:rsidRDefault="00581462" w:rsidP="00581462">
            <w:pPr>
              <w:pStyle w:val="TableTextBullet"/>
            </w:pPr>
            <w:r w:rsidRPr="00581462">
              <w:rPr>
                <w:rStyle w:val="Strong"/>
              </w:rPr>
              <w:t>TDS_TTS0</w:t>
            </w:r>
            <w:r w:rsidRPr="00581462">
              <w:t xml:space="preserve"> </w:t>
            </w:r>
            <w:r>
              <w:t>–</w:t>
            </w:r>
            <w:r w:rsidRPr="00581462">
              <w:t xml:space="preserve"> None</w:t>
            </w:r>
          </w:p>
          <w:p w14:paraId="262C4046" w14:textId="54E3AD2C" w:rsidR="00581462" w:rsidRPr="00581462" w:rsidRDefault="00581462" w:rsidP="00581462">
            <w:pPr>
              <w:pStyle w:val="TableTextBullet"/>
            </w:pPr>
            <w:r w:rsidRPr="00581462">
              <w:rPr>
                <w:rStyle w:val="Strong"/>
              </w:rPr>
              <w:t>TDS_TTS_Item</w:t>
            </w:r>
            <w:r w:rsidR="00A35A1F">
              <w:t xml:space="preserve"> </w:t>
            </w:r>
            <w:r>
              <w:t>–</w:t>
            </w:r>
            <w:r w:rsidRPr="00581462">
              <w:t xml:space="preserve"> Items Only</w:t>
            </w:r>
            <w:r>
              <w:t xml:space="preserve"> </w:t>
            </w:r>
          </w:p>
          <w:p w14:paraId="0AAA8BF6" w14:textId="3D775F48" w:rsidR="00581462" w:rsidRPr="00581462" w:rsidRDefault="00581462" w:rsidP="00581462">
            <w:pPr>
              <w:pStyle w:val="TableTextBullet"/>
            </w:pPr>
            <w:r w:rsidRPr="00581462">
              <w:rPr>
                <w:rStyle w:val="Strong"/>
              </w:rPr>
              <w:t>TDS_TTS_Stim</w:t>
            </w:r>
            <w:r w:rsidRPr="00581462">
              <w:t xml:space="preserve"> </w:t>
            </w:r>
            <w:r>
              <w:t>–</w:t>
            </w:r>
            <w:r w:rsidRPr="00581462">
              <w:t xml:space="preserve"> Stimuli Only</w:t>
            </w:r>
            <w:r>
              <w:t xml:space="preserve"> </w:t>
            </w:r>
            <w:r w:rsidRPr="00581462">
              <w:t>(</w:t>
            </w:r>
            <w:r w:rsidR="004B168A">
              <w:t>Math</w:t>
            </w:r>
            <w:r w:rsidRPr="00581462">
              <w:t>)</w:t>
            </w:r>
            <w:r w:rsidR="004B168A">
              <w:t xml:space="preserve"> PT Stimuli and CAT Reading Passages Only (ELA)</w:t>
            </w:r>
          </w:p>
          <w:p w14:paraId="4BC805A7" w14:textId="77777777" w:rsidR="00581462" w:rsidRPr="00581462" w:rsidRDefault="00581462" w:rsidP="00581462">
            <w:pPr>
              <w:pStyle w:val="TableTextBullet"/>
            </w:pPr>
            <w:r w:rsidRPr="00581462">
              <w:rPr>
                <w:rStyle w:val="Strong"/>
              </w:rPr>
              <w:t>TDS_TTS_Stim&amp;TDS_TTS_Item</w:t>
            </w:r>
            <w:r w:rsidRPr="00581462">
              <w:t xml:space="preserve"> </w:t>
            </w:r>
            <w:r>
              <w:t>–</w:t>
            </w:r>
            <w:r w:rsidRPr="00581462">
              <w:t xml:space="preserve"> Stimuli and Items</w:t>
            </w:r>
            <w:r w:rsidR="004B168A">
              <w:t xml:space="preserve"> (Math) PT Stimuli and CAT Reading Passages and Items (ELA)</w:t>
            </w:r>
          </w:p>
        </w:tc>
      </w:tr>
      <w:tr w:rsidR="0030309E" w:rsidRPr="00D04F34" w14:paraId="5E61FBAB" w14:textId="77777777" w:rsidTr="00AC4F52">
        <w:tc>
          <w:tcPr>
            <w:tcW w:w="3168" w:type="dxa"/>
          </w:tcPr>
          <w:p w14:paraId="7E5B3455" w14:textId="77777777" w:rsidR="0030309E" w:rsidRPr="00D04F34" w:rsidRDefault="0030309E" w:rsidP="00C505B6">
            <w:pPr>
              <w:pStyle w:val="TableText"/>
            </w:pPr>
            <w:r w:rsidRPr="00D04F34">
              <w:t>Translation</w:t>
            </w:r>
          </w:p>
        </w:tc>
        <w:tc>
          <w:tcPr>
            <w:tcW w:w="6192" w:type="dxa"/>
            <w:vAlign w:val="center"/>
          </w:tcPr>
          <w:p w14:paraId="0BF3AF3F" w14:textId="77777777" w:rsidR="00BB621D" w:rsidRDefault="0030309E" w:rsidP="00F43832">
            <w:pPr>
              <w:pStyle w:val="TableText"/>
            </w:pPr>
            <w:r>
              <w:t>Sets student</w:t>
            </w:r>
            <w:r w:rsidR="00AC2EA3">
              <w:t>’</w:t>
            </w:r>
            <w:r>
              <w:t xml:space="preserve">s glossary accommodation. </w:t>
            </w:r>
          </w:p>
          <w:p w14:paraId="1E96BBDC" w14:textId="77777777" w:rsidR="00BB621D" w:rsidRDefault="0030309E" w:rsidP="00F43832">
            <w:pPr>
              <w:pStyle w:val="TableText"/>
            </w:pPr>
            <w:r>
              <w:t xml:space="preserve">Students can open a glossary to view terms presented </w:t>
            </w:r>
            <w:r w:rsidR="00BB621D">
              <w:t>i</w:t>
            </w:r>
            <w:r>
              <w:t>n the test that may be unfamiliar to them.</w:t>
            </w:r>
          </w:p>
          <w:p w14:paraId="17B1B4B3" w14:textId="77777777" w:rsidR="00BB621D" w:rsidRDefault="0030309E" w:rsidP="00F43832">
            <w:pPr>
              <w:pStyle w:val="TableText"/>
            </w:pPr>
            <w:r>
              <w:t xml:space="preserve">By design, all students can access the English glossary word list </w:t>
            </w:r>
            <w:r w:rsidRPr="00B9167D">
              <w:t xml:space="preserve">as a universal tool, unless </w:t>
            </w:r>
            <w:r w:rsidR="00B9167D" w:rsidRPr="00B9167D">
              <w:t xml:space="preserve">this field is set to </w:t>
            </w:r>
            <w:r w:rsidR="00B9167D">
              <w:t>“</w:t>
            </w:r>
            <w:r w:rsidR="00B9167D" w:rsidRPr="00B9167D">
              <w:t>TDS_WL0</w:t>
            </w:r>
            <w:r w:rsidR="00B9167D">
              <w:t>”</w:t>
            </w:r>
            <w:r w:rsidR="00B9167D" w:rsidRPr="00B9167D">
              <w:t xml:space="preserve"> (none) </w:t>
            </w:r>
            <w:r w:rsidRPr="00B9167D">
              <w:t xml:space="preserve">or </w:t>
            </w:r>
            <w:r>
              <w:t>overridden by another language.</w:t>
            </w:r>
          </w:p>
          <w:p w14:paraId="176DFF56" w14:textId="77777777" w:rsidR="00BB621D" w:rsidRDefault="0030309E" w:rsidP="006658D8">
            <w:pPr>
              <w:pStyle w:val="TableTextBullet"/>
            </w:pPr>
            <w:r>
              <w:t xml:space="preserve">If a combination glossary is selected (e.g., English and Arabic or English and Russian), then the student </w:t>
            </w:r>
            <w:r w:rsidR="008D5C33">
              <w:t xml:space="preserve">has </w:t>
            </w:r>
            <w:r>
              <w:t>access to both.</w:t>
            </w:r>
          </w:p>
          <w:p w14:paraId="71E94494" w14:textId="77777777" w:rsidR="00BB621D" w:rsidRDefault="0030309E" w:rsidP="006658D8">
            <w:pPr>
              <w:pStyle w:val="TableTextBullet"/>
            </w:pPr>
            <w:r>
              <w:t xml:space="preserve">If a single glossary is selected (e.g., Mandarin), then the student </w:t>
            </w:r>
            <w:r w:rsidR="008D5C33">
              <w:t xml:space="preserve">has access to only </w:t>
            </w:r>
            <w:r>
              <w:t xml:space="preserve">that glossary. The English glossary </w:t>
            </w:r>
            <w:r w:rsidR="008D5C33">
              <w:t xml:space="preserve">is not </w:t>
            </w:r>
            <w:r>
              <w:t>available.</w:t>
            </w:r>
          </w:p>
          <w:p w14:paraId="1CF8E6C4" w14:textId="77777777" w:rsidR="00FC7315" w:rsidRDefault="0030309E" w:rsidP="00F43832">
            <w:pPr>
              <w:pStyle w:val="TableText"/>
            </w:pPr>
            <w:r>
              <w:t>The English glossary is available for both ELA and mathematics tests. Translated glossaries are available for mathematics tests only.</w:t>
            </w:r>
          </w:p>
          <w:p w14:paraId="13B9B091" w14:textId="77777777" w:rsidR="00FC7315" w:rsidRPr="00FC7315" w:rsidRDefault="00FC7315" w:rsidP="00F30AFF">
            <w:pPr>
              <w:pStyle w:val="TableTextBullet"/>
            </w:pPr>
            <w:r w:rsidRPr="006107F1">
              <w:rPr>
                <w:rStyle w:val="Strong"/>
              </w:rPr>
              <w:t>TDS_WL_Glossary</w:t>
            </w:r>
            <w:r>
              <w:t xml:space="preserve"> – </w:t>
            </w:r>
            <w:r w:rsidRPr="00FC7315">
              <w:t>English</w:t>
            </w:r>
          </w:p>
          <w:p w14:paraId="55B76977" w14:textId="77777777" w:rsidR="00FC7315" w:rsidRPr="00FC7315" w:rsidRDefault="00FC7315" w:rsidP="00F30AFF">
            <w:pPr>
              <w:pStyle w:val="TableTextBullet"/>
            </w:pPr>
            <w:r w:rsidRPr="006107F1">
              <w:rPr>
                <w:rStyle w:val="Strong"/>
              </w:rPr>
              <w:t>TDS_WL_ArabicGloss</w:t>
            </w:r>
            <w:r w:rsidRPr="00FC7315">
              <w:t xml:space="preserve"> (Math only)</w:t>
            </w:r>
            <w:r>
              <w:t xml:space="preserve"> – </w:t>
            </w:r>
            <w:r w:rsidRPr="00FC7315">
              <w:t>Arabic</w:t>
            </w:r>
          </w:p>
          <w:p w14:paraId="7855DC4F" w14:textId="77777777" w:rsidR="00FC7315" w:rsidRPr="00FC7315" w:rsidRDefault="00FC7315" w:rsidP="00F30AFF">
            <w:pPr>
              <w:pStyle w:val="TableTextBullet"/>
            </w:pPr>
            <w:r w:rsidRPr="006107F1">
              <w:rPr>
                <w:rStyle w:val="Strong"/>
              </w:rPr>
              <w:t>TDS_WL_CantoneseGloss</w:t>
            </w:r>
            <w:r w:rsidRPr="00FC7315">
              <w:t xml:space="preserve"> (Math only)</w:t>
            </w:r>
            <w:r>
              <w:t xml:space="preserve"> – </w:t>
            </w:r>
            <w:r w:rsidRPr="00FC7315">
              <w:t>Cantonese</w:t>
            </w:r>
          </w:p>
          <w:p w14:paraId="10F1B9FD" w14:textId="77777777" w:rsidR="00FC7315" w:rsidRPr="00FC7315" w:rsidRDefault="00FC7315" w:rsidP="00F30AFF">
            <w:pPr>
              <w:pStyle w:val="TableTextBullet"/>
            </w:pPr>
            <w:r w:rsidRPr="006107F1">
              <w:rPr>
                <w:rStyle w:val="Strong"/>
              </w:rPr>
              <w:t>TDS_WL_ESNGlossary</w:t>
            </w:r>
            <w:r w:rsidRPr="00FC7315">
              <w:t xml:space="preserve"> (Math only)</w:t>
            </w:r>
            <w:r>
              <w:t xml:space="preserve"> – </w:t>
            </w:r>
            <w:r w:rsidRPr="00FC7315">
              <w:t>Spanish</w:t>
            </w:r>
          </w:p>
          <w:p w14:paraId="2478D8FB" w14:textId="77777777" w:rsidR="00FC7315" w:rsidRPr="00FC7315" w:rsidRDefault="00FC7315" w:rsidP="00F30AFF">
            <w:pPr>
              <w:pStyle w:val="TableTextBullet"/>
            </w:pPr>
            <w:r w:rsidRPr="006107F1">
              <w:rPr>
                <w:rStyle w:val="Strong"/>
              </w:rPr>
              <w:t>TDS_WL_KoreanGloss</w:t>
            </w:r>
            <w:r w:rsidRPr="00FC7315">
              <w:t xml:space="preserve"> (Math only)</w:t>
            </w:r>
            <w:r>
              <w:t xml:space="preserve"> – </w:t>
            </w:r>
            <w:r w:rsidRPr="00FC7315">
              <w:t>Korean</w:t>
            </w:r>
          </w:p>
          <w:p w14:paraId="4B28E641" w14:textId="77777777" w:rsidR="00FC7315" w:rsidRPr="00FC7315" w:rsidRDefault="00FC7315" w:rsidP="00F30AFF">
            <w:pPr>
              <w:pStyle w:val="TableTextBullet"/>
            </w:pPr>
            <w:r w:rsidRPr="006107F1">
              <w:rPr>
                <w:rStyle w:val="Strong"/>
              </w:rPr>
              <w:t>TDS_WL_MandarinGloss</w:t>
            </w:r>
            <w:r w:rsidRPr="00FC7315">
              <w:t xml:space="preserve"> (Math only)</w:t>
            </w:r>
            <w:r>
              <w:t xml:space="preserve"> – </w:t>
            </w:r>
            <w:r w:rsidRPr="00FC7315">
              <w:t>Mandarin</w:t>
            </w:r>
          </w:p>
          <w:p w14:paraId="7B1639FB" w14:textId="77777777" w:rsidR="00FC7315" w:rsidRPr="00FC7315" w:rsidRDefault="00FC7315" w:rsidP="00F30AFF">
            <w:pPr>
              <w:pStyle w:val="TableTextBullet"/>
            </w:pPr>
            <w:r w:rsidRPr="006107F1">
              <w:rPr>
                <w:rStyle w:val="Strong"/>
              </w:rPr>
              <w:t>TDS_WL_PunjabiGloss</w:t>
            </w:r>
            <w:r w:rsidRPr="00FC7315">
              <w:t xml:space="preserve"> (Math only)</w:t>
            </w:r>
            <w:r>
              <w:t xml:space="preserve"> – </w:t>
            </w:r>
            <w:r w:rsidRPr="00FC7315">
              <w:t>Punjabi</w:t>
            </w:r>
          </w:p>
          <w:p w14:paraId="1EBB4161" w14:textId="77777777" w:rsidR="00FC7315" w:rsidRPr="00FC7315" w:rsidRDefault="00FC7315" w:rsidP="00F30AFF">
            <w:pPr>
              <w:pStyle w:val="TableTextBullet"/>
            </w:pPr>
            <w:r w:rsidRPr="006107F1">
              <w:rPr>
                <w:rStyle w:val="Strong"/>
              </w:rPr>
              <w:t>TDS_WL_RussianGloss</w:t>
            </w:r>
            <w:r w:rsidRPr="00FC7315">
              <w:t xml:space="preserve"> (Math only)</w:t>
            </w:r>
            <w:r>
              <w:t xml:space="preserve"> – </w:t>
            </w:r>
            <w:r w:rsidRPr="00FC7315">
              <w:t>Russian</w:t>
            </w:r>
          </w:p>
          <w:p w14:paraId="10C7EEFF" w14:textId="77777777" w:rsidR="00FC7315" w:rsidRPr="00FC7315" w:rsidRDefault="00FC7315" w:rsidP="00F30AFF">
            <w:pPr>
              <w:pStyle w:val="TableTextBullet"/>
            </w:pPr>
            <w:r w:rsidRPr="006107F1">
              <w:rPr>
                <w:rStyle w:val="Strong"/>
              </w:rPr>
              <w:t>TDS_WL_TagalGloss</w:t>
            </w:r>
            <w:r w:rsidRPr="00FC7315">
              <w:t xml:space="preserve"> (Math only)</w:t>
            </w:r>
            <w:r>
              <w:t xml:space="preserve"> – </w:t>
            </w:r>
            <w:r w:rsidRPr="00FC7315">
              <w:t>Filipino</w:t>
            </w:r>
            <w:r w:rsidR="007118E4">
              <w:t xml:space="preserve"> (Ilokano &amp; Tagalog)</w:t>
            </w:r>
          </w:p>
          <w:p w14:paraId="61286E6C" w14:textId="77777777" w:rsidR="00FC7315" w:rsidRPr="00FC7315" w:rsidRDefault="00FC7315" w:rsidP="00F30AFF">
            <w:pPr>
              <w:pStyle w:val="TableTextBullet"/>
            </w:pPr>
            <w:r w:rsidRPr="006107F1">
              <w:rPr>
                <w:rStyle w:val="Strong"/>
              </w:rPr>
              <w:t>TDS_WL_UkrainianGloss</w:t>
            </w:r>
            <w:r w:rsidRPr="00FC7315">
              <w:t xml:space="preserve"> (Math only)</w:t>
            </w:r>
            <w:r>
              <w:t xml:space="preserve"> – </w:t>
            </w:r>
            <w:r w:rsidRPr="00FC7315">
              <w:t>Ukrainian</w:t>
            </w:r>
          </w:p>
          <w:p w14:paraId="67211181" w14:textId="77777777" w:rsidR="00FC7315" w:rsidRDefault="00FC7315" w:rsidP="00F30AFF">
            <w:pPr>
              <w:pStyle w:val="TableTextBullet"/>
            </w:pPr>
            <w:r w:rsidRPr="006107F1">
              <w:rPr>
                <w:rStyle w:val="Strong"/>
              </w:rPr>
              <w:t>TDS_WL_VietnameseGloss</w:t>
            </w:r>
            <w:r w:rsidRPr="00FC7315">
              <w:t xml:space="preserve"> (Math only)</w:t>
            </w:r>
            <w:r>
              <w:t xml:space="preserve"> – </w:t>
            </w:r>
            <w:r w:rsidRPr="00FC7315">
              <w:t>Vietnamese</w:t>
            </w:r>
          </w:p>
          <w:p w14:paraId="3894CE72" w14:textId="63C636BA" w:rsidR="003E4530" w:rsidRDefault="003E4530" w:rsidP="003E4530">
            <w:pPr>
              <w:pStyle w:val="TableTextBullet"/>
            </w:pPr>
            <w:r w:rsidRPr="003E4530">
              <w:rPr>
                <w:b/>
              </w:rPr>
              <w:t>TDS_WL_ArabicGloss&amp;TDS_WL_Glossary</w:t>
            </w:r>
            <w:r>
              <w:t xml:space="preserve"> (</w:t>
            </w:r>
            <w:r w:rsidRPr="00FC7315">
              <w:t>Math only)</w:t>
            </w:r>
            <w:r>
              <w:t xml:space="preserve"> – </w:t>
            </w:r>
            <w:r w:rsidR="00C2113B" w:rsidRPr="00FC7315">
              <w:t xml:space="preserve">Arabic  &amp; </w:t>
            </w:r>
            <w:r w:rsidRPr="00FC7315">
              <w:t xml:space="preserve">English </w:t>
            </w:r>
          </w:p>
          <w:p w14:paraId="3FC0B84A" w14:textId="50CFFC36" w:rsidR="003E4530" w:rsidRDefault="003E4530" w:rsidP="003E4530">
            <w:pPr>
              <w:pStyle w:val="TableTextBullet"/>
            </w:pPr>
            <w:r w:rsidRPr="003E4530">
              <w:rPr>
                <w:b/>
              </w:rPr>
              <w:t>TDS_WL_CantoneseGloss&amp;TDS_WL_Glossary</w:t>
            </w:r>
            <w:r>
              <w:t xml:space="preserve"> </w:t>
            </w:r>
            <w:r w:rsidRPr="00FC7315">
              <w:t>(Math only)</w:t>
            </w:r>
            <w:r>
              <w:t xml:space="preserve"> – </w:t>
            </w:r>
            <w:r w:rsidR="00C2113B" w:rsidRPr="00FC7315">
              <w:t>Cantonese &amp;</w:t>
            </w:r>
            <w:r w:rsidR="00C2113B">
              <w:t xml:space="preserve"> </w:t>
            </w:r>
            <w:r w:rsidRPr="00FC7315">
              <w:t xml:space="preserve">English </w:t>
            </w:r>
          </w:p>
          <w:p w14:paraId="5F6AD6A8" w14:textId="72FBBF51" w:rsidR="003E4530" w:rsidRDefault="003E4530" w:rsidP="003E4530">
            <w:pPr>
              <w:pStyle w:val="TableTextBullet"/>
            </w:pPr>
            <w:r w:rsidRPr="003E4530">
              <w:rPr>
                <w:b/>
              </w:rPr>
              <w:t>TDS_WL_ESNGlossary&amp;TDS_WL_Glossary</w:t>
            </w:r>
            <w:r>
              <w:t xml:space="preserve"> </w:t>
            </w:r>
            <w:r w:rsidRPr="00FC7315">
              <w:t>(Math only)</w:t>
            </w:r>
            <w:r>
              <w:t xml:space="preserve"> – </w:t>
            </w:r>
            <w:r w:rsidR="00C2113B" w:rsidRPr="00FC7315">
              <w:t>Spanish &amp;</w:t>
            </w:r>
            <w:r w:rsidR="00C2113B">
              <w:t xml:space="preserve"> </w:t>
            </w:r>
            <w:r w:rsidRPr="00FC7315">
              <w:t xml:space="preserve">English </w:t>
            </w:r>
          </w:p>
          <w:p w14:paraId="20B9DAD4" w14:textId="1995DA9B" w:rsidR="003E4530" w:rsidRDefault="003E4530" w:rsidP="003E4530">
            <w:pPr>
              <w:pStyle w:val="TableTextBullet"/>
            </w:pPr>
            <w:r w:rsidRPr="003E4530">
              <w:rPr>
                <w:b/>
              </w:rPr>
              <w:t>TDS_WL_KoreanGloss&amp;TDS_WL_Glossary</w:t>
            </w:r>
            <w:r>
              <w:t xml:space="preserve"> </w:t>
            </w:r>
            <w:r w:rsidRPr="00FC7315">
              <w:t>(Math only)</w:t>
            </w:r>
            <w:r>
              <w:t xml:space="preserve"> – </w:t>
            </w:r>
            <w:r w:rsidR="00C2113B" w:rsidRPr="00FC7315">
              <w:t>Korean &amp;</w:t>
            </w:r>
            <w:r w:rsidR="00C2113B">
              <w:t xml:space="preserve"> </w:t>
            </w:r>
            <w:r w:rsidRPr="00FC7315">
              <w:t xml:space="preserve">English </w:t>
            </w:r>
          </w:p>
          <w:p w14:paraId="150CAACB" w14:textId="74108B8E" w:rsidR="003E4530" w:rsidRDefault="003E4530" w:rsidP="003E4530">
            <w:pPr>
              <w:pStyle w:val="TableTextBullet"/>
            </w:pPr>
            <w:r w:rsidRPr="003E4530">
              <w:rPr>
                <w:b/>
              </w:rPr>
              <w:t>TDS_WL_MandarinGloss&amp;TDS_WL_Glossary</w:t>
            </w:r>
            <w:r>
              <w:t xml:space="preserve"> </w:t>
            </w:r>
            <w:r w:rsidRPr="00FC7315">
              <w:t>(Math only)</w:t>
            </w:r>
            <w:r>
              <w:t xml:space="preserve"> – </w:t>
            </w:r>
            <w:r w:rsidR="00C2113B" w:rsidRPr="00FC7315">
              <w:t>Mandarin &amp;</w:t>
            </w:r>
            <w:r w:rsidR="00C2113B">
              <w:t xml:space="preserve"> </w:t>
            </w:r>
            <w:r w:rsidRPr="00FC7315">
              <w:t xml:space="preserve">English </w:t>
            </w:r>
          </w:p>
          <w:p w14:paraId="2200F4EE" w14:textId="6119519E" w:rsidR="003E4530" w:rsidRDefault="003E4530" w:rsidP="003E4530">
            <w:pPr>
              <w:pStyle w:val="TableTextBullet"/>
            </w:pPr>
            <w:r w:rsidRPr="003E4530">
              <w:rPr>
                <w:b/>
              </w:rPr>
              <w:t>TDS_WL_PunjabiGloss&amp;TDS_WL_Glossary</w:t>
            </w:r>
            <w:r>
              <w:t xml:space="preserve"> </w:t>
            </w:r>
            <w:r w:rsidRPr="00FC7315">
              <w:t>(Math only)</w:t>
            </w:r>
            <w:r>
              <w:t xml:space="preserve"> – </w:t>
            </w:r>
            <w:r w:rsidR="00C2113B" w:rsidRPr="00FC7315">
              <w:t>Punjabi &amp;</w:t>
            </w:r>
            <w:r w:rsidR="00C2113B">
              <w:t xml:space="preserve"> </w:t>
            </w:r>
            <w:r w:rsidRPr="00FC7315">
              <w:t xml:space="preserve">English </w:t>
            </w:r>
          </w:p>
          <w:p w14:paraId="19C1175E" w14:textId="5F1E98AE" w:rsidR="003E4530" w:rsidRDefault="003E4530" w:rsidP="003E4530">
            <w:pPr>
              <w:pStyle w:val="TableTextBullet"/>
            </w:pPr>
            <w:r w:rsidRPr="003E4530">
              <w:rPr>
                <w:b/>
              </w:rPr>
              <w:t>TDS_WL_RussianGloss&amp;TDS_WL_Glossary</w:t>
            </w:r>
            <w:r>
              <w:t xml:space="preserve"> </w:t>
            </w:r>
            <w:r w:rsidRPr="00FC7315">
              <w:t>(Math only)</w:t>
            </w:r>
            <w:r>
              <w:t xml:space="preserve"> – </w:t>
            </w:r>
            <w:r w:rsidR="00C2113B" w:rsidRPr="00FC7315">
              <w:t>Russian &amp;</w:t>
            </w:r>
            <w:r w:rsidR="00C2113B">
              <w:t xml:space="preserve"> </w:t>
            </w:r>
            <w:r w:rsidRPr="00FC7315">
              <w:t xml:space="preserve">English </w:t>
            </w:r>
          </w:p>
          <w:p w14:paraId="1FAA40E0" w14:textId="5BA5FBB4" w:rsidR="003E4530" w:rsidRDefault="003E4530" w:rsidP="003E4530">
            <w:pPr>
              <w:pStyle w:val="TableTextBullet"/>
            </w:pPr>
            <w:r w:rsidRPr="003E4530">
              <w:rPr>
                <w:b/>
              </w:rPr>
              <w:t>TDS_WL_TagalGloss&amp;TDS_WL_Glossary</w:t>
            </w:r>
            <w:r>
              <w:t xml:space="preserve"> </w:t>
            </w:r>
            <w:r w:rsidRPr="00FC7315">
              <w:t>(Math only)</w:t>
            </w:r>
            <w:r>
              <w:t xml:space="preserve"> – </w:t>
            </w:r>
            <w:r w:rsidR="00C2113B" w:rsidRPr="00FC7315">
              <w:t>Filipino</w:t>
            </w:r>
            <w:r w:rsidR="00C2113B">
              <w:t xml:space="preserve"> (Ilokano &amp; Tagalog) &amp; </w:t>
            </w:r>
            <w:r w:rsidRPr="00FC7315">
              <w:t xml:space="preserve">English </w:t>
            </w:r>
          </w:p>
          <w:p w14:paraId="61878F0A" w14:textId="49AF4FFE" w:rsidR="003E4530" w:rsidRDefault="003E4530" w:rsidP="003E4530">
            <w:pPr>
              <w:pStyle w:val="TableTextBullet"/>
            </w:pPr>
            <w:r w:rsidRPr="003E4530">
              <w:rPr>
                <w:b/>
              </w:rPr>
              <w:t>TDS_WL_UkrainianGloss&amp;TDS_WL_Glossary</w:t>
            </w:r>
            <w:r>
              <w:t xml:space="preserve"> </w:t>
            </w:r>
            <w:r w:rsidRPr="00FC7315">
              <w:t>(Math only)</w:t>
            </w:r>
            <w:r>
              <w:t xml:space="preserve"> – </w:t>
            </w:r>
            <w:r w:rsidR="00C2113B" w:rsidRPr="00FC7315">
              <w:t>Ukrainian</w:t>
            </w:r>
            <w:r w:rsidR="00C2113B">
              <w:t xml:space="preserve"> </w:t>
            </w:r>
            <w:r w:rsidR="00C2113B" w:rsidRPr="00FC7315">
              <w:t xml:space="preserve">&amp; </w:t>
            </w:r>
            <w:r w:rsidRPr="00FC7315">
              <w:t xml:space="preserve">English </w:t>
            </w:r>
          </w:p>
          <w:p w14:paraId="062F4475" w14:textId="564522B9" w:rsidR="00FC7315" w:rsidRDefault="003E4530" w:rsidP="00C2113B">
            <w:pPr>
              <w:pStyle w:val="TableTextBullet"/>
            </w:pPr>
            <w:r w:rsidRPr="003E4530">
              <w:rPr>
                <w:b/>
              </w:rPr>
              <w:t>TDS_WL_VietnameseGloss&amp;TDS_WL_Glossary</w:t>
            </w:r>
            <w:r>
              <w:t xml:space="preserve"> </w:t>
            </w:r>
            <w:r w:rsidRPr="00FC7315">
              <w:t>(Math only)</w:t>
            </w:r>
            <w:r>
              <w:t xml:space="preserve"> – </w:t>
            </w:r>
            <w:r w:rsidR="00C2113B" w:rsidRPr="00FC7315">
              <w:t>Vietnamese &amp;</w:t>
            </w:r>
            <w:r w:rsidR="00C2113B">
              <w:t xml:space="preserve"> </w:t>
            </w:r>
            <w:r w:rsidRPr="00FC7315">
              <w:t xml:space="preserve">English </w:t>
            </w:r>
          </w:p>
        </w:tc>
      </w:tr>
      <w:tr w:rsidR="0030309E" w:rsidRPr="00D04F34" w14:paraId="7E71BB59" w14:textId="77777777" w:rsidTr="00AC4F52">
        <w:tc>
          <w:tcPr>
            <w:tcW w:w="3168" w:type="dxa"/>
          </w:tcPr>
          <w:p w14:paraId="3C4796FD" w14:textId="77777777" w:rsidR="00C2113B" w:rsidRDefault="0030309E" w:rsidP="00C505B6">
            <w:pPr>
              <w:pStyle w:val="TableText"/>
            </w:pPr>
            <w:r w:rsidRPr="00D04F34">
              <w:t>NonEmbedded</w:t>
            </w:r>
          </w:p>
          <w:p w14:paraId="4B8D3862" w14:textId="77777777" w:rsidR="0030309E" w:rsidRDefault="0030309E" w:rsidP="00C505B6">
            <w:pPr>
              <w:pStyle w:val="TableText"/>
            </w:pPr>
            <w:r w:rsidRPr="00D04F34">
              <w:t>DesignatedSupports</w:t>
            </w:r>
          </w:p>
          <w:p w14:paraId="7000ADAE" w14:textId="5F9B7DFB" w:rsidR="002528E3" w:rsidRPr="002528E3" w:rsidRDefault="002528E3" w:rsidP="002528E3">
            <w:pPr>
              <w:pStyle w:val="TableText"/>
              <w:rPr>
                <w:i/>
              </w:rPr>
            </w:pPr>
            <w:r w:rsidRPr="009477FA">
              <w:rPr>
                <w:i/>
              </w:rPr>
              <w:t>(Select/include all that apply)</w:t>
            </w:r>
          </w:p>
        </w:tc>
        <w:tc>
          <w:tcPr>
            <w:tcW w:w="6192" w:type="dxa"/>
            <w:vAlign w:val="center"/>
          </w:tcPr>
          <w:p w14:paraId="6513CEE4" w14:textId="77777777" w:rsidR="0030309E" w:rsidRDefault="0030309E" w:rsidP="00F43832">
            <w:pPr>
              <w:pStyle w:val="TableText"/>
            </w:pPr>
            <w:r>
              <w:t xml:space="preserve">Some </w:t>
            </w:r>
            <w:r w:rsidR="008E7B06">
              <w:t xml:space="preserve">non-embedded </w:t>
            </w:r>
            <w:r>
              <w:t>designated supports may need to be provided to students during testing. These should be provided only to those students who are unable to use the embedded test settings.</w:t>
            </w:r>
          </w:p>
          <w:p w14:paraId="43F4E336" w14:textId="77777777" w:rsidR="00AB2179" w:rsidRDefault="00AB2179" w:rsidP="00AB2179">
            <w:pPr>
              <w:pStyle w:val="TableText"/>
            </w:pPr>
            <w:r>
              <w:t>Non-Embedded Designated Supports</w:t>
            </w:r>
            <w:r w:rsidR="008E7B06">
              <w:t xml:space="preserve"> for ELA:</w:t>
            </w:r>
          </w:p>
          <w:p w14:paraId="24BD550D" w14:textId="77777777" w:rsidR="00AB2179" w:rsidRDefault="00AB2179" w:rsidP="00F30AFF">
            <w:pPr>
              <w:pStyle w:val="TableTextBullet"/>
            </w:pPr>
            <w:r w:rsidRPr="00AB2179">
              <w:rPr>
                <w:rStyle w:val="Strong"/>
              </w:rPr>
              <w:t>NEDS0</w:t>
            </w:r>
            <w:r>
              <w:t xml:space="preserve"> – None</w:t>
            </w:r>
          </w:p>
          <w:p w14:paraId="0E74A3AD" w14:textId="77777777" w:rsidR="00AB2179" w:rsidRDefault="00AB2179" w:rsidP="00F30AFF">
            <w:pPr>
              <w:pStyle w:val="TableTextBullet"/>
            </w:pPr>
            <w:r w:rsidRPr="00AB2179">
              <w:rPr>
                <w:rStyle w:val="Strong"/>
              </w:rPr>
              <w:t>NEDS_BD</w:t>
            </w:r>
            <w:r>
              <w:t xml:space="preserve"> – Bilingual Dictionary</w:t>
            </w:r>
          </w:p>
          <w:p w14:paraId="2BB7D00F" w14:textId="77777777" w:rsidR="00AB2179" w:rsidRDefault="00AB2179" w:rsidP="00F30AFF">
            <w:pPr>
              <w:pStyle w:val="TableTextBullet"/>
            </w:pPr>
            <w:r w:rsidRPr="00AB2179">
              <w:rPr>
                <w:rStyle w:val="Strong"/>
              </w:rPr>
              <w:t>NEDS_CC</w:t>
            </w:r>
            <w:r>
              <w:t xml:space="preserve"> – Color Contrast</w:t>
            </w:r>
          </w:p>
          <w:p w14:paraId="45B5895E" w14:textId="77777777" w:rsidR="00AB2179" w:rsidRDefault="00AB2179" w:rsidP="00F30AFF">
            <w:pPr>
              <w:pStyle w:val="TableTextBullet"/>
            </w:pPr>
            <w:r w:rsidRPr="00AB2179">
              <w:rPr>
                <w:rStyle w:val="Strong"/>
              </w:rPr>
              <w:t>NEDS_CO</w:t>
            </w:r>
            <w:r>
              <w:t xml:space="preserve"> – Color Overlay</w:t>
            </w:r>
          </w:p>
          <w:p w14:paraId="6063C4A5" w14:textId="77777777" w:rsidR="00AB2179" w:rsidRDefault="00AB2179" w:rsidP="00F30AFF">
            <w:pPr>
              <w:pStyle w:val="TableTextBullet"/>
            </w:pPr>
            <w:r w:rsidRPr="00AB2179">
              <w:rPr>
                <w:rStyle w:val="Strong"/>
              </w:rPr>
              <w:t>NEDS_Mag</w:t>
            </w:r>
            <w:r>
              <w:t xml:space="preserve"> – Magnification</w:t>
            </w:r>
          </w:p>
          <w:p w14:paraId="21FBE3AB" w14:textId="77777777" w:rsidR="00AB2179" w:rsidRDefault="00AB2179" w:rsidP="00F30AFF">
            <w:pPr>
              <w:pStyle w:val="TableTextBullet"/>
            </w:pPr>
            <w:r w:rsidRPr="00AB2179">
              <w:rPr>
                <w:rStyle w:val="Strong"/>
              </w:rPr>
              <w:t>NEDS_RA_Items</w:t>
            </w:r>
            <w:r>
              <w:t xml:space="preserve"> – Read Aloud Items</w:t>
            </w:r>
          </w:p>
          <w:p w14:paraId="5759E712" w14:textId="77777777" w:rsidR="00235F24" w:rsidRDefault="00235F24" w:rsidP="00F30AFF">
            <w:pPr>
              <w:pStyle w:val="TableTextBullet"/>
            </w:pPr>
            <w:r>
              <w:rPr>
                <w:rStyle w:val="Strong"/>
              </w:rPr>
              <w:t xml:space="preserve">NEDS_RA_Stimuli </w:t>
            </w:r>
            <w:r>
              <w:t>– Read Aloud Stimuli</w:t>
            </w:r>
          </w:p>
          <w:p w14:paraId="2F02701D" w14:textId="77777777" w:rsidR="00AB2179" w:rsidRDefault="00AB2179" w:rsidP="00F30AFF">
            <w:pPr>
              <w:pStyle w:val="TableTextBullet"/>
            </w:pPr>
            <w:r w:rsidRPr="00AB2179">
              <w:rPr>
                <w:rStyle w:val="Strong"/>
              </w:rPr>
              <w:t>NEDS_SC_Items</w:t>
            </w:r>
            <w:r>
              <w:t xml:space="preserve"> – Scribe Items (Non-Writing)</w:t>
            </w:r>
          </w:p>
          <w:p w14:paraId="0B93C275" w14:textId="77777777" w:rsidR="00AB2179" w:rsidRDefault="00AB2179" w:rsidP="00F30AFF">
            <w:pPr>
              <w:pStyle w:val="TableTextBullet"/>
            </w:pPr>
            <w:r w:rsidRPr="00AB2179">
              <w:rPr>
                <w:rStyle w:val="Strong"/>
              </w:rPr>
              <w:t>NEDS_SS</w:t>
            </w:r>
            <w:r>
              <w:t xml:space="preserve"> – Separate Setting</w:t>
            </w:r>
          </w:p>
          <w:p w14:paraId="27EB5A14" w14:textId="77777777" w:rsidR="00D05F88" w:rsidRPr="00D05F88" w:rsidRDefault="00F57924" w:rsidP="00D05F88">
            <w:pPr>
              <w:pStyle w:val="TableTextBullet"/>
            </w:pPr>
            <w:r>
              <w:rPr>
                <w:rStyle w:val="Strong"/>
              </w:rPr>
              <w:t xml:space="preserve">NEDS_TransDirs </w:t>
            </w:r>
            <w:r>
              <w:t>– Translated Test Directions</w:t>
            </w:r>
            <w:r w:rsidR="00D05F88" w:rsidRPr="002F04F3">
              <w:rPr>
                <w:b/>
              </w:rPr>
              <w:t xml:space="preserve"> </w:t>
            </w:r>
          </w:p>
          <w:p w14:paraId="411E06B4" w14:textId="09417C9D" w:rsidR="00D05F88" w:rsidRDefault="00D05F88" w:rsidP="00D05F88">
            <w:pPr>
              <w:pStyle w:val="TableTextBullet"/>
            </w:pPr>
            <w:r w:rsidRPr="002F04F3">
              <w:rPr>
                <w:b/>
              </w:rPr>
              <w:t>N</w:t>
            </w:r>
            <w:r>
              <w:rPr>
                <w:b/>
              </w:rPr>
              <w:t>EDS</w:t>
            </w:r>
            <w:r w:rsidRPr="002F04F3">
              <w:rPr>
                <w:b/>
              </w:rPr>
              <w:t>_NoiseBuf</w:t>
            </w:r>
            <w:r>
              <w:t xml:space="preserve"> – Noise Buffers (new)</w:t>
            </w:r>
          </w:p>
          <w:p w14:paraId="3E97C5A4" w14:textId="77777777" w:rsidR="00F57924" w:rsidRDefault="00F57924" w:rsidP="00D05F88">
            <w:pPr>
              <w:pStyle w:val="TableTextBullet"/>
              <w:numPr>
                <w:ilvl w:val="0"/>
                <w:numId w:val="0"/>
              </w:numPr>
              <w:ind w:left="115"/>
            </w:pPr>
          </w:p>
          <w:p w14:paraId="5F85F4D3" w14:textId="77777777" w:rsidR="00AB2179" w:rsidRDefault="00AB2179" w:rsidP="00AB2179">
            <w:pPr>
              <w:pStyle w:val="TableText"/>
            </w:pPr>
            <w:r>
              <w:t>Non-Embedded Designated Supports</w:t>
            </w:r>
            <w:r w:rsidR="008E7B06">
              <w:t xml:space="preserve"> for </w:t>
            </w:r>
            <w:r w:rsidR="00C340F7">
              <w:t>M</w:t>
            </w:r>
            <w:r w:rsidR="008E7B06">
              <w:t>ath:</w:t>
            </w:r>
          </w:p>
          <w:p w14:paraId="310E3119" w14:textId="77777777" w:rsidR="00AB2179" w:rsidRDefault="00AB2179" w:rsidP="00F30AFF">
            <w:pPr>
              <w:pStyle w:val="TableTextBullet"/>
            </w:pPr>
            <w:r w:rsidRPr="00AB2179">
              <w:rPr>
                <w:rStyle w:val="Strong"/>
              </w:rPr>
              <w:t>NEDS0</w:t>
            </w:r>
            <w:r>
              <w:t xml:space="preserve"> – None</w:t>
            </w:r>
          </w:p>
          <w:p w14:paraId="087E5BE2" w14:textId="77777777" w:rsidR="00AB2179" w:rsidRDefault="00AB2179" w:rsidP="00F30AFF">
            <w:pPr>
              <w:pStyle w:val="TableTextBullet"/>
            </w:pPr>
            <w:r w:rsidRPr="00AB2179">
              <w:rPr>
                <w:rStyle w:val="Strong"/>
              </w:rPr>
              <w:t>NEDS_CC</w:t>
            </w:r>
            <w:r>
              <w:t xml:space="preserve"> – Color Contrast</w:t>
            </w:r>
          </w:p>
          <w:p w14:paraId="7297B1BC" w14:textId="77777777" w:rsidR="00AB2179" w:rsidRDefault="00AB2179" w:rsidP="00F30AFF">
            <w:pPr>
              <w:pStyle w:val="TableTextBullet"/>
            </w:pPr>
            <w:r w:rsidRPr="00AB2179">
              <w:rPr>
                <w:rStyle w:val="Strong"/>
              </w:rPr>
              <w:t>NEDS_CO</w:t>
            </w:r>
            <w:r>
              <w:t xml:space="preserve"> – Color Overlay</w:t>
            </w:r>
          </w:p>
          <w:p w14:paraId="408A61D2" w14:textId="77777777" w:rsidR="00AB2179" w:rsidRDefault="00AB2179" w:rsidP="00F30AFF">
            <w:pPr>
              <w:pStyle w:val="TableTextBullet"/>
            </w:pPr>
            <w:r w:rsidRPr="00AB2179">
              <w:rPr>
                <w:rStyle w:val="Strong"/>
              </w:rPr>
              <w:t>NEDS_Mag</w:t>
            </w:r>
            <w:r>
              <w:t xml:space="preserve"> – Magnification</w:t>
            </w:r>
          </w:p>
          <w:p w14:paraId="17D79E1E" w14:textId="2214D599" w:rsidR="00235F24" w:rsidRDefault="00235F24" w:rsidP="00F30AFF">
            <w:pPr>
              <w:pStyle w:val="TableTextBullet"/>
            </w:pPr>
            <w:r w:rsidRPr="00C1683F">
              <w:rPr>
                <w:b/>
              </w:rPr>
              <w:t>N</w:t>
            </w:r>
            <w:r w:rsidR="00C1683F" w:rsidRPr="00C1683F">
              <w:rPr>
                <w:b/>
              </w:rPr>
              <w:t>E</w:t>
            </w:r>
            <w:r w:rsidR="00C1683F">
              <w:rPr>
                <w:b/>
              </w:rPr>
              <w:t>DS_</w:t>
            </w:r>
            <w:r w:rsidRPr="00C1683F">
              <w:rPr>
                <w:b/>
              </w:rPr>
              <w:t>NoiseBuf</w:t>
            </w:r>
            <w:r>
              <w:t xml:space="preserve"> – Noise Buffers</w:t>
            </w:r>
          </w:p>
          <w:p w14:paraId="45D99CCB" w14:textId="77777777" w:rsidR="00AB2179" w:rsidRDefault="00AB2179" w:rsidP="00F30AFF">
            <w:pPr>
              <w:pStyle w:val="TableTextBullet"/>
            </w:pPr>
            <w:r w:rsidRPr="00AB2179">
              <w:rPr>
                <w:rStyle w:val="Strong"/>
              </w:rPr>
              <w:t>NEDS_RA_Items</w:t>
            </w:r>
            <w:r>
              <w:t xml:space="preserve"> – Read Aloud Items</w:t>
            </w:r>
          </w:p>
          <w:p w14:paraId="486104EB" w14:textId="77777777" w:rsidR="00235F24" w:rsidRDefault="00235F24" w:rsidP="00F30AFF">
            <w:pPr>
              <w:pStyle w:val="TableTextBullet"/>
            </w:pPr>
            <w:r>
              <w:rPr>
                <w:rStyle w:val="Strong"/>
              </w:rPr>
              <w:t xml:space="preserve">NEDS_RA_Stimuli </w:t>
            </w:r>
            <w:r>
              <w:t>– Read Aloud Stimuli</w:t>
            </w:r>
          </w:p>
          <w:p w14:paraId="4D0677CC" w14:textId="77777777" w:rsidR="00AB2179" w:rsidRDefault="00AB2179" w:rsidP="00F30AFF">
            <w:pPr>
              <w:pStyle w:val="TableTextBullet"/>
            </w:pPr>
            <w:r w:rsidRPr="00AB2179">
              <w:rPr>
                <w:rStyle w:val="Strong"/>
              </w:rPr>
              <w:t>NEDS_SC_Items</w:t>
            </w:r>
            <w:r>
              <w:t xml:space="preserve"> – Scribe Items (Non-Writing)</w:t>
            </w:r>
          </w:p>
          <w:p w14:paraId="0C2EB171" w14:textId="77777777" w:rsidR="00AB2179" w:rsidRDefault="00AB2179" w:rsidP="00F30AFF">
            <w:pPr>
              <w:pStyle w:val="TableTextBullet"/>
            </w:pPr>
            <w:r w:rsidRPr="00AB2179">
              <w:rPr>
                <w:rStyle w:val="Strong"/>
              </w:rPr>
              <w:t>NEDS_SS</w:t>
            </w:r>
            <w:r>
              <w:t xml:space="preserve"> – Separate Setting</w:t>
            </w:r>
          </w:p>
          <w:p w14:paraId="7659F7D7" w14:textId="77777777" w:rsidR="00AB2179" w:rsidRDefault="00AB2179" w:rsidP="00F30AFF">
            <w:pPr>
              <w:pStyle w:val="TableTextBullet"/>
            </w:pPr>
            <w:r w:rsidRPr="00AB2179">
              <w:rPr>
                <w:rStyle w:val="Strong"/>
              </w:rPr>
              <w:t>NEDS_TArabic</w:t>
            </w:r>
            <w:r>
              <w:t xml:space="preserve"> – Arabic Glossary</w:t>
            </w:r>
          </w:p>
          <w:p w14:paraId="7485F15B" w14:textId="77777777" w:rsidR="00AB2179" w:rsidRDefault="00AB2179" w:rsidP="00F30AFF">
            <w:pPr>
              <w:pStyle w:val="TableTextBullet"/>
            </w:pPr>
            <w:r w:rsidRPr="00AB2179">
              <w:rPr>
                <w:rStyle w:val="Strong"/>
              </w:rPr>
              <w:t>NEDS_TCantonese</w:t>
            </w:r>
            <w:r>
              <w:t xml:space="preserve"> – Cantonese Glossary</w:t>
            </w:r>
          </w:p>
          <w:p w14:paraId="518932CF" w14:textId="77777777" w:rsidR="00AB2179" w:rsidRDefault="00AB2179" w:rsidP="00F30AFF">
            <w:pPr>
              <w:pStyle w:val="TableTextBullet"/>
            </w:pPr>
            <w:r w:rsidRPr="00AB2179">
              <w:rPr>
                <w:rStyle w:val="Strong"/>
              </w:rPr>
              <w:t>NEDS_TFilipino</w:t>
            </w:r>
            <w:r>
              <w:t xml:space="preserve"> – Filipino Glossary</w:t>
            </w:r>
          </w:p>
          <w:p w14:paraId="176F07B1" w14:textId="77777777" w:rsidR="00AB2179" w:rsidRDefault="00AB2179" w:rsidP="00F30AFF">
            <w:pPr>
              <w:pStyle w:val="TableTextBullet"/>
            </w:pPr>
            <w:r w:rsidRPr="00AB2179">
              <w:rPr>
                <w:rStyle w:val="Strong"/>
              </w:rPr>
              <w:t>NEDS_TKorean</w:t>
            </w:r>
            <w:r>
              <w:t xml:space="preserve"> – Korean Glossary</w:t>
            </w:r>
          </w:p>
          <w:p w14:paraId="1986D8A3" w14:textId="77777777" w:rsidR="00AB2179" w:rsidRDefault="00AB2179" w:rsidP="00F30AFF">
            <w:pPr>
              <w:pStyle w:val="TableTextBullet"/>
            </w:pPr>
            <w:r w:rsidRPr="00AB2179">
              <w:rPr>
                <w:rStyle w:val="Strong"/>
              </w:rPr>
              <w:t>NEDS_TMandarin</w:t>
            </w:r>
            <w:r>
              <w:t xml:space="preserve"> – Mandarin Glossary</w:t>
            </w:r>
          </w:p>
          <w:p w14:paraId="653195B1" w14:textId="77777777" w:rsidR="00AB2179" w:rsidRDefault="00AB2179" w:rsidP="00F30AFF">
            <w:pPr>
              <w:pStyle w:val="TableTextBullet"/>
            </w:pPr>
            <w:r w:rsidRPr="00AB2179">
              <w:rPr>
                <w:rStyle w:val="Strong"/>
              </w:rPr>
              <w:t>NEDS_TPunjabi</w:t>
            </w:r>
            <w:r>
              <w:t xml:space="preserve"> – Punjabi Glossary</w:t>
            </w:r>
          </w:p>
          <w:p w14:paraId="3A489525" w14:textId="77777777" w:rsidR="00AB2179" w:rsidRDefault="00AB2179" w:rsidP="00F30AFF">
            <w:pPr>
              <w:pStyle w:val="TableTextBullet"/>
            </w:pPr>
            <w:r w:rsidRPr="00AB2179">
              <w:rPr>
                <w:rStyle w:val="Strong"/>
              </w:rPr>
              <w:t>NEDS_TRussian</w:t>
            </w:r>
            <w:r>
              <w:t xml:space="preserve"> – Russian Glossary</w:t>
            </w:r>
          </w:p>
          <w:p w14:paraId="0D8E9139" w14:textId="77777777" w:rsidR="00AB2179" w:rsidRDefault="00AB2179" w:rsidP="00F30AFF">
            <w:pPr>
              <w:pStyle w:val="TableTextBullet"/>
            </w:pPr>
            <w:r w:rsidRPr="00AB2179">
              <w:rPr>
                <w:rStyle w:val="Strong"/>
              </w:rPr>
              <w:t>NEDS_TSpanish</w:t>
            </w:r>
            <w:r>
              <w:t xml:space="preserve"> – Spanish Glossary</w:t>
            </w:r>
          </w:p>
          <w:p w14:paraId="3165F6F3" w14:textId="77777777" w:rsidR="00AB2179" w:rsidRDefault="00AB2179" w:rsidP="00F30AFF">
            <w:pPr>
              <w:pStyle w:val="TableTextBullet"/>
            </w:pPr>
            <w:r w:rsidRPr="00AB2179">
              <w:rPr>
                <w:rStyle w:val="Strong"/>
              </w:rPr>
              <w:t>NEDS_TUkrainian</w:t>
            </w:r>
            <w:r>
              <w:t xml:space="preserve"> – Ukrainian Glossary</w:t>
            </w:r>
          </w:p>
          <w:p w14:paraId="2FBF8771" w14:textId="77777777" w:rsidR="000F5836" w:rsidRDefault="00AB2179" w:rsidP="00F30AFF">
            <w:pPr>
              <w:pStyle w:val="TableTextBullet"/>
            </w:pPr>
            <w:r w:rsidRPr="00AB2179">
              <w:rPr>
                <w:rStyle w:val="Strong"/>
              </w:rPr>
              <w:t>NEDS_TVietnamese</w:t>
            </w:r>
            <w:r>
              <w:t xml:space="preserve"> – Vietnamese Glossary</w:t>
            </w:r>
          </w:p>
          <w:p w14:paraId="61BBD89C" w14:textId="77777777" w:rsidR="00235F24" w:rsidRDefault="00235F24" w:rsidP="00F30AFF">
            <w:pPr>
              <w:pStyle w:val="TableTextBullet"/>
            </w:pPr>
            <w:r>
              <w:rPr>
                <w:rStyle w:val="Strong"/>
              </w:rPr>
              <w:t xml:space="preserve">NEDS_TransDirs </w:t>
            </w:r>
            <w:r>
              <w:t>– Translated Test Directions</w:t>
            </w:r>
          </w:p>
        </w:tc>
      </w:tr>
      <w:tr w:rsidR="0030309E" w:rsidRPr="00D04F34" w14:paraId="3BA0D130" w14:textId="77777777" w:rsidTr="00AC4F52">
        <w:tc>
          <w:tcPr>
            <w:tcW w:w="3168" w:type="dxa"/>
          </w:tcPr>
          <w:p w14:paraId="37F668D1" w14:textId="77777777" w:rsidR="0030309E" w:rsidRPr="009477FA" w:rsidRDefault="0030309E" w:rsidP="00C505B6">
            <w:pPr>
              <w:pStyle w:val="TableText"/>
            </w:pPr>
            <w:r w:rsidRPr="009477FA">
              <w:t>NonEmbeddedAccommodations</w:t>
            </w:r>
          </w:p>
          <w:p w14:paraId="6C2D4E00" w14:textId="031FEC33" w:rsidR="002528E3" w:rsidRPr="00D04F34" w:rsidRDefault="002528E3" w:rsidP="00C505B6">
            <w:pPr>
              <w:pStyle w:val="TableText"/>
            </w:pPr>
            <w:r w:rsidRPr="009477FA">
              <w:rPr>
                <w:i/>
              </w:rPr>
              <w:t>(Select/include all that apply)</w:t>
            </w:r>
          </w:p>
        </w:tc>
        <w:tc>
          <w:tcPr>
            <w:tcW w:w="6192" w:type="dxa"/>
            <w:vAlign w:val="center"/>
          </w:tcPr>
          <w:p w14:paraId="21163BD4" w14:textId="77777777" w:rsidR="0030309E" w:rsidRDefault="0030309E" w:rsidP="00F43832">
            <w:pPr>
              <w:pStyle w:val="TableText"/>
            </w:pPr>
            <w:r>
              <w:t>Some accommodations may need to be provided to students during testing. These should be provided only to those students who are unable to use the embedded test accommodations.</w:t>
            </w:r>
          </w:p>
          <w:p w14:paraId="6D020828" w14:textId="77777777" w:rsidR="00782A69" w:rsidRDefault="00782A69" w:rsidP="00F30AFF">
            <w:pPr>
              <w:pStyle w:val="TableTextBullet"/>
            </w:pPr>
            <w:r w:rsidRPr="00782A69">
              <w:rPr>
                <w:rStyle w:val="Strong"/>
              </w:rPr>
              <w:t>NEA0</w:t>
            </w:r>
            <w:r>
              <w:t xml:space="preserve"> – None</w:t>
            </w:r>
          </w:p>
          <w:p w14:paraId="01FFE610" w14:textId="77777777" w:rsidR="00782A69" w:rsidRDefault="00782A69" w:rsidP="00F30AFF">
            <w:pPr>
              <w:pStyle w:val="TableTextBullet"/>
            </w:pPr>
            <w:r w:rsidRPr="00782A69">
              <w:rPr>
                <w:rStyle w:val="Strong"/>
              </w:rPr>
              <w:t>NEA_AR</w:t>
            </w:r>
            <w:r>
              <w:t xml:space="preserve"> – Alternate Response Options</w:t>
            </w:r>
          </w:p>
          <w:p w14:paraId="5129AD48" w14:textId="77777777" w:rsidR="00782A69" w:rsidRDefault="00782A69" w:rsidP="00F30AFF">
            <w:pPr>
              <w:pStyle w:val="TableTextBullet"/>
            </w:pPr>
            <w:r w:rsidRPr="00782A69">
              <w:rPr>
                <w:rStyle w:val="Strong"/>
              </w:rPr>
              <w:t>NEA_RA_Stimuli</w:t>
            </w:r>
            <w:r>
              <w:t xml:space="preserve"> (ELA only) – Read Aloud Stimuli</w:t>
            </w:r>
          </w:p>
          <w:p w14:paraId="46E98936" w14:textId="145325F4" w:rsidR="00782A69" w:rsidRDefault="00782A69" w:rsidP="00F30AFF">
            <w:pPr>
              <w:pStyle w:val="TableTextBullet"/>
            </w:pPr>
            <w:r w:rsidRPr="00782A69">
              <w:rPr>
                <w:rStyle w:val="Strong"/>
              </w:rPr>
              <w:t>NEA_SC_Items</w:t>
            </w:r>
            <w:r>
              <w:t xml:space="preserve"> (ELA only) – Scribe Items (Writing)</w:t>
            </w:r>
          </w:p>
          <w:p w14:paraId="0841B63C" w14:textId="77777777" w:rsidR="00782A69" w:rsidRDefault="00782A69" w:rsidP="00F30AFF">
            <w:pPr>
              <w:pStyle w:val="TableTextBullet"/>
            </w:pPr>
            <w:r w:rsidRPr="00782A69">
              <w:rPr>
                <w:rStyle w:val="Strong"/>
              </w:rPr>
              <w:t>NEA_STT</w:t>
            </w:r>
            <w:r>
              <w:t xml:space="preserve"> – Speech-to-Text</w:t>
            </w:r>
          </w:p>
          <w:p w14:paraId="5BF8D890" w14:textId="77777777" w:rsidR="00782A69" w:rsidRDefault="00782A69" w:rsidP="00F30AFF">
            <w:pPr>
              <w:pStyle w:val="TableTextBullet"/>
            </w:pPr>
            <w:r w:rsidRPr="00782A69">
              <w:rPr>
                <w:rStyle w:val="Strong"/>
              </w:rPr>
              <w:t>NEA_Abacus</w:t>
            </w:r>
            <w:r>
              <w:t xml:space="preserve"> (Math only) – Abacus</w:t>
            </w:r>
          </w:p>
          <w:p w14:paraId="7498F210" w14:textId="77777777" w:rsidR="00782A69" w:rsidRDefault="00782A69" w:rsidP="00F30AFF">
            <w:pPr>
              <w:pStyle w:val="TableTextBullet"/>
            </w:pPr>
            <w:r w:rsidRPr="00782A69">
              <w:rPr>
                <w:rStyle w:val="Strong"/>
              </w:rPr>
              <w:t>NEA_Calc</w:t>
            </w:r>
            <w:r>
              <w:t xml:space="preserve"> (Math only) – Calculator</w:t>
            </w:r>
          </w:p>
          <w:p w14:paraId="2A8B4347" w14:textId="77777777" w:rsidR="00782A69" w:rsidRDefault="00782A69" w:rsidP="00F30AFF">
            <w:pPr>
              <w:pStyle w:val="TableTextBullet"/>
            </w:pPr>
            <w:r w:rsidRPr="00782A69">
              <w:rPr>
                <w:rStyle w:val="Strong"/>
              </w:rPr>
              <w:t>NEA_MT</w:t>
            </w:r>
            <w:r>
              <w:t xml:space="preserve"> (Math only) – Multiplication Table</w:t>
            </w:r>
          </w:p>
        </w:tc>
      </w:tr>
      <w:tr w:rsidR="0030309E" w14:paraId="688861FB" w14:textId="77777777" w:rsidTr="00AC4F52">
        <w:tc>
          <w:tcPr>
            <w:tcW w:w="3168" w:type="dxa"/>
          </w:tcPr>
          <w:p w14:paraId="2385E279" w14:textId="77777777" w:rsidR="0030309E" w:rsidRPr="00D04F34" w:rsidRDefault="0030309E" w:rsidP="00C505B6">
            <w:pPr>
              <w:pStyle w:val="TableText"/>
            </w:pPr>
            <w:r w:rsidRPr="00D04F34">
              <w:t>Other</w:t>
            </w:r>
          </w:p>
        </w:tc>
        <w:tc>
          <w:tcPr>
            <w:tcW w:w="6192" w:type="dxa"/>
            <w:vAlign w:val="center"/>
          </w:tcPr>
          <w:p w14:paraId="624E1319" w14:textId="77777777" w:rsidR="0030309E" w:rsidRDefault="0030309E" w:rsidP="00F43832">
            <w:pPr>
              <w:pStyle w:val="TableText"/>
            </w:pPr>
            <w:r>
              <w:t>Other designated supports or accommodations that are not listed here.</w:t>
            </w:r>
          </w:p>
          <w:p w14:paraId="683F896F" w14:textId="77777777" w:rsidR="00C340F7" w:rsidRDefault="00C340F7" w:rsidP="00C340F7">
            <w:pPr>
              <w:pStyle w:val="TableText"/>
            </w:pPr>
            <w:r w:rsidRPr="003E5A8C">
              <w:rPr>
                <w:rStyle w:val="Strong"/>
              </w:rPr>
              <w:t xml:space="preserve">Up to </w:t>
            </w:r>
            <w:r>
              <w:rPr>
                <w:rStyle w:val="Strong"/>
              </w:rPr>
              <w:t>300</w:t>
            </w:r>
            <w:r w:rsidRPr="003E5A8C">
              <w:rPr>
                <w:rStyle w:val="Strong"/>
              </w:rPr>
              <w:t xml:space="preserve"> characters.</w:t>
            </w:r>
          </w:p>
        </w:tc>
      </w:tr>
    </w:tbl>
    <w:p w14:paraId="5323C149" w14:textId="77777777" w:rsidR="00D04F34" w:rsidRDefault="00D04F34" w:rsidP="00D04F34"/>
    <w:p w14:paraId="1DBAE4F7" w14:textId="77777777" w:rsidR="0083058E" w:rsidRDefault="0083058E" w:rsidP="0083058E">
      <w:pPr>
        <w:pStyle w:val="Heading1"/>
      </w:pPr>
      <w:bookmarkStart w:id="870" w:name="_Ref397525504"/>
      <w:bookmarkStart w:id="871" w:name="_Toc433196123"/>
      <w:r>
        <w:t>Test Administration Tasks</w:t>
      </w:r>
      <w:bookmarkEnd w:id="870"/>
      <w:bookmarkEnd w:id="871"/>
    </w:p>
    <w:p w14:paraId="25EE8A3C" w14:textId="77777777" w:rsidR="0083058E" w:rsidRDefault="0083058E" w:rsidP="0083058E">
      <w:r>
        <w:t>The</w:t>
      </w:r>
      <w:r w:rsidR="008356A6">
        <w:t xml:space="preserve"> green</w:t>
      </w:r>
      <w:r>
        <w:t xml:space="preserve"> task bar at the top of the screen allows you to access the test administration tasks in ART. Test administration tasks include setting up testing facilities, managing administration schedules, and viewing test administration reports.</w:t>
      </w:r>
    </w:p>
    <w:p w14:paraId="4B39E39B" w14:textId="77777777" w:rsidR="0083058E" w:rsidRDefault="0083058E" w:rsidP="0083058E">
      <w:pPr>
        <w:pStyle w:val="Caption"/>
        <w:keepNext/>
      </w:pPr>
      <w:bookmarkStart w:id="872" w:name="_Ref396747667"/>
      <w:bookmarkStart w:id="873" w:name="_Toc433196177"/>
      <w:r>
        <w:t xml:space="preserve">Figure </w:t>
      </w:r>
      <w:r w:rsidR="008A2B77">
        <w:fldChar w:fldCharType="begin"/>
      </w:r>
      <w:r w:rsidR="008A2B77">
        <w:instrText xml:space="preserve"> SEQ Figure </w:instrText>
      </w:r>
      <w:r w:rsidR="008A2B77">
        <w:instrText xml:space="preserve">\* ARABIC </w:instrText>
      </w:r>
      <w:r w:rsidR="008A2B77">
        <w:fldChar w:fldCharType="separate"/>
      </w:r>
      <w:r w:rsidR="00211B29">
        <w:rPr>
          <w:noProof/>
        </w:rPr>
        <w:t>34</w:t>
      </w:r>
      <w:r w:rsidR="008A2B77">
        <w:rPr>
          <w:noProof/>
        </w:rPr>
        <w:fldChar w:fldCharType="end"/>
      </w:r>
      <w:bookmarkEnd w:id="872"/>
      <w:r>
        <w:t>. Test Administration Screen</w:t>
      </w:r>
      <w:bookmarkEnd w:id="873"/>
    </w:p>
    <w:p w14:paraId="06DD99EA" w14:textId="77777777" w:rsidR="0083058E" w:rsidRDefault="00F91CF7" w:rsidP="0083058E">
      <w:r>
        <w:rPr>
          <w:noProof/>
        </w:rPr>
        <w:drawing>
          <wp:inline distT="0" distB="0" distL="0" distR="0" wp14:anchorId="6C30AC3E" wp14:editId="224CB425">
            <wp:extent cx="5943600" cy="3474085"/>
            <wp:effectExtent l="19050" t="19050" r="19050" b="1206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474085"/>
                    </a:xfrm>
                    <a:prstGeom prst="rect">
                      <a:avLst/>
                    </a:prstGeom>
                    <a:ln>
                      <a:solidFill>
                        <a:schemeClr val="bg1">
                          <a:lumMod val="65000"/>
                        </a:schemeClr>
                      </a:solidFill>
                    </a:ln>
                  </pic:spPr>
                </pic:pic>
              </a:graphicData>
            </a:graphic>
          </wp:inline>
        </w:drawing>
      </w:r>
    </w:p>
    <w:p w14:paraId="7E6648FF" w14:textId="3C14F976" w:rsidR="00B77DC7" w:rsidRDefault="00B77DC7" w:rsidP="0083058E">
      <w:r>
        <w:t xml:space="preserve">When you click the task bar from the ART home screen, the </w:t>
      </w:r>
      <w:r w:rsidRPr="00B77DC7">
        <w:rPr>
          <w:rStyle w:val="Emphasis"/>
          <w:b/>
        </w:rPr>
        <w:t>Test Administration</w:t>
      </w:r>
      <w:r>
        <w:rPr>
          <w:rStyle w:val="Emphasis"/>
          <w:i w:val="0"/>
        </w:rPr>
        <w:t xml:space="preserve"> screen appears (see </w:t>
      </w:r>
      <w:r w:rsidRPr="006A609D">
        <w:rPr>
          <w:rStyle w:val="CrossReference"/>
        </w:rPr>
        <w:fldChar w:fldCharType="begin"/>
      </w:r>
      <w:r w:rsidR="006A609D" w:rsidRPr="006A609D">
        <w:rPr>
          <w:rStyle w:val="CrossReference"/>
        </w:rPr>
        <w:instrText xml:space="preserve"> REF _Ref396747667 \* MERGEFORMAT \h</w:instrText>
      </w:r>
      <w:r w:rsidRPr="006A609D">
        <w:rPr>
          <w:rStyle w:val="CrossReference"/>
        </w:rPr>
      </w:r>
      <w:r w:rsidRPr="006A609D">
        <w:rPr>
          <w:rStyle w:val="CrossReference"/>
        </w:rPr>
        <w:fldChar w:fldCharType="separate"/>
      </w:r>
      <w:ins w:id="874" w:author="Jamika D. Burge" w:date="2015-11-24T15:06:00Z">
        <w:r w:rsidR="00211B29" w:rsidRPr="00211B29">
          <w:rPr>
            <w:rStyle w:val="CrossReference"/>
            <w:rPrChange w:id="875" w:author="Jamika D. Burge" w:date="2015-11-24T15:06:00Z">
              <w:rPr/>
            </w:rPrChange>
          </w:rPr>
          <w:t>Figure 34</w:t>
        </w:r>
      </w:ins>
      <w:del w:id="876" w:author="Jamika D. Burge" w:date="2015-11-24T15:06:00Z">
        <w:r w:rsidR="00ED0EE4" w:rsidRPr="00ED0EE4" w:rsidDel="00211B29">
          <w:rPr>
            <w:rStyle w:val="CrossReference"/>
          </w:rPr>
          <w:delText>Figure 34</w:delText>
        </w:r>
      </w:del>
      <w:r w:rsidRPr="006A609D">
        <w:rPr>
          <w:rStyle w:val="CrossReference"/>
        </w:rPr>
        <w:fldChar w:fldCharType="end"/>
      </w:r>
      <w:r>
        <w:rPr>
          <w:rStyle w:val="Emphasis"/>
          <w:i w:val="0"/>
        </w:rPr>
        <w:t xml:space="preserve">). This screen displays placards for the tasks available in this section of the ART site, with </w:t>
      </w:r>
      <w:r>
        <w:t>the arrow (</w:t>
      </w:r>
      <w:r>
        <w:rPr>
          <w:noProof/>
        </w:rPr>
        <w:drawing>
          <wp:inline distT="0" distB="0" distL="0" distR="0" wp14:anchorId="73A7BF63" wp14:editId="056631E7">
            <wp:extent cx="182880" cy="14007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40078"/>
                    </a:xfrm>
                    <a:prstGeom prst="rect">
                      <a:avLst/>
                    </a:prstGeom>
                    <a:noFill/>
                    <a:ln>
                      <a:noFill/>
                    </a:ln>
                  </pic:spPr>
                </pic:pic>
              </a:graphicData>
            </a:graphic>
          </wp:inline>
        </w:drawing>
      </w:r>
      <w:r>
        <w:t>) symbols indicating precede</w:t>
      </w:r>
      <w:r w:rsidR="008356A6">
        <w:t xml:space="preserve">nce. You must complete the task </w:t>
      </w:r>
      <w:r>
        <w:t>to the left of an arrow before completing the task to the right.</w:t>
      </w:r>
    </w:p>
    <w:p w14:paraId="350B582C" w14:textId="77777777" w:rsidR="00B77DC7" w:rsidRDefault="00B77DC7" w:rsidP="00B77DC7">
      <w:pPr>
        <w:pStyle w:val="Heading2"/>
        <w:rPr>
          <w:rStyle w:val="Emphasis"/>
          <w:i w:val="0"/>
        </w:rPr>
      </w:pPr>
      <w:bookmarkStart w:id="877" w:name="_Toc433196124"/>
      <w:r>
        <w:rPr>
          <w:rStyle w:val="Emphasis"/>
          <w:i w:val="0"/>
        </w:rPr>
        <w:t>Creating Test Schedules</w:t>
      </w:r>
      <w:bookmarkEnd w:id="877"/>
    </w:p>
    <w:p w14:paraId="0F425B71" w14:textId="77777777" w:rsidR="00B77DC7" w:rsidRDefault="00B77DC7" w:rsidP="00B77DC7">
      <w:pPr>
        <w:keepNext/>
        <w:keepLines/>
      </w:pPr>
      <w:r>
        <w:t>Schedules provide information about the proctor, testing equipment, facility, and date details for a test administration. ART automatically creates schedules based on the entered details. The basic workflow for creating test schedules is as follows:</w:t>
      </w:r>
    </w:p>
    <w:p w14:paraId="7FBAAE27" w14:textId="77777777" w:rsidR="00B77DC7" w:rsidRDefault="00B77DC7" w:rsidP="00D1375C">
      <w:pPr>
        <w:keepNext/>
        <w:keepLines/>
        <w:numPr>
          <w:ilvl w:val="6"/>
          <w:numId w:val="63"/>
        </w:numPr>
        <w:ind w:left="360"/>
      </w:pPr>
      <w:r>
        <w:t>Add proctors</w:t>
      </w:r>
    </w:p>
    <w:p w14:paraId="37B7FF89" w14:textId="77777777" w:rsidR="00B77DC7" w:rsidRDefault="00B77DC7" w:rsidP="00D1375C">
      <w:pPr>
        <w:keepNext/>
        <w:keepLines/>
        <w:numPr>
          <w:ilvl w:val="6"/>
          <w:numId w:val="63"/>
        </w:numPr>
        <w:ind w:left="360"/>
      </w:pPr>
      <w:r>
        <w:t>Add test platforms</w:t>
      </w:r>
    </w:p>
    <w:p w14:paraId="28D2FDDE" w14:textId="77777777" w:rsidR="00B77DC7" w:rsidRDefault="00B77DC7" w:rsidP="00D1375C">
      <w:pPr>
        <w:keepNext/>
        <w:keepLines/>
        <w:numPr>
          <w:ilvl w:val="6"/>
          <w:numId w:val="63"/>
        </w:numPr>
        <w:ind w:left="360"/>
      </w:pPr>
      <w:r>
        <w:t>Add accessibility equipment</w:t>
      </w:r>
    </w:p>
    <w:p w14:paraId="4161F1FC" w14:textId="77777777" w:rsidR="00B77DC7" w:rsidRDefault="00B77DC7" w:rsidP="00D1375C">
      <w:pPr>
        <w:keepNext/>
        <w:keepLines/>
        <w:numPr>
          <w:ilvl w:val="6"/>
          <w:numId w:val="63"/>
        </w:numPr>
        <w:ind w:left="360"/>
      </w:pPr>
      <w:r>
        <w:t>Add facilities</w:t>
      </w:r>
    </w:p>
    <w:p w14:paraId="658D1D32" w14:textId="77777777" w:rsidR="00B77DC7" w:rsidRDefault="00B77DC7" w:rsidP="00D1375C">
      <w:pPr>
        <w:keepNext/>
        <w:keepLines/>
        <w:numPr>
          <w:ilvl w:val="6"/>
          <w:numId w:val="63"/>
        </w:numPr>
        <w:ind w:left="360"/>
      </w:pPr>
      <w:r>
        <w:t>Add testing times</w:t>
      </w:r>
    </w:p>
    <w:p w14:paraId="71A60065" w14:textId="77777777" w:rsidR="00B77DC7" w:rsidRDefault="00B77DC7" w:rsidP="00D1375C">
      <w:pPr>
        <w:keepNext/>
        <w:keepLines/>
        <w:numPr>
          <w:ilvl w:val="6"/>
          <w:numId w:val="63"/>
        </w:numPr>
        <w:ind w:left="360"/>
      </w:pPr>
      <w:r>
        <w:t>Automatically create schedule</w:t>
      </w:r>
    </w:p>
    <w:p w14:paraId="086A1EDA" w14:textId="77777777" w:rsidR="00B77DC7" w:rsidRDefault="00B77DC7" w:rsidP="00D1375C">
      <w:pPr>
        <w:keepNext/>
        <w:keepLines/>
        <w:numPr>
          <w:ilvl w:val="6"/>
          <w:numId w:val="63"/>
        </w:numPr>
        <w:ind w:left="360"/>
      </w:pPr>
      <w:r>
        <w:t>Manually modify schedule</w:t>
      </w:r>
    </w:p>
    <w:p w14:paraId="6A2E43EB" w14:textId="77777777" w:rsidR="000902D6" w:rsidRDefault="000902D6" w:rsidP="000902D6">
      <w:pPr>
        <w:pStyle w:val="Heading3"/>
      </w:pPr>
      <w:bookmarkStart w:id="878" w:name="_Ref397093506"/>
      <w:bookmarkStart w:id="879" w:name="_Toc433196125"/>
      <w:r>
        <w:t>Adding Proctors.</w:t>
      </w:r>
      <w:bookmarkEnd w:id="878"/>
      <w:bookmarkEnd w:id="879"/>
    </w:p>
    <w:p w14:paraId="0BF08D74" w14:textId="77777777" w:rsidR="000902D6" w:rsidRDefault="000902D6" w:rsidP="000902D6">
      <w:r>
        <w:t xml:space="preserve">Proctors are users who are </w:t>
      </w:r>
      <w:r w:rsidR="00E57D3B">
        <w:t>authorized to administer tests to students. ART does not automatically recognize which roles are authorized to act as proctors, so you must specify these roles manually.</w:t>
      </w:r>
    </w:p>
    <w:p w14:paraId="266F5104" w14:textId="77777777" w:rsidR="00E57D3B" w:rsidRDefault="00E57D3B" w:rsidP="00E57D3B">
      <w:pPr>
        <w:pStyle w:val="Caption"/>
        <w:keepNext/>
      </w:pPr>
      <w:bookmarkStart w:id="880" w:name="_Toc433196178"/>
      <w:r>
        <w:t xml:space="preserve">Figure </w:t>
      </w:r>
      <w:r w:rsidR="008A2B77">
        <w:fldChar w:fldCharType="begin"/>
      </w:r>
      <w:r w:rsidR="008A2B77">
        <w:instrText xml:space="preserve"> SEQ Figure \* ARABIC </w:instrText>
      </w:r>
      <w:r w:rsidR="008A2B77">
        <w:fldChar w:fldCharType="separate"/>
      </w:r>
      <w:r w:rsidR="00211B29">
        <w:rPr>
          <w:noProof/>
        </w:rPr>
        <w:t>35</w:t>
      </w:r>
      <w:r w:rsidR="008A2B77">
        <w:rPr>
          <w:noProof/>
        </w:rPr>
        <w:fldChar w:fldCharType="end"/>
      </w:r>
      <w:r>
        <w:t>. Proctor Roles Screen</w:t>
      </w:r>
      <w:bookmarkEnd w:id="880"/>
    </w:p>
    <w:p w14:paraId="1783D0EF" w14:textId="77777777" w:rsidR="00E57D3B" w:rsidRDefault="00E57D3B" w:rsidP="00E57D3B">
      <w:pPr>
        <w:jc w:val="center"/>
      </w:pPr>
      <w:r>
        <w:rPr>
          <w:noProof/>
        </w:rPr>
        <w:drawing>
          <wp:inline distT="0" distB="0" distL="0" distR="0" wp14:anchorId="3C9524FD" wp14:editId="40B8CEFC">
            <wp:extent cx="5486400" cy="2462432"/>
            <wp:effectExtent l="19050" t="19050" r="1905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462432"/>
                    </a:xfrm>
                    <a:prstGeom prst="rect">
                      <a:avLst/>
                    </a:prstGeom>
                    <a:ln>
                      <a:solidFill>
                        <a:schemeClr val="bg1">
                          <a:lumMod val="65000"/>
                        </a:schemeClr>
                      </a:solidFill>
                    </a:ln>
                  </pic:spPr>
                </pic:pic>
              </a:graphicData>
            </a:graphic>
          </wp:inline>
        </w:drawing>
      </w:r>
    </w:p>
    <w:p w14:paraId="36F3296E" w14:textId="77777777" w:rsidR="00031D9C" w:rsidRDefault="004826D3" w:rsidP="00031D9C">
      <w:pPr>
        <w:keepNext/>
        <w:rPr>
          <w:rStyle w:val="Emphasis"/>
        </w:rPr>
      </w:pPr>
      <w:r>
        <w:t xml:space="preserve">You can manage proctors on the </w:t>
      </w:r>
      <w:r w:rsidRPr="008356A6">
        <w:rPr>
          <w:rStyle w:val="IntenseEmphasis"/>
        </w:rPr>
        <w:t>Proctor Roles</w:t>
      </w:r>
      <w:r>
        <w:t xml:space="preserve"> screen. The table on this screen displays the role name, role level, and associated assessment type for each proctor role in ART.</w:t>
      </w:r>
      <w:r w:rsidR="00031D9C" w:rsidRPr="00031D9C">
        <w:rPr>
          <w:rStyle w:val="Emphasis"/>
        </w:rPr>
        <w:t xml:space="preserve"> </w:t>
      </w:r>
    </w:p>
    <w:p w14:paraId="29893B2D" w14:textId="77777777" w:rsidR="00031D9C" w:rsidRDefault="00031D9C" w:rsidP="00031D9C">
      <w:pPr>
        <w:keepNext/>
      </w:pPr>
      <w:r w:rsidRPr="004826D3">
        <w:rPr>
          <w:rStyle w:val="Emphasis"/>
        </w:rPr>
        <w:t xml:space="preserve">To add </w:t>
      </w:r>
      <w:r>
        <w:rPr>
          <w:rStyle w:val="Emphasis"/>
        </w:rPr>
        <w:t>proctors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031D9C" w14:paraId="09E9170A" w14:textId="77777777" w:rsidTr="00F2740B">
        <w:trPr>
          <w:jc w:val="center"/>
        </w:trPr>
        <w:tc>
          <w:tcPr>
            <w:tcW w:w="9576" w:type="dxa"/>
          </w:tcPr>
          <w:p w14:paraId="10AFFB80" w14:textId="77777777" w:rsidR="00031D9C" w:rsidRPr="009C1760" w:rsidRDefault="009A2379" w:rsidP="00853036">
            <w:pPr>
              <w:pStyle w:val="ListNumber"/>
              <w:numPr>
                <w:ilvl w:val="0"/>
                <w:numId w:val="100"/>
              </w:numPr>
            </w:pPr>
            <w:r>
              <w:t>On</w:t>
            </w:r>
            <w:r w:rsidR="00031D9C" w:rsidRPr="009C1760">
              <w:t xml:space="preserve"> the </w:t>
            </w:r>
            <w:r w:rsidR="00031D9C" w:rsidRPr="009C1760">
              <w:rPr>
                <w:rStyle w:val="IntenseEmphasis"/>
              </w:rPr>
              <w:t>Test Administration</w:t>
            </w:r>
            <w:r w:rsidR="00031D9C" w:rsidRPr="009C1760">
              <w:t xml:space="preserve"> screen, click [</w:t>
            </w:r>
            <w:r w:rsidR="00031D9C" w:rsidRPr="009C1760">
              <w:rPr>
                <w:rStyle w:val="Strong"/>
              </w:rPr>
              <w:t>Add/Modify Proctor Roles</w:t>
            </w:r>
            <w:r w:rsidR="00031D9C" w:rsidRPr="009C1760">
              <w:t xml:space="preserve">]. The </w:t>
            </w:r>
            <w:r w:rsidR="00031D9C" w:rsidRPr="009C1760">
              <w:rPr>
                <w:rStyle w:val="IntenseEmphasis"/>
              </w:rPr>
              <w:t>Proctor Roles</w:t>
            </w:r>
            <w:r w:rsidR="00031D9C" w:rsidRPr="009C1760">
              <w:t xml:space="preserve"> screen opens.</w:t>
            </w:r>
          </w:p>
          <w:p w14:paraId="4A502249" w14:textId="77777777" w:rsidR="00031D9C" w:rsidRPr="009C1760" w:rsidRDefault="00031D9C" w:rsidP="009C1760">
            <w:pPr>
              <w:pStyle w:val="ListNumber"/>
            </w:pPr>
            <w:r w:rsidRPr="009C1760">
              <w:t>Click [</w:t>
            </w:r>
            <w:r w:rsidRPr="009C1760">
              <w:rPr>
                <w:rStyle w:val="Strong"/>
              </w:rPr>
              <w:t>New</w:t>
            </w:r>
            <w:r w:rsidRPr="009C1760">
              <w:t xml:space="preserve">]. The </w:t>
            </w:r>
            <w:r w:rsidRPr="009C1760">
              <w:rPr>
                <w:rStyle w:val="IntenseEmphasis"/>
              </w:rPr>
              <w:t>Add Proctor Role</w:t>
            </w:r>
            <w:r w:rsidRPr="009C1760">
              <w:t xml:space="preserve"> screen opens.</w:t>
            </w:r>
          </w:p>
          <w:p w14:paraId="7F401A9D" w14:textId="77777777" w:rsidR="00031D9C" w:rsidRPr="009C1760" w:rsidRDefault="00031D9C" w:rsidP="009C1760">
            <w:pPr>
              <w:pStyle w:val="ListNumber"/>
            </w:pPr>
            <w:r w:rsidRPr="009C1760">
              <w:t xml:space="preserve">On the </w:t>
            </w:r>
            <w:r w:rsidRPr="009C1760">
              <w:rPr>
                <w:rStyle w:val="IntenseEmphasis"/>
              </w:rPr>
              <w:t>Add Proctor Role</w:t>
            </w:r>
            <w:r w:rsidRPr="009C1760">
              <w:t xml:space="preserve"> screen, select a role from the </w:t>
            </w:r>
            <w:r w:rsidRPr="009C1760">
              <w:rPr>
                <w:rStyle w:val="Emphasis"/>
              </w:rPr>
              <w:t>Role Name</w:t>
            </w:r>
            <w:r w:rsidRPr="009C1760">
              <w:t xml:space="preserve"> drop-down list. This drop-down list contains roles added to the Permissions system. When you select a role, the </w:t>
            </w:r>
            <w:r w:rsidRPr="009C1760">
              <w:rPr>
                <w:rStyle w:val="Emphasis"/>
              </w:rPr>
              <w:t>Role Level</w:t>
            </w:r>
            <w:r w:rsidRPr="009C1760">
              <w:t xml:space="preserve"> field automatically populates with that role’s associated entity levels.</w:t>
            </w:r>
          </w:p>
          <w:p w14:paraId="5949FFE8" w14:textId="77777777" w:rsidR="00031D9C" w:rsidRPr="009C1760" w:rsidRDefault="00031D9C" w:rsidP="009C1760">
            <w:pPr>
              <w:pStyle w:val="ListNumber"/>
            </w:pPr>
            <w:r w:rsidRPr="009C1760">
              <w:t xml:space="preserve">From the </w:t>
            </w:r>
            <w:r w:rsidRPr="008356A6">
              <w:rPr>
                <w:rStyle w:val="Emphasis"/>
              </w:rPr>
              <w:t>Assessment Types</w:t>
            </w:r>
            <w:r w:rsidRPr="009C1760">
              <w:t xml:space="preserve"> drop-down list, select “Formative,” “Interim,” or “Summative.” You may select multiple assessment types for a role.</w:t>
            </w:r>
          </w:p>
          <w:p w14:paraId="06EB3F53" w14:textId="77777777" w:rsidR="00031D9C" w:rsidRDefault="00031D9C" w:rsidP="009C1760">
            <w:pPr>
              <w:pStyle w:val="ListNumber"/>
            </w:pPr>
            <w:r w:rsidRPr="009C1760">
              <w:t>Click [</w:t>
            </w:r>
            <w:r w:rsidRPr="009C1760">
              <w:rPr>
                <w:rStyle w:val="Strong"/>
              </w:rPr>
              <w:t>Save</w:t>
            </w:r>
            <w:r w:rsidRPr="009C1760">
              <w:t>]. The role appears on the Proctor Roles table.</w:t>
            </w:r>
            <w:r w:rsidR="00B5071C" w:rsidRPr="009C1760">
              <w:t xml:space="preserve"> </w:t>
            </w:r>
          </w:p>
        </w:tc>
      </w:tr>
    </w:tbl>
    <w:p w14:paraId="4E25A3D6" w14:textId="77777777" w:rsidR="00031D9C" w:rsidRDefault="00031D9C" w:rsidP="00031D9C">
      <w:pPr>
        <w:rPr>
          <w:rStyle w:val="Emphasis"/>
        </w:rPr>
      </w:pPr>
    </w:p>
    <w:p w14:paraId="150B3458" w14:textId="77777777" w:rsidR="00031D9C" w:rsidRDefault="00031D9C" w:rsidP="00031D9C">
      <w:pPr>
        <w:pStyle w:val="Caption"/>
        <w:keepNext/>
      </w:pPr>
      <w:bookmarkStart w:id="881" w:name="_Toc433196179"/>
      <w:r>
        <w:t xml:space="preserve">Figure </w:t>
      </w:r>
      <w:r w:rsidR="008A2B77">
        <w:fldChar w:fldCharType="begin"/>
      </w:r>
      <w:r w:rsidR="008A2B77">
        <w:instrText xml:space="preserve"> SEQ Figure \* ARABIC </w:instrText>
      </w:r>
      <w:r w:rsidR="008A2B77">
        <w:fldChar w:fldCharType="separate"/>
      </w:r>
      <w:r w:rsidR="00211B29">
        <w:rPr>
          <w:noProof/>
        </w:rPr>
        <w:t>36</w:t>
      </w:r>
      <w:r w:rsidR="008A2B77">
        <w:rPr>
          <w:noProof/>
        </w:rPr>
        <w:fldChar w:fldCharType="end"/>
      </w:r>
      <w:r>
        <w:t>. Edit Proctor Role Screen</w:t>
      </w:r>
      <w:bookmarkEnd w:id="881"/>
    </w:p>
    <w:p w14:paraId="69E3C126" w14:textId="77777777" w:rsidR="00031D9C" w:rsidRDefault="00031D9C" w:rsidP="00031D9C">
      <w:pPr>
        <w:jc w:val="center"/>
        <w:rPr>
          <w:rStyle w:val="Emphasis"/>
        </w:rPr>
      </w:pPr>
      <w:r>
        <w:rPr>
          <w:i/>
          <w:iCs/>
          <w:noProof/>
        </w:rPr>
        <w:drawing>
          <wp:inline distT="0" distB="0" distL="0" distR="0" wp14:anchorId="0CE9618E" wp14:editId="70504D6A">
            <wp:extent cx="2514600" cy="2171641"/>
            <wp:effectExtent l="19050" t="19050" r="19050"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2171641"/>
                    </a:xfrm>
                    <a:prstGeom prst="rect">
                      <a:avLst/>
                    </a:prstGeom>
                    <a:noFill/>
                    <a:ln>
                      <a:solidFill>
                        <a:schemeClr val="bg1">
                          <a:lumMod val="65000"/>
                        </a:schemeClr>
                      </a:solidFill>
                    </a:ln>
                  </pic:spPr>
                </pic:pic>
              </a:graphicData>
            </a:graphic>
          </wp:inline>
        </w:drawing>
      </w:r>
    </w:p>
    <w:p w14:paraId="6175BCF3" w14:textId="77777777" w:rsidR="00031D9C" w:rsidRDefault="00031D9C" w:rsidP="00031D9C">
      <w:pPr>
        <w:pStyle w:val="ProcedureIntroduction"/>
      </w:pPr>
      <w:r>
        <w:t>To modify a proctor role:</w:t>
      </w:r>
    </w:p>
    <w:tbl>
      <w:tblPr>
        <w:tblStyle w:val="TableProcedure"/>
        <w:tblW w:w="9360" w:type="dxa"/>
        <w:jc w:val="center"/>
        <w:tblLayout w:type="fixed"/>
        <w:tblLook w:val="04A0" w:firstRow="1" w:lastRow="0" w:firstColumn="1" w:lastColumn="0" w:noHBand="0" w:noVBand="1"/>
      </w:tblPr>
      <w:tblGrid>
        <w:gridCol w:w="9360"/>
      </w:tblGrid>
      <w:tr w:rsidR="00031D9C" w14:paraId="6BA15D67" w14:textId="77777777" w:rsidTr="00F2740B">
        <w:trPr>
          <w:jc w:val="center"/>
        </w:trPr>
        <w:tc>
          <w:tcPr>
            <w:tcW w:w="9576" w:type="dxa"/>
          </w:tcPr>
          <w:p w14:paraId="7CDE9090" w14:textId="77777777" w:rsidR="00031D9C" w:rsidRDefault="00031D9C" w:rsidP="00F2740B">
            <w:pPr>
              <w:pStyle w:val="ListNumber"/>
              <w:numPr>
                <w:ilvl w:val="0"/>
                <w:numId w:val="87"/>
              </w:numPr>
            </w:pPr>
            <w:r>
              <w:t xml:space="preserve">In the table on the </w:t>
            </w:r>
            <w:r>
              <w:rPr>
                <w:b/>
                <w:i/>
              </w:rPr>
              <w:t>Proctor Roles</w:t>
            </w:r>
            <w:r>
              <w:t xml:space="preserve"> screen, click [ </w:t>
            </w:r>
            <w:r>
              <w:rPr>
                <w:i/>
                <w:noProof/>
              </w:rPr>
              <w:drawing>
                <wp:inline distT="0" distB="0" distL="0" distR="0" wp14:anchorId="53B6CAA0" wp14:editId="2688445A">
                  <wp:extent cx="231583" cy="23774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proctor record.</w:t>
            </w:r>
          </w:p>
          <w:p w14:paraId="015CDFCC" w14:textId="0BB2E61B" w:rsidR="00031D9C" w:rsidRDefault="00031D9C" w:rsidP="00F2740B">
            <w:pPr>
              <w:pStyle w:val="ListNumber"/>
            </w:pPr>
            <w:r>
              <w:t xml:space="preserve">On the </w:t>
            </w:r>
            <w:r w:rsidRPr="00116EB2">
              <w:rPr>
                <w:b/>
                <w:i/>
              </w:rPr>
              <w:t xml:space="preserve">Edit </w:t>
            </w:r>
            <w:r>
              <w:rPr>
                <w:b/>
                <w:i/>
              </w:rPr>
              <w:t>Proctor Role</w:t>
            </w:r>
            <w:r>
              <w:t xml:space="preserve"> screen (see </w:t>
            </w:r>
            <w:r w:rsidRPr="006A609D">
              <w:rPr>
                <w:rStyle w:val="CrossReference"/>
              </w:rPr>
              <w:fldChar w:fldCharType="begin"/>
            </w:r>
            <w:r w:rsidR="006A609D" w:rsidRPr="006A609D">
              <w:rPr>
                <w:rStyle w:val="CrossReference"/>
              </w:rPr>
              <w:instrText xml:space="preserve"> REF _Ref396749034 \* MERGEFORMAT \h</w:instrText>
            </w:r>
            <w:r w:rsidRPr="006A609D">
              <w:rPr>
                <w:rStyle w:val="CrossReference"/>
              </w:rPr>
            </w:r>
            <w:r w:rsidRPr="006A609D">
              <w:rPr>
                <w:rStyle w:val="CrossReference"/>
              </w:rPr>
              <w:fldChar w:fldCharType="separate"/>
            </w:r>
            <w:ins w:id="882" w:author="Jamika D. Burge" w:date="2015-11-24T15:06:00Z">
              <w:r w:rsidR="00211B29" w:rsidRPr="00211B29">
                <w:rPr>
                  <w:rStyle w:val="CrossReference"/>
                  <w:rPrChange w:id="883" w:author="Jamika D. Burge" w:date="2015-11-24T15:06:00Z">
                    <w:rPr/>
                  </w:rPrChange>
                </w:rPr>
                <w:t>Figure 38</w:t>
              </w:r>
            </w:ins>
            <w:del w:id="884" w:author="Jamika D. Burge" w:date="2015-11-24T15:06:00Z">
              <w:r w:rsidR="00ED0EE4" w:rsidRPr="00ED0EE4" w:rsidDel="00211B29">
                <w:rPr>
                  <w:rStyle w:val="CrossReference"/>
                </w:rPr>
                <w:delText>Figure 38</w:delText>
              </w:r>
            </w:del>
            <w:r w:rsidRPr="006A609D">
              <w:rPr>
                <w:rStyle w:val="CrossReference"/>
              </w:rPr>
              <w:fldChar w:fldCharType="end"/>
            </w:r>
            <w:r>
              <w:t xml:space="preserve">), you can add or remove assessment types associated with the proctor role, but you cannot modify the </w:t>
            </w:r>
            <w:r w:rsidRPr="004826D3">
              <w:rPr>
                <w:i/>
              </w:rPr>
              <w:t>Role Level</w:t>
            </w:r>
            <w:r>
              <w:t xml:space="preserve"> or </w:t>
            </w:r>
            <w:r w:rsidRPr="004826D3">
              <w:rPr>
                <w:i/>
              </w:rPr>
              <w:t>Role Name</w:t>
            </w:r>
            <w:r>
              <w:t>.</w:t>
            </w:r>
          </w:p>
          <w:p w14:paraId="630255C5" w14:textId="77777777" w:rsidR="00031D9C" w:rsidRDefault="00031D9C" w:rsidP="00F2740B">
            <w:pPr>
              <w:pStyle w:val="ListNumber"/>
            </w:pPr>
            <w:r>
              <w:t>Click [</w:t>
            </w:r>
            <w:r>
              <w:rPr>
                <w:b/>
              </w:rPr>
              <w:t>Save</w:t>
            </w:r>
            <w:r>
              <w:t xml:space="preserve">]. </w:t>
            </w:r>
          </w:p>
        </w:tc>
      </w:tr>
    </w:tbl>
    <w:p w14:paraId="288920DF" w14:textId="77777777" w:rsidR="00031D9C" w:rsidRDefault="00031D9C" w:rsidP="00031D9C"/>
    <w:p w14:paraId="2FBEC695" w14:textId="77777777" w:rsidR="00031D9C" w:rsidRDefault="00031D9C" w:rsidP="00031D9C">
      <w:pPr>
        <w:pStyle w:val="ProcedureIntroduction"/>
      </w:pPr>
      <w:r>
        <w:t>To delete a proctor role:</w:t>
      </w:r>
    </w:p>
    <w:tbl>
      <w:tblPr>
        <w:tblStyle w:val="TableProcedure"/>
        <w:tblW w:w="9360" w:type="dxa"/>
        <w:jc w:val="center"/>
        <w:tblLayout w:type="fixed"/>
        <w:tblLook w:val="04A0" w:firstRow="1" w:lastRow="0" w:firstColumn="1" w:lastColumn="0" w:noHBand="0" w:noVBand="1"/>
      </w:tblPr>
      <w:tblGrid>
        <w:gridCol w:w="9360"/>
      </w:tblGrid>
      <w:tr w:rsidR="00031D9C" w14:paraId="0AF171F2" w14:textId="77777777" w:rsidTr="00031D9C">
        <w:trPr>
          <w:jc w:val="center"/>
        </w:trPr>
        <w:tc>
          <w:tcPr>
            <w:tcW w:w="9360" w:type="dxa"/>
          </w:tcPr>
          <w:p w14:paraId="44D5051D" w14:textId="77777777" w:rsidR="00031D9C" w:rsidRDefault="00031D9C" w:rsidP="00F2740B">
            <w:pPr>
              <w:pStyle w:val="ListNumber"/>
              <w:numPr>
                <w:ilvl w:val="0"/>
                <w:numId w:val="88"/>
              </w:numPr>
            </w:pPr>
            <w:r>
              <w:t xml:space="preserve">In the table on the </w:t>
            </w:r>
            <w:r>
              <w:rPr>
                <w:b/>
                <w:i/>
              </w:rPr>
              <w:t>Proctor Roles</w:t>
            </w:r>
            <w:r>
              <w:t xml:space="preserve"> screen, click [ </w:t>
            </w:r>
            <w:r>
              <w:rPr>
                <w:i/>
                <w:noProof/>
              </w:rPr>
              <w:drawing>
                <wp:inline distT="0" distB="0" distL="0" distR="0" wp14:anchorId="54B2FD92" wp14:editId="71B6B1D0">
                  <wp:extent cx="228600" cy="23468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proctor record.</w:t>
            </w:r>
          </w:p>
          <w:p w14:paraId="3B321236" w14:textId="77777777" w:rsidR="00031D9C" w:rsidRPr="00D1375C" w:rsidRDefault="00031D9C"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6BACF999" w14:textId="77777777" w:rsidR="00031D9C" w:rsidRDefault="00031D9C" w:rsidP="00031D9C">
      <w:pPr>
        <w:pStyle w:val="Heading3"/>
      </w:pPr>
      <w:bookmarkStart w:id="885" w:name="_Ref398724756"/>
      <w:bookmarkStart w:id="886" w:name="_Toc433196126"/>
      <w:r>
        <w:t>Adding Test Platforms.</w:t>
      </w:r>
      <w:bookmarkEnd w:id="885"/>
      <w:bookmarkEnd w:id="886"/>
    </w:p>
    <w:p w14:paraId="65F0549F" w14:textId="77777777" w:rsidR="00031D9C" w:rsidRDefault="00031D9C" w:rsidP="00031D9C">
      <w:r>
        <w:t>After adding proctors to ART, you must specify the testing equipment that you will use to administer tests. You must enter a record for each type of testing platform, but not for each individual platform.</w:t>
      </w:r>
    </w:p>
    <w:p w14:paraId="4FEB4348" w14:textId="77777777" w:rsidR="00031D9C" w:rsidRDefault="00031D9C" w:rsidP="00031D9C">
      <w:pPr>
        <w:pStyle w:val="Caption"/>
        <w:keepNext/>
      </w:pPr>
      <w:bookmarkStart w:id="887" w:name="_Toc433196180"/>
      <w:r>
        <w:t xml:space="preserve">Figure </w:t>
      </w:r>
      <w:r w:rsidR="008A2B77">
        <w:fldChar w:fldCharType="begin"/>
      </w:r>
      <w:r w:rsidR="008A2B77">
        <w:instrText xml:space="preserve"> SEQ Figure \* ARABIC </w:instrText>
      </w:r>
      <w:r w:rsidR="008A2B77">
        <w:fldChar w:fldCharType="separate"/>
      </w:r>
      <w:r w:rsidR="00211B29">
        <w:rPr>
          <w:noProof/>
        </w:rPr>
        <w:t>37</w:t>
      </w:r>
      <w:r w:rsidR="008A2B77">
        <w:rPr>
          <w:noProof/>
        </w:rPr>
        <w:fldChar w:fldCharType="end"/>
      </w:r>
      <w:r>
        <w:t>. Test Platform Search Screen</w:t>
      </w:r>
      <w:bookmarkEnd w:id="887"/>
    </w:p>
    <w:p w14:paraId="0F811419" w14:textId="77777777" w:rsidR="00031D9C" w:rsidRDefault="00345C1A" w:rsidP="00031D9C">
      <w:pPr>
        <w:jc w:val="center"/>
      </w:pPr>
      <w:r>
        <w:rPr>
          <w:noProof/>
        </w:rPr>
        <w:drawing>
          <wp:inline distT="0" distB="0" distL="0" distR="0" wp14:anchorId="08D0685C" wp14:editId="3E404533">
            <wp:extent cx="5943600" cy="2611755"/>
            <wp:effectExtent l="19050" t="19050" r="1905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11755"/>
                    </a:xfrm>
                    <a:prstGeom prst="rect">
                      <a:avLst/>
                    </a:prstGeom>
                    <a:ln>
                      <a:solidFill>
                        <a:schemeClr val="bg1">
                          <a:lumMod val="65000"/>
                        </a:schemeClr>
                      </a:solidFill>
                    </a:ln>
                  </pic:spPr>
                </pic:pic>
              </a:graphicData>
            </a:graphic>
          </wp:inline>
        </w:drawing>
      </w:r>
    </w:p>
    <w:p w14:paraId="65ECCEFB" w14:textId="77777777" w:rsidR="00031D9C" w:rsidRDefault="00031D9C" w:rsidP="00031D9C">
      <w:r>
        <w:t xml:space="preserve">You can manage testing equipment records on the </w:t>
      </w:r>
      <w:r w:rsidRPr="007D6CC8">
        <w:rPr>
          <w:b/>
          <w:i/>
        </w:rPr>
        <w:t>Test Platform Search</w:t>
      </w:r>
      <w:r>
        <w:t xml:space="preserve"> screen. The </w:t>
      </w:r>
      <w:r w:rsidRPr="007D6CC8">
        <w:rPr>
          <w:i/>
        </w:rPr>
        <w:t>Device Name</w:t>
      </w:r>
      <w:r>
        <w:t xml:space="preserve"> filter field and [</w:t>
      </w:r>
      <w:r w:rsidRPr="007D6CC8">
        <w:rPr>
          <w:b/>
        </w:rPr>
        <w:t>Search</w:t>
      </w:r>
      <w:r>
        <w:t xml:space="preserve">] button allow you to search for specific testing platforms. The search results table on this screen displays the device name, operating system, </w:t>
      </w:r>
      <w:r w:rsidR="00345C1A">
        <w:t xml:space="preserve">operating version, browser name, and browser </w:t>
      </w:r>
      <w:r>
        <w:t>version for each testing device.</w:t>
      </w:r>
    </w:p>
    <w:p w14:paraId="48CD7376" w14:textId="77777777" w:rsidR="004826D3" w:rsidRDefault="004826D3" w:rsidP="004826D3"/>
    <w:p w14:paraId="0CD34E83" w14:textId="77777777" w:rsidR="00E57D3B" w:rsidRDefault="00E57D3B" w:rsidP="004826D3">
      <w:pPr>
        <w:keepNext/>
      </w:pPr>
      <w:r w:rsidRPr="004826D3">
        <w:rPr>
          <w:rStyle w:val="Emphasis"/>
        </w:rPr>
        <w:t xml:space="preserve">To add </w:t>
      </w:r>
      <w:r w:rsidR="00031D9C">
        <w:rPr>
          <w:rStyle w:val="Emphasis"/>
        </w:rPr>
        <w:t>test platforms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E57D3B" w14:paraId="07277D12" w14:textId="77777777" w:rsidTr="00031D9C">
        <w:trPr>
          <w:jc w:val="center"/>
        </w:trPr>
        <w:tc>
          <w:tcPr>
            <w:tcW w:w="9576" w:type="dxa"/>
          </w:tcPr>
          <w:p w14:paraId="2177A67F" w14:textId="77777777" w:rsidR="00E57D3B" w:rsidRPr="00031D9C" w:rsidRDefault="009A2379" w:rsidP="00853036">
            <w:pPr>
              <w:pStyle w:val="TableTextNumber"/>
              <w:numPr>
                <w:ilvl w:val="0"/>
                <w:numId w:val="89"/>
              </w:numPr>
              <w:rPr>
                <w:sz w:val="22"/>
              </w:rPr>
            </w:pPr>
            <w:r>
              <w:rPr>
                <w:sz w:val="22"/>
              </w:rPr>
              <w:t>On</w:t>
            </w:r>
            <w:r w:rsidR="00E57D3B" w:rsidRPr="00031D9C">
              <w:rPr>
                <w:sz w:val="22"/>
              </w:rPr>
              <w:t xml:space="preserve"> the </w:t>
            </w:r>
            <w:r w:rsidR="00E57D3B" w:rsidRPr="00031D9C">
              <w:rPr>
                <w:rStyle w:val="IntenseEmphasis"/>
                <w:sz w:val="22"/>
              </w:rPr>
              <w:t>Test Administration</w:t>
            </w:r>
            <w:r w:rsidR="00E57D3B" w:rsidRPr="00031D9C">
              <w:rPr>
                <w:sz w:val="22"/>
              </w:rPr>
              <w:t xml:space="preserve"> screen, click [</w:t>
            </w:r>
            <w:r w:rsidR="00E57D3B" w:rsidRPr="00031D9C">
              <w:rPr>
                <w:rStyle w:val="Strong"/>
                <w:sz w:val="22"/>
              </w:rPr>
              <w:t xml:space="preserve">Add/Modify </w:t>
            </w:r>
            <w:r w:rsidR="007D6CC8" w:rsidRPr="00031D9C">
              <w:rPr>
                <w:rStyle w:val="Strong"/>
                <w:sz w:val="22"/>
              </w:rPr>
              <w:t>Test Platforms</w:t>
            </w:r>
            <w:r w:rsidR="00E57D3B" w:rsidRPr="00031D9C">
              <w:rPr>
                <w:sz w:val="22"/>
              </w:rPr>
              <w:t xml:space="preserve">]. The </w:t>
            </w:r>
            <w:r w:rsidR="007D6CC8" w:rsidRPr="00031D9C">
              <w:rPr>
                <w:rStyle w:val="IntenseEmphasis"/>
                <w:sz w:val="22"/>
              </w:rPr>
              <w:t>Test Platform Search</w:t>
            </w:r>
            <w:r w:rsidR="00E57D3B" w:rsidRPr="00031D9C">
              <w:rPr>
                <w:sz w:val="22"/>
              </w:rPr>
              <w:t xml:space="preserve"> screen opens.</w:t>
            </w:r>
          </w:p>
          <w:p w14:paraId="063B24BE" w14:textId="77777777" w:rsidR="00E57D3B" w:rsidRPr="00031D9C" w:rsidRDefault="00E57D3B" w:rsidP="00031D9C">
            <w:pPr>
              <w:pStyle w:val="TableTextNumber"/>
              <w:rPr>
                <w:sz w:val="22"/>
              </w:rPr>
            </w:pPr>
            <w:r w:rsidRPr="00031D9C">
              <w:rPr>
                <w:sz w:val="22"/>
              </w:rPr>
              <w:t>Click [</w:t>
            </w:r>
            <w:r w:rsidRPr="00031D9C">
              <w:rPr>
                <w:rStyle w:val="Strong"/>
                <w:sz w:val="22"/>
              </w:rPr>
              <w:t>New</w:t>
            </w:r>
            <w:r w:rsidRPr="00031D9C">
              <w:rPr>
                <w:sz w:val="22"/>
              </w:rPr>
              <w:t xml:space="preserve">]. The </w:t>
            </w:r>
            <w:r w:rsidRPr="00031D9C">
              <w:rPr>
                <w:rStyle w:val="IntenseEmphasis"/>
                <w:sz w:val="22"/>
              </w:rPr>
              <w:t xml:space="preserve">Add </w:t>
            </w:r>
            <w:r w:rsidR="007D6CC8" w:rsidRPr="00031D9C">
              <w:rPr>
                <w:rStyle w:val="IntenseEmphasis"/>
                <w:sz w:val="22"/>
              </w:rPr>
              <w:t xml:space="preserve">Test </w:t>
            </w:r>
            <w:r w:rsidR="00913609" w:rsidRPr="00031D9C">
              <w:rPr>
                <w:rStyle w:val="IntenseEmphasis"/>
                <w:sz w:val="22"/>
              </w:rPr>
              <w:t>P</w:t>
            </w:r>
            <w:r w:rsidR="007D6CC8" w:rsidRPr="00031D9C">
              <w:rPr>
                <w:rStyle w:val="IntenseEmphasis"/>
                <w:sz w:val="22"/>
              </w:rPr>
              <w:t>latform Information</w:t>
            </w:r>
            <w:r w:rsidRPr="00031D9C">
              <w:rPr>
                <w:sz w:val="22"/>
              </w:rPr>
              <w:t xml:space="preserve"> screen opens.</w:t>
            </w:r>
          </w:p>
          <w:p w14:paraId="25FD2EE5" w14:textId="77777777" w:rsidR="00E57D3B" w:rsidRPr="00031D9C" w:rsidRDefault="00E57D3B" w:rsidP="00031D9C">
            <w:pPr>
              <w:pStyle w:val="TableTextNumber"/>
              <w:rPr>
                <w:sz w:val="22"/>
              </w:rPr>
            </w:pPr>
            <w:r w:rsidRPr="00031D9C">
              <w:rPr>
                <w:sz w:val="22"/>
              </w:rPr>
              <w:t xml:space="preserve">On the </w:t>
            </w:r>
            <w:r w:rsidR="00913609" w:rsidRPr="00031D9C">
              <w:rPr>
                <w:rStyle w:val="IntenseEmphasis"/>
                <w:sz w:val="22"/>
              </w:rPr>
              <w:t>Add Test Platform Information</w:t>
            </w:r>
            <w:r w:rsidR="00913609" w:rsidRPr="00031D9C">
              <w:rPr>
                <w:sz w:val="22"/>
              </w:rPr>
              <w:t xml:space="preserve"> </w:t>
            </w:r>
            <w:r w:rsidRPr="00031D9C">
              <w:rPr>
                <w:sz w:val="22"/>
              </w:rPr>
              <w:t xml:space="preserve">screen, </w:t>
            </w:r>
            <w:r w:rsidR="00913609" w:rsidRPr="00031D9C">
              <w:rPr>
                <w:sz w:val="22"/>
              </w:rPr>
              <w:t>enter a</w:t>
            </w:r>
            <w:r w:rsidR="00345C1A">
              <w:rPr>
                <w:sz w:val="22"/>
              </w:rPr>
              <w:t xml:space="preserve"> device name, operating system and</w:t>
            </w:r>
            <w:r w:rsidR="00913609" w:rsidRPr="00031D9C">
              <w:rPr>
                <w:sz w:val="22"/>
              </w:rPr>
              <w:t xml:space="preserve"> version</w:t>
            </w:r>
            <w:r w:rsidR="00345C1A">
              <w:rPr>
                <w:sz w:val="22"/>
              </w:rPr>
              <w:t>, and browser name and version</w:t>
            </w:r>
            <w:r w:rsidR="00913609" w:rsidRPr="00031D9C">
              <w:rPr>
                <w:sz w:val="22"/>
              </w:rPr>
              <w:t xml:space="preserve"> in the appropriate fields.</w:t>
            </w:r>
          </w:p>
          <w:p w14:paraId="7CFCBE8F" w14:textId="77777777" w:rsidR="004826D3" w:rsidRDefault="004826D3" w:rsidP="00031D9C">
            <w:pPr>
              <w:pStyle w:val="TableTextNumber"/>
            </w:pPr>
            <w:r w:rsidRPr="00031D9C">
              <w:rPr>
                <w:sz w:val="22"/>
              </w:rPr>
              <w:t>Click [</w:t>
            </w:r>
            <w:r w:rsidRPr="00031D9C">
              <w:rPr>
                <w:rStyle w:val="Strong"/>
                <w:sz w:val="22"/>
              </w:rPr>
              <w:t>Save</w:t>
            </w:r>
            <w:r w:rsidRPr="00031D9C">
              <w:rPr>
                <w:sz w:val="22"/>
              </w:rPr>
              <w:t xml:space="preserve">]. The </w:t>
            </w:r>
            <w:r w:rsidR="00913609" w:rsidRPr="00031D9C">
              <w:rPr>
                <w:sz w:val="22"/>
              </w:rPr>
              <w:t>test platform</w:t>
            </w:r>
            <w:r w:rsidRPr="00031D9C">
              <w:rPr>
                <w:sz w:val="22"/>
              </w:rPr>
              <w:t xml:space="preserve"> appears on the </w:t>
            </w:r>
            <w:r w:rsidR="00913609" w:rsidRPr="00031D9C">
              <w:rPr>
                <w:sz w:val="22"/>
              </w:rPr>
              <w:t>search results</w:t>
            </w:r>
            <w:r w:rsidRPr="00031D9C">
              <w:rPr>
                <w:sz w:val="22"/>
              </w:rPr>
              <w:t xml:space="preserve"> table.</w:t>
            </w:r>
          </w:p>
        </w:tc>
      </w:tr>
    </w:tbl>
    <w:p w14:paraId="10F5DE9A" w14:textId="77777777" w:rsidR="004826D3" w:rsidRDefault="004826D3" w:rsidP="00E57D3B">
      <w:pPr>
        <w:rPr>
          <w:rStyle w:val="Emphasis"/>
        </w:rPr>
      </w:pPr>
    </w:p>
    <w:p w14:paraId="4369833A" w14:textId="77777777" w:rsidR="004826D3" w:rsidRDefault="004826D3" w:rsidP="004826D3">
      <w:pPr>
        <w:pStyle w:val="Caption"/>
        <w:keepNext/>
      </w:pPr>
      <w:bookmarkStart w:id="888" w:name="_Ref396749034"/>
      <w:bookmarkStart w:id="889" w:name="_Toc433196181"/>
      <w:r>
        <w:t xml:space="preserve">Figure </w:t>
      </w:r>
      <w:r w:rsidR="008A2B77">
        <w:fldChar w:fldCharType="begin"/>
      </w:r>
      <w:r w:rsidR="008A2B77">
        <w:instrText xml:space="preserve"> SEQ Figure \* ARABIC </w:instrText>
      </w:r>
      <w:r w:rsidR="008A2B77">
        <w:fldChar w:fldCharType="separate"/>
      </w:r>
      <w:r w:rsidR="00211B29">
        <w:rPr>
          <w:noProof/>
        </w:rPr>
        <w:t>38</w:t>
      </w:r>
      <w:r w:rsidR="008A2B77">
        <w:rPr>
          <w:noProof/>
        </w:rPr>
        <w:fldChar w:fldCharType="end"/>
      </w:r>
      <w:bookmarkEnd w:id="888"/>
      <w:r>
        <w:t xml:space="preserve">. </w:t>
      </w:r>
      <w:r w:rsidR="00031D9C">
        <w:t>Add Test Platform Information</w:t>
      </w:r>
      <w:r>
        <w:t xml:space="preserve"> Screen</w:t>
      </w:r>
      <w:bookmarkEnd w:id="889"/>
    </w:p>
    <w:p w14:paraId="41DC1446" w14:textId="77777777" w:rsidR="004826D3" w:rsidRDefault="00345C1A" w:rsidP="004826D3">
      <w:pPr>
        <w:jc w:val="center"/>
        <w:rPr>
          <w:rStyle w:val="Emphasis"/>
        </w:rPr>
      </w:pPr>
      <w:r>
        <w:rPr>
          <w:noProof/>
        </w:rPr>
        <w:drawing>
          <wp:inline distT="0" distB="0" distL="0" distR="0" wp14:anchorId="42AB7CB6" wp14:editId="47DC1B06">
            <wp:extent cx="5486400" cy="1780735"/>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780735"/>
                    </a:xfrm>
                    <a:prstGeom prst="rect">
                      <a:avLst/>
                    </a:prstGeom>
                    <a:ln>
                      <a:solidFill>
                        <a:schemeClr val="bg1">
                          <a:lumMod val="65000"/>
                        </a:schemeClr>
                      </a:solidFill>
                    </a:ln>
                  </pic:spPr>
                </pic:pic>
              </a:graphicData>
            </a:graphic>
          </wp:inline>
        </w:drawing>
      </w:r>
    </w:p>
    <w:p w14:paraId="330290DB" w14:textId="77777777" w:rsidR="004826D3" w:rsidRDefault="004826D3" w:rsidP="004826D3">
      <w:pPr>
        <w:pStyle w:val="ProcedureIntroduction"/>
      </w:pPr>
      <w:bookmarkStart w:id="890" w:name="_Ref387921353"/>
      <w:bookmarkStart w:id="891" w:name="_Toc391560349"/>
      <w:r>
        <w:t xml:space="preserve">To modify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14:paraId="3BB8E4BD" w14:textId="77777777" w:rsidTr="00F2740B">
        <w:trPr>
          <w:jc w:val="center"/>
        </w:trPr>
        <w:tc>
          <w:tcPr>
            <w:tcW w:w="9576" w:type="dxa"/>
          </w:tcPr>
          <w:p w14:paraId="047BE9B8" w14:textId="77777777" w:rsidR="004826D3" w:rsidRDefault="004826D3" w:rsidP="00853036">
            <w:pPr>
              <w:pStyle w:val="ListNumber"/>
              <w:numPr>
                <w:ilvl w:val="0"/>
                <w:numId w:val="92"/>
              </w:numPr>
            </w:pPr>
            <w:r>
              <w:t xml:space="preserve">In the table on the </w:t>
            </w:r>
            <w:r w:rsidR="00031D9C" w:rsidRPr="00031D9C">
              <w:rPr>
                <w:rStyle w:val="IntenseEmphasis"/>
              </w:rPr>
              <w:t>Test Platform Search</w:t>
            </w:r>
            <w:r w:rsidR="00031D9C">
              <w:t xml:space="preserve"> </w:t>
            </w:r>
            <w:r>
              <w:t xml:space="preserve">screen, click [ </w:t>
            </w:r>
            <w:r>
              <w:rPr>
                <w:i/>
                <w:noProof/>
              </w:rPr>
              <w:drawing>
                <wp:inline distT="0" distB="0" distL="0" distR="0" wp14:anchorId="620584E7" wp14:editId="08C875F3">
                  <wp:extent cx="231583" cy="237744"/>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a </w:t>
            </w:r>
            <w:r w:rsidR="00031D9C">
              <w:t>test platform</w:t>
            </w:r>
            <w:r>
              <w:t xml:space="preserve"> record.</w:t>
            </w:r>
          </w:p>
          <w:p w14:paraId="20C1E840" w14:textId="77777777" w:rsidR="004826D3" w:rsidRDefault="004826D3" w:rsidP="00F2740B">
            <w:pPr>
              <w:pStyle w:val="ListNumber"/>
            </w:pPr>
            <w:r>
              <w:t xml:space="preserve">On the </w:t>
            </w:r>
            <w:r w:rsidR="00031D9C" w:rsidRPr="00031D9C">
              <w:rPr>
                <w:rStyle w:val="IntenseEmphasis"/>
              </w:rPr>
              <w:t>Add Test Platform Information</w:t>
            </w:r>
            <w:r w:rsidR="00031D9C" w:rsidRPr="00031D9C">
              <w:t xml:space="preserve"> screen</w:t>
            </w:r>
            <w:r w:rsidR="00031D9C">
              <w:t>,</w:t>
            </w:r>
            <w:r w:rsidR="00031D9C" w:rsidRPr="00031D9C">
              <w:t xml:space="preserve"> </w:t>
            </w:r>
            <w:r w:rsidR="00031D9C">
              <w:t>modify any of the fields.</w:t>
            </w:r>
          </w:p>
          <w:p w14:paraId="49F79FC3" w14:textId="77777777" w:rsidR="004826D3" w:rsidRDefault="004826D3" w:rsidP="00F2740B">
            <w:pPr>
              <w:pStyle w:val="ListNumber"/>
            </w:pPr>
            <w:r>
              <w:t>Click [</w:t>
            </w:r>
            <w:r>
              <w:rPr>
                <w:b/>
              </w:rPr>
              <w:t>Save</w:t>
            </w:r>
            <w:r>
              <w:t xml:space="preserve">]. </w:t>
            </w:r>
          </w:p>
        </w:tc>
      </w:tr>
    </w:tbl>
    <w:p w14:paraId="3F2C0BE3" w14:textId="77777777" w:rsidR="004826D3" w:rsidRDefault="004826D3" w:rsidP="004826D3"/>
    <w:p w14:paraId="17D0EC84" w14:textId="77777777" w:rsidR="004826D3" w:rsidRDefault="004826D3" w:rsidP="004826D3">
      <w:pPr>
        <w:pStyle w:val="ProcedureIntroduction"/>
      </w:pPr>
      <w:r>
        <w:t xml:space="preserve">To delete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14:paraId="26F41749" w14:textId="77777777" w:rsidTr="007D6CC8">
        <w:trPr>
          <w:jc w:val="center"/>
        </w:trPr>
        <w:tc>
          <w:tcPr>
            <w:tcW w:w="9360" w:type="dxa"/>
          </w:tcPr>
          <w:p w14:paraId="450E50C1" w14:textId="77777777" w:rsidR="004826D3" w:rsidRDefault="004826D3" w:rsidP="00853036">
            <w:pPr>
              <w:pStyle w:val="ListNumber"/>
              <w:numPr>
                <w:ilvl w:val="0"/>
                <w:numId w:val="93"/>
              </w:numPr>
            </w:pPr>
            <w:r>
              <w:t xml:space="preserve">In the table on the </w:t>
            </w:r>
            <w:r w:rsidR="00031D9C" w:rsidRPr="00031D9C">
              <w:rPr>
                <w:rStyle w:val="IntenseEmphasis"/>
              </w:rPr>
              <w:t>Test Platform Search</w:t>
            </w:r>
            <w:r w:rsidR="00031D9C">
              <w:t xml:space="preserve"> </w:t>
            </w:r>
            <w:r>
              <w:t xml:space="preserve">screen, click [ </w:t>
            </w:r>
            <w:r>
              <w:rPr>
                <w:i/>
                <w:noProof/>
              </w:rPr>
              <w:drawing>
                <wp:inline distT="0" distB="0" distL="0" distR="0" wp14:anchorId="0D61B190" wp14:editId="77E5A352">
                  <wp:extent cx="228600" cy="2346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031D9C">
              <w:t>test platform</w:t>
            </w:r>
            <w:r>
              <w:t xml:space="preserve"> record.</w:t>
            </w:r>
          </w:p>
          <w:p w14:paraId="513CDCEB" w14:textId="77777777" w:rsidR="004826D3" w:rsidRPr="00D1375C" w:rsidRDefault="004826D3" w:rsidP="00D1375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7D2E2548" w14:textId="77777777" w:rsidR="007D6CC8" w:rsidRDefault="007D6CC8"/>
    <w:p w14:paraId="6E592C38" w14:textId="77777777" w:rsidR="00463EB3" w:rsidRDefault="00463EB3" w:rsidP="00697AA4">
      <w:pPr>
        <w:pStyle w:val="Heading3"/>
        <w:pageBreakBefore/>
      </w:pPr>
      <w:bookmarkStart w:id="892" w:name="_Ref398724849"/>
      <w:bookmarkStart w:id="893" w:name="_Toc433196127"/>
      <w:r>
        <w:t>Adding Accessibility Equipment.</w:t>
      </w:r>
      <w:bookmarkEnd w:id="892"/>
      <w:bookmarkEnd w:id="893"/>
    </w:p>
    <w:p w14:paraId="6E02644A" w14:textId="77777777" w:rsidR="00463EB3" w:rsidRDefault="00463EB3" w:rsidP="00463EB3">
      <w:r>
        <w:t>After adding testing platforms to ART, you must specify the accessibility equipment that you will use to administer tests. You must enter a record for each accessibility equipment</w:t>
      </w:r>
      <w:r w:rsidR="005B59E5">
        <w:t xml:space="preserve"> model</w:t>
      </w:r>
      <w:r>
        <w:t>, but not for each individual device.</w:t>
      </w:r>
    </w:p>
    <w:p w14:paraId="6CCE6623" w14:textId="77777777" w:rsidR="00463EB3" w:rsidRDefault="00463EB3" w:rsidP="00463EB3">
      <w:pPr>
        <w:pStyle w:val="Caption"/>
        <w:keepNext/>
      </w:pPr>
      <w:bookmarkStart w:id="894" w:name="_Toc433196182"/>
      <w:r>
        <w:t xml:space="preserve">Figure </w:t>
      </w:r>
      <w:r w:rsidR="008A2B77">
        <w:fldChar w:fldCharType="begin"/>
      </w:r>
      <w:r w:rsidR="008A2B77">
        <w:instrText xml:space="preserve"> SEQ Figure \* ARABIC </w:instrText>
      </w:r>
      <w:r w:rsidR="008A2B77">
        <w:fldChar w:fldCharType="separate"/>
      </w:r>
      <w:r w:rsidR="00211B29">
        <w:rPr>
          <w:noProof/>
        </w:rPr>
        <w:t>39</w:t>
      </w:r>
      <w:r w:rsidR="008A2B77">
        <w:rPr>
          <w:noProof/>
        </w:rPr>
        <w:fldChar w:fldCharType="end"/>
      </w:r>
      <w:r>
        <w:t xml:space="preserve">. </w:t>
      </w:r>
      <w:r w:rsidR="005B59E5">
        <w:t>Accessibility Equipment</w:t>
      </w:r>
      <w:r>
        <w:t xml:space="preserve"> Search Screen</w:t>
      </w:r>
      <w:bookmarkEnd w:id="894"/>
    </w:p>
    <w:p w14:paraId="45314546" w14:textId="77777777" w:rsidR="00463EB3" w:rsidRDefault="00463EB3" w:rsidP="00463EB3">
      <w:pPr>
        <w:jc w:val="center"/>
      </w:pPr>
      <w:r>
        <w:rPr>
          <w:noProof/>
        </w:rPr>
        <w:drawing>
          <wp:inline distT="0" distB="0" distL="0" distR="0" wp14:anchorId="3FB781F7" wp14:editId="7E01C043">
            <wp:extent cx="4114800" cy="2594113"/>
            <wp:effectExtent l="19050" t="19050" r="19050" b="158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6">
                      <a:extLst>
                        <a:ext uri="{28A0092B-C50C-407E-A947-70E740481C1C}">
                          <a14:useLocalDpi xmlns:a14="http://schemas.microsoft.com/office/drawing/2010/main" val="0"/>
                        </a:ext>
                      </a:extLst>
                    </a:blip>
                    <a:stretch>
                      <a:fillRect/>
                    </a:stretch>
                  </pic:blipFill>
                  <pic:spPr>
                    <a:xfrm>
                      <a:off x="0" y="0"/>
                      <a:ext cx="4114800" cy="2594113"/>
                    </a:xfrm>
                    <a:prstGeom prst="rect">
                      <a:avLst/>
                    </a:prstGeom>
                    <a:ln>
                      <a:solidFill>
                        <a:schemeClr val="bg1">
                          <a:lumMod val="65000"/>
                        </a:schemeClr>
                      </a:solidFill>
                    </a:ln>
                  </pic:spPr>
                </pic:pic>
              </a:graphicData>
            </a:graphic>
          </wp:inline>
        </w:drawing>
      </w:r>
    </w:p>
    <w:p w14:paraId="0E3B7250" w14:textId="77777777" w:rsidR="00463EB3" w:rsidRDefault="00463EB3" w:rsidP="00463EB3">
      <w:r>
        <w:t xml:space="preserve">You can manage testing equipment records on the </w:t>
      </w:r>
      <w:r w:rsidR="005B59E5">
        <w:rPr>
          <w:b/>
          <w:i/>
        </w:rPr>
        <w:t>Accessibility Equipment</w:t>
      </w:r>
      <w:r w:rsidRPr="007D6CC8">
        <w:rPr>
          <w:b/>
          <w:i/>
        </w:rPr>
        <w:t xml:space="preserve"> Search</w:t>
      </w:r>
      <w:r>
        <w:t xml:space="preserve"> screen. The </w:t>
      </w:r>
      <w:r w:rsidRPr="007D6CC8">
        <w:rPr>
          <w:i/>
        </w:rPr>
        <w:t>Name</w:t>
      </w:r>
      <w:r>
        <w:t xml:space="preserve"> filter field and [</w:t>
      </w:r>
      <w:r w:rsidRPr="007D6CC8">
        <w:rPr>
          <w:b/>
        </w:rPr>
        <w:t>Search</w:t>
      </w:r>
      <w:r>
        <w:t>] button</w:t>
      </w:r>
      <w:r w:rsidR="00F2740B">
        <w:t xml:space="preserve"> on this screen</w:t>
      </w:r>
      <w:r>
        <w:t xml:space="preserve"> allow you to search for specific </w:t>
      </w:r>
      <w:r w:rsidR="005B59E5">
        <w:t>accessibility devices</w:t>
      </w:r>
      <w:r>
        <w:t>. The search results ta</w:t>
      </w:r>
      <w:r w:rsidR="005B59E5">
        <w:t xml:space="preserve">ble on this screen displays each </w:t>
      </w:r>
      <w:r w:rsidR="00404B31">
        <w:t>device’s</w:t>
      </w:r>
      <w:r>
        <w:t xml:space="preserve"> name</w:t>
      </w:r>
      <w:r w:rsidR="005B59E5">
        <w:t xml:space="preserve"> and accessibility category as well as a column indicating whether the </w:t>
      </w:r>
      <w:r w:rsidR="00F2740B">
        <w:t>specified equipment</w:t>
      </w:r>
      <w:r w:rsidR="005B59E5">
        <w:t xml:space="preserve"> is hardware or software. </w:t>
      </w:r>
    </w:p>
    <w:tbl>
      <w:tblPr>
        <w:tblStyle w:val="TableNote"/>
        <w:tblW w:w="0" w:type="auto"/>
        <w:tblLayout w:type="fixed"/>
        <w:tblLook w:val="04A0" w:firstRow="1" w:lastRow="0" w:firstColumn="1" w:lastColumn="0" w:noHBand="0" w:noVBand="1"/>
      </w:tblPr>
      <w:tblGrid>
        <w:gridCol w:w="720"/>
        <w:gridCol w:w="8640"/>
      </w:tblGrid>
      <w:tr w:rsidR="00404B31" w14:paraId="6D9D281E" w14:textId="77777777" w:rsidTr="0067085D">
        <w:tc>
          <w:tcPr>
            <w:tcW w:w="720" w:type="dxa"/>
          </w:tcPr>
          <w:p w14:paraId="199D1F69" w14:textId="77777777" w:rsidR="00404B31" w:rsidRDefault="00404B31" w:rsidP="0067085D">
            <w:pPr>
              <w:pStyle w:val="NoteIcon"/>
            </w:pPr>
            <w:r>
              <w:rPr>
                <w:sz w:val="20"/>
                <w:szCs w:val="20"/>
              </w:rPr>
              <w:drawing>
                <wp:inline distT="0" distB="0" distL="0" distR="0" wp14:anchorId="2439BAE2" wp14:editId="55C34359">
                  <wp:extent cx="292608" cy="394745"/>
                  <wp:effectExtent l="0" t="0" r="0" b="57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BCAC966" w14:textId="77777777" w:rsidR="00404B31" w:rsidRPr="0076656D" w:rsidRDefault="008A1742" w:rsidP="00345C1A">
            <w:pPr>
              <w:pStyle w:val="NoteText"/>
              <w:rPr>
                <w:rStyle w:val="Emphasis"/>
                <w:i w:val="0"/>
              </w:rPr>
            </w:pPr>
            <w:r>
              <w:rPr>
                <w:rStyle w:val="Emphasis"/>
                <w:i w:val="0"/>
              </w:rPr>
              <w:t>When adding accessibility equipment you can create eligibility rules for the equipment based on student accommodations and demographic</w:t>
            </w:r>
            <w:r w:rsidR="00345C1A">
              <w:rPr>
                <w:rStyle w:val="Emphasis"/>
                <w:i w:val="0"/>
              </w:rPr>
              <w:t xml:space="preserve"> information</w:t>
            </w:r>
            <w:r>
              <w:rPr>
                <w:rStyle w:val="Emphasis"/>
                <w:i w:val="0"/>
              </w:rPr>
              <w:t xml:space="preserve">. </w:t>
            </w:r>
            <w:r w:rsidRPr="00FC30B7">
              <w:t xml:space="preserve">Students who </w:t>
            </w:r>
            <w:r>
              <w:t>satisfy</w:t>
            </w:r>
            <w:r w:rsidRPr="00FC30B7">
              <w:t xml:space="preserve"> the </w:t>
            </w:r>
            <w:r>
              <w:t>criteria</w:t>
            </w:r>
            <w:r w:rsidRPr="00FC30B7">
              <w:t xml:space="preserve"> </w:t>
            </w:r>
            <w:r>
              <w:t>are</w:t>
            </w:r>
            <w:r w:rsidRPr="00FC30B7">
              <w:t xml:space="preserve"> automatically assigned to the </w:t>
            </w:r>
            <w:r>
              <w:t>selected</w:t>
            </w:r>
            <w:r w:rsidRPr="00FC30B7">
              <w:t xml:space="preserve"> equipment when schedules are created.</w:t>
            </w:r>
          </w:p>
        </w:tc>
      </w:tr>
    </w:tbl>
    <w:p w14:paraId="4118ED7A" w14:textId="77777777" w:rsidR="008A1742" w:rsidRDefault="008A1742" w:rsidP="00463EB3">
      <w:pPr>
        <w:keepNext/>
        <w:rPr>
          <w:rStyle w:val="Emphasis"/>
          <w:szCs w:val="22"/>
        </w:rPr>
      </w:pPr>
    </w:p>
    <w:p w14:paraId="745B2E6B" w14:textId="77777777" w:rsidR="00463EB3" w:rsidRPr="00FC30B7" w:rsidRDefault="00463EB3" w:rsidP="00463EB3">
      <w:pPr>
        <w:keepNext/>
        <w:rPr>
          <w:szCs w:val="22"/>
        </w:rPr>
      </w:pPr>
      <w:r w:rsidRPr="00FC30B7">
        <w:rPr>
          <w:rStyle w:val="Emphasis"/>
          <w:szCs w:val="22"/>
        </w:rPr>
        <w:t xml:space="preserve">To add </w:t>
      </w:r>
      <w:r w:rsidR="00F2740B" w:rsidRPr="00FC30B7">
        <w:rPr>
          <w:rStyle w:val="Emphasis"/>
          <w:szCs w:val="22"/>
        </w:rPr>
        <w:t>accessibility equipment</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463EB3" w:rsidRPr="00FC30B7" w14:paraId="6FE5F793" w14:textId="77777777" w:rsidTr="00F2740B">
        <w:trPr>
          <w:jc w:val="center"/>
        </w:trPr>
        <w:tc>
          <w:tcPr>
            <w:tcW w:w="9576" w:type="dxa"/>
          </w:tcPr>
          <w:p w14:paraId="6910BB8D" w14:textId="77777777" w:rsidR="00463EB3" w:rsidRPr="00D8063F" w:rsidRDefault="009A2379" w:rsidP="00853036">
            <w:pPr>
              <w:pStyle w:val="ListNumber"/>
              <w:numPr>
                <w:ilvl w:val="0"/>
                <w:numId w:val="101"/>
              </w:numPr>
            </w:pPr>
            <w:r>
              <w:t>On</w:t>
            </w:r>
            <w:r w:rsidR="00463EB3" w:rsidRPr="00D8063F">
              <w:t xml:space="preserve"> the </w:t>
            </w:r>
            <w:r w:rsidR="00463EB3" w:rsidRPr="00D8063F">
              <w:rPr>
                <w:rStyle w:val="IntenseEmphasis"/>
              </w:rPr>
              <w:t>Test Administration</w:t>
            </w:r>
            <w:r w:rsidR="00463EB3" w:rsidRPr="00D8063F">
              <w:t xml:space="preserve"> screen, click [</w:t>
            </w:r>
            <w:r w:rsidR="00463EB3" w:rsidRPr="00D8063F">
              <w:rPr>
                <w:rStyle w:val="Strong"/>
              </w:rPr>
              <w:t xml:space="preserve">Add/Modify </w:t>
            </w:r>
            <w:r w:rsidR="00F2740B" w:rsidRPr="00D8063F">
              <w:rPr>
                <w:rStyle w:val="Strong"/>
              </w:rPr>
              <w:t>Accessibility Equipment</w:t>
            </w:r>
            <w:r w:rsidR="00463EB3" w:rsidRPr="00D8063F">
              <w:t xml:space="preserve">]. The </w:t>
            </w:r>
            <w:r w:rsidR="00F2740B" w:rsidRPr="00D8063F">
              <w:rPr>
                <w:rStyle w:val="IntenseEmphasis"/>
              </w:rPr>
              <w:t xml:space="preserve">Accessibility Equipment </w:t>
            </w:r>
            <w:r w:rsidR="00463EB3" w:rsidRPr="00D8063F">
              <w:rPr>
                <w:rStyle w:val="IntenseEmphasis"/>
              </w:rPr>
              <w:t>Search</w:t>
            </w:r>
            <w:r w:rsidR="00463EB3" w:rsidRPr="00D8063F">
              <w:t xml:space="preserve"> screen opens.</w:t>
            </w:r>
          </w:p>
          <w:p w14:paraId="41F7F3A7" w14:textId="77777777" w:rsidR="00463EB3" w:rsidRPr="00FC30B7" w:rsidRDefault="00463EB3" w:rsidP="009C1760">
            <w:pPr>
              <w:pStyle w:val="ListNumber"/>
            </w:pPr>
            <w:r w:rsidRPr="00FC30B7">
              <w:t>Click [</w:t>
            </w:r>
            <w:r w:rsidRPr="00FC30B7">
              <w:rPr>
                <w:rStyle w:val="Strong"/>
              </w:rPr>
              <w:t>New</w:t>
            </w:r>
            <w:r w:rsidRPr="00FC30B7">
              <w:t xml:space="preserve">]. The </w:t>
            </w:r>
            <w:r w:rsidRPr="00FC30B7">
              <w:rPr>
                <w:rStyle w:val="IntenseEmphasis"/>
              </w:rPr>
              <w:t xml:space="preserve">Add </w:t>
            </w:r>
            <w:r w:rsidR="00F2740B" w:rsidRPr="00FC30B7">
              <w:rPr>
                <w:rStyle w:val="IntenseEmphasis"/>
              </w:rPr>
              <w:t>Accessibility Equipment</w:t>
            </w:r>
            <w:r w:rsidRPr="00FC30B7">
              <w:t xml:space="preserve"> screen opens.</w:t>
            </w:r>
          </w:p>
          <w:p w14:paraId="604B28EE" w14:textId="77777777" w:rsidR="00463EB3" w:rsidRPr="00FC30B7" w:rsidRDefault="000B31A0" w:rsidP="008A1742">
            <w:pPr>
              <w:pStyle w:val="ListNumber"/>
              <w:spacing w:after="0"/>
            </w:pPr>
            <w:r>
              <w:t xml:space="preserve"> E</w:t>
            </w:r>
            <w:r w:rsidR="00463EB3" w:rsidRPr="00FC30B7">
              <w:t xml:space="preserve">nter a name, </w:t>
            </w:r>
            <w:r w:rsidR="00F2740B" w:rsidRPr="00FC30B7">
              <w:t>category</w:t>
            </w:r>
            <w:r w:rsidR="00463EB3" w:rsidRPr="00FC30B7">
              <w:t xml:space="preserve">, and </w:t>
            </w:r>
            <w:r w:rsidR="00F2740B" w:rsidRPr="00FC30B7">
              <w:t>type</w:t>
            </w:r>
            <w:r>
              <w:t xml:space="preserve"> for the equipment</w:t>
            </w:r>
            <w:r w:rsidR="00463EB3" w:rsidRPr="00FC30B7">
              <w:t xml:space="preserve"> in the appropriate fields.</w:t>
            </w:r>
          </w:p>
          <w:p w14:paraId="3E6E1571" w14:textId="77777777" w:rsidR="00F2740B" w:rsidRPr="00FC30B7" w:rsidRDefault="00F2740B" w:rsidP="008A1742">
            <w:pPr>
              <w:pStyle w:val="ListNumber"/>
              <w:spacing w:before="0"/>
            </w:pPr>
            <w:r w:rsidRPr="00FC30B7">
              <w:t xml:space="preserve">To set up eligibility rules for the </w:t>
            </w:r>
            <w:r w:rsidR="00FC30B7" w:rsidRPr="00FC30B7">
              <w:t xml:space="preserve">equipment, click [ </w:t>
            </w:r>
            <w:r w:rsidR="00FC30B7" w:rsidRPr="00FC30B7">
              <w:rPr>
                <w:noProof/>
              </w:rPr>
              <w:drawing>
                <wp:inline distT="0" distB="0" distL="0" distR="0" wp14:anchorId="3EFB7F9B" wp14:editId="515B21B8">
                  <wp:extent cx="228600" cy="242015"/>
                  <wp:effectExtent l="0" t="0" r="0"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FC30B7" w:rsidRPr="00FC30B7">
              <w:t xml:space="preserve">] in the </w:t>
            </w:r>
            <w:r w:rsidR="00FC30B7" w:rsidRPr="00FC30B7">
              <w:rPr>
                <w:rStyle w:val="Emphasis"/>
              </w:rPr>
              <w:t>Equipment Rules</w:t>
            </w:r>
            <w:r w:rsidR="00FC30B7" w:rsidRPr="00FC30B7">
              <w:t xml:space="preserve"> section. A new row displays on the table in this section.</w:t>
            </w:r>
            <w:r w:rsidR="00FC30B7">
              <w:t xml:space="preserve"> You may add multiple rules, if necessary.</w:t>
            </w:r>
          </w:p>
          <w:p w14:paraId="203967DE" w14:textId="77777777" w:rsidR="00FC30B7" w:rsidRPr="00FC30B7" w:rsidRDefault="00FC30B7" w:rsidP="004B5A57">
            <w:pPr>
              <w:pStyle w:val="ListNumber2"/>
            </w:pPr>
            <w:r w:rsidRPr="00FC30B7">
              <w:t xml:space="preserve">Select a demographic attribute or accommodation from the </w:t>
            </w:r>
            <w:r w:rsidRPr="00FC30B7">
              <w:rPr>
                <w:rStyle w:val="Emphasis"/>
              </w:rPr>
              <w:t>Rule Field</w:t>
            </w:r>
            <w:r w:rsidRPr="00FC30B7">
              <w:t xml:space="preserve"> drop-down list. An equals operator (=) automatically populates in the Operator field.</w:t>
            </w:r>
            <w:r w:rsidR="0040368B">
              <w:t xml:space="preserve"> </w:t>
            </w:r>
            <w:r w:rsidR="0040368B" w:rsidRPr="002F6A2C">
              <w:rPr>
                <w:i/>
              </w:rPr>
              <w:t>Note: For date type attributes or accommodations, additional operators are available that you can select from.</w:t>
            </w:r>
          </w:p>
          <w:p w14:paraId="555284FE" w14:textId="77777777" w:rsidR="00FC30B7" w:rsidRPr="00FC30B7" w:rsidRDefault="00FC30B7" w:rsidP="004B5A57">
            <w:pPr>
              <w:pStyle w:val="ListNumber2"/>
            </w:pPr>
            <w:r w:rsidRPr="00FC30B7">
              <w:t xml:space="preserve">Select a </w:t>
            </w:r>
            <w:r w:rsidR="008A1742">
              <w:t xml:space="preserve">corresponding </w:t>
            </w:r>
            <w:r w:rsidRPr="00FC30B7">
              <w:t xml:space="preserve">value from the </w:t>
            </w:r>
            <w:r w:rsidRPr="00FC30B7">
              <w:rPr>
                <w:i/>
              </w:rPr>
              <w:t>Value</w:t>
            </w:r>
            <w:r w:rsidRPr="00FC30B7">
              <w:t xml:space="preserve"> drop-down list. </w:t>
            </w:r>
          </w:p>
          <w:p w14:paraId="59C4D9D7" w14:textId="77777777" w:rsidR="00FC30B7" w:rsidRPr="00FC30B7" w:rsidRDefault="00FC30B7" w:rsidP="009C1760">
            <w:pPr>
              <w:pStyle w:val="ListNumber"/>
            </w:pPr>
            <w:r w:rsidRPr="00FC30B7">
              <w:t>Click [</w:t>
            </w:r>
            <w:r w:rsidRPr="004B5A57">
              <w:rPr>
                <w:b/>
              </w:rPr>
              <w:t>Save</w:t>
            </w:r>
            <w:r w:rsidRPr="00FC30B7">
              <w:t>].</w:t>
            </w:r>
          </w:p>
        </w:tc>
      </w:tr>
    </w:tbl>
    <w:p w14:paraId="6457C6E0" w14:textId="77777777" w:rsidR="00463EB3" w:rsidRDefault="00463EB3" w:rsidP="00463EB3">
      <w:pPr>
        <w:rPr>
          <w:rStyle w:val="Emphasis"/>
        </w:rPr>
      </w:pPr>
    </w:p>
    <w:p w14:paraId="16755E9D" w14:textId="77777777" w:rsidR="00463EB3" w:rsidRDefault="00463EB3" w:rsidP="00463EB3">
      <w:pPr>
        <w:pStyle w:val="Caption"/>
        <w:keepNext/>
      </w:pPr>
      <w:bookmarkStart w:id="895" w:name="_Toc433196183"/>
      <w:r>
        <w:t xml:space="preserve">Figure </w:t>
      </w:r>
      <w:r w:rsidR="008A2B77">
        <w:fldChar w:fldCharType="begin"/>
      </w:r>
      <w:r w:rsidR="008A2B77">
        <w:instrText xml:space="preserve"> SEQ Figure \* ARABIC </w:instrText>
      </w:r>
      <w:r w:rsidR="008A2B77">
        <w:fldChar w:fldCharType="separate"/>
      </w:r>
      <w:r w:rsidR="00211B29">
        <w:rPr>
          <w:noProof/>
        </w:rPr>
        <w:t>40</w:t>
      </w:r>
      <w:r w:rsidR="008A2B77">
        <w:rPr>
          <w:noProof/>
        </w:rPr>
        <w:fldChar w:fldCharType="end"/>
      </w:r>
      <w:r>
        <w:t xml:space="preserve">. Add </w:t>
      </w:r>
      <w:r w:rsidR="00FC30B7">
        <w:t>Accessibility Equipment</w:t>
      </w:r>
      <w:r>
        <w:t xml:space="preserve"> Screen</w:t>
      </w:r>
      <w:bookmarkEnd w:id="895"/>
    </w:p>
    <w:p w14:paraId="2FBB5B58" w14:textId="77777777" w:rsidR="00463EB3" w:rsidRDefault="00463EB3" w:rsidP="00463EB3">
      <w:pPr>
        <w:jc w:val="center"/>
        <w:rPr>
          <w:rStyle w:val="Emphasis"/>
        </w:rPr>
      </w:pPr>
      <w:r>
        <w:rPr>
          <w:i/>
          <w:iCs/>
          <w:noProof/>
        </w:rPr>
        <w:drawing>
          <wp:inline distT="0" distB="0" distL="0" distR="0" wp14:anchorId="30296377" wp14:editId="3ED99AFB">
            <wp:extent cx="4114800" cy="2047199"/>
            <wp:effectExtent l="19050" t="19050" r="1905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4114800" cy="2047199"/>
                    </a:xfrm>
                    <a:prstGeom prst="rect">
                      <a:avLst/>
                    </a:prstGeom>
                    <a:noFill/>
                    <a:ln>
                      <a:solidFill>
                        <a:schemeClr val="bg1">
                          <a:lumMod val="65000"/>
                        </a:schemeClr>
                      </a:solidFill>
                    </a:ln>
                  </pic:spPr>
                </pic:pic>
              </a:graphicData>
            </a:graphic>
          </wp:inline>
        </w:drawing>
      </w:r>
    </w:p>
    <w:p w14:paraId="41ABFC2F" w14:textId="77777777" w:rsidR="00463EB3" w:rsidRDefault="00463EB3" w:rsidP="00463EB3">
      <w:pPr>
        <w:pStyle w:val="ProcedureIntroduction"/>
      </w:pPr>
      <w:r>
        <w:t xml:space="preserve">To modify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14:paraId="013159B0" w14:textId="77777777" w:rsidTr="00F2740B">
        <w:trPr>
          <w:jc w:val="center"/>
        </w:trPr>
        <w:tc>
          <w:tcPr>
            <w:tcW w:w="9576" w:type="dxa"/>
          </w:tcPr>
          <w:p w14:paraId="7DF68045" w14:textId="77777777" w:rsidR="00463EB3" w:rsidRDefault="00463EB3" w:rsidP="00853036">
            <w:pPr>
              <w:pStyle w:val="ListNumber"/>
              <w:numPr>
                <w:ilvl w:val="0"/>
                <w:numId w:val="94"/>
              </w:numPr>
            </w:pPr>
            <w:r>
              <w:t xml:space="preserve">In the table on the </w:t>
            </w:r>
            <w:r w:rsidR="00FC30B7" w:rsidRPr="00FC30B7">
              <w:rPr>
                <w:rStyle w:val="IntenseEmphasis"/>
              </w:rPr>
              <w:t>Accessibility Equipment Search</w:t>
            </w:r>
            <w:r w:rsidR="00FC30B7" w:rsidRPr="00FC30B7">
              <w:t xml:space="preserve"> </w:t>
            </w:r>
            <w:r>
              <w:t xml:space="preserve">screen, click [ </w:t>
            </w:r>
            <w:r>
              <w:rPr>
                <w:i/>
                <w:noProof/>
              </w:rPr>
              <w:drawing>
                <wp:inline distT="0" distB="0" distL="0" distR="0" wp14:anchorId="3D1B655A" wp14:editId="5F0C0330">
                  <wp:extent cx="231583" cy="237744"/>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FC30B7">
              <w:t>] for the equipment</w:t>
            </w:r>
            <w:r>
              <w:t>.</w:t>
            </w:r>
          </w:p>
          <w:p w14:paraId="74A3D82A" w14:textId="77777777" w:rsidR="00463EB3" w:rsidRDefault="00463EB3" w:rsidP="00F2740B">
            <w:pPr>
              <w:pStyle w:val="ListNumber"/>
            </w:pPr>
            <w:r>
              <w:t xml:space="preserve">On the </w:t>
            </w:r>
            <w:r w:rsidR="00471A7B">
              <w:rPr>
                <w:rStyle w:val="IntenseEmphasis"/>
              </w:rPr>
              <w:t>Edit</w:t>
            </w:r>
            <w:r w:rsidRPr="00031D9C">
              <w:rPr>
                <w:rStyle w:val="IntenseEmphasis"/>
              </w:rPr>
              <w:t xml:space="preserve"> </w:t>
            </w:r>
            <w:r w:rsidR="00FC30B7">
              <w:rPr>
                <w:rStyle w:val="IntenseEmphasis"/>
              </w:rPr>
              <w:t>Accessibility Equipment</w:t>
            </w:r>
            <w:r w:rsidRPr="00031D9C">
              <w:t xml:space="preserve"> screen</w:t>
            </w:r>
            <w:r>
              <w:t>,</w:t>
            </w:r>
            <w:r w:rsidRPr="00031D9C">
              <w:t xml:space="preserve"> </w:t>
            </w:r>
            <w:r>
              <w:t>modify any of the fields.</w:t>
            </w:r>
          </w:p>
          <w:p w14:paraId="4CA8C243" w14:textId="77777777" w:rsidR="00463EB3" w:rsidRDefault="00463EB3" w:rsidP="00F2740B">
            <w:pPr>
              <w:pStyle w:val="ListNumber"/>
            </w:pPr>
            <w:r>
              <w:t>Click [</w:t>
            </w:r>
            <w:r>
              <w:rPr>
                <w:b/>
              </w:rPr>
              <w:t>Save</w:t>
            </w:r>
            <w:r>
              <w:t xml:space="preserve">]. </w:t>
            </w:r>
          </w:p>
        </w:tc>
      </w:tr>
    </w:tbl>
    <w:p w14:paraId="5D4A6424" w14:textId="77777777" w:rsidR="00463EB3" w:rsidRDefault="00463EB3" w:rsidP="00463EB3"/>
    <w:p w14:paraId="09F0A38E" w14:textId="77777777" w:rsidR="00463EB3" w:rsidRDefault="00463EB3" w:rsidP="00463EB3">
      <w:pPr>
        <w:pStyle w:val="ProcedureIntroduction"/>
      </w:pPr>
      <w:r>
        <w:t xml:space="preserve">To delete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14:paraId="5A9B8879" w14:textId="77777777" w:rsidTr="00F2740B">
        <w:trPr>
          <w:jc w:val="center"/>
        </w:trPr>
        <w:tc>
          <w:tcPr>
            <w:tcW w:w="9360" w:type="dxa"/>
          </w:tcPr>
          <w:p w14:paraId="6FBF41CB" w14:textId="77777777" w:rsidR="00463EB3" w:rsidRDefault="00463EB3" w:rsidP="00853036">
            <w:pPr>
              <w:pStyle w:val="ListNumber"/>
              <w:numPr>
                <w:ilvl w:val="0"/>
                <w:numId w:val="95"/>
              </w:numPr>
            </w:pPr>
            <w:r>
              <w:t xml:space="preserve">In the table on the </w:t>
            </w:r>
            <w:r w:rsidR="00FC30B7" w:rsidRPr="00FC30B7">
              <w:rPr>
                <w:rStyle w:val="IntenseEmphasis"/>
              </w:rPr>
              <w:t>Accessibility Equipment Search</w:t>
            </w:r>
            <w:r w:rsidR="00FC30B7" w:rsidRPr="00FC30B7">
              <w:t xml:space="preserve"> </w:t>
            </w:r>
            <w:r w:rsidR="00FC30B7">
              <w:t>screen</w:t>
            </w:r>
            <w:r>
              <w:t xml:space="preserve">, click [ </w:t>
            </w:r>
            <w:r>
              <w:rPr>
                <w:i/>
                <w:noProof/>
              </w:rPr>
              <w:drawing>
                <wp:inline distT="0" distB="0" distL="0" distR="0" wp14:anchorId="6AE32BF1" wp14:editId="28199EC9">
                  <wp:extent cx="228600" cy="234682"/>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C30B7">
              <w:t>the equipment.</w:t>
            </w:r>
          </w:p>
          <w:p w14:paraId="174C0654" w14:textId="77777777" w:rsidR="00463EB3" w:rsidRPr="00D1375C" w:rsidRDefault="00463EB3"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1BCF807F" w14:textId="77777777" w:rsidR="003F495E" w:rsidRDefault="003F495E" w:rsidP="00697AA4">
      <w:pPr>
        <w:pStyle w:val="Heading3"/>
        <w:pageBreakBefore/>
      </w:pPr>
      <w:bookmarkStart w:id="896" w:name="_Ref398724891"/>
      <w:bookmarkStart w:id="897" w:name="_Toc433196128"/>
      <w:r>
        <w:t>Adding Test Facilities.</w:t>
      </w:r>
      <w:bookmarkEnd w:id="896"/>
      <w:bookmarkEnd w:id="897"/>
    </w:p>
    <w:p w14:paraId="02814941" w14:textId="77777777" w:rsidR="003F495E" w:rsidRDefault="003F495E" w:rsidP="003F495E">
      <w:r>
        <w:t>After adding accessibility equipment to ART, you must specify the facilities that you will use to administer tests. You must enter a record</w:t>
      </w:r>
      <w:r w:rsidR="00D9088D">
        <w:t xml:space="preserve"> for</w:t>
      </w:r>
      <w:r>
        <w:t xml:space="preserve"> </w:t>
      </w:r>
      <w:r w:rsidR="00D9088D">
        <w:t>each</w:t>
      </w:r>
      <w:r>
        <w:t xml:space="preserve"> facility and specify the number of seats and type of equipment available in that facility.</w:t>
      </w:r>
    </w:p>
    <w:p w14:paraId="34E3F02C" w14:textId="77777777" w:rsidR="003F495E" w:rsidRDefault="003F495E" w:rsidP="003F495E">
      <w:pPr>
        <w:pStyle w:val="Caption"/>
        <w:keepNext/>
      </w:pPr>
      <w:bookmarkStart w:id="898" w:name="_Ref397009103"/>
      <w:bookmarkStart w:id="899" w:name="_Toc433196184"/>
      <w:r>
        <w:t xml:space="preserve">Figure </w:t>
      </w:r>
      <w:r w:rsidR="008A2B77">
        <w:fldChar w:fldCharType="begin"/>
      </w:r>
      <w:r w:rsidR="008A2B77">
        <w:instrText xml:space="preserve"> SEQ Figure \* ARABIC </w:instrText>
      </w:r>
      <w:r w:rsidR="008A2B77">
        <w:fldChar w:fldCharType="separate"/>
      </w:r>
      <w:r w:rsidR="00211B29">
        <w:rPr>
          <w:noProof/>
        </w:rPr>
        <w:t>41</w:t>
      </w:r>
      <w:r w:rsidR="008A2B77">
        <w:rPr>
          <w:noProof/>
        </w:rPr>
        <w:fldChar w:fldCharType="end"/>
      </w:r>
      <w:bookmarkEnd w:id="898"/>
      <w:r>
        <w:t>. Facility Search Screen</w:t>
      </w:r>
      <w:bookmarkEnd w:id="899"/>
    </w:p>
    <w:p w14:paraId="27818C40" w14:textId="77777777" w:rsidR="003F495E" w:rsidRDefault="00D9088D" w:rsidP="003F495E">
      <w:pPr>
        <w:jc w:val="center"/>
      </w:pPr>
      <w:r>
        <w:rPr>
          <w:noProof/>
        </w:rPr>
        <w:drawing>
          <wp:inline distT="0" distB="0" distL="0" distR="0" wp14:anchorId="79ED3D96" wp14:editId="1D60A904">
            <wp:extent cx="5486400" cy="2715651"/>
            <wp:effectExtent l="19050" t="19050" r="1905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2715651"/>
                    </a:xfrm>
                    <a:prstGeom prst="rect">
                      <a:avLst/>
                    </a:prstGeom>
                    <a:ln>
                      <a:solidFill>
                        <a:schemeClr val="bg1">
                          <a:lumMod val="65000"/>
                        </a:schemeClr>
                      </a:solidFill>
                    </a:ln>
                  </pic:spPr>
                </pic:pic>
              </a:graphicData>
            </a:graphic>
          </wp:inline>
        </w:drawing>
      </w:r>
    </w:p>
    <w:p w14:paraId="2FEE2993" w14:textId="77777777" w:rsidR="003F495E" w:rsidRDefault="003F495E" w:rsidP="003F495E">
      <w:r>
        <w:t xml:space="preserve">You can manage test facility records on the </w:t>
      </w:r>
      <w:r>
        <w:rPr>
          <w:b/>
          <w:i/>
        </w:rPr>
        <w:t>Facility</w:t>
      </w:r>
      <w:r w:rsidRPr="007D6CC8">
        <w:rPr>
          <w:b/>
          <w:i/>
        </w:rPr>
        <w:t xml:space="preserve"> Search</w:t>
      </w:r>
      <w:r>
        <w:t xml:space="preserve"> screen. The </w:t>
      </w:r>
      <w:r w:rsidRPr="007D6CC8">
        <w:rPr>
          <w:i/>
        </w:rPr>
        <w:t>Name</w:t>
      </w:r>
      <w:r>
        <w:t xml:space="preserve"> and </w:t>
      </w:r>
      <w:r w:rsidR="00D9088D">
        <w:rPr>
          <w:rStyle w:val="Emphasis"/>
        </w:rPr>
        <w:t>Institution</w:t>
      </w:r>
      <w:r w:rsidRPr="003F495E">
        <w:rPr>
          <w:rStyle w:val="Emphasis"/>
        </w:rPr>
        <w:t xml:space="preserve"> Identifier</w:t>
      </w:r>
      <w:r>
        <w:t xml:space="preserve"> filter fields and [</w:t>
      </w:r>
      <w:r w:rsidRPr="007D6CC8">
        <w:rPr>
          <w:b/>
        </w:rPr>
        <w:t>Search</w:t>
      </w:r>
      <w:r>
        <w:t xml:space="preserve">] button on this screen allow you to search for specific test facilities. The table on this screen displays each facility’s name, </w:t>
      </w:r>
      <w:r w:rsidR="00D9088D">
        <w:t>institution</w:t>
      </w:r>
      <w:r>
        <w:t xml:space="preserve"> identifier, location, and total seats.  </w:t>
      </w:r>
    </w:p>
    <w:tbl>
      <w:tblPr>
        <w:tblStyle w:val="TableNote"/>
        <w:tblW w:w="0" w:type="auto"/>
        <w:tblLayout w:type="fixed"/>
        <w:tblLook w:val="04A0" w:firstRow="1" w:lastRow="0" w:firstColumn="1" w:lastColumn="0" w:noHBand="0" w:noVBand="1"/>
      </w:tblPr>
      <w:tblGrid>
        <w:gridCol w:w="720"/>
        <w:gridCol w:w="8640"/>
      </w:tblGrid>
      <w:tr w:rsidR="00E050C4" w14:paraId="74B734EF" w14:textId="77777777" w:rsidTr="0067085D">
        <w:tc>
          <w:tcPr>
            <w:tcW w:w="720" w:type="dxa"/>
          </w:tcPr>
          <w:p w14:paraId="5EBDBA54" w14:textId="77777777" w:rsidR="00E050C4" w:rsidRDefault="00E050C4" w:rsidP="0067085D">
            <w:pPr>
              <w:pStyle w:val="NoteIcon"/>
            </w:pPr>
            <w:r>
              <w:rPr>
                <w:sz w:val="20"/>
                <w:szCs w:val="20"/>
              </w:rPr>
              <w:drawing>
                <wp:inline distT="0" distB="0" distL="0" distR="0" wp14:anchorId="2040CC4E" wp14:editId="70EA9B9B">
                  <wp:extent cx="292608" cy="39474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FA1FEC2" w14:textId="77777777" w:rsidR="00E050C4" w:rsidRPr="0076656D" w:rsidRDefault="00E050C4" w:rsidP="00E050C4">
            <w:pPr>
              <w:pStyle w:val="NoteText"/>
              <w:rPr>
                <w:rStyle w:val="Emphasis"/>
                <w:i w:val="0"/>
              </w:rPr>
            </w:pPr>
            <w:r>
              <w:rPr>
                <w:rStyle w:val="Emphasis"/>
                <w:i w:val="0"/>
              </w:rPr>
              <w:t xml:space="preserve">When adding test facilities, you can create seating configurations based on the combinations of test platforms and accessibility equipment available. </w:t>
            </w:r>
            <w:r>
              <w:t>The scheduling tool will add students to the facility based on the seating and equipment available.</w:t>
            </w:r>
          </w:p>
        </w:tc>
      </w:tr>
    </w:tbl>
    <w:p w14:paraId="3376BA93" w14:textId="77777777" w:rsidR="00E050C4" w:rsidRDefault="00E050C4" w:rsidP="002F6A2C">
      <w:pPr>
        <w:rPr>
          <w:rStyle w:val="Emphasis"/>
          <w:rFonts w:cs="Calibri"/>
          <w:szCs w:val="22"/>
        </w:rPr>
      </w:pPr>
    </w:p>
    <w:p w14:paraId="6CE055B8" w14:textId="77777777" w:rsidR="003F495E" w:rsidRPr="00FC30B7" w:rsidRDefault="003F495E" w:rsidP="003F495E">
      <w:pPr>
        <w:keepNext/>
        <w:rPr>
          <w:szCs w:val="22"/>
        </w:rPr>
      </w:pPr>
      <w:r w:rsidRPr="00FC30B7">
        <w:rPr>
          <w:rStyle w:val="Emphasis"/>
          <w:szCs w:val="22"/>
        </w:rPr>
        <w:t xml:space="preserve">To add </w:t>
      </w:r>
      <w:r w:rsidR="00E91842">
        <w:rPr>
          <w:rStyle w:val="Emphasis"/>
          <w:szCs w:val="22"/>
        </w:rPr>
        <w:t>test facilities</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3F495E" w:rsidRPr="00FC30B7" w14:paraId="50BEE43A" w14:textId="77777777" w:rsidTr="00B5071C">
        <w:trPr>
          <w:jc w:val="center"/>
        </w:trPr>
        <w:tc>
          <w:tcPr>
            <w:tcW w:w="9576" w:type="dxa"/>
          </w:tcPr>
          <w:p w14:paraId="75455626" w14:textId="77777777" w:rsidR="003F495E" w:rsidRPr="00D8063F" w:rsidRDefault="009A2379" w:rsidP="00853036">
            <w:pPr>
              <w:pStyle w:val="TableTextNumber"/>
              <w:numPr>
                <w:ilvl w:val="0"/>
                <w:numId w:val="97"/>
              </w:numPr>
              <w:ind w:hanging="331"/>
              <w:rPr>
                <w:sz w:val="22"/>
              </w:rPr>
            </w:pPr>
            <w:r>
              <w:rPr>
                <w:sz w:val="22"/>
              </w:rPr>
              <w:t>On</w:t>
            </w:r>
            <w:r w:rsidR="003F495E" w:rsidRPr="00D8063F">
              <w:rPr>
                <w:sz w:val="22"/>
              </w:rPr>
              <w:t xml:space="preserve"> the </w:t>
            </w:r>
            <w:r w:rsidR="003F495E" w:rsidRPr="00D8063F">
              <w:rPr>
                <w:rStyle w:val="IntenseEmphasis"/>
                <w:sz w:val="22"/>
              </w:rPr>
              <w:t>Test Administration</w:t>
            </w:r>
            <w:r w:rsidR="003F495E" w:rsidRPr="00D8063F">
              <w:rPr>
                <w:sz w:val="22"/>
              </w:rPr>
              <w:t xml:space="preserve"> screen, click [</w:t>
            </w:r>
            <w:r w:rsidR="003F495E" w:rsidRPr="00D8063F">
              <w:rPr>
                <w:rStyle w:val="Strong"/>
                <w:sz w:val="22"/>
              </w:rPr>
              <w:t xml:space="preserve">Add/Modify </w:t>
            </w:r>
            <w:r w:rsidR="00E91842" w:rsidRPr="00D8063F">
              <w:rPr>
                <w:rStyle w:val="Strong"/>
                <w:sz w:val="22"/>
              </w:rPr>
              <w:t>Test Facilities</w:t>
            </w:r>
            <w:r w:rsidR="003F495E" w:rsidRPr="00D8063F">
              <w:rPr>
                <w:sz w:val="22"/>
              </w:rPr>
              <w:t xml:space="preserve">]. The </w:t>
            </w:r>
            <w:r w:rsidR="00E91842" w:rsidRPr="00D8063F">
              <w:rPr>
                <w:rStyle w:val="IntenseEmphasis"/>
                <w:sz w:val="22"/>
              </w:rPr>
              <w:t>Facility</w:t>
            </w:r>
            <w:r w:rsidR="003F495E" w:rsidRPr="00D8063F">
              <w:rPr>
                <w:rStyle w:val="IntenseEmphasis"/>
                <w:sz w:val="22"/>
              </w:rPr>
              <w:t xml:space="preserve"> Search</w:t>
            </w:r>
            <w:r w:rsidR="003F495E" w:rsidRPr="00D8063F">
              <w:rPr>
                <w:sz w:val="22"/>
              </w:rPr>
              <w:t xml:space="preserve"> screen opens.</w:t>
            </w:r>
          </w:p>
          <w:p w14:paraId="0006D5A3" w14:textId="77777777" w:rsidR="003F495E" w:rsidRPr="00FC30B7" w:rsidRDefault="003F495E" w:rsidP="008C0009">
            <w:pPr>
              <w:pStyle w:val="TableTextNumber"/>
              <w:ind w:hanging="356"/>
              <w:rPr>
                <w:sz w:val="22"/>
              </w:rPr>
            </w:pPr>
            <w:r w:rsidRPr="00FC30B7">
              <w:rPr>
                <w:sz w:val="22"/>
              </w:rPr>
              <w:t>Click [</w:t>
            </w:r>
            <w:r w:rsidRPr="00FC30B7">
              <w:rPr>
                <w:rStyle w:val="Strong"/>
                <w:sz w:val="22"/>
              </w:rPr>
              <w:t>New</w:t>
            </w:r>
            <w:r w:rsidRPr="00FC30B7">
              <w:rPr>
                <w:sz w:val="22"/>
              </w:rPr>
              <w:t xml:space="preserve">]. The </w:t>
            </w:r>
            <w:r w:rsidRPr="00FC30B7">
              <w:rPr>
                <w:rStyle w:val="IntenseEmphasis"/>
                <w:sz w:val="22"/>
              </w:rPr>
              <w:t xml:space="preserve">Add </w:t>
            </w:r>
            <w:r w:rsidR="00E91842">
              <w:rPr>
                <w:rStyle w:val="IntenseEmphasis"/>
                <w:sz w:val="22"/>
              </w:rPr>
              <w:t>Facility Information</w:t>
            </w:r>
            <w:r w:rsidRPr="00FC30B7">
              <w:rPr>
                <w:sz w:val="22"/>
              </w:rPr>
              <w:t xml:space="preserve"> screen opens.</w:t>
            </w:r>
          </w:p>
          <w:p w14:paraId="213E7C00" w14:textId="77777777" w:rsidR="003F495E" w:rsidRPr="002F6A2C" w:rsidRDefault="003F495E" w:rsidP="00E050C4">
            <w:pPr>
              <w:pStyle w:val="TableTextNumber"/>
              <w:spacing w:after="0"/>
              <w:ind w:hanging="360"/>
              <w:rPr>
                <w:rStyle w:val="Emphasis"/>
                <w:i w:val="0"/>
                <w:iCs w:val="0"/>
                <w:sz w:val="24"/>
              </w:rPr>
            </w:pPr>
            <w:r>
              <w:rPr>
                <w:sz w:val="22"/>
              </w:rPr>
              <w:t xml:space="preserve"> E</w:t>
            </w:r>
            <w:r w:rsidRPr="00FC30B7">
              <w:rPr>
                <w:sz w:val="22"/>
              </w:rPr>
              <w:t xml:space="preserve">nter a name, </w:t>
            </w:r>
            <w:r w:rsidR="00AE529E">
              <w:rPr>
                <w:sz w:val="22"/>
              </w:rPr>
              <w:t>and location</w:t>
            </w:r>
            <w:r>
              <w:rPr>
                <w:sz w:val="22"/>
              </w:rPr>
              <w:t xml:space="preserve"> for the equipment</w:t>
            </w:r>
            <w:r w:rsidRPr="00FC30B7">
              <w:rPr>
                <w:sz w:val="22"/>
              </w:rPr>
              <w:t xml:space="preserve"> in the appropriate fields.</w:t>
            </w:r>
            <w:r w:rsidR="00E91842">
              <w:rPr>
                <w:sz w:val="22"/>
              </w:rPr>
              <w:t xml:space="preserve"> The </w:t>
            </w:r>
            <w:r w:rsidR="00E91842" w:rsidRPr="00E91842">
              <w:rPr>
                <w:rStyle w:val="Emphasis"/>
                <w:sz w:val="22"/>
              </w:rPr>
              <w:t>Name</w:t>
            </w:r>
            <w:r w:rsidR="00E91842" w:rsidRPr="00E91842">
              <w:rPr>
                <w:rStyle w:val="Emphasis"/>
                <w:i w:val="0"/>
                <w:sz w:val="22"/>
              </w:rPr>
              <w:t xml:space="preserve"> field cannot contain any spaces.</w:t>
            </w:r>
          </w:p>
          <w:p w14:paraId="7527BECD" w14:textId="77777777" w:rsidR="00AE529E" w:rsidRPr="00E91842" w:rsidRDefault="00AE529E" w:rsidP="00E050C4">
            <w:pPr>
              <w:pStyle w:val="TableTextNumber"/>
              <w:spacing w:after="0"/>
              <w:ind w:hanging="360"/>
              <w:rPr>
                <w:sz w:val="24"/>
              </w:rPr>
            </w:pPr>
            <w:r>
              <w:rPr>
                <w:rStyle w:val="Emphasis"/>
                <w:i w:val="0"/>
                <w:sz w:val="22"/>
              </w:rPr>
              <w:t xml:space="preserve">From the </w:t>
            </w:r>
            <w:r w:rsidRPr="00AE529E">
              <w:rPr>
                <w:rStyle w:val="Emphasis"/>
                <w:sz w:val="22"/>
              </w:rPr>
              <w:t>Institution Identifier</w:t>
            </w:r>
            <w:r>
              <w:rPr>
                <w:rStyle w:val="Emphasis"/>
                <w:i w:val="0"/>
                <w:sz w:val="22"/>
              </w:rPr>
              <w:t xml:space="preserve"> field, select the institution with which the </w:t>
            </w:r>
            <w:r w:rsidR="000120B5">
              <w:rPr>
                <w:rStyle w:val="Emphasis"/>
                <w:i w:val="0"/>
                <w:sz w:val="22"/>
              </w:rPr>
              <w:t>facility is associated.</w:t>
            </w:r>
          </w:p>
          <w:p w14:paraId="10CFABCC" w14:textId="77777777" w:rsidR="003F495E" w:rsidRPr="00FC30B7" w:rsidRDefault="00E91842" w:rsidP="008C0009">
            <w:pPr>
              <w:pStyle w:val="TableTextNumber"/>
              <w:spacing w:before="0"/>
              <w:ind w:hanging="356"/>
              <w:rPr>
                <w:sz w:val="22"/>
              </w:rPr>
            </w:pPr>
            <w:r>
              <w:rPr>
                <w:sz w:val="22"/>
              </w:rPr>
              <w:t xml:space="preserve">To enter the seating </w:t>
            </w:r>
            <w:r w:rsidR="004B5A57">
              <w:rPr>
                <w:sz w:val="22"/>
              </w:rPr>
              <w:t>configurations</w:t>
            </w:r>
            <w:r>
              <w:rPr>
                <w:sz w:val="22"/>
              </w:rPr>
              <w:t xml:space="preserve"> for the facility</w:t>
            </w:r>
            <w:r w:rsidR="003F495E" w:rsidRPr="00FC30B7">
              <w:rPr>
                <w:sz w:val="22"/>
              </w:rPr>
              <w:t xml:space="preserve">, click [ </w:t>
            </w:r>
            <w:r w:rsidR="003F495E" w:rsidRPr="00FC30B7">
              <w:rPr>
                <w:noProof/>
                <w:sz w:val="22"/>
              </w:rPr>
              <w:drawing>
                <wp:inline distT="0" distB="0" distL="0" distR="0" wp14:anchorId="73609040" wp14:editId="5A8AECB2">
                  <wp:extent cx="228600" cy="242015"/>
                  <wp:effectExtent l="0" t="0" r="0" b="571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3F495E" w:rsidRPr="00FC30B7">
              <w:rPr>
                <w:sz w:val="22"/>
              </w:rPr>
              <w:t xml:space="preserve">] in the </w:t>
            </w:r>
            <w:r>
              <w:rPr>
                <w:rStyle w:val="Emphasis"/>
                <w:sz w:val="22"/>
              </w:rPr>
              <w:t>Configure Seats</w:t>
            </w:r>
            <w:r w:rsidR="003F495E" w:rsidRPr="00FC30B7">
              <w:rPr>
                <w:sz w:val="22"/>
              </w:rPr>
              <w:t xml:space="preserve"> section. </w:t>
            </w:r>
          </w:p>
          <w:p w14:paraId="09FE6530" w14:textId="77777777" w:rsidR="003F495E" w:rsidRPr="00FC30B7" w:rsidRDefault="00E91842" w:rsidP="00B5071C">
            <w:pPr>
              <w:pStyle w:val="TableTextNumber2"/>
              <w:rPr>
                <w:sz w:val="22"/>
              </w:rPr>
            </w:pPr>
            <w:r>
              <w:rPr>
                <w:sz w:val="22"/>
              </w:rPr>
              <w:t xml:space="preserve">Select a test platform from the </w:t>
            </w:r>
            <w:r w:rsidRPr="00E91842">
              <w:rPr>
                <w:rStyle w:val="Emphasis"/>
                <w:sz w:val="22"/>
              </w:rPr>
              <w:t>Test Platform</w:t>
            </w:r>
            <w:r w:rsidRPr="00E91842">
              <w:rPr>
                <w:sz w:val="24"/>
              </w:rPr>
              <w:t xml:space="preserve"> </w:t>
            </w:r>
            <w:r>
              <w:rPr>
                <w:sz w:val="22"/>
              </w:rPr>
              <w:t xml:space="preserve">drop-down list and a type of accessibility equipment from the </w:t>
            </w:r>
            <w:r w:rsidRPr="00E91842">
              <w:rPr>
                <w:i/>
                <w:sz w:val="22"/>
              </w:rPr>
              <w:t>Accessibility Equipment</w:t>
            </w:r>
            <w:r>
              <w:rPr>
                <w:sz w:val="22"/>
              </w:rPr>
              <w:t xml:space="preserve"> drop-down list. Then enter the number of seats available in the facility with that </w:t>
            </w:r>
            <w:r w:rsidR="00E050C4">
              <w:rPr>
                <w:sz w:val="22"/>
              </w:rPr>
              <w:t>combination of platform and equipment</w:t>
            </w:r>
            <w:r>
              <w:rPr>
                <w:sz w:val="22"/>
              </w:rPr>
              <w:t>.</w:t>
            </w:r>
          </w:p>
          <w:p w14:paraId="7F7C9F20" w14:textId="77777777" w:rsidR="003F495E" w:rsidRPr="00FC30B7" w:rsidRDefault="00E91842" w:rsidP="00B5071C">
            <w:pPr>
              <w:pStyle w:val="TableTextNumber2"/>
              <w:rPr>
                <w:sz w:val="22"/>
              </w:rPr>
            </w:pPr>
            <w:r>
              <w:rPr>
                <w:sz w:val="22"/>
              </w:rPr>
              <w:t xml:space="preserve">Add </w:t>
            </w:r>
            <w:r w:rsidR="00E050C4">
              <w:rPr>
                <w:sz w:val="22"/>
              </w:rPr>
              <w:t>more configurations</w:t>
            </w:r>
            <w:r>
              <w:rPr>
                <w:sz w:val="22"/>
              </w:rPr>
              <w:t xml:space="preserve"> for each platform-equipment combination available in the facility. </w:t>
            </w:r>
          </w:p>
          <w:p w14:paraId="6AF193C5" w14:textId="77777777" w:rsidR="003F495E" w:rsidRPr="00FC30B7" w:rsidRDefault="003F495E" w:rsidP="008C0009">
            <w:pPr>
              <w:pStyle w:val="TableTextNumber"/>
              <w:ind w:hanging="356"/>
              <w:rPr>
                <w:sz w:val="22"/>
              </w:rPr>
            </w:pPr>
            <w:r w:rsidRPr="00FC30B7">
              <w:rPr>
                <w:sz w:val="22"/>
              </w:rPr>
              <w:t>Click [</w:t>
            </w:r>
            <w:r w:rsidRPr="00FC30B7">
              <w:rPr>
                <w:b/>
                <w:sz w:val="22"/>
              </w:rPr>
              <w:t>Save</w:t>
            </w:r>
            <w:r w:rsidRPr="00FC30B7">
              <w:rPr>
                <w:sz w:val="22"/>
              </w:rPr>
              <w:t>].</w:t>
            </w:r>
          </w:p>
        </w:tc>
      </w:tr>
    </w:tbl>
    <w:p w14:paraId="4646620E" w14:textId="77777777" w:rsidR="003F495E" w:rsidRDefault="003F495E" w:rsidP="003F495E">
      <w:pPr>
        <w:rPr>
          <w:rStyle w:val="Emphasis"/>
        </w:rPr>
      </w:pPr>
    </w:p>
    <w:p w14:paraId="152C9CE3" w14:textId="77777777" w:rsidR="003F495E" w:rsidRDefault="003F495E" w:rsidP="003F495E">
      <w:pPr>
        <w:pStyle w:val="Caption"/>
        <w:keepNext/>
      </w:pPr>
      <w:bookmarkStart w:id="900" w:name="_Ref397009142"/>
      <w:bookmarkStart w:id="901" w:name="_Toc433196185"/>
      <w:r>
        <w:t xml:space="preserve">Figure </w:t>
      </w:r>
      <w:r w:rsidR="008A2B77">
        <w:fldChar w:fldCharType="begin"/>
      </w:r>
      <w:r w:rsidR="008A2B77">
        <w:instrText xml:space="preserve"> SEQ Figure \* ARABIC </w:instrText>
      </w:r>
      <w:r w:rsidR="008A2B77">
        <w:fldChar w:fldCharType="separate"/>
      </w:r>
      <w:r w:rsidR="00211B29">
        <w:rPr>
          <w:noProof/>
        </w:rPr>
        <w:t>42</w:t>
      </w:r>
      <w:r w:rsidR="008A2B77">
        <w:rPr>
          <w:noProof/>
        </w:rPr>
        <w:fldChar w:fldCharType="end"/>
      </w:r>
      <w:bookmarkEnd w:id="900"/>
      <w:r>
        <w:t xml:space="preserve">. Add </w:t>
      </w:r>
      <w:r w:rsidR="00E91842">
        <w:t>Facility Information</w:t>
      </w:r>
      <w:r>
        <w:t xml:space="preserve"> Screen</w:t>
      </w:r>
      <w:bookmarkEnd w:id="901"/>
    </w:p>
    <w:p w14:paraId="6B8B7639" w14:textId="77777777" w:rsidR="003F495E" w:rsidRDefault="00AB7D25" w:rsidP="003F495E">
      <w:pPr>
        <w:jc w:val="center"/>
        <w:rPr>
          <w:rStyle w:val="Emphasis"/>
        </w:rPr>
      </w:pPr>
      <w:r>
        <w:rPr>
          <w:noProof/>
        </w:rPr>
        <w:drawing>
          <wp:inline distT="0" distB="0" distL="0" distR="0" wp14:anchorId="1EA755D6" wp14:editId="1494BF2C">
            <wp:extent cx="5029200" cy="2069709"/>
            <wp:effectExtent l="19050" t="19050" r="19050" b="2603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29200" cy="2069709"/>
                    </a:xfrm>
                    <a:prstGeom prst="rect">
                      <a:avLst/>
                    </a:prstGeom>
                    <a:ln>
                      <a:solidFill>
                        <a:schemeClr val="bg1">
                          <a:lumMod val="65000"/>
                        </a:schemeClr>
                      </a:solidFill>
                    </a:ln>
                  </pic:spPr>
                </pic:pic>
              </a:graphicData>
            </a:graphic>
          </wp:inline>
        </w:drawing>
      </w:r>
    </w:p>
    <w:p w14:paraId="604346AA" w14:textId="77777777" w:rsidR="003F495E" w:rsidRDefault="003F495E" w:rsidP="003F495E">
      <w:pPr>
        <w:pStyle w:val="ProcedureIntroduction"/>
      </w:pPr>
      <w:r>
        <w:t xml:space="preserve">To modify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14:paraId="71AADCB1" w14:textId="77777777" w:rsidTr="00B5071C">
        <w:trPr>
          <w:jc w:val="center"/>
        </w:trPr>
        <w:tc>
          <w:tcPr>
            <w:tcW w:w="9576" w:type="dxa"/>
          </w:tcPr>
          <w:p w14:paraId="0FFADF92" w14:textId="77777777" w:rsidR="003F495E" w:rsidRDefault="003F495E" w:rsidP="00853036">
            <w:pPr>
              <w:pStyle w:val="ListNumber"/>
              <w:numPr>
                <w:ilvl w:val="0"/>
                <w:numId w:val="91"/>
              </w:numPr>
            </w:pPr>
            <w:r>
              <w:t xml:space="preserve">In the table on the </w:t>
            </w:r>
            <w:r w:rsidR="00E91842">
              <w:rPr>
                <w:rStyle w:val="IntenseEmphasis"/>
              </w:rPr>
              <w:t>Facility</w:t>
            </w:r>
            <w:r w:rsidRPr="00FC30B7">
              <w:rPr>
                <w:rStyle w:val="IntenseEmphasis"/>
              </w:rPr>
              <w:t xml:space="preserve"> Search</w:t>
            </w:r>
            <w:r w:rsidRPr="00FC30B7">
              <w:t xml:space="preserve"> </w:t>
            </w:r>
            <w:r>
              <w:t xml:space="preserve">screen, click [ </w:t>
            </w:r>
            <w:r>
              <w:rPr>
                <w:i/>
                <w:noProof/>
              </w:rPr>
              <w:drawing>
                <wp:inline distT="0" distB="0" distL="0" distR="0" wp14:anchorId="2976B8F4" wp14:editId="4AA2246F">
                  <wp:extent cx="231583" cy="237744"/>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w:t>
            </w:r>
            <w:r w:rsidR="00E91842">
              <w:t>a</w:t>
            </w:r>
            <w:r>
              <w:t xml:space="preserve"> </w:t>
            </w:r>
            <w:r w:rsidR="00E91842">
              <w:t>facility</w:t>
            </w:r>
            <w:r>
              <w:t>.</w:t>
            </w:r>
          </w:p>
          <w:p w14:paraId="265FA887" w14:textId="77777777" w:rsidR="003F495E" w:rsidRDefault="003F495E" w:rsidP="00B5071C">
            <w:pPr>
              <w:pStyle w:val="ListNumber"/>
            </w:pPr>
            <w:r>
              <w:t xml:space="preserve">On the </w:t>
            </w:r>
            <w:r w:rsidR="00AB7D25">
              <w:rPr>
                <w:rStyle w:val="IntenseEmphasis"/>
              </w:rPr>
              <w:t>Edit</w:t>
            </w:r>
            <w:r w:rsidRPr="00031D9C">
              <w:rPr>
                <w:rStyle w:val="IntenseEmphasis"/>
              </w:rPr>
              <w:t xml:space="preserve"> </w:t>
            </w:r>
            <w:r w:rsidR="00E91842">
              <w:rPr>
                <w:rStyle w:val="IntenseEmphasis"/>
              </w:rPr>
              <w:t>Facility Information</w:t>
            </w:r>
            <w:r w:rsidRPr="00031D9C">
              <w:t xml:space="preserve"> screen</w:t>
            </w:r>
            <w:r>
              <w:t>,</w:t>
            </w:r>
            <w:r w:rsidRPr="00031D9C">
              <w:t xml:space="preserve"> </w:t>
            </w:r>
            <w:r>
              <w:t>modify any of the fields.</w:t>
            </w:r>
          </w:p>
          <w:p w14:paraId="3ED0F745" w14:textId="77777777" w:rsidR="003F495E" w:rsidRDefault="003F495E" w:rsidP="00B5071C">
            <w:pPr>
              <w:pStyle w:val="ListNumber"/>
            </w:pPr>
            <w:r>
              <w:t>Click [</w:t>
            </w:r>
            <w:r>
              <w:rPr>
                <w:b/>
              </w:rPr>
              <w:t>Save</w:t>
            </w:r>
            <w:r>
              <w:t xml:space="preserve">]. </w:t>
            </w:r>
          </w:p>
        </w:tc>
      </w:tr>
    </w:tbl>
    <w:p w14:paraId="42E16F35" w14:textId="77777777" w:rsidR="003F495E" w:rsidRDefault="003F495E" w:rsidP="00D32399">
      <w:pPr>
        <w:pStyle w:val="ProcedureIntroduction"/>
        <w:spacing w:before="120"/>
      </w:pPr>
      <w:r>
        <w:t xml:space="preserve">To delete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14:paraId="0F84E118" w14:textId="77777777" w:rsidTr="00B5071C">
        <w:trPr>
          <w:jc w:val="center"/>
        </w:trPr>
        <w:tc>
          <w:tcPr>
            <w:tcW w:w="9360" w:type="dxa"/>
          </w:tcPr>
          <w:p w14:paraId="5D74164D" w14:textId="77777777" w:rsidR="003F495E" w:rsidRDefault="003F495E" w:rsidP="00853036">
            <w:pPr>
              <w:pStyle w:val="ListNumber"/>
              <w:numPr>
                <w:ilvl w:val="0"/>
                <w:numId w:val="90"/>
              </w:numPr>
            </w:pPr>
            <w:r>
              <w:t xml:space="preserve">In the table on the </w:t>
            </w:r>
            <w:r w:rsidR="00B91CE1">
              <w:rPr>
                <w:rStyle w:val="IntenseEmphasis"/>
              </w:rPr>
              <w:t>Facility</w:t>
            </w:r>
            <w:r w:rsidRPr="00FC30B7">
              <w:rPr>
                <w:rStyle w:val="IntenseEmphasis"/>
              </w:rPr>
              <w:t xml:space="preserve"> Search</w:t>
            </w:r>
            <w:r w:rsidRPr="00FC30B7">
              <w:t xml:space="preserve"> </w:t>
            </w:r>
            <w:r>
              <w:t xml:space="preserve">screen, click [ </w:t>
            </w:r>
            <w:r>
              <w:rPr>
                <w:i/>
                <w:noProof/>
              </w:rPr>
              <w:drawing>
                <wp:inline distT="0" distB="0" distL="0" distR="0" wp14:anchorId="495C8E37" wp14:editId="7EC8B04A">
                  <wp:extent cx="228600" cy="234682"/>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B91CE1">
              <w:t>a facility</w:t>
            </w:r>
            <w:r>
              <w:t>.</w:t>
            </w:r>
          </w:p>
          <w:p w14:paraId="49885DD7" w14:textId="77777777" w:rsidR="003F495E" w:rsidRPr="00D1375C" w:rsidRDefault="003F495E" w:rsidP="00B5071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77BBFCFA" w14:textId="77777777" w:rsidR="00463EB3" w:rsidRDefault="00463EB3" w:rsidP="00D32399">
      <w:pPr>
        <w:pStyle w:val="Caption"/>
      </w:pPr>
    </w:p>
    <w:p w14:paraId="01E509EC" w14:textId="77777777" w:rsidR="00D8063F" w:rsidRDefault="00D8063F" w:rsidP="00697AA4">
      <w:pPr>
        <w:pStyle w:val="Heading3"/>
        <w:pageBreakBefore/>
      </w:pPr>
      <w:bookmarkStart w:id="902" w:name="_Ref398725001"/>
      <w:bookmarkStart w:id="903" w:name="_Toc433196129"/>
      <w:r>
        <w:t xml:space="preserve">Adding </w:t>
      </w:r>
      <w:r w:rsidR="00A84577">
        <w:t>Facility Time Periods</w:t>
      </w:r>
      <w:r>
        <w:t>.</w:t>
      </w:r>
      <w:bookmarkEnd w:id="902"/>
      <w:bookmarkEnd w:id="903"/>
    </w:p>
    <w:p w14:paraId="4ABA4307" w14:textId="77777777" w:rsidR="00D8063F" w:rsidRDefault="00D8063F" w:rsidP="00D32399">
      <w:r>
        <w:t xml:space="preserve">After adding </w:t>
      </w:r>
      <w:r w:rsidR="00D7718F">
        <w:t>test facilities</w:t>
      </w:r>
      <w:r>
        <w:t xml:space="preserve"> to ART, you must specify the </w:t>
      </w:r>
      <w:r w:rsidR="00D7718F">
        <w:t>days and times that each facility is available</w:t>
      </w:r>
      <w:r>
        <w:t xml:space="preserve">. </w:t>
      </w:r>
      <w:r w:rsidR="00A84577">
        <w:t xml:space="preserve">When you add a new facility availability record you can also specify assessment, subject, and grade affinities for each testing slot. </w:t>
      </w:r>
    </w:p>
    <w:tbl>
      <w:tblPr>
        <w:tblStyle w:val="TableNote"/>
        <w:tblW w:w="0" w:type="auto"/>
        <w:tblLayout w:type="fixed"/>
        <w:tblLook w:val="04A0" w:firstRow="1" w:lastRow="0" w:firstColumn="1" w:lastColumn="0" w:noHBand="0" w:noVBand="1"/>
      </w:tblPr>
      <w:tblGrid>
        <w:gridCol w:w="720"/>
        <w:gridCol w:w="8640"/>
      </w:tblGrid>
      <w:tr w:rsidR="00697AA4" w14:paraId="2CCF5F0C" w14:textId="77777777" w:rsidTr="004B5A57">
        <w:tc>
          <w:tcPr>
            <w:tcW w:w="720" w:type="dxa"/>
          </w:tcPr>
          <w:p w14:paraId="66AA4866" w14:textId="77777777" w:rsidR="00697AA4" w:rsidRDefault="00697AA4" w:rsidP="004B5A57">
            <w:pPr>
              <w:pStyle w:val="NoteIcon"/>
            </w:pPr>
            <w:r>
              <w:rPr>
                <w:sz w:val="20"/>
                <w:szCs w:val="20"/>
              </w:rPr>
              <w:drawing>
                <wp:inline distT="0" distB="0" distL="0" distR="0" wp14:anchorId="741FFEB1" wp14:editId="0A7AB73A">
                  <wp:extent cx="292608" cy="394745"/>
                  <wp:effectExtent l="0" t="0" r="0" b="571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DA84E44" w14:textId="77777777" w:rsidR="00697AA4" w:rsidRPr="0076656D" w:rsidRDefault="00697AA4" w:rsidP="00697AA4">
            <w:pPr>
              <w:pStyle w:val="NoteText"/>
              <w:rPr>
                <w:rStyle w:val="Emphasis"/>
                <w:i w:val="0"/>
              </w:rPr>
            </w:pPr>
            <w:r>
              <w:t xml:space="preserve">Affinities specify criteria by which the scheduling tool assigns students to a facility’s particular testing slot. For instance, if you create an affinity for grade 5, the scheduling tool attempts to place </w:t>
            </w:r>
            <w:r w:rsidR="00037127">
              <w:t xml:space="preserve">only </w:t>
            </w:r>
            <w:r>
              <w:t>5</w:t>
            </w:r>
            <w:r w:rsidRPr="00697AA4">
              <w:rPr>
                <w:vertAlign w:val="superscript"/>
              </w:rPr>
              <w:t>th</w:t>
            </w:r>
            <w:r>
              <w:t xml:space="preserve"> grade students in the selected testing slot.</w:t>
            </w:r>
          </w:p>
        </w:tc>
      </w:tr>
    </w:tbl>
    <w:p w14:paraId="2A7E08C2" w14:textId="77777777" w:rsidR="00697AA4" w:rsidRDefault="00697AA4" w:rsidP="00D32399"/>
    <w:p w14:paraId="4022B333" w14:textId="77777777" w:rsidR="00D8063F" w:rsidRDefault="00D8063F" w:rsidP="00D8063F">
      <w:pPr>
        <w:pStyle w:val="Caption"/>
        <w:keepNext/>
      </w:pPr>
      <w:bookmarkStart w:id="904" w:name="_Ref397009329"/>
      <w:bookmarkStart w:id="905" w:name="_Toc433196186"/>
      <w:r>
        <w:t xml:space="preserve">Figure </w:t>
      </w:r>
      <w:r w:rsidR="008A2B77">
        <w:fldChar w:fldCharType="begin"/>
      </w:r>
      <w:r w:rsidR="008A2B77">
        <w:instrText xml:space="preserve"> SEQ Figure \* ARABIC </w:instrText>
      </w:r>
      <w:r w:rsidR="008A2B77">
        <w:fldChar w:fldCharType="separate"/>
      </w:r>
      <w:r w:rsidR="00211B29">
        <w:rPr>
          <w:noProof/>
        </w:rPr>
        <w:t>43</w:t>
      </w:r>
      <w:r w:rsidR="008A2B77">
        <w:rPr>
          <w:noProof/>
        </w:rPr>
        <w:fldChar w:fldCharType="end"/>
      </w:r>
      <w:bookmarkEnd w:id="904"/>
      <w:r>
        <w:t xml:space="preserve">. Facility </w:t>
      </w:r>
      <w:r w:rsidR="00A84577">
        <w:t>Availability</w:t>
      </w:r>
      <w:r>
        <w:t xml:space="preserve"> Screen</w:t>
      </w:r>
      <w:bookmarkEnd w:id="905"/>
    </w:p>
    <w:p w14:paraId="0E417243" w14:textId="77777777" w:rsidR="00D8063F" w:rsidRDefault="00AB7D25" w:rsidP="00D32399">
      <w:pPr>
        <w:jc w:val="center"/>
      </w:pPr>
      <w:r>
        <w:rPr>
          <w:noProof/>
        </w:rPr>
        <w:drawing>
          <wp:inline distT="0" distB="0" distL="0" distR="0" wp14:anchorId="20D3E757" wp14:editId="7C5EC214">
            <wp:extent cx="5943600" cy="1978660"/>
            <wp:effectExtent l="19050" t="19050" r="19050" b="2159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978660"/>
                    </a:xfrm>
                    <a:prstGeom prst="rect">
                      <a:avLst/>
                    </a:prstGeom>
                    <a:ln>
                      <a:solidFill>
                        <a:schemeClr val="bg1">
                          <a:lumMod val="65000"/>
                        </a:schemeClr>
                      </a:solidFill>
                    </a:ln>
                  </pic:spPr>
                </pic:pic>
              </a:graphicData>
            </a:graphic>
          </wp:inline>
        </w:drawing>
      </w:r>
    </w:p>
    <w:p w14:paraId="7FC939CB" w14:textId="77777777" w:rsidR="00D8063F" w:rsidRDefault="00D8063F" w:rsidP="00D8063F">
      <w:r>
        <w:t xml:space="preserve">You can manage test facility records on the </w:t>
      </w:r>
      <w:r>
        <w:rPr>
          <w:b/>
          <w:i/>
        </w:rPr>
        <w:t>Facility</w:t>
      </w:r>
      <w:r w:rsidR="00A84577">
        <w:rPr>
          <w:b/>
          <w:i/>
        </w:rPr>
        <w:t xml:space="preserve"> Availability</w:t>
      </w:r>
      <w:r w:rsidRPr="007D6CC8">
        <w:rPr>
          <w:b/>
          <w:i/>
        </w:rPr>
        <w:t xml:space="preserve"> Search</w:t>
      </w:r>
      <w:r>
        <w:t xml:space="preserve"> screen. The </w:t>
      </w:r>
      <w:r w:rsidRPr="007D6CC8">
        <w:rPr>
          <w:i/>
        </w:rPr>
        <w:t>Name</w:t>
      </w:r>
      <w:r>
        <w:t xml:space="preserve"> and </w:t>
      </w:r>
      <w:r w:rsidR="00AB7D25">
        <w:rPr>
          <w:rStyle w:val="Emphasis"/>
        </w:rPr>
        <w:t>Institution</w:t>
      </w:r>
      <w:r w:rsidRPr="003F495E">
        <w:rPr>
          <w:rStyle w:val="Emphasis"/>
        </w:rPr>
        <w:t xml:space="preserve"> Identifier</w:t>
      </w:r>
      <w:r>
        <w:t xml:space="preserve"> filter fields and [</w:t>
      </w:r>
      <w:r w:rsidRPr="007D6CC8">
        <w:rPr>
          <w:b/>
        </w:rPr>
        <w:t>Search</w:t>
      </w:r>
      <w:r>
        <w:t>] button on this screen allow you to search for specific test facilities. The table on thi</w:t>
      </w:r>
      <w:r w:rsidR="00A84577">
        <w:t xml:space="preserve">s screen displays the facility, </w:t>
      </w:r>
      <w:r w:rsidR="00AB7D25">
        <w:t>institution</w:t>
      </w:r>
      <w:r w:rsidR="00A84577">
        <w:t xml:space="preserve"> identifier, and availability</w:t>
      </w:r>
      <w:r w:rsidR="00745B10">
        <w:t xml:space="preserve"> status and</w:t>
      </w:r>
      <w:r w:rsidR="00A84577">
        <w:t xml:space="preserve"> window for each facility availability record.</w:t>
      </w:r>
      <w:r w:rsidR="00697AA4">
        <w:t xml:space="preserve"> </w:t>
      </w:r>
    </w:p>
    <w:p w14:paraId="65BB2F8F" w14:textId="77777777" w:rsidR="009C1760" w:rsidRDefault="009C1760" w:rsidP="00D8063F"/>
    <w:tbl>
      <w:tblPr>
        <w:tblStyle w:val="TableNote"/>
        <w:tblW w:w="0" w:type="auto"/>
        <w:tblLayout w:type="fixed"/>
        <w:tblLook w:val="04A0" w:firstRow="1" w:lastRow="0" w:firstColumn="1" w:lastColumn="0" w:noHBand="0" w:noVBand="1"/>
      </w:tblPr>
      <w:tblGrid>
        <w:gridCol w:w="720"/>
        <w:gridCol w:w="8640"/>
      </w:tblGrid>
      <w:tr w:rsidR="00037127" w14:paraId="7089A3AA" w14:textId="77777777" w:rsidTr="004B5A57">
        <w:tc>
          <w:tcPr>
            <w:tcW w:w="720" w:type="dxa"/>
          </w:tcPr>
          <w:p w14:paraId="591C62E1" w14:textId="77777777" w:rsidR="00037127" w:rsidRDefault="00037127" w:rsidP="004B5A57">
            <w:pPr>
              <w:pStyle w:val="NoteIcon"/>
            </w:pPr>
            <w:r>
              <w:rPr>
                <w:sz w:val="20"/>
                <w:szCs w:val="20"/>
              </w:rPr>
              <w:drawing>
                <wp:inline distT="0" distB="0" distL="0" distR="0" wp14:anchorId="5A48726C" wp14:editId="285A8E80">
                  <wp:extent cx="292608" cy="394745"/>
                  <wp:effectExtent l="0" t="0" r="0" b="571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10A3B17" w14:textId="77777777" w:rsidR="00037127" w:rsidRPr="0076656D" w:rsidRDefault="00037127" w:rsidP="00037127">
            <w:pPr>
              <w:pStyle w:val="NoteText"/>
              <w:rPr>
                <w:rStyle w:val="Emphasis"/>
                <w:i w:val="0"/>
              </w:rPr>
            </w:pPr>
            <w:r>
              <w:t>In addition to specifying when facilities are available for testing, you can use the Add/Modify Test Times task to specify when facilities are unavailable for testing.</w:t>
            </w:r>
          </w:p>
        </w:tc>
      </w:tr>
    </w:tbl>
    <w:p w14:paraId="6B58A771" w14:textId="77777777" w:rsidR="00037127" w:rsidRDefault="00037127" w:rsidP="00D8063F"/>
    <w:p w14:paraId="431C8F77" w14:textId="77777777" w:rsidR="00D8063F" w:rsidRDefault="00D8063F" w:rsidP="00D8063F"/>
    <w:p w14:paraId="39B893FC" w14:textId="77777777" w:rsidR="00D8063F" w:rsidRPr="00FC30B7" w:rsidRDefault="00D8063F" w:rsidP="00D8063F">
      <w:pPr>
        <w:keepNext/>
        <w:rPr>
          <w:szCs w:val="22"/>
        </w:rPr>
      </w:pPr>
      <w:r w:rsidRPr="00FC30B7">
        <w:rPr>
          <w:rStyle w:val="Emphasis"/>
          <w:szCs w:val="22"/>
        </w:rPr>
        <w:t xml:space="preserve">To add </w:t>
      </w:r>
      <w:r w:rsidR="002D65DC">
        <w:rPr>
          <w:rStyle w:val="Emphasis"/>
          <w:szCs w:val="22"/>
        </w:rPr>
        <w:t xml:space="preserve">facility availability </w:t>
      </w:r>
      <w:r w:rsidR="00081E6D">
        <w:rPr>
          <w:rStyle w:val="Emphasis"/>
          <w:szCs w:val="22"/>
        </w:rPr>
        <w:t>information</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D8063F" w:rsidRPr="00FC30B7" w14:paraId="28116950" w14:textId="77777777" w:rsidTr="00D8063F">
        <w:trPr>
          <w:jc w:val="center"/>
        </w:trPr>
        <w:tc>
          <w:tcPr>
            <w:tcW w:w="9576" w:type="dxa"/>
          </w:tcPr>
          <w:p w14:paraId="7911F685" w14:textId="77777777" w:rsidR="00D8063F" w:rsidRPr="00D8063F" w:rsidRDefault="009A2379" w:rsidP="00853036">
            <w:pPr>
              <w:pStyle w:val="TableTextNumber"/>
              <w:numPr>
                <w:ilvl w:val="0"/>
                <w:numId w:val="96"/>
              </w:numPr>
              <w:ind w:hanging="331"/>
              <w:rPr>
                <w:sz w:val="22"/>
              </w:rPr>
            </w:pPr>
            <w:r>
              <w:rPr>
                <w:sz w:val="22"/>
              </w:rPr>
              <w:t>On</w:t>
            </w:r>
            <w:r w:rsidR="00D8063F" w:rsidRPr="00D8063F">
              <w:rPr>
                <w:sz w:val="22"/>
              </w:rPr>
              <w:t xml:space="preserve"> the </w:t>
            </w:r>
            <w:r w:rsidR="00D8063F" w:rsidRPr="00D8063F">
              <w:rPr>
                <w:rStyle w:val="IntenseEmphasis"/>
                <w:sz w:val="22"/>
              </w:rPr>
              <w:t>Test Administration</w:t>
            </w:r>
            <w:r w:rsidR="00D8063F" w:rsidRPr="00D8063F">
              <w:rPr>
                <w:sz w:val="22"/>
              </w:rPr>
              <w:t xml:space="preserve"> screen, click [</w:t>
            </w:r>
            <w:r w:rsidR="00D8063F" w:rsidRPr="00D8063F">
              <w:rPr>
                <w:rStyle w:val="Strong"/>
                <w:sz w:val="22"/>
              </w:rPr>
              <w:t xml:space="preserve">Add/Modify Test </w:t>
            </w:r>
            <w:r w:rsidR="00745B10">
              <w:rPr>
                <w:rStyle w:val="Strong"/>
                <w:sz w:val="22"/>
              </w:rPr>
              <w:t>Time</w:t>
            </w:r>
            <w:r w:rsidR="00D8063F" w:rsidRPr="00D8063F">
              <w:rPr>
                <w:sz w:val="22"/>
              </w:rPr>
              <w:t xml:space="preserve">]. The </w:t>
            </w:r>
            <w:r w:rsidR="00D8063F" w:rsidRPr="00D8063F">
              <w:rPr>
                <w:rStyle w:val="IntenseEmphasis"/>
                <w:sz w:val="22"/>
              </w:rPr>
              <w:t xml:space="preserve">Facility </w:t>
            </w:r>
            <w:r w:rsidR="00745B10">
              <w:rPr>
                <w:rStyle w:val="IntenseEmphasis"/>
                <w:sz w:val="22"/>
              </w:rPr>
              <w:t xml:space="preserve">Availability </w:t>
            </w:r>
            <w:r w:rsidR="00D8063F" w:rsidRPr="00D8063F">
              <w:rPr>
                <w:rStyle w:val="IntenseEmphasis"/>
                <w:sz w:val="22"/>
              </w:rPr>
              <w:t>Search</w:t>
            </w:r>
            <w:r w:rsidR="00D8063F" w:rsidRPr="00D8063F">
              <w:rPr>
                <w:sz w:val="22"/>
              </w:rPr>
              <w:t xml:space="preserve"> screen opens.</w:t>
            </w:r>
          </w:p>
          <w:p w14:paraId="412B5390" w14:textId="69326329" w:rsidR="00D8063F" w:rsidRPr="00FC30B7" w:rsidRDefault="00D8063F" w:rsidP="00D8063F">
            <w:pPr>
              <w:pStyle w:val="TableTextNumber"/>
              <w:ind w:hanging="356"/>
              <w:rPr>
                <w:sz w:val="22"/>
              </w:rPr>
            </w:pPr>
            <w:r w:rsidRPr="00FC30B7">
              <w:rPr>
                <w:sz w:val="22"/>
              </w:rPr>
              <w:t>Click [</w:t>
            </w:r>
            <w:r w:rsidRPr="00FC30B7">
              <w:rPr>
                <w:rStyle w:val="Strong"/>
                <w:sz w:val="22"/>
              </w:rPr>
              <w:t>New</w:t>
            </w:r>
            <w:r w:rsidRPr="00FC30B7">
              <w:rPr>
                <w:sz w:val="22"/>
              </w:rPr>
              <w:t xml:space="preserve">]. The </w:t>
            </w:r>
            <w:r w:rsidRPr="00FC30B7">
              <w:rPr>
                <w:rStyle w:val="IntenseEmphasis"/>
                <w:sz w:val="22"/>
              </w:rPr>
              <w:t xml:space="preserve">Add </w:t>
            </w:r>
            <w:r>
              <w:rPr>
                <w:rStyle w:val="IntenseEmphasis"/>
                <w:sz w:val="22"/>
              </w:rPr>
              <w:t xml:space="preserve">Facility </w:t>
            </w:r>
            <w:r w:rsidR="00745B10">
              <w:rPr>
                <w:rStyle w:val="IntenseEmphasis"/>
                <w:sz w:val="22"/>
              </w:rPr>
              <w:t xml:space="preserve">Availability </w:t>
            </w:r>
            <w:r>
              <w:rPr>
                <w:rStyle w:val="IntenseEmphasis"/>
                <w:sz w:val="22"/>
              </w:rPr>
              <w:t>Information</w:t>
            </w:r>
            <w:r w:rsidRPr="00FC30B7">
              <w:rPr>
                <w:sz w:val="22"/>
              </w:rPr>
              <w:t xml:space="preserve"> screen opens</w:t>
            </w:r>
            <w:r w:rsidR="009107EA">
              <w:rPr>
                <w:sz w:val="22"/>
              </w:rPr>
              <w:t xml:space="preserve"> (see</w:t>
            </w:r>
            <w:r w:rsidR="00FC73AC">
              <w:rPr>
                <w:sz w:val="22"/>
              </w:rPr>
              <w:t xml:space="preserve"> </w:t>
            </w:r>
            <w:r w:rsidR="00FC73AC" w:rsidRPr="006A609D">
              <w:rPr>
                <w:rStyle w:val="CrossReference"/>
              </w:rPr>
              <w:fldChar w:fldCharType="begin"/>
            </w:r>
            <w:r w:rsidR="006A609D" w:rsidRPr="006A609D">
              <w:rPr>
                <w:rStyle w:val="CrossReference"/>
              </w:rPr>
              <w:instrText xml:space="preserve"> REF _Ref397009329 \* MERGEFORMAT \h</w:instrText>
            </w:r>
            <w:r w:rsidR="00FC73AC" w:rsidRPr="006A609D">
              <w:rPr>
                <w:rStyle w:val="CrossReference"/>
              </w:rPr>
            </w:r>
            <w:r w:rsidR="00FC73AC" w:rsidRPr="006A609D">
              <w:rPr>
                <w:rStyle w:val="CrossReference"/>
              </w:rPr>
              <w:fldChar w:fldCharType="separate"/>
            </w:r>
            <w:ins w:id="906" w:author="Jamika D. Burge" w:date="2015-11-24T15:06:00Z">
              <w:r w:rsidR="00211B29" w:rsidRPr="00211B29">
                <w:rPr>
                  <w:rStyle w:val="CrossReference"/>
                  <w:rPrChange w:id="907" w:author="Jamika D. Burge" w:date="2015-11-24T15:06:00Z">
                    <w:rPr/>
                  </w:rPrChange>
                </w:rPr>
                <w:t>Figure 43</w:t>
              </w:r>
            </w:ins>
            <w:del w:id="908" w:author="Jamika D. Burge" w:date="2015-11-24T15:06:00Z">
              <w:r w:rsidR="00ED0EE4" w:rsidRPr="00ED0EE4" w:rsidDel="00211B29">
                <w:rPr>
                  <w:rStyle w:val="CrossReference"/>
                </w:rPr>
                <w:delText>Figure 43</w:delText>
              </w:r>
            </w:del>
            <w:r w:rsidR="00FC73AC" w:rsidRPr="006A609D">
              <w:rPr>
                <w:rStyle w:val="CrossReference"/>
              </w:rPr>
              <w:fldChar w:fldCharType="end"/>
            </w:r>
            <w:r w:rsidR="009107EA">
              <w:rPr>
                <w:sz w:val="22"/>
              </w:rPr>
              <w:t>)</w:t>
            </w:r>
            <w:r w:rsidRPr="00FC30B7">
              <w:rPr>
                <w:sz w:val="22"/>
              </w:rPr>
              <w:t>.</w:t>
            </w:r>
          </w:p>
          <w:p w14:paraId="36318FE8" w14:textId="77777777" w:rsidR="00D8063F" w:rsidRPr="00E91842" w:rsidRDefault="00D8063F" w:rsidP="00D8063F">
            <w:pPr>
              <w:pStyle w:val="TableTextNumber"/>
              <w:spacing w:after="0"/>
              <w:ind w:hanging="356"/>
              <w:rPr>
                <w:sz w:val="24"/>
              </w:rPr>
            </w:pPr>
            <w:r>
              <w:rPr>
                <w:sz w:val="22"/>
              </w:rPr>
              <w:t xml:space="preserve"> E</w:t>
            </w:r>
            <w:r w:rsidRPr="00FC30B7">
              <w:rPr>
                <w:sz w:val="22"/>
              </w:rPr>
              <w:t xml:space="preserve">nter a </w:t>
            </w:r>
            <w:r w:rsidR="00745B10">
              <w:rPr>
                <w:sz w:val="22"/>
              </w:rPr>
              <w:t xml:space="preserve">school identifier, facility, </w:t>
            </w:r>
            <w:r w:rsidR="00057178">
              <w:rPr>
                <w:sz w:val="22"/>
              </w:rPr>
              <w:t>date range</w:t>
            </w:r>
            <w:r w:rsidR="00745B10">
              <w:rPr>
                <w:sz w:val="22"/>
              </w:rPr>
              <w:t>, and availability status</w:t>
            </w:r>
            <w:r w:rsidRPr="00FC30B7">
              <w:rPr>
                <w:sz w:val="22"/>
              </w:rPr>
              <w:t xml:space="preserve"> in the appropriate fields.</w:t>
            </w:r>
            <w:r>
              <w:rPr>
                <w:sz w:val="22"/>
              </w:rPr>
              <w:t xml:space="preserve"> </w:t>
            </w:r>
            <w:r w:rsidR="00745B10">
              <w:rPr>
                <w:rStyle w:val="Emphasis"/>
                <w:i w:val="0"/>
                <w:sz w:val="22"/>
              </w:rPr>
              <w:t xml:space="preserve">The </w:t>
            </w:r>
            <w:r w:rsidR="00745B10" w:rsidRPr="00745B10">
              <w:rPr>
                <w:rStyle w:val="Emphasis"/>
                <w:sz w:val="22"/>
              </w:rPr>
              <w:t>Testing Slots</w:t>
            </w:r>
            <w:r w:rsidR="00745B10">
              <w:rPr>
                <w:rStyle w:val="Emphasis"/>
                <w:i w:val="0"/>
                <w:sz w:val="22"/>
              </w:rPr>
              <w:t xml:space="preserve"> table appears. </w:t>
            </w:r>
          </w:p>
          <w:p w14:paraId="266A93E5" w14:textId="77777777" w:rsidR="00D8063F" w:rsidRPr="00FC30B7" w:rsidRDefault="00D8063F" w:rsidP="00D8063F">
            <w:pPr>
              <w:pStyle w:val="TableTextNumber"/>
              <w:spacing w:before="0"/>
              <w:ind w:hanging="356"/>
              <w:rPr>
                <w:sz w:val="22"/>
              </w:rPr>
            </w:pPr>
            <w:r>
              <w:rPr>
                <w:sz w:val="22"/>
              </w:rPr>
              <w:t xml:space="preserve">To enter the </w:t>
            </w:r>
            <w:r w:rsidR="00745B10">
              <w:rPr>
                <w:sz w:val="22"/>
              </w:rPr>
              <w:t>testing slot</w:t>
            </w:r>
            <w:r>
              <w:rPr>
                <w:sz w:val="22"/>
              </w:rPr>
              <w:t xml:space="preserve"> information</w:t>
            </w:r>
            <w:r w:rsidRPr="00FC30B7">
              <w:rPr>
                <w:sz w:val="22"/>
              </w:rPr>
              <w:t xml:space="preserve">, click [ </w:t>
            </w:r>
            <w:r w:rsidRPr="00FC30B7">
              <w:rPr>
                <w:noProof/>
                <w:sz w:val="22"/>
              </w:rPr>
              <w:drawing>
                <wp:inline distT="0" distB="0" distL="0" distR="0" wp14:anchorId="3519823E" wp14:editId="2EA651C7">
                  <wp:extent cx="228600" cy="242015"/>
                  <wp:effectExtent l="0" t="0" r="0" b="571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 xml:space="preserve">] in the </w:t>
            </w:r>
            <w:r w:rsidR="00745B10">
              <w:rPr>
                <w:rStyle w:val="Emphasis"/>
                <w:sz w:val="22"/>
              </w:rPr>
              <w:t>Testing Slots</w:t>
            </w:r>
            <w:r w:rsidRPr="00FC30B7">
              <w:rPr>
                <w:sz w:val="22"/>
              </w:rPr>
              <w:t xml:space="preserve"> section. A new row displays on the table in this section.</w:t>
            </w:r>
            <w:r>
              <w:rPr>
                <w:sz w:val="22"/>
              </w:rPr>
              <w:t xml:space="preserve"> </w:t>
            </w:r>
            <w:r w:rsidR="00745B10">
              <w:rPr>
                <w:rStyle w:val="Emphasis"/>
                <w:i w:val="0"/>
                <w:sz w:val="22"/>
              </w:rPr>
              <w:t>If you selected “Available” as the status, this table includes an Affinity column and a Seat Configurations column.</w:t>
            </w:r>
          </w:p>
          <w:p w14:paraId="61B87F26" w14:textId="77777777" w:rsidR="00D8063F" w:rsidRDefault="00745B10" w:rsidP="00D8063F">
            <w:pPr>
              <w:pStyle w:val="TableTextNumber2"/>
              <w:rPr>
                <w:sz w:val="22"/>
              </w:rPr>
            </w:pPr>
            <w:r>
              <w:rPr>
                <w:sz w:val="22"/>
              </w:rPr>
              <w:t xml:space="preserve">Enter </w:t>
            </w:r>
            <w:r w:rsidR="00A367AA">
              <w:rPr>
                <w:sz w:val="22"/>
              </w:rPr>
              <w:t>a time range</w:t>
            </w:r>
            <w:r>
              <w:rPr>
                <w:sz w:val="22"/>
              </w:rPr>
              <w:t xml:space="preserve"> for the selected availability status in the appropriate columns.</w:t>
            </w:r>
          </w:p>
          <w:p w14:paraId="7DF2AF2A" w14:textId="77777777" w:rsidR="00745B10" w:rsidRDefault="00745B10" w:rsidP="00D8063F">
            <w:pPr>
              <w:pStyle w:val="TableTextNumber2"/>
              <w:rPr>
                <w:sz w:val="22"/>
              </w:rPr>
            </w:pPr>
            <w:r>
              <w:rPr>
                <w:sz w:val="22"/>
              </w:rPr>
              <w:t xml:space="preserve">To specify an affinity for the </w:t>
            </w:r>
            <w:r w:rsidR="00D32399">
              <w:rPr>
                <w:sz w:val="22"/>
              </w:rPr>
              <w:t>testing slot</w:t>
            </w:r>
            <w:r>
              <w:rPr>
                <w:sz w:val="22"/>
              </w:rPr>
              <w:t>, click [</w:t>
            </w:r>
            <w:r w:rsidRPr="00745B10">
              <w:rPr>
                <w:rStyle w:val="Strong"/>
              </w:rPr>
              <w:t>Add</w:t>
            </w:r>
            <w:r>
              <w:rPr>
                <w:sz w:val="22"/>
              </w:rPr>
              <w:t>] in the Affinity column.</w:t>
            </w:r>
          </w:p>
          <w:p w14:paraId="6236E0B5" w14:textId="77777777" w:rsidR="00745B10" w:rsidRPr="00745B10" w:rsidRDefault="00745B10" w:rsidP="00067048">
            <w:pPr>
              <w:pStyle w:val="TableTextNumber3"/>
              <w:tabs>
                <w:tab w:val="clear" w:pos="763"/>
                <w:tab w:val="num" w:pos="875"/>
              </w:tabs>
              <w:ind w:left="875" w:hanging="328"/>
            </w:pPr>
            <w:r>
              <w:rPr>
                <w:sz w:val="22"/>
              </w:rPr>
              <w:t>C</w:t>
            </w:r>
            <w:r w:rsidRPr="00FC30B7">
              <w:rPr>
                <w:sz w:val="22"/>
              </w:rPr>
              <w:t xml:space="preserve">lick [ </w:t>
            </w:r>
            <w:r w:rsidRPr="00FC30B7">
              <w:rPr>
                <w:noProof/>
                <w:sz w:val="22"/>
              </w:rPr>
              <w:drawing>
                <wp:inline distT="0" distB="0" distL="0" distR="0" wp14:anchorId="3D9BFD2F" wp14:editId="244CCF44">
                  <wp:extent cx="228600" cy="242015"/>
                  <wp:effectExtent l="0" t="0" r="0" b="571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w:t>
            </w:r>
            <w:r>
              <w:rPr>
                <w:sz w:val="22"/>
              </w:rPr>
              <w:t xml:space="preserve"> in the Add/Edit Affinities window. A new row appears.</w:t>
            </w:r>
          </w:p>
          <w:p w14:paraId="6E5762BB" w14:textId="77777777" w:rsidR="00745B10" w:rsidRPr="00745B10" w:rsidRDefault="00745B10" w:rsidP="00067048">
            <w:pPr>
              <w:pStyle w:val="TableTextNumber3"/>
              <w:tabs>
                <w:tab w:val="clear" w:pos="763"/>
                <w:tab w:val="num" w:pos="875"/>
              </w:tabs>
              <w:ind w:left="875" w:hanging="328"/>
            </w:pPr>
            <w:r>
              <w:rPr>
                <w:sz w:val="22"/>
              </w:rPr>
              <w:t>Select</w:t>
            </w:r>
            <w:r w:rsidR="00474525">
              <w:rPr>
                <w:sz w:val="22"/>
              </w:rPr>
              <w:t xml:space="preserve"> either</w:t>
            </w:r>
            <w:r>
              <w:rPr>
                <w:sz w:val="22"/>
              </w:rPr>
              <w:t xml:space="preserve"> “Assessment,” “Subject” or “Grade” from the </w:t>
            </w:r>
            <w:r w:rsidRPr="00745B10">
              <w:rPr>
                <w:rStyle w:val="Emphasis"/>
                <w:sz w:val="22"/>
              </w:rPr>
              <w:t>Type</w:t>
            </w:r>
            <w:r w:rsidRPr="00745B10">
              <w:rPr>
                <w:sz w:val="24"/>
              </w:rPr>
              <w:t xml:space="preserve"> </w:t>
            </w:r>
            <w:r>
              <w:rPr>
                <w:sz w:val="22"/>
              </w:rPr>
              <w:t>drop-down list and then select the corresponding value.</w:t>
            </w:r>
            <w:r w:rsidR="00D32399">
              <w:rPr>
                <w:sz w:val="22"/>
              </w:rPr>
              <w:t xml:space="preserve"> </w:t>
            </w:r>
            <w:r w:rsidR="00AB23AD">
              <w:rPr>
                <w:sz w:val="22"/>
              </w:rPr>
              <w:t xml:space="preserve">You can add multiple </w:t>
            </w:r>
            <w:r w:rsidR="00474525">
              <w:rPr>
                <w:sz w:val="22"/>
              </w:rPr>
              <w:t>types for a single affinity</w:t>
            </w:r>
            <w:r w:rsidR="00AB23AD">
              <w:rPr>
                <w:sz w:val="22"/>
              </w:rPr>
              <w:t>.</w:t>
            </w:r>
          </w:p>
          <w:p w14:paraId="29739E1D" w14:textId="77777777" w:rsidR="00745B10" w:rsidRPr="00FC30B7" w:rsidRDefault="00745B10" w:rsidP="00067048">
            <w:pPr>
              <w:pStyle w:val="TableTextNumber3"/>
              <w:tabs>
                <w:tab w:val="clear" w:pos="763"/>
                <w:tab w:val="num" w:pos="875"/>
              </w:tabs>
              <w:ind w:left="875" w:hanging="328"/>
            </w:pPr>
            <w:r>
              <w:rPr>
                <w:sz w:val="22"/>
              </w:rPr>
              <w:t xml:space="preserve">If you wish to make this a mandatory affinity, mark the </w:t>
            </w:r>
            <w:r w:rsidRPr="00745B10">
              <w:rPr>
                <w:rStyle w:val="Emphasis"/>
                <w:sz w:val="22"/>
              </w:rPr>
              <w:t>Strict</w:t>
            </w:r>
            <w:r w:rsidRPr="00745B10">
              <w:rPr>
                <w:sz w:val="24"/>
              </w:rPr>
              <w:t xml:space="preserve"> </w:t>
            </w:r>
            <w:r>
              <w:rPr>
                <w:sz w:val="22"/>
              </w:rPr>
              <w:t>checkbox</w:t>
            </w:r>
            <w:r w:rsidR="00D32399">
              <w:rPr>
                <w:sz w:val="22"/>
              </w:rPr>
              <w:t xml:space="preserve"> and click [</w:t>
            </w:r>
            <w:r w:rsidR="00D32399" w:rsidRPr="00D32399">
              <w:rPr>
                <w:rStyle w:val="Strong"/>
              </w:rPr>
              <w:t>OK</w:t>
            </w:r>
            <w:r w:rsidR="00D32399">
              <w:rPr>
                <w:sz w:val="22"/>
              </w:rPr>
              <w:t>]</w:t>
            </w:r>
            <w:r>
              <w:rPr>
                <w:sz w:val="22"/>
              </w:rPr>
              <w:t>.</w:t>
            </w:r>
            <w:r w:rsidR="00D32399">
              <w:rPr>
                <w:sz w:val="22"/>
              </w:rPr>
              <w:t xml:space="preserve"> When an affinity is strict, the scheduling tool </w:t>
            </w:r>
            <w:r w:rsidR="00AB7D25" w:rsidRPr="00AB7D25">
              <w:rPr>
                <w:rStyle w:val="Strong"/>
                <w:b w:val="0"/>
                <w:sz w:val="22"/>
              </w:rPr>
              <w:t>only schedules students and proctors who</w:t>
            </w:r>
            <w:r w:rsidR="00AB7D25" w:rsidRPr="00AB7D25">
              <w:rPr>
                <w:rStyle w:val="Strong"/>
                <w:sz w:val="22"/>
              </w:rPr>
              <w:t xml:space="preserve"> </w:t>
            </w:r>
            <w:r w:rsidR="00D32399">
              <w:rPr>
                <w:sz w:val="22"/>
              </w:rPr>
              <w:t xml:space="preserve">satisfy that affinity. When an affinity is not strict, the scheduling tool </w:t>
            </w:r>
            <w:r w:rsidR="00AB7D25">
              <w:rPr>
                <w:sz w:val="22"/>
              </w:rPr>
              <w:t>schedules students and proctors who</w:t>
            </w:r>
            <w:r w:rsidR="00D32399">
              <w:rPr>
                <w:sz w:val="22"/>
              </w:rPr>
              <w:t xml:space="preserve"> satisfy that affinity</w:t>
            </w:r>
            <w:r w:rsidR="00AB7D25">
              <w:rPr>
                <w:sz w:val="22"/>
              </w:rPr>
              <w:t xml:space="preserve"> first and then fills in leftover seats with additional students who may not satisfy the affinity</w:t>
            </w:r>
            <w:r w:rsidR="00D32399">
              <w:rPr>
                <w:sz w:val="22"/>
              </w:rPr>
              <w:t xml:space="preserve">. </w:t>
            </w:r>
          </w:p>
          <w:p w14:paraId="538593E1" w14:textId="77777777" w:rsidR="00697AA4" w:rsidRDefault="00697AA4" w:rsidP="00697AA4">
            <w:pPr>
              <w:pStyle w:val="TableTextNumber2"/>
              <w:rPr>
                <w:sz w:val="22"/>
              </w:rPr>
            </w:pPr>
            <w:r>
              <w:rPr>
                <w:sz w:val="22"/>
              </w:rPr>
              <w:t xml:space="preserve">To </w:t>
            </w:r>
            <w:r w:rsidR="00037127">
              <w:rPr>
                <w:sz w:val="22"/>
              </w:rPr>
              <w:t>specify</w:t>
            </w:r>
            <w:r>
              <w:rPr>
                <w:sz w:val="22"/>
              </w:rPr>
              <w:t xml:space="preserve"> seating</w:t>
            </w:r>
            <w:r w:rsidR="00037127">
              <w:rPr>
                <w:sz w:val="22"/>
              </w:rPr>
              <w:t xml:space="preserve"> options</w:t>
            </w:r>
            <w:r>
              <w:rPr>
                <w:sz w:val="22"/>
              </w:rPr>
              <w:t xml:space="preserve"> for the </w:t>
            </w:r>
            <w:r w:rsidR="00037127">
              <w:rPr>
                <w:sz w:val="22"/>
              </w:rPr>
              <w:t>test</w:t>
            </w:r>
            <w:r>
              <w:rPr>
                <w:sz w:val="22"/>
              </w:rPr>
              <w:t xml:space="preserve"> slot, click [</w:t>
            </w:r>
            <w:r w:rsidRPr="00745B10">
              <w:rPr>
                <w:rStyle w:val="Strong"/>
              </w:rPr>
              <w:t>Add</w:t>
            </w:r>
            <w:r>
              <w:rPr>
                <w:sz w:val="22"/>
              </w:rPr>
              <w:t>] in the Seating Configurations column.</w:t>
            </w:r>
            <w:r w:rsidR="00332B97">
              <w:rPr>
                <w:sz w:val="22"/>
              </w:rPr>
              <w:t xml:space="preserve"> The Add Seat Configuration window opens, displaying the configurations available for that facility, as specified on the </w:t>
            </w:r>
            <w:r w:rsidR="007F51C3" w:rsidRPr="007F51C3">
              <w:rPr>
                <w:rStyle w:val="Strong"/>
                <w:i/>
                <w:sz w:val="22"/>
              </w:rPr>
              <w:t>Add Facility Information</w:t>
            </w:r>
            <w:r w:rsidR="007F51C3" w:rsidRPr="007F51C3">
              <w:rPr>
                <w:sz w:val="24"/>
              </w:rPr>
              <w:t xml:space="preserve"> </w:t>
            </w:r>
            <w:r w:rsidR="007F51C3">
              <w:rPr>
                <w:sz w:val="22"/>
              </w:rPr>
              <w:t>screen.</w:t>
            </w:r>
          </w:p>
          <w:p w14:paraId="4686F44E" w14:textId="77777777" w:rsidR="00697AA4" w:rsidRPr="00697AA4" w:rsidRDefault="00697AA4" w:rsidP="00697AA4">
            <w:pPr>
              <w:pStyle w:val="TableTextNumber3"/>
              <w:rPr>
                <w:sz w:val="22"/>
              </w:rPr>
            </w:pPr>
            <w:r w:rsidRPr="00697AA4">
              <w:rPr>
                <w:sz w:val="22"/>
              </w:rPr>
              <w:t xml:space="preserve">Enter the required </w:t>
            </w:r>
            <w:r>
              <w:rPr>
                <w:sz w:val="22"/>
              </w:rPr>
              <w:t xml:space="preserve">number of seats for each seating configuration </w:t>
            </w:r>
            <w:r w:rsidR="00AB23AD">
              <w:rPr>
                <w:sz w:val="22"/>
              </w:rPr>
              <w:t>listed</w:t>
            </w:r>
            <w:r>
              <w:rPr>
                <w:sz w:val="22"/>
              </w:rPr>
              <w:t xml:space="preserve"> in the Add Seat Configuration window and click [</w:t>
            </w:r>
            <w:r w:rsidRPr="00697AA4">
              <w:rPr>
                <w:b/>
                <w:sz w:val="22"/>
              </w:rPr>
              <w:t>OK</w:t>
            </w:r>
            <w:r>
              <w:rPr>
                <w:sz w:val="22"/>
              </w:rPr>
              <w:t>].</w:t>
            </w:r>
          </w:p>
          <w:p w14:paraId="42573ECF" w14:textId="77777777" w:rsidR="00D8063F" w:rsidRPr="00FC30B7" w:rsidRDefault="00D8063F" w:rsidP="00D8063F">
            <w:pPr>
              <w:pStyle w:val="TableTextNumber"/>
              <w:ind w:hanging="356"/>
              <w:rPr>
                <w:sz w:val="22"/>
              </w:rPr>
            </w:pPr>
            <w:r w:rsidRPr="00FC30B7">
              <w:rPr>
                <w:sz w:val="22"/>
              </w:rPr>
              <w:t>Click [</w:t>
            </w:r>
            <w:r w:rsidRPr="00FC30B7">
              <w:rPr>
                <w:b/>
                <w:sz w:val="22"/>
              </w:rPr>
              <w:t>Save</w:t>
            </w:r>
            <w:r w:rsidRPr="00FC30B7">
              <w:rPr>
                <w:sz w:val="22"/>
              </w:rPr>
              <w:t>].</w:t>
            </w:r>
          </w:p>
        </w:tc>
      </w:tr>
    </w:tbl>
    <w:p w14:paraId="3F01DAEF" w14:textId="77777777" w:rsidR="00D8063F" w:rsidRDefault="00D8063F" w:rsidP="00D8063F">
      <w:pPr>
        <w:rPr>
          <w:rStyle w:val="Emphasis"/>
        </w:rPr>
      </w:pPr>
    </w:p>
    <w:tbl>
      <w:tblPr>
        <w:tblStyle w:val="TableNote"/>
        <w:tblW w:w="0" w:type="auto"/>
        <w:tblLayout w:type="fixed"/>
        <w:tblLook w:val="04A0" w:firstRow="1" w:lastRow="0" w:firstColumn="1" w:lastColumn="0" w:noHBand="0" w:noVBand="1"/>
      </w:tblPr>
      <w:tblGrid>
        <w:gridCol w:w="720"/>
        <w:gridCol w:w="8640"/>
      </w:tblGrid>
      <w:tr w:rsidR="00671309" w14:paraId="663EC5E5" w14:textId="77777777" w:rsidTr="0067085D">
        <w:tc>
          <w:tcPr>
            <w:tcW w:w="720" w:type="dxa"/>
          </w:tcPr>
          <w:p w14:paraId="4538D77E" w14:textId="77777777" w:rsidR="00671309" w:rsidRDefault="00671309" w:rsidP="0067085D">
            <w:pPr>
              <w:pStyle w:val="NoteIcon"/>
            </w:pPr>
            <w:r>
              <w:rPr>
                <w:sz w:val="20"/>
                <w:szCs w:val="20"/>
              </w:rPr>
              <w:drawing>
                <wp:inline distT="0" distB="0" distL="0" distR="0" wp14:anchorId="31B8195A" wp14:editId="7EB16DA1">
                  <wp:extent cx="292608" cy="39474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0AFE05B" w14:textId="77777777" w:rsidR="00671309" w:rsidRPr="0076656D" w:rsidRDefault="00671309" w:rsidP="00671309">
            <w:pPr>
              <w:pStyle w:val="NoteText"/>
              <w:rPr>
                <w:rStyle w:val="Emphasis"/>
                <w:i w:val="0"/>
              </w:rPr>
            </w:pPr>
            <w:r>
              <w:t>You can create multiple time slots per facility on the same school day, but time slots cannot overlap and ART can only schedule one testing opportunity for each time slot.</w:t>
            </w:r>
          </w:p>
        </w:tc>
      </w:tr>
    </w:tbl>
    <w:p w14:paraId="113ABCEF" w14:textId="77777777" w:rsidR="00671309" w:rsidRDefault="00671309" w:rsidP="00D8063F">
      <w:pPr>
        <w:pStyle w:val="Caption"/>
        <w:keepNext/>
      </w:pPr>
    </w:p>
    <w:p w14:paraId="156ECF07" w14:textId="77777777" w:rsidR="00D8063F" w:rsidRDefault="00D8063F" w:rsidP="00D8063F">
      <w:pPr>
        <w:pStyle w:val="Caption"/>
        <w:keepNext/>
      </w:pPr>
      <w:bookmarkStart w:id="909" w:name="_Ref397007051"/>
      <w:bookmarkStart w:id="910" w:name="_Toc433196187"/>
      <w:r>
        <w:t xml:space="preserve">Figure </w:t>
      </w:r>
      <w:r w:rsidR="008A2B77">
        <w:fldChar w:fldCharType="begin"/>
      </w:r>
      <w:r w:rsidR="008A2B77">
        <w:instrText xml:space="preserve"> SEQ Figure \* ARABIC </w:instrText>
      </w:r>
      <w:r w:rsidR="008A2B77">
        <w:fldChar w:fldCharType="separate"/>
      </w:r>
      <w:r w:rsidR="00211B29">
        <w:rPr>
          <w:noProof/>
        </w:rPr>
        <w:t>44</w:t>
      </w:r>
      <w:r w:rsidR="008A2B77">
        <w:rPr>
          <w:noProof/>
        </w:rPr>
        <w:fldChar w:fldCharType="end"/>
      </w:r>
      <w:bookmarkEnd w:id="909"/>
      <w:r>
        <w:t xml:space="preserve">. Add Facility </w:t>
      </w:r>
      <w:r w:rsidR="00037127">
        <w:t>Availability</w:t>
      </w:r>
      <w:r>
        <w:t xml:space="preserve"> Screen</w:t>
      </w:r>
      <w:bookmarkEnd w:id="910"/>
    </w:p>
    <w:p w14:paraId="57090DD8" w14:textId="77777777" w:rsidR="00D8063F" w:rsidRDefault="00AB7D25" w:rsidP="00D8063F">
      <w:pPr>
        <w:jc w:val="center"/>
        <w:rPr>
          <w:rStyle w:val="Emphasis"/>
        </w:rPr>
      </w:pPr>
      <w:r>
        <w:rPr>
          <w:noProof/>
        </w:rPr>
        <w:drawing>
          <wp:inline distT="0" distB="0" distL="0" distR="0" wp14:anchorId="77C7B4D1" wp14:editId="4370B587">
            <wp:extent cx="5943600" cy="2789555"/>
            <wp:effectExtent l="19050" t="19050" r="19050" b="1079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789555"/>
                    </a:xfrm>
                    <a:prstGeom prst="rect">
                      <a:avLst/>
                    </a:prstGeom>
                    <a:ln>
                      <a:solidFill>
                        <a:schemeClr val="bg1">
                          <a:lumMod val="65000"/>
                        </a:schemeClr>
                      </a:solidFill>
                    </a:ln>
                  </pic:spPr>
                </pic:pic>
              </a:graphicData>
            </a:graphic>
          </wp:inline>
        </w:drawing>
      </w:r>
    </w:p>
    <w:p w14:paraId="1164EA31" w14:textId="77777777" w:rsidR="00D8063F" w:rsidRDefault="00D8063F" w:rsidP="00D8063F">
      <w:pPr>
        <w:pStyle w:val="ProcedureIntroduction"/>
      </w:pPr>
      <w:r>
        <w:t>To modify a facility</w:t>
      </w:r>
      <w:r w:rsidR="001107FD">
        <w:t xml:space="preserve"> availability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D8063F" w14:paraId="34842D24" w14:textId="77777777" w:rsidTr="00D8063F">
        <w:trPr>
          <w:jc w:val="center"/>
        </w:trPr>
        <w:tc>
          <w:tcPr>
            <w:tcW w:w="9576" w:type="dxa"/>
          </w:tcPr>
          <w:p w14:paraId="677921A8" w14:textId="77777777" w:rsidR="00D8063F" w:rsidRDefault="00D8063F" w:rsidP="00853036">
            <w:pPr>
              <w:pStyle w:val="ListNumber"/>
              <w:numPr>
                <w:ilvl w:val="0"/>
                <w:numId w:val="98"/>
              </w:numPr>
            </w:pPr>
            <w:r>
              <w:t xml:space="preserve">In the table on the </w:t>
            </w:r>
            <w:r w:rsidR="001107FD">
              <w:rPr>
                <w:rStyle w:val="IntenseEmphasis"/>
              </w:rPr>
              <w:t>Facility Availability</w:t>
            </w:r>
            <w:r w:rsidRPr="00FC30B7">
              <w:rPr>
                <w:rStyle w:val="IntenseEmphasis"/>
              </w:rPr>
              <w:t xml:space="preserve"> Search</w:t>
            </w:r>
            <w:r w:rsidRPr="00FC30B7">
              <w:t xml:space="preserve"> </w:t>
            </w:r>
            <w:r>
              <w:t xml:space="preserve">screen, click [ </w:t>
            </w:r>
            <w:r>
              <w:rPr>
                <w:i/>
                <w:noProof/>
              </w:rPr>
              <w:drawing>
                <wp:inline distT="0" distB="0" distL="0" distR="0" wp14:anchorId="55F0E2C5" wp14:editId="15387A88">
                  <wp:extent cx="231583" cy="237744"/>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facility.</w:t>
            </w:r>
          </w:p>
          <w:p w14:paraId="2D0D0B4A" w14:textId="77777777" w:rsidR="00D8063F" w:rsidRDefault="00D8063F" w:rsidP="00D8063F">
            <w:pPr>
              <w:pStyle w:val="ListNumber"/>
            </w:pPr>
            <w:r>
              <w:t xml:space="preserve">On the </w:t>
            </w:r>
            <w:r w:rsidR="00471A7B">
              <w:rPr>
                <w:rStyle w:val="IntenseEmphasis"/>
              </w:rPr>
              <w:t>Edit</w:t>
            </w:r>
            <w:r w:rsidRPr="00031D9C">
              <w:rPr>
                <w:rStyle w:val="IntenseEmphasis"/>
              </w:rPr>
              <w:t xml:space="preserve"> </w:t>
            </w:r>
            <w:r>
              <w:rPr>
                <w:rStyle w:val="IntenseEmphasis"/>
              </w:rPr>
              <w:t xml:space="preserve">Facility </w:t>
            </w:r>
            <w:r w:rsidR="001107FD">
              <w:rPr>
                <w:rStyle w:val="IntenseEmphasis"/>
              </w:rPr>
              <w:t xml:space="preserve">Availability </w:t>
            </w:r>
            <w:r>
              <w:rPr>
                <w:rStyle w:val="IntenseEmphasis"/>
              </w:rPr>
              <w:t>Information</w:t>
            </w:r>
            <w:r w:rsidRPr="00031D9C">
              <w:t xml:space="preserve"> screen</w:t>
            </w:r>
            <w:r>
              <w:t>,</w:t>
            </w:r>
            <w:r w:rsidRPr="00031D9C">
              <w:t xml:space="preserve"> </w:t>
            </w:r>
            <w:r>
              <w:t>modify any of the fields.</w:t>
            </w:r>
          </w:p>
          <w:p w14:paraId="6876E6E1" w14:textId="77777777" w:rsidR="00D8063F" w:rsidRDefault="00D8063F" w:rsidP="00D8063F">
            <w:pPr>
              <w:pStyle w:val="ListNumber"/>
            </w:pPr>
            <w:r>
              <w:t>Click [</w:t>
            </w:r>
            <w:r>
              <w:rPr>
                <w:b/>
              </w:rPr>
              <w:t>Save</w:t>
            </w:r>
            <w:r>
              <w:t xml:space="preserve">]. </w:t>
            </w:r>
          </w:p>
        </w:tc>
      </w:tr>
    </w:tbl>
    <w:p w14:paraId="4DC48B07" w14:textId="77777777" w:rsidR="00D8063F" w:rsidRDefault="00D8063F" w:rsidP="00D8063F"/>
    <w:p w14:paraId="08167A4A" w14:textId="77777777" w:rsidR="00D8063F" w:rsidRDefault="00D8063F" w:rsidP="00D8063F">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D8063F" w14:paraId="3DC32F16" w14:textId="77777777" w:rsidTr="00D8063F">
        <w:trPr>
          <w:jc w:val="center"/>
        </w:trPr>
        <w:tc>
          <w:tcPr>
            <w:tcW w:w="9360" w:type="dxa"/>
          </w:tcPr>
          <w:p w14:paraId="615E2E31" w14:textId="77777777" w:rsidR="00D8063F" w:rsidRDefault="00D8063F" w:rsidP="00853036">
            <w:pPr>
              <w:pStyle w:val="ListNumber"/>
              <w:numPr>
                <w:ilvl w:val="0"/>
                <w:numId w:val="99"/>
              </w:numPr>
            </w:pPr>
            <w:r>
              <w:t xml:space="preserve">In the table on the </w:t>
            </w:r>
            <w:r w:rsidR="001107FD">
              <w:rPr>
                <w:rStyle w:val="IntenseEmphasis"/>
              </w:rPr>
              <w:t>Facility Availability</w:t>
            </w:r>
            <w:r w:rsidR="001107FD" w:rsidRPr="00FC30B7">
              <w:rPr>
                <w:rStyle w:val="IntenseEmphasis"/>
              </w:rPr>
              <w:t xml:space="preserve"> Search</w:t>
            </w:r>
            <w:r w:rsidR="001107FD" w:rsidRPr="00FC30B7">
              <w:t xml:space="preserve"> </w:t>
            </w:r>
            <w:r>
              <w:t xml:space="preserve">screen, click [ </w:t>
            </w:r>
            <w:r>
              <w:rPr>
                <w:i/>
                <w:noProof/>
              </w:rPr>
              <w:drawing>
                <wp:inline distT="0" distB="0" distL="0" distR="0" wp14:anchorId="32C17A84" wp14:editId="4385DBE4">
                  <wp:extent cx="228600" cy="234682"/>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facility.</w:t>
            </w:r>
          </w:p>
          <w:p w14:paraId="751EE850" w14:textId="77777777" w:rsidR="00D8063F" w:rsidRPr="00D1375C" w:rsidRDefault="00D8063F" w:rsidP="00D8063F">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03F239BC" w14:textId="77777777" w:rsidR="00D8063F" w:rsidRDefault="00D8063F" w:rsidP="00D8063F"/>
    <w:p w14:paraId="7E9D937F" w14:textId="77777777" w:rsidR="00D8063F" w:rsidRDefault="00D8063F" w:rsidP="00D8063F"/>
    <w:p w14:paraId="7E3063CC" w14:textId="77777777" w:rsidR="00A367AA" w:rsidRDefault="00A367AA" w:rsidP="00A367AA">
      <w:pPr>
        <w:pStyle w:val="Heading3"/>
        <w:pageBreakBefore/>
      </w:pPr>
      <w:bookmarkStart w:id="911" w:name="_Ref398725023"/>
      <w:bookmarkStart w:id="912" w:name="_Toc433196130"/>
      <w:r>
        <w:t>Creating Schedules.</w:t>
      </w:r>
      <w:bookmarkEnd w:id="911"/>
      <w:bookmarkEnd w:id="912"/>
    </w:p>
    <w:p w14:paraId="21718245" w14:textId="77777777" w:rsidR="00A367AA" w:rsidRDefault="00A367AA" w:rsidP="00A367AA">
      <w:r>
        <w:t xml:space="preserve">After establishing facility availability, you can create the assessment administration schedules using the schedule tool </w:t>
      </w:r>
      <w:r w:rsidR="00177A7B">
        <w:t>in ART</w:t>
      </w:r>
      <w:r>
        <w:t xml:space="preserve">. </w:t>
      </w:r>
      <w:r w:rsidR="00671309">
        <w:t>This</w:t>
      </w:r>
      <w:r>
        <w:t xml:space="preserve"> tool automatically places proctors and students in the specified</w:t>
      </w:r>
      <w:r w:rsidR="00671309">
        <w:t xml:space="preserve"> facility</w:t>
      </w:r>
      <w:r>
        <w:t xml:space="preserve"> time slots</w:t>
      </w:r>
      <w:r w:rsidR="00671309">
        <w:t xml:space="preserve"> based on the information entered up to this point.</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067048" w14:paraId="55DC60FE" w14:textId="77777777" w:rsidTr="00067048">
        <w:trPr>
          <w:jc w:val="left"/>
        </w:trPr>
        <w:tc>
          <w:tcPr>
            <w:tcW w:w="720" w:type="dxa"/>
          </w:tcPr>
          <w:p w14:paraId="1A9F5FF8" w14:textId="77777777" w:rsidR="00067048" w:rsidRDefault="00067048" w:rsidP="00067048">
            <w:pPr>
              <w:pStyle w:val="NoteIcon"/>
            </w:pPr>
            <w:r>
              <w:rPr>
                <w:sz w:val="20"/>
                <w:szCs w:val="20"/>
              </w:rPr>
              <w:drawing>
                <wp:inline distT="0" distB="0" distL="0" distR="0" wp14:anchorId="01518DAD" wp14:editId="30B4E324">
                  <wp:extent cx="292608" cy="240595"/>
                  <wp:effectExtent l="0" t="0" r="0" b="762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14:paraId="6F316AD5" w14:textId="77777777" w:rsidR="00067048" w:rsidRPr="0076656D" w:rsidRDefault="00067048" w:rsidP="00D41816">
            <w:pPr>
              <w:pStyle w:val="NoteText"/>
              <w:rPr>
                <w:rStyle w:val="Emphasis"/>
                <w:i w:val="0"/>
              </w:rPr>
            </w:pPr>
            <w:r>
              <w:t>Before you can use the schedule tool, student records and assessments must already exist in ART and students must be eligible for the given assessments.</w:t>
            </w:r>
            <w:r w:rsidR="00177A7B">
              <w:t xml:space="preserve"> The assessment </w:t>
            </w:r>
            <w:r w:rsidR="00D41816">
              <w:t xml:space="preserve">must have </w:t>
            </w:r>
            <w:r w:rsidR="00177A7B">
              <w:t>window</w:t>
            </w:r>
            <w:r w:rsidR="00D41816">
              <w:t>s during</w:t>
            </w:r>
            <w:r w:rsidR="00177A7B">
              <w:t xml:space="preserve"> the entered date range for the schedule.</w:t>
            </w:r>
          </w:p>
        </w:tc>
      </w:tr>
    </w:tbl>
    <w:p w14:paraId="0281D49B" w14:textId="77777777" w:rsidR="00067048" w:rsidRDefault="00067048" w:rsidP="00A367AA">
      <w:pPr>
        <w:pStyle w:val="Caption"/>
        <w:keepNext/>
      </w:pPr>
    </w:p>
    <w:p w14:paraId="49C5FA1A" w14:textId="77777777" w:rsidR="006A609D" w:rsidRDefault="006A609D" w:rsidP="006A609D">
      <w:pPr>
        <w:pStyle w:val="Caption"/>
        <w:keepNext/>
      </w:pPr>
      <w:bookmarkStart w:id="913" w:name="_Toc433196188"/>
      <w:bookmarkStart w:id="914" w:name="_Ref397009330"/>
      <w:r>
        <w:t xml:space="preserve">Figure </w:t>
      </w:r>
      <w:r w:rsidR="008A2B77">
        <w:fldChar w:fldCharType="begin"/>
      </w:r>
      <w:r w:rsidR="008A2B77">
        <w:instrText xml:space="preserve"> SEQ Figure \* ARABIC </w:instrText>
      </w:r>
      <w:r w:rsidR="008A2B77">
        <w:fldChar w:fldCharType="separate"/>
      </w:r>
      <w:r w:rsidR="00211B29">
        <w:rPr>
          <w:noProof/>
        </w:rPr>
        <w:t>45</w:t>
      </w:r>
      <w:r w:rsidR="008A2B77">
        <w:rPr>
          <w:noProof/>
        </w:rPr>
        <w:fldChar w:fldCharType="end"/>
      </w:r>
      <w:r>
        <w:t>. Schedule Search Screen</w:t>
      </w:r>
      <w:bookmarkEnd w:id="913"/>
    </w:p>
    <w:p w14:paraId="4B188F57" w14:textId="77777777" w:rsidR="006A609D" w:rsidRDefault="006A609D" w:rsidP="00A367AA">
      <w:pPr>
        <w:pStyle w:val="Caption"/>
        <w:keepNext/>
      </w:pPr>
      <w:r>
        <w:rPr>
          <w:noProof/>
        </w:rPr>
        <w:drawing>
          <wp:inline distT="0" distB="0" distL="0" distR="0" wp14:anchorId="267AA5E3" wp14:editId="4A3AB138">
            <wp:extent cx="5486400" cy="2347546"/>
            <wp:effectExtent l="19050" t="19050" r="19050" b="1524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2347546"/>
                    </a:xfrm>
                    <a:prstGeom prst="rect">
                      <a:avLst/>
                    </a:prstGeom>
                    <a:ln>
                      <a:solidFill>
                        <a:schemeClr val="bg1">
                          <a:lumMod val="65000"/>
                        </a:schemeClr>
                      </a:solidFill>
                    </a:ln>
                  </pic:spPr>
                </pic:pic>
              </a:graphicData>
            </a:graphic>
          </wp:inline>
        </w:drawing>
      </w:r>
    </w:p>
    <w:p w14:paraId="083FC990" w14:textId="77777777" w:rsidR="006A609D" w:rsidRDefault="006A609D" w:rsidP="006A609D">
      <w:r>
        <w:t xml:space="preserve">The </w:t>
      </w:r>
      <w:r w:rsidRPr="007D6CC8">
        <w:rPr>
          <w:i/>
        </w:rPr>
        <w:t>Name</w:t>
      </w:r>
      <w:r>
        <w:t xml:space="preserve"> and </w:t>
      </w:r>
      <w:r>
        <w:rPr>
          <w:rStyle w:val="Emphasis"/>
        </w:rPr>
        <w:t>Institution</w:t>
      </w:r>
      <w:r w:rsidRPr="003F495E">
        <w:rPr>
          <w:rStyle w:val="Emphasis"/>
        </w:rPr>
        <w:t xml:space="preserve"> Identifier</w:t>
      </w:r>
      <w:r>
        <w:t xml:space="preserve"> filter fields and [</w:t>
      </w:r>
      <w:r w:rsidRPr="007D6CC8">
        <w:rPr>
          <w:b/>
        </w:rPr>
        <w:t>Search</w:t>
      </w:r>
      <w:r>
        <w:t xml:space="preserve">] button on the </w:t>
      </w:r>
      <w:r w:rsidRPr="006A609D">
        <w:rPr>
          <w:rStyle w:val="IntenseEmphasis"/>
        </w:rPr>
        <w:t>Schedule Search</w:t>
      </w:r>
      <w:r>
        <w:t xml:space="preserve"> screen allow you to search for specific schedules. The table on this screen displays the name, institution identifier, date range, and rules for existing schedule. </w:t>
      </w:r>
    </w:p>
    <w:p w14:paraId="12243B55" w14:textId="77777777" w:rsidR="006A609D" w:rsidRPr="006A609D" w:rsidRDefault="006A609D" w:rsidP="006A609D">
      <w:r>
        <w:t>The [</w:t>
      </w:r>
      <w:r>
        <w:rPr>
          <w:noProof/>
        </w:rPr>
        <w:drawing>
          <wp:inline distT="0" distB="0" distL="0" distR="0" wp14:anchorId="48AD98EF" wp14:editId="46D0D40D">
            <wp:extent cx="228600" cy="193431"/>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28600" cy="193431"/>
                    </a:xfrm>
                    <a:prstGeom prst="rect">
                      <a:avLst/>
                    </a:prstGeom>
                  </pic:spPr>
                </pic:pic>
              </a:graphicData>
            </a:graphic>
          </wp:inline>
        </w:drawing>
      </w:r>
      <w:r>
        <w:t>] button on this table allows you to view a summary of schedule information.</w:t>
      </w:r>
    </w:p>
    <w:p w14:paraId="1304F131" w14:textId="77777777" w:rsidR="00A367AA" w:rsidRDefault="00A367AA" w:rsidP="006A609D">
      <w:pPr>
        <w:pStyle w:val="Caption"/>
        <w:keepNext/>
      </w:pPr>
      <w:bookmarkStart w:id="915" w:name="_Ref398803661"/>
      <w:bookmarkStart w:id="916" w:name="_Toc433196189"/>
      <w:r>
        <w:t xml:space="preserve">Figure </w:t>
      </w:r>
      <w:r w:rsidR="008A2B77">
        <w:fldChar w:fldCharType="begin"/>
      </w:r>
      <w:r w:rsidR="008A2B77">
        <w:instrText xml:space="preserve"> SEQ Figure \* ARABIC </w:instrText>
      </w:r>
      <w:r w:rsidR="008A2B77">
        <w:fldChar w:fldCharType="separate"/>
      </w:r>
      <w:r w:rsidR="00211B29">
        <w:rPr>
          <w:noProof/>
        </w:rPr>
        <w:t>46</w:t>
      </w:r>
      <w:r w:rsidR="008A2B77">
        <w:rPr>
          <w:noProof/>
        </w:rPr>
        <w:fldChar w:fldCharType="end"/>
      </w:r>
      <w:bookmarkEnd w:id="914"/>
      <w:bookmarkEnd w:id="915"/>
      <w:r>
        <w:t xml:space="preserve">. </w:t>
      </w:r>
      <w:r w:rsidR="00FC73AC">
        <w:t xml:space="preserve">Add Schedule Information </w:t>
      </w:r>
      <w:r>
        <w:t>Screen</w:t>
      </w:r>
      <w:bookmarkEnd w:id="916"/>
    </w:p>
    <w:p w14:paraId="3FA598F4" w14:textId="77777777" w:rsidR="00A367AA" w:rsidRDefault="00A367AA" w:rsidP="006A609D">
      <w:pPr>
        <w:keepNext/>
        <w:jc w:val="center"/>
      </w:pPr>
      <w:r>
        <w:rPr>
          <w:noProof/>
        </w:rPr>
        <w:drawing>
          <wp:inline distT="0" distB="0" distL="0" distR="0" wp14:anchorId="5463DEA6" wp14:editId="16615DAD">
            <wp:extent cx="5486400" cy="2068009"/>
            <wp:effectExtent l="19050" t="19050" r="19050" b="279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85">
                      <a:extLst>
                        <a:ext uri="{28A0092B-C50C-407E-A947-70E740481C1C}">
                          <a14:useLocalDpi xmlns:a14="http://schemas.microsoft.com/office/drawing/2010/main" val="0"/>
                        </a:ext>
                      </a:extLst>
                    </a:blip>
                    <a:stretch>
                      <a:fillRect/>
                    </a:stretch>
                  </pic:blipFill>
                  <pic:spPr>
                    <a:xfrm>
                      <a:off x="0" y="0"/>
                      <a:ext cx="5486400" cy="2068009"/>
                    </a:xfrm>
                    <a:prstGeom prst="rect">
                      <a:avLst/>
                    </a:prstGeom>
                    <a:ln>
                      <a:solidFill>
                        <a:schemeClr val="bg1">
                          <a:lumMod val="65000"/>
                        </a:schemeClr>
                      </a:solidFill>
                    </a:ln>
                  </pic:spPr>
                </pic:pic>
              </a:graphicData>
            </a:graphic>
          </wp:inline>
        </w:drawing>
      </w:r>
    </w:p>
    <w:p w14:paraId="4EE98C4D" w14:textId="77777777" w:rsidR="00A367AA" w:rsidRDefault="00671309" w:rsidP="00A367AA">
      <w:pPr>
        <w:rPr>
          <w:rStyle w:val="Emphasis"/>
          <w:i w:val="0"/>
        </w:rPr>
      </w:pPr>
      <w:r>
        <w:t>When creating schedules, you can set schedule rules</w:t>
      </w:r>
      <w:r w:rsidR="00F2659D">
        <w:t xml:space="preserve"> based on assessment, grade, subject, and/or student group. You must add rules in order of priority. You may also mark rules as “strict.” </w:t>
      </w:r>
      <w:r w:rsidR="00F2659D">
        <w:rPr>
          <w:rStyle w:val="Strong"/>
          <w:b w:val="0"/>
        </w:rPr>
        <w:t>When rules are in place, the tool schedule</w:t>
      </w:r>
      <w:r w:rsidR="00264F34">
        <w:rPr>
          <w:rStyle w:val="Strong"/>
          <w:b w:val="0"/>
        </w:rPr>
        <w:t>s</w:t>
      </w:r>
      <w:r w:rsidR="00F2659D">
        <w:rPr>
          <w:rStyle w:val="Strong"/>
          <w:b w:val="0"/>
        </w:rPr>
        <w:t xml:space="preserve"> students who satisfy those rules</w:t>
      </w:r>
      <w:r w:rsidR="00264F34">
        <w:rPr>
          <w:rStyle w:val="Strong"/>
          <w:b w:val="0"/>
        </w:rPr>
        <w:t xml:space="preserve"> and fills in leftover seats with additional students</w:t>
      </w:r>
      <w:r w:rsidR="00F2659D">
        <w:rPr>
          <w:rStyle w:val="Strong"/>
          <w:b w:val="0"/>
        </w:rPr>
        <w:t xml:space="preserve">. If the rules are strict, the tool </w:t>
      </w:r>
      <w:r w:rsidR="00F2659D">
        <w:rPr>
          <w:rStyle w:val="Emphasis"/>
        </w:rPr>
        <w:t xml:space="preserve">only </w:t>
      </w:r>
      <w:r w:rsidR="00F2659D">
        <w:rPr>
          <w:rStyle w:val="Emphasis"/>
          <w:i w:val="0"/>
        </w:rPr>
        <w:t>schedules students who satisfy those rules.</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C46F4D" w14:paraId="619CC275" w14:textId="77777777" w:rsidTr="0067085D">
        <w:trPr>
          <w:jc w:val="left"/>
        </w:trPr>
        <w:tc>
          <w:tcPr>
            <w:tcW w:w="720" w:type="dxa"/>
          </w:tcPr>
          <w:p w14:paraId="70B840A2" w14:textId="77777777" w:rsidR="00C46F4D" w:rsidRDefault="00C46F4D" w:rsidP="0067085D">
            <w:pPr>
              <w:pStyle w:val="NoteIcon"/>
            </w:pPr>
            <w:r>
              <w:rPr>
                <w:sz w:val="20"/>
                <w:szCs w:val="20"/>
              </w:rPr>
              <w:drawing>
                <wp:inline distT="0" distB="0" distL="0" distR="0" wp14:anchorId="30536162" wp14:editId="09CBB489">
                  <wp:extent cx="292608" cy="394745"/>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67947ECF" w14:textId="77777777" w:rsidR="00264F34" w:rsidRPr="00264F34" w:rsidRDefault="00264F34" w:rsidP="00C46F4D">
            <w:pPr>
              <w:pStyle w:val="NoteText"/>
              <w:rPr>
                <w:rStyle w:val="Strong"/>
              </w:rPr>
            </w:pPr>
            <w:r>
              <w:rPr>
                <w:rStyle w:val="Strong"/>
              </w:rPr>
              <w:t>Notes:</w:t>
            </w:r>
          </w:p>
          <w:p w14:paraId="46D1C40F" w14:textId="77777777" w:rsidR="00C46F4D" w:rsidRDefault="00C46F4D" w:rsidP="00C46F4D">
            <w:pPr>
              <w:pStyle w:val="NoteText"/>
            </w:pPr>
            <w:r>
              <w:t xml:space="preserve">Although schedules are created automatically, you can also edit them manually via the </w:t>
            </w:r>
            <w:r w:rsidRPr="00C46F4D">
              <w:rPr>
                <w:rStyle w:val="Strong"/>
                <w:i/>
              </w:rPr>
              <w:t>Add/Modify Schedule Results</w:t>
            </w:r>
            <w:r>
              <w:t xml:space="preserve"> screen.</w:t>
            </w:r>
          </w:p>
          <w:p w14:paraId="785B4CC3" w14:textId="77777777" w:rsidR="00C46F4D" w:rsidRPr="00C46F4D" w:rsidRDefault="00C46F4D" w:rsidP="00C46F4D">
            <w:pPr>
              <w:pStyle w:val="NoteText"/>
              <w:rPr>
                <w:rStyle w:val="Emphasis"/>
                <w:i w:val="0"/>
                <w:iCs w:val="0"/>
              </w:rPr>
            </w:pPr>
            <w:r>
              <w:t xml:space="preserve">Schedules created in ART do not restrict test administration in TDS. Students can still join proctored sessions for which they are not scheduled in ART. </w:t>
            </w:r>
            <w:r w:rsidRPr="00C46F4D">
              <w:rPr>
                <w:rFonts w:asciiTheme="minorHAnsi" w:eastAsiaTheme="minorHAnsi" w:hAnsiTheme="minorHAnsi" w:cstheme="minorBidi"/>
                <w:szCs w:val="22"/>
              </w:rPr>
              <w:t xml:space="preserve"> </w:t>
            </w:r>
            <w:r w:rsidRPr="00C46F4D">
              <w:t>The schedule automatically recalculate</w:t>
            </w:r>
            <w:r>
              <w:t>s</w:t>
            </w:r>
            <w:r w:rsidRPr="00C46F4D">
              <w:t xml:space="preserve"> on a daily basis to account for students that</w:t>
            </w:r>
            <w:r>
              <w:t xml:space="preserve"> </w:t>
            </w:r>
            <w:r w:rsidR="006F4115">
              <w:t>deviate</w:t>
            </w:r>
            <w:r>
              <w:t xml:space="preserve"> from </w:t>
            </w:r>
            <w:r w:rsidRPr="00C46F4D">
              <w:t>the schedule.</w:t>
            </w:r>
          </w:p>
        </w:tc>
      </w:tr>
    </w:tbl>
    <w:p w14:paraId="55DCF8D1" w14:textId="77777777" w:rsidR="00C46F4D" w:rsidRPr="00F2659D" w:rsidRDefault="00C46F4D" w:rsidP="00A367AA">
      <w:pPr>
        <w:rPr>
          <w:rStyle w:val="Emphasis"/>
          <w:i w:val="0"/>
        </w:rPr>
      </w:pPr>
    </w:p>
    <w:p w14:paraId="19423C80" w14:textId="77777777" w:rsidR="00D8063F" w:rsidRDefault="00FC73AC" w:rsidP="002639A4">
      <w:pPr>
        <w:keepNext/>
        <w:rPr>
          <w:rStyle w:val="Emphasis"/>
        </w:rPr>
      </w:pPr>
      <w:r>
        <w:rPr>
          <w:rStyle w:val="Emphasis"/>
        </w:rPr>
        <w:t>To create a new schedule:</w:t>
      </w:r>
    </w:p>
    <w:tbl>
      <w:tblPr>
        <w:tblStyle w:val="TableProcedure"/>
        <w:tblW w:w="9360" w:type="dxa"/>
        <w:jc w:val="center"/>
        <w:tblLayout w:type="fixed"/>
        <w:tblLook w:val="04A0" w:firstRow="1" w:lastRow="0" w:firstColumn="1" w:lastColumn="0" w:noHBand="0" w:noVBand="1"/>
      </w:tblPr>
      <w:tblGrid>
        <w:gridCol w:w="9360"/>
      </w:tblGrid>
      <w:tr w:rsidR="00FC73AC" w14:paraId="25D95144" w14:textId="77777777" w:rsidTr="00FC73AC">
        <w:trPr>
          <w:jc w:val="center"/>
        </w:trPr>
        <w:tc>
          <w:tcPr>
            <w:tcW w:w="9576" w:type="dxa"/>
          </w:tcPr>
          <w:p w14:paraId="1D17B46C" w14:textId="77777777" w:rsidR="006A609D" w:rsidRDefault="009A2379" w:rsidP="00853036">
            <w:pPr>
              <w:pStyle w:val="ListNumber"/>
              <w:numPr>
                <w:ilvl w:val="0"/>
                <w:numId w:val="102"/>
              </w:numPr>
            </w:pPr>
            <w:r>
              <w:t>On</w:t>
            </w:r>
            <w:r w:rsidR="00FC73AC" w:rsidRPr="00FC73AC">
              <w:t xml:space="preserve"> the </w:t>
            </w:r>
            <w:r w:rsidR="00FC73AC" w:rsidRPr="00FC73AC">
              <w:rPr>
                <w:rStyle w:val="IntenseEmphasis"/>
              </w:rPr>
              <w:t>Test Administration</w:t>
            </w:r>
            <w:r w:rsidR="00FC73AC" w:rsidRPr="00FC73AC">
              <w:t xml:space="preserve"> screen, click [</w:t>
            </w:r>
            <w:r w:rsidR="00FC73AC" w:rsidRPr="00FC73AC">
              <w:rPr>
                <w:rStyle w:val="Strong"/>
              </w:rPr>
              <w:t xml:space="preserve">Add/Modify </w:t>
            </w:r>
            <w:r w:rsidR="00FC73AC">
              <w:rPr>
                <w:rStyle w:val="Strong"/>
              </w:rPr>
              <w:t>Schedule Information</w:t>
            </w:r>
            <w:r w:rsidR="00FC73AC" w:rsidRPr="00FC73AC">
              <w:t>]. The</w:t>
            </w:r>
            <w:r w:rsidR="006A609D">
              <w:t xml:space="preserve"> </w:t>
            </w:r>
            <w:r w:rsidR="006A609D" w:rsidRPr="006A609D">
              <w:rPr>
                <w:rStyle w:val="IntenseEmphasis"/>
              </w:rPr>
              <w:t xml:space="preserve">Schedule Search </w:t>
            </w:r>
            <w:r w:rsidR="006A609D">
              <w:t>screen opens.</w:t>
            </w:r>
          </w:p>
          <w:p w14:paraId="3171565F" w14:textId="4D13156E" w:rsidR="00FC73AC" w:rsidRPr="00FC73AC" w:rsidRDefault="006A609D" w:rsidP="00853036">
            <w:pPr>
              <w:pStyle w:val="ListNumber"/>
              <w:numPr>
                <w:ilvl w:val="0"/>
                <w:numId w:val="102"/>
              </w:numPr>
            </w:pPr>
            <w:r>
              <w:t>Click [</w:t>
            </w:r>
            <w:r w:rsidRPr="006A609D">
              <w:rPr>
                <w:rStyle w:val="Strong"/>
              </w:rPr>
              <w:t>New</w:t>
            </w:r>
            <w:r>
              <w:t>]. The</w:t>
            </w:r>
            <w:r w:rsidR="00FC73AC" w:rsidRPr="00FC73AC">
              <w:t xml:space="preserve"> </w:t>
            </w:r>
            <w:r w:rsidR="00FC73AC">
              <w:rPr>
                <w:rStyle w:val="IntenseEmphasis"/>
              </w:rPr>
              <w:t>Add Schedule Information</w:t>
            </w:r>
            <w:r w:rsidR="00FC73AC" w:rsidRPr="00FC73AC">
              <w:t xml:space="preserve"> screen opens</w:t>
            </w:r>
            <w:r w:rsidR="00FC73AC">
              <w:t xml:space="preserve"> (see</w:t>
            </w:r>
            <w:r>
              <w:t xml:space="preserve"> </w:t>
            </w:r>
            <w:r w:rsidRPr="006A609D">
              <w:rPr>
                <w:rStyle w:val="CrossReference"/>
              </w:rPr>
              <w:fldChar w:fldCharType="begin"/>
            </w:r>
            <w:r w:rsidRPr="006A609D">
              <w:rPr>
                <w:rStyle w:val="CrossReference"/>
              </w:rPr>
              <w:instrText xml:space="preserve"> REF _Ref398803661 \* MERGEFORMAT \h</w:instrText>
            </w:r>
            <w:r w:rsidRPr="006A609D">
              <w:rPr>
                <w:rStyle w:val="CrossReference"/>
              </w:rPr>
            </w:r>
            <w:r w:rsidRPr="006A609D">
              <w:rPr>
                <w:rStyle w:val="CrossReference"/>
              </w:rPr>
              <w:fldChar w:fldCharType="separate"/>
            </w:r>
            <w:ins w:id="917" w:author="Jamika D. Burge" w:date="2015-11-24T15:06:00Z">
              <w:r w:rsidR="00211B29" w:rsidRPr="00211B29">
                <w:rPr>
                  <w:rStyle w:val="CrossReference"/>
                  <w:rPrChange w:id="918" w:author="Jamika D. Burge" w:date="2015-11-24T15:06:00Z">
                    <w:rPr/>
                  </w:rPrChange>
                </w:rPr>
                <w:t>Figure 46</w:t>
              </w:r>
            </w:ins>
            <w:del w:id="919" w:author="Jamika D. Burge" w:date="2015-11-24T15:06:00Z">
              <w:r w:rsidR="00ED0EE4" w:rsidRPr="00ED0EE4" w:rsidDel="00211B29">
                <w:rPr>
                  <w:rStyle w:val="CrossReference"/>
                </w:rPr>
                <w:delText>Figure 46</w:delText>
              </w:r>
            </w:del>
            <w:r w:rsidRPr="006A609D">
              <w:rPr>
                <w:rStyle w:val="CrossReference"/>
              </w:rPr>
              <w:fldChar w:fldCharType="end"/>
            </w:r>
            <w:r w:rsidR="00FC73AC">
              <w:t>)</w:t>
            </w:r>
            <w:r w:rsidR="00FC73AC" w:rsidRPr="00FC73AC">
              <w:t>.</w:t>
            </w:r>
          </w:p>
          <w:p w14:paraId="640B4AC2" w14:textId="77777777" w:rsidR="00FC73AC" w:rsidRPr="00F75F99" w:rsidRDefault="00FC73AC" w:rsidP="00853036">
            <w:pPr>
              <w:pStyle w:val="ListNumber"/>
              <w:numPr>
                <w:ilvl w:val="0"/>
                <w:numId w:val="102"/>
              </w:numPr>
              <w:rPr>
                <w:rStyle w:val="Emphasis"/>
                <w:i w:val="0"/>
              </w:rPr>
            </w:pPr>
            <w:r w:rsidRPr="00F75F99">
              <w:rPr>
                <w:rStyle w:val="Emphasis"/>
                <w:i w:val="0"/>
              </w:rPr>
              <w:t>Enter a name, institution identifier, and date range for the schedule in the appropriate fields.</w:t>
            </w:r>
          </w:p>
          <w:p w14:paraId="203FE2EC" w14:textId="77777777" w:rsidR="00FC73AC" w:rsidRPr="00FC73AC" w:rsidRDefault="00FC73AC" w:rsidP="00853036">
            <w:pPr>
              <w:pStyle w:val="ListNumber"/>
              <w:numPr>
                <w:ilvl w:val="0"/>
                <w:numId w:val="102"/>
              </w:numPr>
              <w:spacing w:before="0"/>
            </w:pPr>
            <w:r w:rsidRPr="00FC73AC">
              <w:t xml:space="preserve">To enter </w:t>
            </w:r>
            <w:r w:rsidR="002639A4">
              <w:t>schedule rules</w:t>
            </w:r>
            <w:r w:rsidRPr="00FC73AC">
              <w:t xml:space="preserve">, click [ </w:t>
            </w:r>
            <w:r w:rsidRPr="00FC30B7">
              <w:rPr>
                <w:noProof/>
              </w:rPr>
              <w:drawing>
                <wp:inline distT="0" distB="0" distL="0" distR="0" wp14:anchorId="66D9ADA1" wp14:editId="47E6ECBA">
                  <wp:extent cx="228600" cy="242015"/>
                  <wp:effectExtent l="0" t="0" r="0" b="571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73AC">
              <w:t xml:space="preserve">] in the </w:t>
            </w:r>
            <w:r w:rsidR="002639A4">
              <w:rPr>
                <w:rStyle w:val="Emphasis"/>
              </w:rPr>
              <w:t>Schedule Rules</w:t>
            </w:r>
            <w:r w:rsidRPr="00FC73AC">
              <w:t xml:space="preserve"> section. A new row displays on the table in this section. </w:t>
            </w:r>
            <w:r w:rsidR="002639A4">
              <w:rPr>
                <w:rStyle w:val="Emphasis"/>
                <w:i w:val="0"/>
              </w:rPr>
              <w:t>When creating multiple rules, you should add rules in the order of priority.</w:t>
            </w:r>
          </w:p>
          <w:p w14:paraId="4DF14788" w14:textId="77777777" w:rsidR="00FC73AC" w:rsidRDefault="002639A4" w:rsidP="00853036">
            <w:pPr>
              <w:pStyle w:val="ListNumber2"/>
              <w:numPr>
                <w:ilvl w:val="1"/>
                <w:numId w:val="102"/>
              </w:numPr>
            </w:pPr>
            <w:r>
              <w:t xml:space="preserve">From the </w:t>
            </w:r>
            <w:r w:rsidRPr="002639A4">
              <w:rPr>
                <w:i/>
              </w:rPr>
              <w:t>Type</w:t>
            </w:r>
            <w:r>
              <w:t xml:space="preserve"> drop-down menu, select either “Grade,” “Subject,” or “Assessment.”</w:t>
            </w:r>
          </w:p>
          <w:p w14:paraId="3C521768" w14:textId="77777777" w:rsidR="002639A4" w:rsidRDefault="002639A4" w:rsidP="00853036">
            <w:pPr>
              <w:pStyle w:val="ListNumber2"/>
              <w:numPr>
                <w:ilvl w:val="1"/>
                <w:numId w:val="102"/>
              </w:numPr>
            </w:pPr>
            <w:r>
              <w:t xml:space="preserve">From the </w:t>
            </w:r>
            <w:r w:rsidRPr="002639A4">
              <w:rPr>
                <w:i/>
              </w:rPr>
              <w:t>Value</w:t>
            </w:r>
            <w:r>
              <w:t xml:space="preserve"> drop-down list, select the corresponding value.</w:t>
            </w:r>
          </w:p>
          <w:p w14:paraId="3458B2F2" w14:textId="77777777" w:rsidR="00FD5745" w:rsidRPr="00FC73AC" w:rsidRDefault="00FD5745" w:rsidP="00853036">
            <w:pPr>
              <w:pStyle w:val="ListNumber2"/>
              <w:numPr>
                <w:ilvl w:val="1"/>
                <w:numId w:val="102"/>
              </w:numPr>
            </w:pPr>
            <w:r>
              <w:t xml:space="preserve">If you want to set the rule as mandatory, mark the </w:t>
            </w:r>
            <w:r w:rsidRPr="00FD5745">
              <w:rPr>
                <w:i/>
              </w:rPr>
              <w:t>Strict</w:t>
            </w:r>
            <w:r>
              <w:t xml:space="preserve"> checkbox.</w:t>
            </w:r>
          </w:p>
          <w:p w14:paraId="49D5B04D" w14:textId="77777777" w:rsidR="00FC73AC" w:rsidRPr="00FC73AC" w:rsidRDefault="00FD5745" w:rsidP="00853036">
            <w:pPr>
              <w:pStyle w:val="ListNumber"/>
              <w:numPr>
                <w:ilvl w:val="0"/>
                <w:numId w:val="102"/>
              </w:numPr>
              <w:rPr>
                <w:rStyle w:val="Emphasis"/>
                <w:i w:val="0"/>
              </w:rPr>
            </w:pPr>
            <w:r>
              <w:rPr>
                <w:rStyle w:val="Emphasis"/>
                <w:i w:val="0"/>
              </w:rPr>
              <w:t>To create the schedule click [</w:t>
            </w:r>
            <w:r w:rsidRPr="00FD5745">
              <w:rPr>
                <w:rStyle w:val="Emphasis"/>
                <w:b/>
                <w:i w:val="0"/>
              </w:rPr>
              <w:t>Schedule</w:t>
            </w:r>
            <w:r>
              <w:rPr>
                <w:rStyle w:val="Emphasis"/>
                <w:i w:val="0"/>
              </w:rPr>
              <w:t>].</w:t>
            </w:r>
            <w:r w:rsidR="002230B1">
              <w:rPr>
                <w:rStyle w:val="Emphasis"/>
                <w:i w:val="0"/>
              </w:rPr>
              <w:t xml:space="preserve"> The scheduling tool automatically groups eligible students into the available</w:t>
            </w:r>
            <w:r w:rsidR="007155C6">
              <w:rPr>
                <w:rStyle w:val="Emphasis"/>
                <w:i w:val="0"/>
              </w:rPr>
              <w:t xml:space="preserve"> facility</w:t>
            </w:r>
            <w:r w:rsidR="002230B1">
              <w:rPr>
                <w:rStyle w:val="Emphasis"/>
                <w:i w:val="0"/>
              </w:rPr>
              <w:t xml:space="preserve"> testing slots</w:t>
            </w:r>
            <w:r w:rsidR="007155C6">
              <w:rPr>
                <w:rStyle w:val="Emphasis"/>
                <w:i w:val="0"/>
              </w:rPr>
              <w:t xml:space="preserve"> based on the selected rules. You can </w:t>
            </w:r>
            <w:r w:rsidR="00BF53D6">
              <w:rPr>
                <w:rStyle w:val="Emphasis"/>
                <w:i w:val="0"/>
              </w:rPr>
              <w:t xml:space="preserve">now </w:t>
            </w:r>
            <w:r w:rsidR="007155C6">
              <w:rPr>
                <w:rStyle w:val="Emphasis"/>
                <w:i w:val="0"/>
              </w:rPr>
              <w:t xml:space="preserve">view the scheduling tool’s output on the </w:t>
            </w:r>
            <w:r w:rsidR="007155C6" w:rsidRPr="007155C6">
              <w:rPr>
                <w:rStyle w:val="IntenseEmphasis"/>
              </w:rPr>
              <w:t>Schedule Summary Search Filter</w:t>
            </w:r>
            <w:r w:rsidR="007155C6">
              <w:rPr>
                <w:rStyle w:val="Emphasis"/>
                <w:i w:val="0"/>
              </w:rPr>
              <w:t xml:space="preserve"> screen.</w:t>
            </w:r>
          </w:p>
        </w:tc>
      </w:tr>
    </w:tbl>
    <w:p w14:paraId="1D0F68A2" w14:textId="77777777" w:rsidR="00FC73AC" w:rsidRDefault="00FC73AC">
      <w:pPr>
        <w:rPr>
          <w:rStyle w:val="Emphasis"/>
          <w:i w:val="0"/>
        </w:rPr>
      </w:pPr>
    </w:p>
    <w:p w14:paraId="732DDAE7" w14:textId="77777777" w:rsidR="006A609D" w:rsidRDefault="006A609D" w:rsidP="006A609D">
      <w:pPr>
        <w:pStyle w:val="ProcedureIntroduction"/>
      </w:pPr>
      <w:r>
        <w:t>To modify a facility availability record:</w:t>
      </w:r>
    </w:p>
    <w:tbl>
      <w:tblPr>
        <w:tblStyle w:val="TableProcedure"/>
        <w:tblW w:w="9360" w:type="dxa"/>
        <w:jc w:val="center"/>
        <w:tblLayout w:type="fixed"/>
        <w:tblLook w:val="04A0" w:firstRow="1" w:lastRow="0" w:firstColumn="1" w:lastColumn="0" w:noHBand="0" w:noVBand="1"/>
      </w:tblPr>
      <w:tblGrid>
        <w:gridCol w:w="9360"/>
      </w:tblGrid>
      <w:tr w:rsidR="006A609D" w14:paraId="4100863D" w14:textId="77777777" w:rsidTr="006A609D">
        <w:trPr>
          <w:jc w:val="center"/>
        </w:trPr>
        <w:tc>
          <w:tcPr>
            <w:tcW w:w="9576" w:type="dxa"/>
          </w:tcPr>
          <w:p w14:paraId="4133B7C5" w14:textId="77777777" w:rsidR="006A609D" w:rsidRDefault="006A609D" w:rsidP="00471A7B">
            <w:pPr>
              <w:pStyle w:val="ListNumber"/>
              <w:numPr>
                <w:ilvl w:val="0"/>
                <w:numId w:val="113"/>
              </w:numPr>
            </w:pPr>
            <w:r>
              <w:t xml:space="preserve">In the table on the </w:t>
            </w:r>
            <w:r>
              <w:rPr>
                <w:rStyle w:val="IntenseEmphasis"/>
              </w:rPr>
              <w:t>Schedule</w:t>
            </w:r>
            <w:r w:rsidRPr="00FC30B7">
              <w:rPr>
                <w:rStyle w:val="IntenseEmphasis"/>
              </w:rPr>
              <w:t xml:space="preserve"> Search</w:t>
            </w:r>
            <w:r w:rsidRPr="00FC30B7">
              <w:t xml:space="preserve"> </w:t>
            </w:r>
            <w:r>
              <w:t xml:space="preserve">screen, click [ </w:t>
            </w:r>
            <w:r>
              <w:rPr>
                <w:i/>
                <w:noProof/>
              </w:rPr>
              <w:drawing>
                <wp:inline distT="0" distB="0" distL="0" distR="0" wp14:anchorId="0114835A" wp14:editId="0AFFB6C4">
                  <wp:extent cx="231583" cy="237744"/>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schedule.</w:t>
            </w:r>
          </w:p>
          <w:p w14:paraId="781DD11C" w14:textId="77777777" w:rsidR="006A609D" w:rsidRDefault="006A609D" w:rsidP="006A609D">
            <w:pPr>
              <w:pStyle w:val="ListNumber"/>
            </w:pPr>
            <w:r>
              <w:t xml:space="preserve">On the </w:t>
            </w:r>
            <w:r w:rsidR="00471A7B">
              <w:rPr>
                <w:rStyle w:val="IntenseEmphasis"/>
              </w:rPr>
              <w:t>Edit</w:t>
            </w:r>
            <w:r w:rsidRPr="00031D9C">
              <w:rPr>
                <w:rStyle w:val="IntenseEmphasis"/>
              </w:rPr>
              <w:t xml:space="preserve"> </w:t>
            </w:r>
            <w:r w:rsidR="00471A7B">
              <w:rPr>
                <w:rStyle w:val="IntenseEmphasis"/>
              </w:rPr>
              <w:t>Schedule</w:t>
            </w:r>
            <w:r>
              <w:rPr>
                <w:rStyle w:val="IntenseEmphasis"/>
              </w:rPr>
              <w:t xml:space="preserve"> Information</w:t>
            </w:r>
            <w:r w:rsidRPr="00031D9C">
              <w:t xml:space="preserve"> screen</w:t>
            </w:r>
            <w:r>
              <w:t>,</w:t>
            </w:r>
            <w:r w:rsidRPr="00031D9C">
              <w:t xml:space="preserve"> </w:t>
            </w:r>
            <w:r>
              <w:t>modify any of the fields.</w:t>
            </w:r>
          </w:p>
          <w:p w14:paraId="2AEC297E" w14:textId="77777777" w:rsidR="006A609D" w:rsidRDefault="006A609D" w:rsidP="006A609D">
            <w:pPr>
              <w:pStyle w:val="ListNumber"/>
            </w:pPr>
            <w:r>
              <w:t>Click [</w:t>
            </w:r>
            <w:r>
              <w:rPr>
                <w:b/>
              </w:rPr>
              <w:t>Save</w:t>
            </w:r>
            <w:r>
              <w:t xml:space="preserve">]. </w:t>
            </w:r>
          </w:p>
        </w:tc>
      </w:tr>
    </w:tbl>
    <w:p w14:paraId="4C2AA63B" w14:textId="77777777" w:rsidR="006A609D" w:rsidRDefault="006A609D" w:rsidP="006A609D"/>
    <w:p w14:paraId="1B37F7A2" w14:textId="77777777" w:rsidR="006A609D" w:rsidRDefault="006A609D" w:rsidP="006A609D">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6A609D" w14:paraId="7BFDF348" w14:textId="77777777" w:rsidTr="006A609D">
        <w:trPr>
          <w:jc w:val="center"/>
        </w:trPr>
        <w:tc>
          <w:tcPr>
            <w:tcW w:w="9360" w:type="dxa"/>
          </w:tcPr>
          <w:p w14:paraId="4D23BF4B" w14:textId="77777777" w:rsidR="006A609D" w:rsidRDefault="006A609D" w:rsidP="00471A7B">
            <w:pPr>
              <w:pStyle w:val="ListNumber"/>
              <w:numPr>
                <w:ilvl w:val="0"/>
                <w:numId w:val="114"/>
              </w:numPr>
            </w:pPr>
            <w:r>
              <w:t xml:space="preserve">In the table on the </w:t>
            </w:r>
            <w:r w:rsidR="00471A7B">
              <w:rPr>
                <w:rStyle w:val="IntenseEmphasis"/>
              </w:rPr>
              <w:t>Schedule</w:t>
            </w:r>
            <w:r w:rsidRPr="00FC30B7">
              <w:rPr>
                <w:rStyle w:val="IntenseEmphasis"/>
              </w:rPr>
              <w:t xml:space="preserve"> Search</w:t>
            </w:r>
            <w:r w:rsidRPr="00FC30B7">
              <w:t xml:space="preserve"> </w:t>
            </w:r>
            <w:r>
              <w:t xml:space="preserve">screen, click [ </w:t>
            </w:r>
            <w:r>
              <w:rPr>
                <w:i/>
                <w:noProof/>
              </w:rPr>
              <w:drawing>
                <wp:inline distT="0" distB="0" distL="0" distR="0" wp14:anchorId="0F1330FC" wp14:editId="6E4ADFDD">
                  <wp:extent cx="228600" cy="234682"/>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471A7B">
              <w:t>schedule</w:t>
            </w:r>
            <w:r>
              <w:t>.</w:t>
            </w:r>
          </w:p>
          <w:p w14:paraId="6F6E77FC" w14:textId="77777777" w:rsidR="006A609D" w:rsidRPr="00D1375C" w:rsidRDefault="006A609D" w:rsidP="006A609D">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586B115B" w14:textId="77777777" w:rsidR="006A609D" w:rsidRDefault="006A609D">
      <w:pPr>
        <w:rPr>
          <w:rStyle w:val="Emphasis"/>
          <w:i w:val="0"/>
        </w:rPr>
      </w:pPr>
    </w:p>
    <w:p w14:paraId="1E85C82C" w14:textId="77777777" w:rsidR="00C93375" w:rsidRDefault="00C93375" w:rsidP="00471A7B">
      <w:pPr>
        <w:pStyle w:val="Heading3"/>
        <w:pageBreakBefore/>
        <w:rPr>
          <w:rStyle w:val="Emphasis"/>
          <w:i w:val="0"/>
        </w:rPr>
      </w:pPr>
      <w:bookmarkStart w:id="920" w:name="_Ref398725075"/>
      <w:bookmarkStart w:id="921" w:name="_Toc433196131"/>
      <w:r>
        <w:rPr>
          <w:rStyle w:val="Emphasis"/>
          <w:i w:val="0"/>
        </w:rPr>
        <w:t>Viewing and Modifying Schedule Results.</w:t>
      </w:r>
      <w:bookmarkEnd w:id="920"/>
      <w:bookmarkEnd w:id="921"/>
    </w:p>
    <w:p w14:paraId="0D5CF9FB" w14:textId="77777777" w:rsidR="00C93375" w:rsidRDefault="00C93375" w:rsidP="00C93375">
      <w:r>
        <w:t xml:space="preserve">After creating a schedule, you can view the </w:t>
      </w:r>
      <w:r w:rsidR="00F75F99">
        <w:t>output</w:t>
      </w:r>
      <w:r>
        <w:t xml:space="preserve"> and manually modify </w:t>
      </w:r>
      <w:r w:rsidR="00F75F99">
        <w:t>the schedule</w:t>
      </w:r>
      <w:r w:rsidR="00126D29">
        <w:t xml:space="preserve"> details and assigned students on the </w:t>
      </w:r>
      <w:r w:rsidR="00126D29" w:rsidRPr="007155C6">
        <w:rPr>
          <w:rStyle w:val="IntenseEmphasis"/>
        </w:rPr>
        <w:t>Schedule Summary Search Filter</w:t>
      </w:r>
      <w:r w:rsidR="00126D29">
        <w:rPr>
          <w:rStyle w:val="Emphasis"/>
          <w:i w:val="0"/>
        </w:rPr>
        <w:t xml:space="preserve"> screen</w:t>
      </w:r>
      <w:r w:rsidR="007233EB">
        <w:rPr>
          <w:rStyle w:val="Emphasis"/>
          <w:i w:val="0"/>
        </w:rPr>
        <w:t>.</w:t>
      </w:r>
    </w:p>
    <w:p w14:paraId="42EEDC4A" w14:textId="77777777" w:rsidR="00FE0B95" w:rsidRDefault="00FE0B95" w:rsidP="00FE0B95">
      <w:pPr>
        <w:pStyle w:val="Caption"/>
        <w:keepNext/>
      </w:pPr>
      <w:bookmarkStart w:id="922" w:name="_Ref397679576"/>
      <w:bookmarkStart w:id="923" w:name="_Ref397437280"/>
      <w:bookmarkStart w:id="924" w:name="_Toc433196190"/>
      <w:r>
        <w:t xml:space="preserve">Figure </w:t>
      </w:r>
      <w:r w:rsidR="008A2B77">
        <w:fldChar w:fldCharType="begin"/>
      </w:r>
      <w:r w:rsidR="008A2B77">
        <w:instrText xml:space="preserve"> SEQ Figure \* ARABIC </w:instrText>
      </w:r>
      <w:r w:rsidR="008A2B77">
        <w:fldChar w:fldCharType="separate"/>
      </w:r>
      <w:r w:rsidR="00211B29">
        <w:rPr>
          <w:noProof/>
        </w:rPr>
        <w:t>47</w:t>
      </w:r>
      <w:r w:rsidR="008A2B77">
        <w:rPr>
          <w:noProof/>
        </w:rPr>
        <w:fldChar w:fldCharType="end"/>
      </w:r>
      <w:bookmarkEnd w:id="922"/>
      <w:bookmarkEnd w:id="923"/>
      <w:r>
        <w:t xml:space="preserve">. </w:t>
      </w:r>
      <w:r w:rsidRPr="007366EB">
        <w:t xml:space="preserve">Schedule Summary Search Filter </w:t>
      </w:r>
      <w:r>
        <w:t>Screen</w:t>
      </w:r>
      <w:bookmarkEnd w:id="924"/>
    </w:p>
    <w:p w14:paraId="6085CF02" w14:textId="77777777" w:rsidR="00F75F99" w:rsidRDefault="00F75F99" w:rsidP="00C93375">
      <w:r>
        <w:rPr>
          <w:noProof/>
        </w:rPr>
        <w:drawing>
          <wp:inline distT="0" distB="0" distL="0" distR="0" wp14:anchorId="497B1F34" wp14:editId="1368DE24">
            <wp:extent cx="5394960" cy="3675888"/>
            <wp:effectExtent l="19050" t="19050" r="15240" b="203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 results.png"/>
                    <pic:cNvPicPr/>
                  </pic:nvPicPr>
                  <pic:blipFill>
                    <a:blip r:embed="rId86">
                      <a:extLst>
                        <a:ext uri="{28A0092B-C50C-407E-A947-70E740481C1C}">
                          <a14:useLocalDpi xmlns:a14="http://schemas.microsoft.com/office/drawing/2010/main" val="0"/>
                        </a:ext>
                      </a:extLst>
                    </a:blip>
                    <a:stretch>
                      <a:fillRect/>
                    </a:stretch>
                  </pic:blipFill>
                  <pic:spPr>
                    <a:xfrm>
                      <a:off x="0" y="0"/>
                      <a:ext cx="5394960" cy="3675888"/>
                    </a:xfrm>
                    <a:prstGeom prst="rect">
                      <a:avLst/>
                    </a:prstGeom>
                    <a:ln>
                      <a:solidFill>
                        <a:schemeClr val="bg1">
                          <a:lumMod val="65000"/>
                        </a:schemeClr>
                      </a:solidFill>
                    </a:ln>
                  </pic:spPr>
                </pic:pic>
              </a:graphicData>
            </a:graphic>
          </wp:inline>
        </w:drawing>
      </w:r>
    </w:p>
    <w:p w14:paraId="08636E8D" w14:textId="77777777" w:rsidR="00F75F99" w:rsidRDefault="00F75F99" w:rsidP="00126D29">
      <w:pPr>
        <w:rPr>
          <w:rStyle w:val="Emphasis"/>
          <w:i w:val="0"/>
        </w:rPr>
      </w:pPr>
      <w:r>
        <w:rPr>
          <w:rStyle w:val="Emphasis"/>
          <w:i w:val="0"/>
        </w:rPr>
        <w:t>You can use the filter fields and [</w:t>
      </w:r>
      <w:r w:rsidRPr="009B2C63">
        <w:rPr>
          <w:rStyle w:val="Strong"/>
        </w:rPr>
        <w:t>Find Schedule</w:t>
      </w:r>
      <w:r>
        <w:rPr>
          <w:rStyle w:val="Emphasis"/>
          <w:i w:val="0"/>
        </w:rPr>
        <w:t xml:space="preserve">] button to </w:t>
      </w:r>
      <w:r w:rsidR="009B2C63">
        <w:rPr>
          <w:rStyle w:val="Emphasis"/>
          <w:i w:val="0"/>
        </w:rPr>
        <w:t xml:space="preserve">locate a particular schedule. </w:t>
      </w:r>
      <w:r w:rsidR="007233EB">
        <w:rPr>
          <w:rStyle w:val="Emphasis"/>
          <w:i w:val="0"/>
        </w:rPr>
        <w:t>T</w:t>
      </w:r>
      <w:r w:rsidR="009B2C63">
        <w:rPr>
          <w:rStyle w:val="Emphasis"/>
          <w:i w:val="0"/>
        </w:rPr>
        <w:t xml:space="preserve">he </w:t>
      </w:r>
      <w:r w:rsidR="007233EB">
        <w:rPr>
          <w:rStyle w:val="Emphasis"/>
          <w:i w:val="0"/>
        </w:rPr>
        <w:t xml:space="preserve">table that generates below displays schedule information, </w:t>
      </w:r>
      <w:r w:rsidR="009B2C63">
        <w:rPr>
          <w:rStyle w:val="Emphasis"/>
          <w:i w:val="0"/>
        </w:rPr>
        <w:t>including the proctor, time slot, facility, test</w:t>
      </w:r>
      <w:r w:rsidR="00126D29">
        <w:rPr>
          <w:rStyle w:val="Emphasis"/>
          <w:i w:val="0"/>
        </w:rPr>
        <w:t xml:space="preserve">s, and accessibility equipment. This table includes a row of information for each scheduled student. </w:t>
      </w:r>
      <w:r w:rsidR="007233EB">
        <w:rPr>
          <w:rStyle w:val="Emphasis"/>
          <w:i w:val="0"/>
        </w:rPr>
        <w:t>If a second time slot is scheduled for the same day, it is displayed to the right of the first time slot.</w:t>
      </w:r>
      <w:r w:rsidR="008A58A1">
        <w:rPr>
          <w:rStyle w:val="Emphasis"/>
          <w:i w:val="0"/>
        </w:rPr>
        <w:t xml:space="preserve"> If multiple slots are scheduled, </w:t>
      </w:r>
      <w:r w:rsidR="00471A7B">
        <w:rPr>
          <w:rStyle w:val="Emphasis"/>
          <w:i w:val="0"/>
        </w:rPr>
        <w:t xml:space="preserve">use the </w:t>
      </w:r>
      <w:r w:rsidR="008A58A1">
        <w:rPr>
          <w:rStyle w:val="Emphasis"/>
          <w:i w:val="0"/>
        </w:rPr>
        <w:t>navigation widgets to browse through the different time slots.</w:t>
      </w:r>
    </w:p>
    <w:p w14:paraId="6994BD22" w14:textId="77777777" w:rsidR="00FE0B95" w:rsidRPr="00FE0B95" w:rsidRDefault="00FE0B95" w:rsidP="00126D29">
      <w:pPr>
        <w:keepNext/>
        <w:rPr>
          <w:rStyle w:val="Emphasis"/>
        </w:rPr>
      </w:pPr>
      <w:r w:rsidRPr="00FE0B95">
        <w:rPr>
          <w:rStyle w:val="Emphasis"/>
        </w:rPr>
        <w:t>To view schedule results:</w:t>
      </w:r>
    </w:p>
    <w:tbl>
      <w:tblPr>
        <w:tblStyle w:val="TableProcedure"/>
        <w:tblW w:w="9360" w:type="dxa"/>
        <w:jc w:val="center"/>
        <w:tblLayout w:type="fixed"/>
        <w:tblLook w:val="04A0" w:firstRow="1" w:lastRow="0" w:firstColumn="1" w:lastColumn="0" w:noHBand="0" w:noVBand="1"/>
      </w:tblPr>
      <w:tblGrid>
        <w:gridCol w:w="9360"/>
      </w:tblGrid>
      <w:tr w:rsidR="00FE0B95" w14:paraId="78838A0B" w14:textId="77777777" w:rsidTr="00FE0B95">
        <w:trPr>
          <w:jc w:val="center"/>
        </w:trPr>
        <w:tc>
          <w:tcPr>
            <w:tcW w:w="9576" w:type="dxa"/>
          </w:tcPr>
          <w:p w14:paraId="0A28BE1C" w14:textId="7029E843" w:rsidR="00FE0B95" w:rsidRDefault="009A2379" w:rsidP="00853036">
            <w:pPr>
              <w:pStyle w:val="ListNumber"/>
              <w:numPr>
                <w:ilvl w:val="0"/>
                <w:numId w:val="105"/>
              </w:numPr>
            </w:pPr>
            <w:r>
              <w:t>On</w:t>
            </w:r>
            <w:r w:rsidR="00FE0B95" w:rsidRPr="00FC73AC">
              <w:t xml:space="preserve"> the </w:t>
            </w:r>
            <w:r w:rsidR="00FE0B95" w:rsidRPr="00FC73AC">
              <w:rPr>
                <w:rStyle w:val="IntenseEmphasis"/>
              </w:rPr>
              <w:t>Test Administration</w:t>
            </w:r>
            <w:r w:rsidR="00FE0B95" w:rsidRPr="00FC73AC">
              <w:t xml:space="preserve"> screen, click [</w:t>
            </w:r>
            <w:r w:rsidR="00FE0B95" w:rsidRPr="00FC73AC">
              <w:rPr>
                <w:rStyle w:val="Strong"/>
              </w:rPr>
              <w:t xml:space="preserve">Add/Modify </w:t>
            </w:r>
            <w:r w:rsidR="00FE0B95">
              <w:rPr>
                <w:rStyle w:val="Strong"/>
              </w:rPr>
              <w:t>Schedule Results</w:t>
            </w:r>
            <w:r w:rsidR="00FE0B95" w:rsidRPr="00FC73AC">
              <w:t>]. The</w:t>
            </w:r>
            <w:r w:rsidR="00FE0B95" w:rsidRPr="007155C6">
              <w:rPr>
                <w:rStyle w:val="IntenseEmphasis"/>
              </w:rPr>
              <w:t xml:space="preserve"> Schedule Summary Search Filter</w:t>
            </w:r>
            <w:r w:rsidR="00FE0B95">
              <w:rPr>
                <w:rStyle w:val="Emphasis"/>
                <w:i w:val="0"/>
              </w:rPr>
              <w:t xml:space="preserve"> </w:t>
            </w:r>
            <w:r w:rsidR="00FE0B95" w:rsidRPr="00FC73AC">
              <w:t>screen opens</w:t>
            </w:r>
            <w:r w:rsidR="00FE0B95">
              <w:t xml:space="preserve"> (see </w:t>
            </w:r>
            <w:r w:rsidR="00FE0B95" w:rsidRPr="006A609D">
              <w:rPr>
                <w:rStyle w:val="CrossReference"/>
              </w:rPr>
              <w:fldChar w:fldCharType="begin"/>
            </w:r>
            <w:r w:rsidR="006A609D" w:rsidRPr="006A609D">
              <w:rPr>
                <w:rStyle w:val="CrossReference"/>
              </w:rPr>
              <w:instrText xml:space="preserve"> REF _Ref397437280 \* MERGEFORMAT \h</w:instrText>
            </w:r>
            <w:r w:rsidR="00FE0B95" w:rsidRPr="006A609D">
              <w:rPr>
                <w:rStyle w:val="CrossReference"/>
              </w:rPr>
            </w:r>
            <w:r w:rsidR="00FE0B95" w:rsidRPr="006A609D">
              <w:rPr>
                <w:rStyle w:val="CrossReference"/>
              </w:rPr>
              <w:fldChar w:fldCharType="separate"/>
            </w:r>
            <w:ins w:id="925" w:author="Jamika D. Burge" w:date="2015-11-24T15:06:00Z">
              <w:r w:rsidR="00211B29" w:rsidRPr="00211B29">
                <w:rPr>
                  <w:rStyle w:val="CrossReference"/>
                  <w:rPrChange w:id="926" w:author="Jamika D. Burge" w:date="2015-11-24T15:06:00Z">
                    <w:rPr/>
                  </w:rPrChange>
                </w:rPr>
                <w:t>Figure 47</w:t>
              </w:r>
            </w:ins>
            <w:del w:id="927" w:author="Jamika D. Burge" w:date="2015-11-24T15:06:00Z">
              <w:r w:rsidR="00ED0EE4" w:rsidRPr="00ED0EE4" w:rsidDel="00211B29">
                <w:rPr>
                  <w:rStyle w:val="CrossReference"/>
                </w:rPr>
                <w:delText>Figure 47</w:delText>
              </w:r>
            </w:del>
            <w:r w:rsidR="00FE0B95" w:rsidRPr="006A609D">
              <w:rPr>
                <w:rStyle w:val="CrossReference"/>
              </w:rPr>
              <w:fldChar w:fldCharType="end"/>
            </w:r>
            <w:r w:rsidR="00FE0B95">
              <w:t>)</w:t>
            </w:r>
            <w:r w:rsidR="00FE0B95" w:rsidRPr="00FC73AC">
              <w:t>.</w:t>
            </w:r>
          </w:p>
          <w:p w14:paraId="5811FC35" w14:textId="77777777" w:rsidR="00FE0B95" w:rsidRPr="00FE0B95" w:rsidRDefault="00FE0B95" w:rsidP="00853036">
            <w:pPr>
              <w:pStyle w:val="ListNumber"/>
              <w:numPr>
                <w:ilvl w:val="0"/>
                <w:numId w:val="105"/>
              </w:numPr>
              <w:rPr>
                <w:rStyle w:val="Emphasis"/>
                <w:i w:val="0"/>
                <w:iCs w:val="0"/>
              </w:rPr>
            </w:pPr>
            <w:r>
              <w:rPr>
                <w:rStyle w:val="Emphasis"/>
                <w:i w:val="0"/>
              </w:rPr>
              <w:t>In the filter fields, select a district, institution, and facility and enter a schedule date.</w:t>
            </w:r>
          </w:p>
          <w:p w14:paraId="45055465" w14:textId="77777777" w:rsidR="00FE0B95" w:rsidRDefault="00FE0B95" w:rsidP="00853036">
            <w:pPr>
              <w:pStyle w:val="ListNumber"/>
              <w:numPr>
                <w:ilvl w:val="0"/>
                <w:numId w:val="105"/>
              </w:numPr>
            </w:pPr>
            <w:r>
              <w:rPr>
                <w:rStyle w:val="Emphasis"/>
                <w:i w:val="0"/>
              </w:rPr>
              <w:t>Click [</w:t>
            </w:r>
            <w:r w:rsidRPr="00FE0B95">
              <w:rPr>
                <w:rStyle w:val="Emphasis"/>
                <w:b/>
                <w:i w:val="0"/>
              </w:rPr>
              <w:t>Find Schedule</w:t>
            </w:r>
            <w:r>
              <w:rPr>
                <w:rStyle w:val="Emphasis"/>
                <w:i w:val="0"/>
              </w:rPr>
              <w:t>]. The schedule table displays in the section below the filter fields.</w:t>
            </w:r>
          </w:p>
        </w:tc>
      </w:tr>
    </w:tbl>
    <w:p w14:paraId="6953C2A7" w14:textId="77777777" w:rsidR="00FE0B95" w:rsidRDefault="00FE0B95" w:rsidP="00C93375"/>
    <w:p w14:paraId="4D5F67D8" w14:textId="77777777" w:rsidR="00C26AA5" w:rsidRDefault="00C26AA5" w:rsidP="002F6A2C">
      <w:pPr>
        <w:pStyle w:val="ImageCaption"/>
      </w:pPr>
      <w:bookmarkStart w:id="928" w:name="_Ref397679637"/>
      <w:bookmarkStart w:id="929" w:name="_Toc433196191"/>
      <w:r>
        <w:t xml:space="preserve">Figure </w:t>
      </w:r>
      <w:r w:rsidR="008A2B77">
        <w:fldChar w:fldCharType="begin"/>
      </w:r>
      <w:r w:rsidR="008A2B77">
        <w:instrText xml:space="preserve"> SEQ Figure \* ARABIC </w:instrText>
      </w:r>
      <w:r w:rsidR="008A2B77">
        <w:fldChar w:fldCharType="separate"/>
      </w:r>
      <w:r w:rsidR="00211B29">
        <w:rPr>
          <w:noProof/>
        </w:rPr>
        <w:t>48</w:t>
      </w:r>
      <w:r w:rsidR="008A2B77">
        <w:rPr>
          <w:noProof/>
        </w:rPr>
        <w:fldChar w:fldCharType="end"/>
      </w:r>
      <w:bookmarkEnd w:id="928"/>
      <w:r>
        <w:t>. Edit Schedule Screen</w:t>
      </w:r>
      <w:bookmarkEnd w:id="929"/>
    </w:p>
    <w:p w14:paraId="601FA7E0" w14:textId="77777777" w:rsidR="00C26AA5" w:rsidRDefault="00C26AA5" w:rsidP="002F6A2C">
      <w:pPr>
        <w:pStyle w:val="Image"/>
      </w:pPr>
      <w:r w:rsidRPr="00D9422A">
        <w:drawing>
          <wp:inline distT="0" distB="0" distL="0" distR="0" wp14:anchorId="391ED329" wp14:editId="6E979BB1">
            <wp:extent cx="5486400" cy="3668151"/>
            <wp:effectExtent l="19050" t="19050" r="19050" b="279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cheduleScreen.png"/>
                    <pic:cNvPicPr/>
                  </pic:nvPicPr>
                  <pic:blipFill>
                    <a:blip r:embed="rId87">
                      <a:extLst>
                        <a:ext uri="{28A0092B-C50C-407E-A947-70E740481C1C}">
                          <a14:useLocalDpi xmlns:a14="http://schemas.microsoft.com/office/drawing/2010/main" val="0"/>
                        </a:ext>
                      </a:extLst>
                    </a:blip>
                    <a:stretch>
                      <a:fillRect/>
                    </a:stretch>
                  </pic:blipFill>
                  <pic:spPr>
                    <a:xfrm>
                      <a:off x="0" y="0"/>
                      <a:ext cx="5486400" cy="3668151"/>
                    </a:xfrm>
                    <a:prstGeom prst="rect">
                      <a:avLst/>
                    </a:prstGeom>
                    <a:ln w="9522" cmpd="sng">
                      <a:solidFill>
                        <a:srgbClr val="A6A6A6"/>
                      </a:solidFill>
                      <a:prstDash val="solid"/>
                    </a:ln>
                  </pic:spPr>
                </pic:pic>
              </a:graphicData>
            </a:graphic>
          </wp:inline>
        </w:drawing>
      </w:r>
    </w:p>
    <w:p w14:paraId="3978377C" w14:textId="77777777" w:rsidR="00C26AA5" w:rsidRDefault="00C26AA5">
      <w:pPr>
        <w:spacing w:after="0"/>
        <w:rPr>
          <w:rStyle w:val="Emphasis"/>
        </w:rPr>
      </w:pPr>
    </w:p>
    <w:p w14:paraId="53F5543B" w14:textId="77777777" w:rsidR="00FE0B95" w:rsidRPr="00E04CBD" w:rsidRDefault="00FE0B95" w:rsidP="00471A7B">
      <w:pPr>
        <w:rPr>
          <w:rStyle w:val="Emphasis"/>
        </w:rPr>
      </w:pPr>
      <w:r w:rsidRPr="00E04CBD">
        <w:rPr>
          <w:rStyle w:val="Emphasis"/>
        </w:rPr>
        <w:t xml:space="preserve">To </w:t>
      </w:r>
      <w:r w:rsidR="007073C0" w:rsidRPr="00E04CBD">
        <w:rPr>
          <w:rStyle w:val="Emphasis"/>
        </w:rPr>
        <w:t>modify schedule details</w:t>
      </w:r>
      <w:r w:rsidRPr="00E04CBD">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FE0B95" w:rsidRPr="00161284" w14:paraId="229EB72B" w14:textId="77777777" w:rsidTr="00E70F6D">
        <w:trPr>
          <w:jc w:val="center"/>
        </w:trPr>
        <w:tc>
          <w:tcPr>
            <w:tcW w:w="9576" w:type="dxa"/>
          </w:tcPr>
          <w:p w14:paraId="05AD4084" w14:textId="74936E0A" w:rsidR="00FE0B95" w:rsidRPr="00E04CBD" w:rsidRDefault="00FE0B95" w:rsidP="00C26AA5">
            <w:pPr>
              <w:pStyle w:val="ListNumber"/>
              <w:numPr>
                <w:ilvl w:val="0"/>
                <w:numId w:val="106"/>
              </w:numPr>
            </w:pPr>
            <w:r w:rsidRPr="00E04CBD">
              <w:t>On the schedule table</w:t>
            </w:r>
            <w:r w:rsidR="00C26AA5">
              <w:t xml:space="preserve"> (see </w:t>
            </w:r>
            <w:r w:rsidR="00C26AA5" w:rsidRPr="006A609D">
              <w:rPr>
                <w:rStyle w:val="CrossReference"/>
              </w:rPr>
              <w:fldChar w:fldCharType="begin"/>
            </w:r>
            <w:r w:rsidR="006A609D" w:rsidRPr="006A609D">
              <w:rPr>
                <w:rStyle w:val="CrossReference"/>
              </w:rPr>
              <w:instrText xml:space="preserve"> REF _Ref397679576 \* MERGEFORMAT \h</w:instrText>
            </w:r>
            <w:r w:rsidR="00C26AA5" w:rsidRPr="006A609D">
              <w:rPr>
                <w:rStyle w:val="CrossReference"/>
              </w:rPr>
            </w:r>
            <w:r w:rsidR="00C26AA5" w:rsidRPr="006A609D">
              <w:rPr>
                <w:rStyle w:val="CrossReference"/>
              </w:rPr>
              <w:fldChar w:fldCharType="separate"/>
            </w:r>
            <w:ins w:id="930" w:author="Jamika D. Burge" w:date="2015-11-24T15:06:00Z">
              <w:r w:rsidR="00211B29" w:rsidRPr="00211B29">
                <w:rPr>
                  <w:rStyle w:val="CrossReference"/>
                  <w:rPrChange w:id="931" w:author="Jamika D. Burge" w:date="2015-11-24T15:06:00Z">
                    <w:rPr/>
                  </w:rPrChange>
                </w:rPr>
                <w:t>Figure 47</w:t>
              </w:r>
            </w:ins>
            <w:del w:id="932" w:author="Jamika D. Burge" w:date="2015-11-24T15:06:00Z">
              <w:r w:rsidR="00ED0EE4" w:rsidRPr="00ED0EE4" w:rsidDel="00211B29">
                <w:rPr>
                  <w:rStyle w:val="CrossReference"/>
                </w:rPr>
                <w:delText>Figure 47</w:delText>
              </w:r>
            </w:del>
            <w:r w:rsidR="00C26AA5" w:rsidRPr="006A609D">
              <w:rPr>
                <w:rStyle w:val="CrossReference"/>
              </w:rPr>
              <w:fldChar w:fldCharType="end"/>
            </w:r>
            <w:r w:rsidR="00C26AA5">
              <w:t>)</w:t>
            </w:r>
            <w:r w:rsidRPr="00E04CBD">
              <w:t>, click</w:t>
            </w:r>
            <w:r w:rsidR="007073C0" w:rsidRPr="00E04CBD">
              <w:t xml:space="preserve"> [ </w:t>
            </w:r>
            <w:r w:rsidR="007073C0" w:rsidRPr="00E04CBD">
              <w:rPr>
                <w:i/>
                <w:noProof/>
              </w:rPr>
              <w:drawing>
                <wp:inline distT="0" distB="0" distL="0" distR="0" wp14:anchorId="493CC04C" wp14:editId="3AAA0C23">
                  <wp:extent cx="231583" cy="237744"/>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7073C0" w:rsidRPr="00E04CBD">
              <w:t>].</w:t>
            </w:r>
            <w:r w:rsidR="00C26AA5">
              <w:t xml:space="preserve">for the time slot that you wish to modify. The </w:t>
            </w:r>
            <w:r w:rsidR="00C26AA5" w:rsidRPr="002F6A2C">
              <w:rPr>
                <w:b/>
                <w:i/>
              </w:rPr>
              <w:t>Edit Schedule</w:t>
            </w:r>
            <w:r w:rsidR="00C26AA5">
              <w:t xml:space="preserve"> screen opens (see </w:t>
            </w:r>
            <w:r w:rsidR="00C26AA5" w:rsidRPr="006A609D">
              <w:rPr>
                <w:rStyle w:val="CrossReference"/>
              </w:rPr>
              <w:fldChar w:fldCharType="begin"/>
            </w:r>
            <w:r w:rsidR="006A609D" w:rsidRPr="006A609D">
              <w:rPr>
                <w:rStyle w:val="CrossReference"/>
              </w:rPr>
              <w:instrText xml:space="preserve"> REF _Ref397679637 \* MERGEFORMAT \h</w:instrText>
            </w:r>
            <w:r w:rsidR="00C26AA5" w:rsidRPr="006A609D">
              <w:rPr>
                <w:rStyle w:val="CrossReference"/>
              </w:rPr>
            </w:r>
            <w:r w:rsidR="00C26AA5" w:rsidRPr="006A609D">
              <w:rPr>
                <w:rStyle w:val="CrossReference"/>
              </w:rPr>
              <w:fldChar w:fldCharType="separate"/>
            </w:r>
            <w:ins w:id="933" w:author="Jamika D. Burge" w:date="2015-11-24T15:06:00Z">
              <w:r w:rsidR="00211B29" w:rsidRPr="00211B29">
                <w:rPr>
                  <w:rStyle w:val="CrossReference"/>
                  <w:rPrChange w:id="934" w:author="Jamika D. Burge" w:date="2015-11-24T15:06:00Z">
                    <w:rPr/>
                  </w:rPrChange>
                </w:rPr>
                <w:t>Figure 48</w:t>
              </w:r>
            </w:ins>
            <w:del w:id="935" w:author="Jamika D. Burge" w:date="2015-11-24T15:06:00Z">
              <w:r w:rsidR="00ED0EE4" w:rsidRPr="00ED0EE4" w:rsidDel="00211B29">
                <w:rPr>
                  <w:rStyle w:val="CrossReference"/>
                </w:rPr>
                <w:delText>Figure 48</w:delText>
              </w:r>
            </w:del>
            <w:r w:rsidR="00C26AA5" w:rsidRPr="006A609D">
              <w:rPr>
                <w:rStyle w:val="CrossReference"/>
              </w:rPr>
              <w:fldChar w:fldCharType="end"/>
            </w:r>
            <w:r w:rsidR="00C26AA5">
              <w:t>)</w:t>
            </w:r>
            <w:r w:rsidR="00B41020">
              <w:t>.</w:t>
            </w:r>
          </w:p>
          <w:p w14:paraId="6290BCB3" w14:textId="77777777" w:rsidR="00C26AA5" w:rsidRDefault="00C26AA5" w:rsidP="00C26AA5">
            <w:pPr>
              <w:pStyle w:val="ListNumber"/>
              <w:numPr>
                <w:ilvl w:val="0"/>
                <w:numId w:val="106"/>
              </w:numPr>
            </w:pPr>
            <w:r>
              <w:t>Make the necessary modifications.</w:t>
            </w:r>
          </w:p>
          <w:p w14:paraId="65A41A6F" w14:textId="77777777" w:rsidR="00C26AA5" w:rsidRDefault="00C26AA5" w:rsidP="002F6A2C">
            <w:pPr>
              <w:pStyle w:val="ListBullet2"/>
            </w:pPr>
            <w:r>
              <w:t>To change the test that a student is scheduled to take, select the required test from the drop-down list in the Test Name column.</w:t>
            </w:r>
          </w:p>
          <w:p w14:paraId="6396F461" w14:textId="77777777" w:rsidR="00C26AA5" w:rsidRDefault="00C26AA5" w:rsidP="002F6A2C">
            <w:pPr>
              <w:pStyle w:val="ListBullet2"/>
            </w:pPr>
            <w:r>
              <w:t>To remove a student from the schedule, click [</w:t>
            </w:r>
            <w:r w:rsidRPr="002F6A2C">
              <w:rPr>
                <w:i/>
                <w:noProof/>
              </w:rPr>
              <w:drawing>
                <wp:inline distT="0" distB="0" distL="0" distR="0" wp14:anchorId="28A05D1A" wp14:editId="2B2085BD">
                  <wp:extent cx="228600" cy="2346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471A7B">
              <w:t xml:space="preserve"> for that student</w:t>
            </w:r>
            <w:r>
              <w:t>.</w:t>
            </w:r>
          </w:p>
          <w:p w14:paraId="312A2832" w14:textId="77777777" w:rsidR="00C26AA5" w:rsidRDefault="00C26AA5" w:rsidP="002F6A2C">
            <w:pPr>
              <w:pStyle w:val="ListBullet2"/>
            </w:pPr>
            <w:r>
              <w:t xml:space="preserve">To change the seat allocated to a student, </w:t>
            </w:r>
          </w:p>
          <w:p w14:paraId="3954E2C7" w14:textId="77777777" w:rsidR="00C26AA5" w:rsidRDefault="00C26AA5" w:rsidP="00471A7B">
            <w:pPr>
              <w:pStyle w:val="ListNumber2"/>
              <w:numPr>
                <w:ilvl w:val="1"/>
                <w:numId w:val="112"/>
              </w:numPr>
            </w:pPr>
            <w:r>
              <w:t>Click [</w:t>
            </w:r>
            <w:r w:rsidRPr="002F6A2C">
              <w:rPr>
                <w:i/>
                <w:noProof/>
              </w:rPr>
              <w:drawing>
                <wp:inline distT="0" distB="0" distL="0" distR="0" wp14:anchorId="19B76E97" wp14:editId="2D1A62E9">
                  <wp:extent cx="231583" cy="237744"/>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in the Choose Seats column. A pop-up window appears listing the seats available for the time slot along with the test platform and available accessibility equipment information. </w:t>
            </w:r>
          </w:p>
          <w:p w14:paraId="088CB341" w14:textId="77777777" w:rsidR="00C26AA5" w:rsidRDefault="00471A7B" w:rsidP="00471A7B">
            <w:pPr>
              <w:pStyle w:val="ListNumber2"/>
              <w:numPr>
                <w:ilvl w:val="1"/>
                <w:numId w:val="112"/>
              </w:numPr>
            </w:pPr>
            <w:r>
              <w:t xml:space="preserve">Click the radio </w:t>
            </w:r>
            <w:r w:rsidR="00C26AA5">
              <w:t>button for the seat that you wish to assign to the student.</w:t>
            </w:r>
          </w:p>
          <w:p w14:paraId="18C5789E" w14:textId="77777777" w:rsidR="00C26AA5" w:rsidRDefault="00C26AA5" w:rsidP="00471A7B">
            <w:pPr>
              <w:pStyle w:val="ListNumber2"/>
              <w:numPr>
                <w:ilvl w:val="1"/>
                <w:numId w:val="112"/>
              </w:numPr>
            </w:pPr>
            <w:r>
              <w:t>Click [</w:t>
            </w:r>
            <w:r w:rsidRPr="002F6A2C">
              <w:rPr>
                <w:b/>
              </w:rPr>
              <w:t>OK</w:t>
            </w:r>
            <w:r>
              <w:t>].</w:t>
            </w:r>
          </w:p>
          <w:p w14:paraId="6AB0FB1F" w14:textId="77777777" w:rsidR="00C26AA5" w:rsidRPr="00E04CBD" w:rsidRDefault="00C26AA5" w:rsidP="00C26AA5">
            <w:pPr>
              <w:pStyle w:val="ListNumber"/>
              <w:numPr>
                <w:ilvl w:val="0"/>
                <w:numId w:val="106"/>
              </w:numPr>
            </w:pPr>
            <w:r>
              <w:t>Click [</w:t>
            </w:r>
            <w:r w:rsidRPr="002F6A2C">
              <w:rPr>
                <w:b/>
              </w:rPr>
              <w:t>Save</w:t>
            </w:r>
            <w:r>
              <w:t>] to save your changes.</w:t>
            </w:r>
          </w:p>
        </w:tc>
      </w:tr>
    </w:tbl>
    <w:p w14:paraId="3DE5BD78" w14:textId="77777777" w:rsidR="00FE0B95" w:rsidRPr="00161284" w:rsidRDefault="00FE0B95" w:rsidP="00FE0B95">
      <w:pPr>
        <w:rPr>
          <w:highlight w:val="yellow"/>
        </w:rPr>
      </w:pPr>
    </w:p>
    <w:p w14:paraId="31A27E0F" w14:textId="77777777" w:rsidR="00FE0B95" w:rsidRDefault="00C66B62" w:rsidP="00853036">
      <w:pPr>
        <w:pStyle w:val="Heading2"/>
        <w:pageBreakBefore/>
      </w:pPr>
      <w:bookmarkStart w:id="936" w:name="_Toc433196132"/>
      <w:r>
        <w:t>Viewing Test Administration Reports</w:t>
      </w:r>
      <w:bookmarkEnd w:id="936"/>
    </w:p>
    <w:p w14:paraId="41CADAA5" w14:textId="77777777" w:rsidR="00C66B62" w:rsidRDefault="00C66B62" w:rsidP="00C66B62">
      <w:r>
        <w:t>You can view reports about the assessments, eligible students, and schedules created in ART. There are three types of test administration reports available in ART:</w:t>
      </w:r>
    </w:p>
    <w:p w14:paraId="1E32B393" w14:textId="77777777" w:rsidR="00C66B62" w:rsidRDefault="008A2B77" w:rsidP="00471A7B">
      <w:pPr>
        <w:numPr>
          <w:ilvl w:val="0"/>
          <w:numId w:val="107"/>
        </w:numPr>
      </w:pPr>
      <w:hyperlink w:anchor="_Participation_Reports." w:history="1">
        <w:r w:rsidR="00C66B62" w:rsidRPr="003B1307">
          <w:rPr>
            <w:rStyle w:val="Hyperlink"/>
          </w:rPr>
          <w:t>Participation Reports</w:t>
        </w:r>
      </w:hyperlink>
      <w:r w:rsidR="00C66B62">
        <w:t>—Accessible from the home screen, these report</w:t>
      </w:r>
      <w:r w:rsidR="00E70F6D">
        <w:t>s provide information about students’ testing status</w:t>
      </w:r>
      <w:r w:rsidR="00B616B0">
        <w:t>es</w:t>
      </w:r>
      <w:r w:rsidR="00E70F6D">
        <w:t xml:space="preserve"> at various </w:t>
      </w:r>
      <w:r w:rsidR="00B616B0">
        <w:t>entity</w:t>
      </w:r>
      <w:r w:rsidR="00E70F6D">
        <w:t xml:space="preserve"> levels</w:t>
      </w:r>
      <w:r w:rsidR="00C66B62">
        <w:t xml:space="preserve">. There are two types of </w:t>
      </w:r>
      <w:r w:rsidR="00E70F6D">
        <w:t>Participation R</w:t>
      </w:r>
      <w:r w:rsidR="00B616B0">
        <w:t>eports: Summary reports and D</w:t>
      </w:r>
      <w:r w:rsidR="00C66B62">
        <w:t>etails reports.</w:t>
      </w:r>
    </w:p>
    <w:p w14:paraId="1A1FDAC2" w14:textId="77777777" w:rsidR="00C66B62" w:rsidRDefault="008A2B77" w:rsidP="00471A7B">
      <w:pPr>
        <w:numPr>
          <w:ilvl w:val="0"/>
          <w:numId w:val="107"/>
        </w:numPr>
      </w:pPr>
      <w:hyperlink w:anchor="_Proctor_Schedule_Reports." w:history="1">
        <w:r w:rsidR="00C66B62" w:rsidRPr="003B1307">
          <w:rPr>
            <w:rStyle w:val="Hyperlink"/>
          </w:rPr>
          <w:t>Proctor Schedule Reports</w:t>
        </w:r>
      </w:hyperlink>
      <w:r w:rsidR="00C66B62">
        <w:t xml:space="preserve">—Accessible from the </w:t>
      </w:r>
      <w:r w:rsidR="00C66B62" w:rsidRPr="00FC73AC">
        <w:rPr>
          <w:rStyle w:val="IntenseEmphasis"/>
        </w:rPr>
        <w:t>Test Administration</w:t>
      </w:r>
      <w:r w:rsidR="00C66B62" w:rsidRPr="00FC73AC">
        <w:t xml:space="preserve"> screen</w:t>
      </w:r>
      <w:r w:rsidR="00C66B62">
        <w:t>, these reports provide information about proctors</w:t>
      </w:r>
      <w:r w:rsidR="003B1307">
        <w:t>’</w:t>
      </w:r>
      <w:r w:rsidR="00C66B62">
        <w:t xml:space="preserve"> schedules in a selected date range. </w:t>
      </w:r>
    </w:p>
    <w:p w14:paraId="5317FB79" w14:textId="77777777" w:rsidR="00853036" w:rsidRDefault="008A2B77" w:rsidP="00471A7B">
      <w:pPr>
        <w:numPr>
          <w:ilvl w:val="0"/>
          <w:numId w:val="107"/>
        </w:numPr>
      </w:pPr>
      <w:hyperlink w:anchor="_Student_Schedule_Reports." w:history="1">
        <w:r w:rsidR="00853036" w:rsidRPr="003B1307">
          <w:rPr>
            <w:rStyle w:val="Hyperlink"/>
          </w:rPr>
          <w:t>Student Schedule Reports</w:t>
        </w:r>
      </w:hyperlink>
      <w:r w:rsidR="00853036">
        <w:t xml:space="preserve">—Accessible from the </w:t>
      </w:r>
      <w:r w:rsidR="00853036" w:rsidRPr="00FC73AC">
        <w:rPr>
          <w:rStyle w:val="IntenseEmphasis"/>
        </w:rPr>
        <w:t>Test Administration</w:t>
      </w:r>
      <w:r w:rsidR="00853036" w:rsidRPr="00FC73AC">
        <w:t xml:space="preserve"> screen</w:t>
      </w:r>
      <w:r w:rsidR="00853036">
        <w:t xml:space="preserve">, these reports provide information about students’ assessment schedules in a selected date range.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853036" w14:paraId="2B41FA80" w14:textId="77777777" w:rsidTr="00E70F6D">
        <w:trPr>
          <w:jc w:val="left"/>
        </w:trPr>
        <w:tc>
          <w:tcPr>
            <w:tcW w:w="720" w:type="dxa"/>
          </w:tcPr>
          <w:p w14:paraId="5A17373C" w14:textId="77777777" w:rsidR="00853036" w:rsidRDefault="00853036" w:rsidP="00E70F6D">
            <w:pPr>
              <w:pStyle w:val="NoteIcon"/>
            </w:pPr>
            <w:r>
              <w:rPr>
                <w:sz w:val="20"/>
                <w:szCs w:val="20"/>
              </w:rPr>
              <w:drawing>
                <wp:inline distT="0" distB="0" distL="0" distR="0" wp14:anchorId="68514621" wp14:editId="10FC56C1">
                  <wp:extent cx="292608" cy="394745"/>
                  <wp:effectExtent l="0" t="0" r="0" b="57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7AED050" w14:textId="77777777" w:rsidR="00853036" w:rsidRDefault="00853036" w:rsidP="00853036">
            <w:pPr>
              <w:pStyle w:val="NoteText"/>
              <w:rPr>
                <w:rStyle w:val="Strong"/>
              </w:rPr>
            </w:pPr>
            <w:r>
              <w:rPr>
                <w:rStyle w:val="Strong"/>
              </w:rPr>
              <w:t xml:space="preserve">Notes: </w:t>
            </w:r>
          </w:p>
          <w:p w14:paraId="187A6CE6" w14:textId="77777777" w:rsidR="00853036" w:rsidRDefault="00853036" w:rsidP="00853036">
            <w:pPr>
              <w:pStyle w:val="NoteText"/>
              <w:rPr>
                <w:rStyle w:val="Strong"/>
                <w:b w:val="0"/>
              </w:rPr>
            </w:pPr>
            <w:r>
              <w:rPr>
                <w:rStyle w:val="Strong"/>
                <w:b w:val="0"/>
              </w:rPr>
              <w:t xml:space="preserve">You must create at least one schedule in ART in order to view Proctor Schedule Reports and Student Schedule Reports. </w:t>
            </w:r>
          </w:p>
          <w:p w14:paraId="2BB0733F" w14:textId="77777777" w:rsidR="00853036" w:rsidRPr="00853036" w:rsidRDefault="00853036" w:rsidP="00853036">
            <w:pPr>
              <w:pStyle w:val="NoteText"/>
              <w:rPr>
                <w:rStyle w:val="Emphasis"/>
                <w:bCs/>
                <w:i w:val="0"/>
                <w:iCs w:val="0"/>
              </w:rPr>
            </w:pPr>
            <w:r>
              <w:rPr>
                <w:rStyle w:val="Strong"/>
                <w:b w:val="0"/>
              </w:rPr>
              <w:t>The reports in ART do not provide any information about students’ assessment scores.</w:t>
            </w:r>
          </w:p>
        </w:tc>
      </w:tr>
    </w:tbl>
    <w:p w14:paraId="1D33C656" w14:textId="77777777" w:rsidR="00C66B62" w:rsidRDefault="00C66B62" w:rsidP="00853036"/>
    <w:p w14:paraId="664C8FCE" w14:textId="77777777" w:rsidR="003B1307" w:rsidRDefault="003B1307" w:rsidP="003B1307">
      <w:pPr>
        <w:pStyle w:val="Heading3"/>
      </w:pPr>
      <w:bookmarkStart w:id="937" w:name="_Participation_Reports."/>
      <w:bookmarkStart w:id="938" w:name="_Toc433196133"/>
      <w:bookmarkEnd w:id="937"/>
      <w:r>
        <w:t>Participation Reports.</w:t>
      </w:r>
      <w:bookmarkEnd w:id="938"/>
    </w:p>
    <w:p w14:paraId="2235C561" w14:textId="77777777" w:rsidR="003B1307" w:rsidRDefault="00B616B0" w:rsidP="003B1307">
      <w:r>
        <w:t>Participation Reports provide information about students’ testing statuses for their eligible assessments. There are two types of Participation Reports: Summary and Details.</w:t>
      </w:r>
    </w:p>
    <w:p w14:paraId="03E1D12A" w14:textId="77777777" w:rsidR="00B616B0" w:rsidRDefault="00B616B0" w:rsidP="00B616B0">
      <w:pPr>
        <w:pStyle w:val="Heading4"/>
      </w:pPr>
      <w:bookmarkStart w:id="939" w:name="_Toc433196134"/>
      <w:r>
        <w:t>Participation</w:t>
      </w:r>
      <w:r w:rsidR="00781F04">
        <w:t xml:space="preserve"> Summary</w:t>
      </w:r>
      <w:r>
        <w:t xml:space="preserve"> Reports.</w:t>
      </w:r>
      <w:bookmarkEnd w:id="939"/>
    </w:p>
    <w:p w14:paraId="0921F135" w14:textId="77777777" w:rsidR="00B616B0" w:rsidRDefault="00781F04" w:rsidP="00B616B0">
      <w:r>
        <w:t>Participation Summary Report</w:t>
      </w:r>
      <w:r w:rsidR="00B616B0">
        <w:t xml:space="preserve">s provide aggregate test status </w:t>
      </w:r>
      <w:r w:rsidR="001274A2">
        <w:t>data</w:t>
      </w:r>
      <w:r w:rsidR="00B616B0">
        <w:t xml:space="preserve"> for the students in a selected entity level. These reports are available at the client, state group, state, district group, district, institution group, and institution level.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B616B0" w14:paraId="10B8953A" w14:textId="77777777" w:rsidTr="007233EB">
        <w:trPr>
          <w:jc w:val="left"/>
        </w:trPr>
        <w:tc>
          <w:tcPr>
            <w:tcW w:w="720" w:type="dxa"/>
          </w:tcPr>
          <w:p w14:paraId="762F3386" w14:textId="77777777" w:rsidR="00B616B0" w:rsidRDefault="00B616B0" w:rsidP="007233EB">
            <w:pPr>
              <w:pStyle w:val="NoteIcon"/>
            </w:pPr>
            <w:r>
              <w:rPr>
                <w:sz w:val="20"/>
                <w:szCs w:val="20"/>
              </w:rPr>
              <w:drawing>
                <wp:inline distT="0" distB="0" distL="0" distR="0" wp14:anchorId="3B98D9C5" wp14:editId="71E7221F">
                  <wp:extent cx="292608" cy="394745"/>
                  <wp:effectExtent l="0" t="0" r="0" b="571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BD8A181" w14:textId="77777777" w:rsidR="00B616B0" w:rsidRPr="00B616B0" w:rsidRDefault="00B616B0" w:rsidP="00B616B0">
            <w:pPr>
              <w:pStyle w:val="NoteText"/>
              <w:ind w:left="90"/>
              <w:rPr>
                <w:rStyle w:val="Emphasis"/>
                <w:bCs/>
                <w:i w:val="0"/>
                <w:iCs w:val="0"/>
              </w:rPr>
            </w:pPr>
            <w:r>
              <w:rPr>
                <w:rStyle w:val="Strong"/>
              </w:rPr>
              <w:t>Note:</w:t>
            </w:r>
            <w:r>
              <w:t xml:space="preserve"> You can only view reports that are focused to your entity level or within your entity level. For example, a district-level user can only view district-level reports and reports for institutions or institution groups within that district.</w:t>
            </w:r>
          </w:p>
        </w:tc>
      </w:tr>
    </w:tbl>
    <w:p w14:paraId="144190DD" w14:textId="77777777" w:rsidR="002E0BDA" w:rsidRDefault="002E0BDA" w:rsidP="00A95C25">
      <w:pPr>
        <w:pStyle w:val="ImageCaption"/>
      </w:pPr>
    </w:p>
    <w:p w14:paraId="325F2A01" w14:textId="77777777" w:rsidR="00184EDA" w:rsidRDefault="00184EDA" w:rsidP="00A95C25">
      <w:pPr>
        <w:pStyle w:val="ImageCaption"/>
      </w:pPr>
      <w:bookmarkStart w:id="940" w:name="_Toc433196192"/>
      <w:r>
        <w:t xml:space="preserve">Figure </w:t>
      </w:r>
      <w:r w:rsidR="008A2B77">
        <w:fldChar w:fldCharType="begin"/>
      </w:r>
      <w:r w:rsidR="008A2B77">
        <w:instrText xml:space="preserve"> SEQ F</w:instrText>
      </w:r>
      <w:r w:rsidR="008A2B77">
        <w:instrText xml:space="preserve">igure \* ARABIC </w:instrText>
      </w:r>
      <w:r w:rsidR="008A2B77">
        <w:fldChar w:fldCharType="separate"/>
      </w:r>
      <w:r w:rsidR="00211B29">
        <w:rPr>
          <w:noProof/>
        </w:rPr>
        <w:t>49</w:t>
      </w:r>
      <w:r w:rsidR="008A2B77">
        <w:rPr>
          <w:noProof/>
        </w:rPr>
        <w:fldChar w:fldCharType="end"/>
      </w:r>
      <w:r>
        <w:t xml:space="preserve">. </w:t>
      </w:r>
      <w:r w:rsidR="00A95C25">
        <w:t>Institution-level Participation Summary Report</w:t>
      </w:r>
      <w:bookmarkEnd w:id="940"/>
    </w:p>
    <w:p w14:paraId="07DB394A" w14:textId="77777777" w:rsidR="00B616B0" w:rsidRDefault="00184EDA" w:rsidP="00A95C25">
      <w:pPr>
        <w:pStyle w:val="Image"/>
      </w:pPr>
      <w:r>
        <w:drawing>
          <wp:inline distT="0" distB="0" distL="0" distR="0" wp14:anchorId="4B14EB02" wp14:editId="7C888D5B">
            <wp:extent cx="5462546" cy="1987826"/>
            <wp:effectExtent l="19050" t="19050" r="24130" b="1270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SummaryReport_SchoolLevel.png"/>
                    <pic:cNvPicPr/>
                  </pic:nvPicPr>
                  <pic:blipFill rotWithShape="1">
                    <a:blip r:embed="rId88">
                      <a:extLst>
                        <a:ext uri="{28A0092B-C50C-407E-A947-70E740481C1C}">
                          <a14:useLocalDpi xmlns:a14="http://schemas.microsoft.com/office/drawing/2010/main" val="0"/>
                        </a:ext>
                      </a:extLst>
                    </a:blip>
                    <a:srcRect b="22831"/>
                    <a:stretch/>
                  </pic:blipFill>
                  <pic:spPr bwMode="auto">
                    <a:xfrm>
                      <a:off x="0" y="0"/>
                      <a:ext cx="5468112" cy="1989851"/>
                    </a:xfrm>
                    <a:prstGeom prst="rect">
                      <a:avLst/>
                    </a:prstGeom>
                    <a:ln w="9522"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3185F5" w14:textId="77777777" w:rsidR="00F0586F" w:rsidRDefault="00F0586F" w:rsidP="00B616B0">
      <w:pPr>
        <w:jc w:val="center"/>
      </w:pPr>
    </w:p>
    <w:p w14:paraId="06ECB2B8" w14:textId="56F16E44" w:rsidR="00B616B0" w:rsidRDefault="00B616B0" w:rsidP="00B616B0">
      <w:r w:rsidRPr="006A609D">
        <w:rPr>
          <w:rStyle w:val="CrossReference"/>
        </w:rPr>
        <w:fldChar w:fldCharType="begin"/>
      </w:r>
      <w:r w:rsidR="006A609D" w:rsidRPr="006A609D">
        <w:rPr>
          <w:rStyle w:val="CrossReference"/>
        </w:rPr>
        <w:instrText xml:space="preserve"> REF _Ref397503518 \* MERGEFORMAT \h</w:instrText>
      </w:r>
      <w:r w:rsidRPr="006A609D">
        <w:rPr>
          <w:rStyle w:val="CrossReference"/>
        </w:rPr>
      </w:r>
      <w:r w:rsidRPr="006A609D">
        <w:rPr>
          <w:rStyle w:val="CrossReference"/>
        </w:rPr>
        <w:fldChar w:fldCharType="separate"/>
      </w:r>
      <w:ins w:id="941" w:author="Jamika D. Burge" w:date="2015-11-24T15:06:00Z">
        <w:r w:rsidR="00211B29" w:rsidRPr="00211B29">
          <w:rPr>
            <w:rStyle w:val="CrossReference"/>
            <w:rPrChange w:id="942" w:author="Jamika D. Burge" w:date="2015-11-24T15:06:00Z">
              <w:rPr/>
            </w:rPrChange>
          </w:rPr>
          <w:t>Table 20</w:t>
        </w:r>
      </w:ins>
      <w:del w:id="943" w:author="Jamika D. Burge" w:date="2015-11-24T15:06:00Z">
        <w:r w:rsidR="00ED0EE4" w:rsidRPr="00ED0EE4" w:rsidDel="00211B29">
          <w:rPr>
            <w:rStyle w:val="CrossReference"/>
          </w:rPr>
          <w:delText>Table 20</w:delText>
        </w:r>
      </w:del>
      <w:r w:rsidRPr="006A609D">
        <w:rPr>
          <w:rStyle w:val="CrossReference"/>
        </w:rPr>
        <w:fldChar w:fldCharType="end"/>
      </w:r>
      <w:r>
        <w:t xml:space="preserve"> provides a description of the columns that </w:t>
      </w:r>
      <w:r w:rsidR="009D773A">
        <w:t xml:space="preserve">appear in </w:t>
      </w:r>
      <w:r w:rsidR="00781F04">
        <w:t>Participation Summary Report</w:t>
      </w:r>
      <w:r w:rsidR="009D773A">
        <w:t>s. The columns available in a report depend on the selected entity level (</w:t>
      </w:r>
      <w:r w:rsidR="009D773A" w:rsidRPr="009D773A">
        <w:rPr>
          <w:i/>
        </w:rPr>
        <w:t>Report Type</w:t>
      </w:r>
      <w:r w:rsidR="009D773A">
        <w:t>). Columns that appear in every report type are displayed in bold font.</w:t>
      </w:r>
    </w:p>
    <w:p w14:paraId="4190DE7D" w14:textId="77777777" w:rsidR="00B616B0" w:rsidRDefault="00B616B0" w:rsidP="00B616B0">
      <w:pPr>
        <w:pStyle w:val="Caption"/>
        <w:keepNext/>
        <w:jc w:val="left"/>
      </w:pPr>
      <w:bookmarkStart w:id="944" w:name="_Ref397503518"/>
      <w:r>
        <w:t xml:space="preserve">Table </w:t>
      </w:r>
      <w:r w:rsidR="008A2B77">
        <w:fldChar w:fldCharType="begin"/>
      </w:r>
      <w:r w:rsidR="008A2B77">
        <w:instrText xml:space="preserve"> SEQ Table \* ARABIC </w:instrText>
      </w:r>
      <w:r w:rsidR="008A2B77">
        <w:fldChar w:fldCharType="separate"/>
      </w:r>
      <w:r w:rsidR="00211B29">
        <w:rPr>
          <w:noProof/>
        </w:rPr>
        <w:t>20</w:t>
      </w:r>
      <w:r w:rsidR="008A2B77">
        <w:rPr>
          <w:noProof/>
        </w:rPr>
        <w:fldChar w:fldCharType="end"/>
      </w:r>
      <w:bookmarkEnd w:id="944"/>
      <w:r>
        <w:t xml:space="preserve">. </w:t>
      </w:r>
      <w:r w:rsidR="00005742">
        <w:t>Participation Summary R</w:t>
      </w:r>
      <w:r w:rsidR="00781F04">
        <w:t>eport</w:t>
      </w:r>
      <w:r>
        <w:t xml:space="preserve"> Columns</w:t>
      </w:r>
    </w:p>
    <w:tbl>
      <w:tblPr>
        <w:tblStyle w:val="TableGrid"/>
        <w:tblW w:w="0" w:type="auto"/>
        <w:tblLook w:val="04A0" w:firstRow="1" w:lastRow="0" w:firstColumn="1" w:lastColumn="0" w:noHBand="0" w:noVBand="1"/>
      </w:tblPr>
      <w:tblGrid>
        <w:gridCol w:w="2980"/>
        <w:gridCol w:w="6400"/>
      </w:tblGrid>
      <w:tr w:rsidR="00B616B0" w14:paraId="5B6AF6D6" w14:textId="77777777" w:rsidTr="00AF2CB6">
        <w:trPr>
          <w:cnfStyle w:val="100000000000" w:firstRow="1" w:lastRow="0" w:firstColumn="0" w:lastColumn="0" w:oddVBand="0" w:evenVBand="0" w:oddHBand="0" w:evenHBand="0" w:firstRowFirstColumn="0" w:firstRowLastColumn="0" w:lastRowFirstColumn="0" w:lastRowLastColumn="0"/>
          <w:tblHeader/>
        </w:trPr>
        <w:tc>
          <w:tcPr>
            <w:tcW w:w="2980" w:type="dxa"/>
          </w:tcPr>
          <w:p w14:paraId="6DB4389D" w14:textId="77777777" w:rsidR="00B616B0" w:rsidRDefault="009D773A" w:rsidP="009D773A">
            <w:pPr>
              <w:pStyle w:val="TableHeader"/>
            </w:pPr>
            <w:r>
              <w:t>Column Header</w:t>
            </w:r>
          </w:p>
        </w:tc>
        <w:tc>
          <w:tcPr>
            <w:tcW w:w="6400" w:type="dxa"/>
          </w:tcPr>
          <w:p w14:paraId="35ECE070" w14:textId="77777777" w:rsidR="00B616B0" w:rsidRDefault="009D773A" w:rsidP="009D773A">
            <w:pPr>
              <w:pStyle w:val="TableHeader"/>
            </w:pPr>
            <w:r>
              <w:t>Column Description</w:t>
            </w:r>
          </w:p>
        </w:tc>
      </w:tr>
      <w:tr w:rsidR="00B616B0" w14:paraId="2001E09C" w14:textId="77777777" w:rsidTr="00BC72A9">
        <w:tc>
          <w:tcPr>
            <w:tcW w:w="2980" w:type="dxa"/>
          </w:tcPr>
          <w:p w14:paraId="318C5AE4" w14:textId="77777777" w:rsidR="00B616B0" w:rsidRPr="00066CE1" w:rsidRDefault="009D773A" w:rsidP="009D773A">
            <w:pPr>
              <w:pStyle w:val="TableText"/>
              <w:rPr>
                <w:rStyle w:val="Strong"/>
              </w:rPr>
            </w:pPr>
            <w:r w:rsidRPr="00066CE1">
              <w:rPr>
                <w:rStyle w:val="Strong"/>
              </w:rPr>
              <w:t>No</w:t>
            </w:r>
          </w:p>
        </w:tc>
        <w:tc>
          <w:tcPr>
            <w:tcW w:w="6400" w:type="dxa"/>
          </w:tcPr>
          <w:p w14:paraId="7087ACED" w14:textId="77777777" w:rsidR="00B616B0" w:rsidRDefault="00BC72A9" w:rsidP="009D773A">
            <w:pPr>
              <w:pStyle w:val="TableText"/>
            </w:pPr>
            <w:r>
              <w:t>Automatically generated number indicating the row number in the report</w:t>
            </w:r>
          </w:p>
        </w:tc>
      </w:tr>
      <w:tr w:rsidR="00B616B0" w14:paraId="6ED1DF55" w14:textId="77777777" w:rsidTr="00BC72A9">
        <w:tc>
          <w:tcPr>
            <w:tcW w:w="2980" w:type="dxa"/>
          </w:tcPr>
          <w:p w14:paraId="0312725A" w14:textId="77777777" w:rsidR="00B616B0" w:rsidRPr="00066CE1" w:rsidRDefault="009D773A" w:rsidP="009D773A">
            <w:pPr>
              <w:pStyle w:val="TableText"/>
              <w:rPr>
                <w:rStyle w:val="Strong"/>
              </w:rPr>
            </w:pPr>
            <w:r w:rsidRPr="00066CE1">
              <w:rPr>
                <w:rStyle w:val="Strong"/>
              </w:rPr>
              <w:t>Date</w:t>
            </w:r>
          </w:p>
        </w:tc>
        <w:tc>
          <w:tcPr>
            <w:tcW w:w="6400" w:type="dxa"/>
          </w:tcPr>
          <w:p w14:paraId="75B9AA94" w14:textId="77777777" w:rsidR="00B616B0" w:rsidRDefault="00BC72A9" w:rsidP="009D773A">
            <w:pPr>
              <w:pStyle w:val="TableText"/>
            </w:pPr>
            <w:r>
              <w:t>Date on which the report is generated.</w:t>
            </w:r>
          </w:p>
        </w:tc>
      </w:tr>
      <w:tr w:rsidR="00B616B0" w14:paraId="4F6EFABC" w14:textId="77777777" w:rsidTr="00BC72A9">
        <w:tc>
          <w:tcPr>
            <w:tcW w:w="2980" w:type="dxa"/>
          </w:tcPr>
          <w:p w14:paraId="0471C27C" w14:textId="77777777" w:rsidR="00B616B0" w:rsidRPr="00066CE1" w:rsidRDefault="009D773A" w:rsidP="009D773A">
            <w:pPr>
              <w:pStyle w:val="TableText"/>
              <w:rPr>
                <w:rStyle w:val="Strong"/>
              </w:rPr>
            </w:pPr>
            <w:r w:rsidRPr="00066CE1">
              <w:rPr>
                <w:rStyle w:val="Strong"/>
              </w:rPr>
              <w:t>Test Name</w:t>
            </w:r>
          </w:p>
        </w:tc>
        <w:tc>
          <w:tcPr>
            <w:tcW w:w="6400" w:type="dxa"/>
          </w:tcPr>
          <w:p w14:paraId="1B3EB33D" w14:textId="77777777" w:rsidR="00B616B0" w:rsidRDefault="00BC72A9" w:rsidP="009D773A">
            <w:pPr>
              <w:pStyle w:val="TableText"/>
            </w:pPr>
            <w:r>
              <w:t>Name of the assessment in ART.</w:t>
            </w:r>
          </w:p>
        </w:tc>
      </w:tr>
      <w:tr w:rsidR="00066CE1" w14:paraId="7A6968D1" w14:textId="77777777" w:rsidTr="00BC72A9">
        <w:tc>
          <w:tcPr>
            <w:tcW w:w="2980" w:type="dxa"/>
          </w:tcPr>
          <w:p w14:paraId="6F95D463" w14:textId="77777777" w:rsidR="00066CE1" w:rsidRPr="00066CE1" w:rsidRDefault="00066CE1" w:rsidP="009D773A">
            <w:pPr>
              <w:pStyle w:val="TableText"/>
              <w:rPr>
                <w:rStyle w:val="Strong"/>
              </w:rPr>
            </w:pPr>
            <w:r w:rsidRPr="00066CE1">
              <w:rPr>
                <w:rStyle w:val="Strong"/>
              </w:rPr>
              <w:t>Test Label</w:t>
            </w:r>
          </w:p>
        </w:tc>
        <w:tc>
          <w:tcPr>
            <w:tcW w:w="6400" w:type="dxa"/>
          </w:tcPr>
          <w:p w14:paraId="6201CEDA" w14:textId="77777777" w:rsidR="00066CE1" w:rsidRDefault="00066CE1" w:rsidP="009D773A">
            <w:pPr>
              <w:pStyle w:val="TableText"/>
            </w:pPr>
            <w:r>
              <w:t>Label for the test in ART.</w:t>
            </w:r>
          </w:p>
        </w:tc>
      </w:tr>
      <w:tr w:rsidR="00B616B0" w14:paraId="5CA56FD3" w14:textId="77777777" w:rsidTr="00BC72A9">
        <w:tc>
          <w:tcPr>
            <w:tcW w:w="2980" w:type="dxa"/>
          </w:tcPr>
          <w:p w14:paraId="38E72225" w14:textId="77777777" w:rsidR="00B616B0" w:rsidRPr="00066CE1" w:rsidRDefault="009D773A" w:rsidP="009D773A">
            <w:pPr>
              <w:pStyle w:val="TableText"/>
              <w:rPr>
                <w:rStyle w:val="Strong"/>
              </w:rPr>
            </w:pPr>
            <w:r w:rsidRPr="00066CE1">
              <w:rPr>
                <w:rStyle w:val="Strong"/>
              </w:rPr>
              <w:t>Parent Entity ID</w:t>
            </w:r>
          </w:p>
        </w:tc>
        <w:tc>
          <w:tcPr>
            <w:tcW w:w="6400" w:type="dxa"/>
          </w:tcPr>
          <w:p w14:paraId="1615C7FA" w14:textId="77777777" w:rsidR="00B616B0" w:rsidRDefault="00BC72A9" w:rsidP="00BC72A9">
            <w:pPr>
              <w:pStyle w:val="TableText"/>
            </w:pPr>
            <w:r>
              <w:t>Identifier of the selected e</w:t>
            </w:r>
            <w:r w:rsidR="00D74C80">
              <w:t>ntity’s parent entity.</w:t>
            </w:r>
          </w:p>
        </w:tc>
      </w:tr>
      <w:tr w:rsidR="00B616B0" w14:paraId="35ED0749" w14:textId="77777777" w:rsidTr="00BC72A9">
        <w:tc>
          <w:tcPr>
            <w:tcW w:w="2980" w:type="dxa"/>
          </w:tcPr>
          <w:p w14:paraId="51BFDFB9" w14:textId="77777777" w:rsidR="00B616B0" w:rsidRPr="00066CE1" w:rsidRDefault="009D773A" w:rsidP="009D773A">
            <w:pPr>
              <w:pStyle w:val="TableText"/>
              <w:rPr>
                <w:rStyle w:val="Strong"/>
              </w:rPr>
            </w:pPr>
            <w:r w:rsidRPr="00066CE1">
              <w:rPr>
                <w:rStyle w:val="Strong"/>
              </w:rPr>
              <w:t>Parent Entity Name</w:t>
            </w:r>
          </w:p>
        </w:tc>
        <w:tc>
          <w:tcPr>
            <w:tcW w:w="6400" w:type="dxa"/>
          </w:tcPr>
          <w:p w14:paraId="48F68F87" w14:textId="77777777" w:rsidR="00B616B0" w:rsidRDefault="00BC72A9" w:rsidP="00BC72A9">
            <w:pPr>
              <w:pStyle w:val="TableText"/>
            </w:pPr>
            <w:r>
              <w:t>Name of the selected entity’s parent entity</w:t>
            </w:r>
            <w:r w:rsidR="00D74C80">
              <w:t>.</w:t>
            </w:r>
          </w:p>
        </w:tc>
      </w:tr>
      <w:tr w:rsidR="00B616B0" w14:paraId="0EDA7165" w14:textId="77777777" w:rsidTr="00BC72A9">
        <w:tc>
          <w:tcPr>
            <w:tcW w:w="2980" w:type="dxa"/>
          </w:tcPr>
          <w:p w14:paraId="613D3BCE" w14:textId="77777777" w:rsidR="00B616B0" w:rsidRPr="00066CE1" w:rsidRDefault="009D773A" w:rsidP="009D773A">
            <w:pPr>
              <w:pStyle w:val="TableText"/>
              <w:rPr>
                <w:rStyle w:val="Strong"/>
              </w:rPr>
            </w:pPr>
            <w:r w:rsidRPr="00066CE1">
              <w:rPr>
                <w:rStyle w:val="Strong"/>
              </w:rPr>
              <w:t>Parent Type</w:t>
            </w:r>
          </w:p>
        </w:tc>
        <w:tc>
          <w:tcPr>
            <w:tcW w:w="6400" w:type="dxa"/>
          </w:tcPr>
          <w:p w14:paraId="052C4833" w14:textId="77777777" w:rsidR="00B616B0" w:rsidRDefault="00BC72A9" w:rsidP="009D773A">
            <w:pPr>
              <w:pStyle w:val="TableText"/>
            </w:pPr>
            <w:r>
              <w:t>Selected entity’s parent in the Consortium’s hierarchy.</w:t>
            </w:r>
          </w:p>
        </w:tc>
      </w:tr>
      <w:tr w:rsidR="009D773A" w14:paraId="3658E94D" w14:textId="77777777" w:rsidTr="00BC72A9">
        <w:tc>
          <w:tcPr>
            <w:tcW w:w="2980" w:type="dxa"/>
          </w:tcPr>
          <w:p w14:paraId="6D3CF140" w14:textId="77777777" w:rsidR="009D773A" w:rsidRDefault="009D773A" w:rsidP="009D773A">
            <w:pPr>
              <w:pStyle w:val="TableText"/>
            </w:pPr>
            <w:r>
              <w:t>Group of States Identifier</w:t>
            </w:r>
          </w:p>
        </w:tc>
        <w:tc>
          <w:tcPr>
            <w:tcW w:w="6400" w:type="dxa"/>
          </w:tcPr>
          <w:p w14:paraId="560021FB" w14:textId="77777777" w:rsidR="009D773A" w:rsidRDefault="00BC72A9" w:rsidP="009D773A">
            <w:pPr>
              <w:pStyle w:val="TableText"/>
            </w:pPr>
            <w:r>
              <w:t xml:space="preserve">Identifier for the state group. </w:t>
            </w:r>
          </w:p>
          <w:p w14:paraId="5E246C3B" w14:textId="77777777" w:rsidR="00BC72A9" w:rsidRDefault="00BC72A9" w:rsidP="009D773A">
            <w:pPr>
              <w:pStyle w:val="TableText"/>
            </w:pPr>
            <w:r>
              <w:t xml:space="preserve">This column only displays when </w:t>
            </w:r>
            <w:r w:rsidR="00F26A6A">
              <w:t xml:space="preserve">you select “Group of States” from the </w:t>
            </w:r>
            <w:r w:rsidR="00F26A6A" w:rsidRPr="00F26A6A">
              <w:rPr>
                <w:rStyle w:val="Emphasis"/>
              </w:rPr>
              <w:t>Report Type</w:t>
            </w:r>
            <w:r w:rsidR="00F26A6A">
              <w:t xml:space="preserve"> drop-down list.</w:t>
            </w:r>
          </w:p>
        </w:tc>
      </w:tr>
      <w:tr w:rsidR="009D773A" w14:paraId="42D8984A" w14:textId="77777777" w:rsidTr="00BC72A9">
        <w:tc>
          <w:tcPr>
            <w:tcW w:w="2980" w:type="dxa"/>
          </w:tcPr>
          <w:p w14:paraId="0BFB0EF6" w14:textId="77777777" w:rsidR="009D773A" w:rsidRDefault="009D773A" w:rsidP="009D773A">
            <w:pPr>
              <w:pStyle w:val="TableText"/>
            </w:pPr>
            <w:r>
              <w:t>Group of States Name</w:t>
            </w:r>
          </w:p>
        </w:tc>
        <w:tc>
          <w:tcPr>
            <w:tcW w:w="6400" w:type="dxa"/>
          </w:tcPr>
          <w:p w14:paraId="39799AA1" w14:textId="77777777" w:rsidR="00F26A6A" w:rsidRDefault="00F26A6A" w:rsidP="00F26A6A">
            <w:pPr>
              <w:pStyle w:val="TableText"/>
            </w:pPr>
            <w:r>
              <w:t xml:space="preserve">Name of the state group. </w:t>
            </w:r>
          </w:p>
          <w:p w14:paraId="092DF339" w14:textId="77777777" w:rsidR="009D773A" w:rsidRDefault="00F26A6A" w:rsidP="00F26A6A">
            <w:pPr>
              <w:pStyle w:val="TableText"/>
            </w:pPr>
            <w:r>
              <w:t xml:space="preserve">This column only displays when you select “Group of States” from the </w:t>
            </w:r>
            <w:r w:rsidRPr="00F26A6A">
              <w:rPr>
                <w:rStyle w:val="Emphasis"/>
              </w:rPr>
              <w:t>Report Type</w:t>
            </w:r>
            <w:r>
              <w:t xml:space="preserve"> drop-down list.</w:t>
            </w:r>
          </w:p>
        </w:tc>
      </w:tr>
      <w:tr w:rsidR="009D773A" w14:paraId="10457A2B" w14:textId="77777777" w:rsidTr="00BC72A9">
        <w:tc>
          <w:tcPr>
            <w:tcW w:w="2980" w:type="dxa"/>
          </w:tcPr>
          <w:p w14:paraId="0A572CC6" w14:textId="77777777" w:rsidR="009D773A" w:rsidRDefault="009D773A" w:rsidP="009D773A">
            <w:pPr>
              <w:pStyle w:val="TableText"/>
            </w:pPr>
            <w:r>
              <w:t>State Abbreviation</w:t>
            </w:r>
          </w:p>
        </w:tc>
        <w:tc>
          <w:tcPr>
            <w:tcW w:w="6400" w:type="dxa"/>
          </w:tcPr>
          <w:p w14:paraId="4D5D4BE5" w14:textId="77777777" w:rsidR="00F26A6A" w:rsidRDefault="00F26A6A" w:rsidP="00F26A6A">
            <w:pPr>
              <w:pStyle w:val="TableText"/>
            </w:pPr>
            <w:r>
              <w:t xml:space="preserve">Abbreviation for the state. </w:t>
            </w:r>
          </w:p>
          <w:p w14:paraId="0F35713A" w14:textId="77777777"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14:paraId="6B76156D" w14:textId="77777777" w:rsidTr="00BC72A9">
        <w:tc>
          <w:tcPr>
            <w:tcW w:w="2980" w:type="dxa"/>
          </w:tcPr>
          <w:p w14:paraId="546C6AA8" w14:textId="77777777" w:rsidR="009D773A" w:rsidRDefault="009D773A" w:rsidP="009D773A">
            <w:pPr>
              <w:pStyle w:val="TableText"/>
            </w:pPr>
            <w:r>
              <w:t>State Name</w:t>
            </w:r>
          </w:p>
        </w:tc>
        <w:tc>
          <w:tcPr>
            <w:tcW w:w="6400" w:type="dxa"/>
          </w:tcPr>
          <w:p w14:paraId="5E44A138" w14:textId="77777777" w:rsidR="00F26A6A" w:rsidRDefault="00F26A6A" w:rsidP="00F26A6A">
            <w:pPr>
              <w:pStyle w:val="TableText"/>
            </w:pPr>
            <w:r>
              <w:t xml:space="preserve">Name of the state. </w:t>
            </w:r>
          </w:p>
          <w:p w14:paraId="09E9DAA8" w14:textId="77777777"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14:paraId="0F32F21E" w14:textId="77777777" w:rsidTr="00BC72A9">
        <w:tc>
          <w:tcPr>
            <w:tcW w:w="2980" w:type="dxa"/>
          </w:tcPr>
          <w:p w14:paraId="2C20F1DB" w14:textId="77777777" w:rsidR="009D773A" w:rsidRDefault="009D773A" w:rsidP="009D773A">
            <w:pPr>
              <w:pStyle w:val="TableText"/>
            </w:pPr>
            <w:r>
              <w:t>Group of Districts Identifier</w:t>
            </w:r>
          </w:p>
        </w:tc>
        <w:tc>
          <w:tcPr>
            <w:tcW w:w="6400" w:type="dxa"/>
          </w:tcPr>
          <w:p w14:paraId="06EB30C2" w14:textId="77777777" w:rsidR="00F26A6A" w:rsidRDefault="00F26A6A" w:rsidP="00F26A6A">
            <w:pPr>
              <w:pStyle w:val="TableText"/>
            </w:pPr>
            <w:r>
              <w:t xml:space="preserve">Identifier for the district group. </w:t>
            </w:r>
          </w:p>
          <w:p w14:paraId="07BA3FEC" w14:textId="77777777"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14:paraId="0157DA75" w14:textId="77777777" w:rsidTr="00BC72A9">
        <w:tc>
          <w:tcPr>
            <w:tcW w:w="2980" w:type="dxa"/>
          </w:tcPr>
          <w:p w14:paraId="307F10E9" w14:textId="77777777" w:rsidR="009D773A" w:rsidRDefault="009D773A" w:rsidP="009D773A">
            <w:pPr>
              <w:pStyle w:val="TableText"/>
            </w:pPr>
            <w:r>
              <w:t>Group of Districts Name</w:t>
            </w:r>
          </w:p>
        </w:tc>
        <w:tc>
          <w:tcPr>
            <w:tcW w:w="6400" w:type="dxa"/>
          </w:tcPr>
          <w:p w14:paraId="15B89456" w14:textId="77777777" w:rsidR="00F26A6A" w:rsidRDefault="00F26A6A" w:rsidP="00F26A6A">
            <w:pPr>
              <w:pStyle w:val="TableText"/>
            </w:pPr>
            <w:r>
              <w:t xml:space="preserve">Name of the district group. </w:t>
            </w:r>
          </w:p>
          <w:p w14:paraId="651F6AFA" w14:textId="77777777"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14:paraId="437A0432" w14:textId="77777777" w:rsidTr="00BC72A9">
        <w:tc>
          <w:tcPr>
            <w:tcW w:w="2980" w:type="dxa"/>
          </w:tcPr>
          <w:p w14:paraId="2264619E" w14:textId="77777777" w:rsidR="009D773A" w:rsidRDefault="009D773A" w:rsidP="007233EB">
            <w:pPr>
              <w:pStyle w:val="TableText"/>
            </w:pPr>
            <w:r>
              <w:t>Local Education Agency Identifier</w:t>
            </w:r>
          </w:p>
        </w:tc>
        <w:tc>
          <w:tcPr>
            <w:tcW w:w="6400" w:type="dxa"/>
          </w:tcPr>
          <w:p w14:paraId="0001BD33" w14:textId="77777777" w:rsidR="00F26A6A" w:rsidRDefault="00F26A6A" w:rsidP="00F26A6A">
            <w:pPr>
              <w:pStyle w:val="TableText"/>
            </w:pPr>
            <w:r>
              <w:t xml:space="preserve">Identifier for the district. </w:t>
            </w:r>
          </w:p>
          <w:p w14:paraId="5DC4017D" w14:textId="77777777"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14:paraId="03541F3D" w14:textId="77777777" w:rsidTr="00BC72A9">
        <w:tc>
          <w:tcPr>
            <w:tcW w:w="2980" w:type="dxa"/>
          </w:tcPr>
          <w:p w14:paraId="3AFFD1C6" w14:textId="77777777" w:rsidR="009D773A" w:rsidRDefault="009D773A" w:rsidP="007233EB">
            <w:pPr>
              <w:pStyle w:val="TableText"/>
            </w:pPr>
            <w:r>
              <w:t>Organization Name</w:t>
            </w:r>
          </w:p>
        </w:tc>
        <w:tc>
          <w:tcPr>
            <w:tcW w:w="6400" w:type="dxa"/>
          </w:tcPr>
          <w:p w14:paraId="031F6A15" w14:textId="77777777" w:rsidR="00F26A6A" w:rsidRDefault="00F26A6A" w:rsidP="00F26A6A">
            <w:pPr>
              <w:pStyle w:val="TableText"/>
            </w:pPr>
            <w:r>
              <w:t xml:space="preserve">Name of the district. </w:t>
            </w:r>
          </w:p>
          <w:p w14:paraId="6735503D" w14:textId="77777777"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14:paraId="560DE21D" w14:textId="77777777" w:rsidTr="00BC72A9">
        <w:tc>
          <w:tcPr>
            <w:tcW w:w="2980" w:type="dxa"/>
          </w:tcPr>
          <w:p w14:paraId="4D3F20EE" w14:textId="77777777" w:rsidR="009D773A" w:rsidRDefault="009D773A" w:rsidP="007233EB">
            <w:pPr>
              <w:pStyle w:val="TableText"/>
            </w:pPr>
            <w:r>
              <w:t>Group of Institutions Identifier</w:t>
            </w:r>
          </w:p>
        </w:tc>
        <w:tc>
          <w:tcPr>
            <w:tcW w:w="6400" w:type="dxa"/>
          </w:tcPr>
          <w:p w14:paraId="09DF2607" w14:textId="77777777" w:rsidR="00F26A6A" w:rsidRDefault="00F26A6A" w:rsidP="00F26A6A">
            <w:pPr>
              <w:pStyle w:val="TableText"/>
            </w:pPr>
            <w:r>
              <w:t xml:space="preserve">Identifier for the institution group. </w:t>
            </w:r>
          </w:p>
          <w:p w14:paraId="50C2A3AC" w14:textId="77777777"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9D773A" w14:paraId="099F838B" w14:textId="77777777" w:rsidTr="00BC72A9">
        <w:tc>
          <w:tcPr>
            <w:tcW w:w="2980" w:type="dxa"/>
          </w:tcPr>
          <w:p w14:paraId="6DA84A33" w14:textId="77777777" w:rsidR="009D773A" w:rsidRDefault="009D773A" w:rsidP="007233EB">
            <w:pPr>
              <w:pStyle w:val="TableText"/>
            </w:pPr>
            <w:r>
              <w:t>Group of Institutions Name</w:t>
            </w:r>
          </w:p>
        </w:tc>
        <w:tc>
          <w:tcPr>
            <w:tcW w:w="6400" w:type="dxa"/>
          </w:tcPr>
          <w:p w14:paraId="6C33744C" w14:textId="77777777" w:rsidR="00F26A6A" w:rsidRDefault="00F26A6A" w:rsidP="00F26A6A">
            <w:pPr>
              <w:pStyle w:val="TableText"/>
            </w:pPr>
            <w:r>
              <w:t xml:space="preserve">Name of the institution group. </w:t>
            </w:r>
          </w:p>
          <w:p w14:paraId="0D01657F" w14:textId="77777777"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F26A6A" w14:paraId="269094CA" w14:textId="77777777" w:rsidTr="00BC72A9">
        <w:tc>
          <w:tcPr>
            <w:tcW w:w="2980" w:type="dxa"/>
          </w:tcPr>
          <w:p w14:paraId="47862D22" w14:textId="77777777" w:rsidR="00F26A6A" w:rsidRDefault="00F26A6A" w:rsidP="007233EB">
            <w:pPr>
              <w:pStyle w:val="TableText"/>
            </w:pPr>
            <w:r>
              <w:t>Institution Identifier</w:t>
            </w:r>
          </w:p>
        </w:tc>
        <w:tc>
          <w:tcPr>
            <w:tcW w:w="6400" w:type="dxa"/>
          </w:tcPr>
          <w:p w14:paraId="017E4FB1" w14:textId="77777777" w:rsidR="00F26A6A" w:rsidRDefault="00F26A6A" w:rsidP="007233EB">
            <w:pPr>
              <w:pStyle w:val="TableText"/>
            </w:pPr>
            <w:r>
              <w:t xml:space="preserve">Identifier for the institution. </w:t>
            </w:r>
          </w:p>
          <w:p w14:paraId="65C3E0B6" w14:textId="77777777"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14:paraId="5C2E2852" w14:textId="77777777" w:rsidTr="00BC72A9">
        <w:tc>
          <w:tcPr>
            <w:tcW w:w="2980" w:type="dxa"/>
          </w:tcPr>
          <w:p w14:paraId="13A8D331" w14:textId="77777777" w:rsidR="00F26A6A" w:rsidRDefault="00F26A6A" w:rsidP="007233EB">
            <w:pPr>
              <w:pStyle w:val="TableText"/>
            </w:pPr>
            <w:r>
              <w:t>Name of Institution</w:t>
            </w:r>
          </w:p>
        </w:tc>
        <w:tc>
          <w:tcPr>
            <w:tcW w:w="6400" w:type="dxa"/>
          </w:tcPr>
          <w:p w14:paraId="4EBAAF0E" w14:textId="77777777" w:rsidR="00F26A6A" w:rsidRDefault="00F26A6A" w:rsidP="007233EB">
            <w:pPr>
              <w:pStyle w:val="TableText"/>
            </w:pPr>
            <w:r>
              <w:t xml:space="preserve">Name of the institution. </w:t>
            </w:r>
          </w:p>
          <w:p w14:paraId="6ADA8506" w14:textId="77777777"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14:paraId="41C0BBB1" w14:textId="77777777" w:rsidTr="00BC72A9">
        <w:tc>
          <w:tcPr>
            <w:tcW w:w="2980" w:type="dxa"/>
          </w:tcPr>
          <w:p w14:paraId="71CDB66A" w14:textId="77777777" w:rsidR="00F26A6A" w:rsidRPr="00066CE1" w:rsidRDefault="00F26A6A" w:rsidP="007233EB">
            <w:pPr>
              <w:pStyle w:val="TableText"/>
              <w:rPr>
                <w:rStyle w:val="Strong"/>
              </w:rPr>
            </w:pPr>
            <w:r w:rsidRPr="00066CE1">
              <w:rPr>
                <w:rStyle w:val="Strong"/>
              </w:rPr>
              <w:t>Total Students</w:t>
            </w:r>
          </w:p>
        </w:tc>
        <w:tc>
          <w:tcPr>
            <w:tcW w:w="6400" w:type="dxa"/>
          </w:tcPr>
          <w:p w14:paraId="7BDBFE89" w14:textId="77777777" w:rsidR="00F26A6A" w:rsidRDefault="00F26A6A" w:rsidP="007233EB">
            <w:pPr>
              <w:pStyle w:val="TableText"/>
            </w:pPr>
            <w:r>
              <w:t>Total number of students in the selected entity who are eligible for the assessment.</w:t>
            </w:r>
          </w:p>
        </w:tc>
      </w:tr>
      <w:tr w:rsidR="00F26A6A" w14:paraId="79A0C1E0" w14:textId="77777777" w:rsidTr="00BC72A9">
        <w:tc>
          <w:tcPr>
            <w:tcW w:w="2980" w:type="dxa"/>
          </w:tcPr>
          <w:p w14:paraId="19ED3AC3" w14:textId="77777777" w:rsidR="00F26A6A" w:rsidRPr="00066CE1" w:rsidRDefault="00F26A6A" w:rsidP="00BC72A9">
            <w:pPr>
              <w:pStyle w:val="TableText"/>
              <w:rPr>
                <w:rStyle w:val="Strong"/>
              </w:rPr>
            </w:pPr>
            <w:r w:rsidRPr="00066CE1">
              <w:rPr>
                <w:rStyle w:val="Strong"/>
              </w:rPr>
              <w:t>Students Not Started</w:t>
            </w:r>
          </w:p>
        </w:tc>
        <w:tc>
          <w:tcPr>
            <w:tcW w:w="6400" w:type="dxa"/>
          </w:tcPr>
          <w:p w14:paraId="3CF40CED" w14:textId="77777777" w:rsidR="00F26A6A" w:rsidRDefault="00F26A6A" w:rsidP="007233EB">
            <w:pPr>
              <w:pStyle w:val="TableText"/>
            </w:pPr>
            <w:r>
              <w:t>Number of eligible students in the selected entity who have not started the assessment.</w:t>
            </w:r>
          </w:p>
        </w:tc>
      </w:tr>
      <w:tr w:rsidR="00F26A6A" w14:paraId="25FD92C8" w14:textId="77777777" w:rsidTr="00BC72A9">
        <w:tc>
          <w:tcPr>
            <w:tcW w:w="2980" w:type="dxa"/>
          </w:tcPr>
          <w:p w14:paraId="273AB027" w14:textId="77777777" w:rsidR="00F26A6A" w:rsidRPr="00066CE1" w:rsidRDefault="00F26A6A" w:rsidP="007233EB">
            <w:pPr>
              <w:pStyle w:val="TableText"/>
              <w:rPr>
                <w:rStyle w:val="Strong"/>
              </w:rPr>
            </w:pPr>
            <w:r w:rsidRPr="00066CE1">
              <w:rPr>
                <w:rStyle w:val="Strong"/>
              </w:rPr>
              <w:t>% Not Started</w:t>
            </w:r>
          </w:p>
        </w:tc>
        <w:tc>
          <w:tcPr>
            <w:tcW w:w="6400" w:type="dxa"/>
          </w:tcPr>
          <w:p w14:paraId="118492BA" w14:textId="77777777" w:rsidR="00F26A6A" w:rsidRDefault="00F26A6A" w:rsidP="007233EB">
            <w:pPr>
              <w:pStyle w:val="TableText"/>
            </w:pPr>
            <w:r>
              <w:t>Percent of eligible students in the selected entity who have not started the assessment.</w:t>
            </w:r>
          </w:p>
        </w:tc>
      </w:tr>
      <w:tr w:rsidR="00F26A6A" w14:paraId="73DFC10D" w14:textId="77777777" w:rsidTr="00BC72A9">
        <w:tc>
          <w:tcPr>
            <w:tcW w:w="2980" w:type="dxa"/>
          </w:tcPr>
          <w:p w14:paraId="0BF4D8C1" w14:textId="77777777" w:rsidR="00F26A6A" w:rsidRPr="00066CE1" w:rsidRDefault="00F26A6A" w:rsidP="007233EB">
            <w:pPr>
              <w:pStyle w:val="TableText"/>
              <w:rPr>
                <w:rStyle w:val="Strong"/>
              </w:rPr>
            </w:pPr>
            <w:r w:rsidRPr="00066CE1">
              <w:rPr>
                <w:rStyle w:val="Strong"/>
              </w:rPr>
              <w:t>Students Started</w:t>
            </w:r>
          </w:p>
        </w:tc>
        <w:tc>
          <w:tcPr>
            <w:tcW w:w="6400" w:type="dxa"/>
          </w:tcPr>
          <w:p w14:paraId="4B2C0C46" w14:textId="77777777" w:rsidR="00F26A6A" w:rsidRDefault="00F26A6A" w:rsidP="00F26A6A">
            <w:pPr>
              <w:pStyle w:val="TableText"/>
            </w:pPr>
            <w:r>
              <w:t>Number of eligible students in the selected entity who have started the assessment.</w:t>
            </w:r>
          </w:p>
        </w:tc>
      </w:tr>
      <w:tr w:rsidR="00F26A6A" w14:paraId="3A580900" w14:textId="77777777" w:rsidTr="00BC72A9">
        <w:tc>
          <w:tcPr>
            <w:tcW w:w="2980" w:type="dxa"/>
          </w:tcPr>
          <w:p w14:paraId="69FE17F1" w14:textId="77777777" w:rsidR="00F26A6A" w:rsidRPr="00066CE1" w:rsidRDefault="00F26A6A" w:rsidP="007233EB">
            <w:pPr>
              <w:pStyle w:val="TableText"/>
              <w:rPr>
                <w:rStyle w:val="Strong"/>
              </w:rPr>
            </w:pPr>
            <w:r w:rsidRPr="00066CE1">
              <w:rPr>
                <w:rStyle w:val="Strong"/>
              </w:rPr>
              <w:t>% Started</w:t>
            </w:r>
          </w:p>
        </w:tc>
        <w:tc>
          <w:tcPr>
            <w:tcW w:w="6400" w:type="dxa"/>
          </w:tcPr>
          <w:p w14:paraId="53E95B15" w14:textId="77777777" w:rsidR="00F26A6A" w:rsidRDefault="00F26A6A" w:rsidP="00F26A6A">
            <w:pPr>
              <w:pStyle w:val="TableText"/>
            </w:pPr>
            <w:r>
              <w:t>Percent of eligible students in the selected entity who have started the assessment.</w:t>
            </w:r>
          </w:p>
        </w:tc>
      </w:tr>
      <w:tr w:rsidR="00F26A6A" w14:paraId="61586524" w14:textId="77777777" w:rsidTr="00BC72A9">
        <w:tc>
          <w:tcPr>
            <w:tcW w:w="2980" w:type="dxa"/>
          </w:tcPr>
          <w:p w14:paraId="5E5E0CB4" w14:textId="77777777" w:rsidR="00F26A6A" w:rsidRPr="00066CE1" w:rsidRDefault="00F26A6A" w:rsidP="007233EB">
            <w:pPr>
              <w:pStyle w:val="TableText"/>
              <w:rPr>
                <w:rStyle w:val="Strong"/>
              </w:rPr>
            </w:pPr>
            <w:r w:rsidRPr="00066CE1">
              <w:rPr>
                <w:rStyle w:val="Strong"/>
              </w:rPr>
              <w:t>Students Completed</w:t>
            </w:r>
          </w:p>
        </w:tc>
        <w:tc>
          <w:tcPr>
            <w:tcW w:w="6400" w:type="dxa"/>
          </w:tcPr>
          <w:p w14:paraId="591A4F13" w14:textId="77777777" w:rsidR="00F26A6A" w:rsidRDefault="00F26A6A" w:rsidP="00F26A6A">
            <w:pPr>
              <w:pStyle w:val="TableText"/>
            </w:pPr>
            <w:r>
              <w:t>Number of eligible students in the selected entity who have completed the assessment.</w:t>
            </w:r>
          </w:p>
        </w:tc>
      </w:tr>
      <w:tr w:rsidR="00F26A6A" w14:paraId="759B26B0" w14:textId="77777777" w:rsidTr="00BC72A9">
        <w:tc>
          <w:tcPr>
            <w:tcW w:w="2980" w:type="dxa"/>
          </w:tcPr>
          <w:p w14:paraId="172CFCBC" w14:textId="77777777" w:rsidR="00F26A6A" w:rsidRPr="00066CE1" w:rsidRDefault="00F26A6A" w:rsidP="007233EB">
            <w:pPr>
              <w:pStyle w:val="TableText"/>
              <w:rPr>
                <w:rStyle w:val="Strong"/>
              </w:rPr>
            </w:pPr>
            <w:r w:rsidRPr="00066CE1">
              <w:rPr>
                <w:rStyle w:val="Strong"/>
              </w:rPr>
              <w:t>% Completed</w:t>
            </w:r>
          </w:p>
        </w:tc>
        <w:tc>
          <w:tcPr>
            <w:tcW w:w="6400" w:type="dxa"/>
          </w:tcPr>
          <w:p w14:paraId="33E865EE" w14:textId="77777777" w:rsidR="00F26A6A" w:rsidRDefault="00F26A6A" w:rsidP="00F26A6A">
            <w:pPr>
              <w:pStyle w:val="TableText"/>
            </w:pPr>
            <w:r>
              <w:t>Percent of eligible students in the selected entity who have completed the assessment.</w:t>
            </w:r>
          </w:p>
        </w:tc>
      </w:tr>
      <w:tr w:rsidR="00F26A6A" w14:paraId="6B32366F" w14:textId="77777777" w:rsidTr="00BC72A9">
        <w:tc>
          <w:tcPr>
            <w:tcW w:w="2980" w:type="dxa"/>
          </w:tcPr>
          <w:p w14:paraId="5C2815DD" w14:textId="77777777" w:rsidR="00F26A6A" w:rsidRPr="00066CE1" w:rsidRDefault="00F26A6A" w:rsidP="007233EB">
            <w:pPr>
              <w:pStyle w:val="TableText"/>
              <w:rPr>
                <w:rStyle w:val="Strong"/>
              </w:rPr>
            </w:pPr>
            <w:r w:rsidRPr="00066CE1">
              <w:rPr>
                <w:rStyle w:val="Strong"/>
              </w:rPr>
              <w:t>Students Opted Out</w:t>
            </w:r>
          </w:p>
        </w:tc>
        <w:tc>
          <w:tcPr>
            <w:tcW w:w="6400" w:type="dxa"/>
          </w:tcPr>
          <w:p w14:paraId="08DB96BB" w14:textId="77777777" w:rsidR="00F26A6A" w:rsidRDefault="00F26A6A" w:rsidP="00F26A6A">
            <w:pPr>
              <w:pStyle w:val="TableText"/>
            </w:pPr>
            <w:r>
              <w:t>Number of eligible students in the selected entity who have opted out from the assessment.</w:t>
            </w:r>
          </w:p>
        </w:tc>
      </w:tr>
      <w:tr w:rsidR="00F26A6A" w14:paraId="162025E4" w14:textId="77777777" w:rsidTr="00BC72A9">
        <w:tc>
          <w:tcPr>
            <w:tcW w:w="2980" w:type="dxa"/>
          </w:tcPr>
          <w:p w14:paraId="005F2A80" w14:textId="77777777" w:rsidR="00F26A6A" w:rsidRPr="00066CE1" w:rsidRDefault="00F26A6A" w:rsidP="007233EB">
            <w:pPr>
              <w:pStyle w:val="TableText"/>
              <w:rPr>
                <w:rStyle w:val="Strong"/>
              </w:rPr>
            </w:pPr>
            <w:r w:rsidRPr="00066CE1">
              <w:rPr>
                <w:rStyle w:val="Strong"/>
              </w:rPr>
              <w:t>% Opted Out</w:t>
            </w:r>
          </w:p>
        </w:tc>
        <w:tc>
          <w:tcPr>
            <w:tcW w:w="6400" w:type="dxa"/>
          </w:tcPr>
          <w:p w14:paraId="5DEE32CF" w14:textId="77777777" w:rsidR="00F26A6A" w:rsidRDefault="00F26A6A" w:rsidP="00F26A6A">
            <w:pPr>
              <w:pStyle w:val="TableText"/>
            </w:pPr>
            <w:r>
              <w:t>Percent of eligible students in the selected entity who have opted out from the assessment.</w:t>
            </w:r>
          </w:p>
        </w:tc>
      </w:tr>
    </w:tbl>
    <w:p w14:paraId="6A5A52E6" w14:textId="77777777" w:rsidR="00B616B0" w:rsidRDefault="00B616B0" w:rsidP="00B616B0"/>
    <w:p w14:paraId="262B2ECD" w14:textId="77777777" w:rsidR="00FD55CA" w:rsidRDefault="00FD55CA" w:rsidP="00FD55CA">
      <w:pPr>
        <w:pStyle w:val="Caption"/>
        <w:keepNext/>
      </w:pPr>
      <w:bookmarkStart w:id="945" w:name="_Ref397505794"/>
      <w:bookmarkStart w:id="946" w:name="_Toc433196193"/>
      <w:r>
        <w:t xml:space="preserve">Figure </w:t>
      </w:r>
      <w:r w:rsidR="008A2B77">
        <w:fldChar w:fldCharType="begin"/>
      </w:r>
      <w:r w:rsidR="008A2B77">
        <w:instrText xml:space="preserve"> SEQ Figure \* ARABIC </w:instrText>
      </w:r>
      <w:r w:rsidR="008A2B77">
        <w:fldChar w:fldCharType="separate"/>
      </w:r>
      <w:r w:rsidR="00211B29">
        <w:rPr>
          <w:noProof/>
        </w:rPr>
        <w:t>50</w:t>
      </w:r>
      <w:r w:rsidR="008A2B77">
        <w:rPr>
          <w:noProof/>
        </w:rPr>
        <w:fldChar w:fldCharType="end"/>
      </w:r>
      <w:bookmarkEnd w:id="945"/>
      <w:r>
        <w:t xml:space="preserve">. Generating a </w:t>
      </w:r>
      <w:r w:rsidR="00005742">
        <w:t>Participation Summary R</w:t>
      </w:r>
      <w:r w:rsidR="00781F04">
        <w:t>eport</w:t>
      </w:r>
      <w:bookmarkEnd w:id="946"/>
    </w:p>
    <w:p w14:paraId="61AF41DE" w14:textId="77777777" w:rsidR="00FD55CA" w:rsidRDefault="00FD55CA" w:rsidP="00FD55CA">
      <w:pPr>
        <w:jc w:val="center"/>
      </w:pPr>
      <w:r>
        <w:rPr>
          <w:noProof/>
        </w:rPr>
        <w:drawing>
          <wp:inline distT="0" distB="0" distL="0" distR="0" wp14:anchorId="1DA3CFE6" wp14:editId="306B7D80">
            <wp:extent cx="3657600" cy="3598488"/>
            <wp:effectExtent l="19050" t="19050" r="19050" b="2159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report fields.png"/>
                    <pic:cNvPicPr/>
                  </pic:nvPicPr>
                  <pic:blipFill>
                    <a:blip r:embed="rId89">
                      <a:extLst>
                        <a:ext uri="{28A0092B-C50C-407E-A947-70E740481C1C}">
                          <a14:useLocalDpi xmlns:a14="http://schemas.microsoft.com/office/drawing/2010/main" val="0"/>
                        </a:ext>
                      </a:extLst>
                    </a:blip>
                    <a:stretch>
                      <a:fillRect/>
                    </a:stretch>
                  </pic:blipFill>
                  <pic:spPr>
                    <a:xfrm>
                      <a:off x="0" y="0"/>
                      <a:ext cx="3657600" cy="3598488"/>
                    </a:xfrm>
                    <a:prstGeom prst="rect">
                      <a:avLst/>
                    </a:prstGeom>
                    <a:ln>
                      <a:solidFill>
                        <a:schemeClr val="bg1">
                          <a:lumMod val="65000"/>
                        </a:schemeClr>
                      </a:solidFill>
                    </a:ln>
                  </pic:spPr>
                </pic:pic>
              </a:graphicData>
            </a:graphic>
          </wp:inline>
        </w:drawing>
      </w:r>
    </w:p>
    <w:p w14:paraId="1B7EC1DC" w14:textId="77777777" w:rsidR="00557EBC" w:rsidRDefault="00557EBC">
      <w:pPr>
        <w:spacing w:after="0"/>
        <w:rPr>
          <w:rStyle w:val="Emphasis"/>
        </w:rPr>
      </w:pPr>
    </w:p>
    <w:p w14:paraId="68DFD116" w14:textId="77777777" w:rsidR="00AF2CB6" w:rsidRPr="00AF2CB6" w:rsidRDefault="00AF2CB6" w:rsidP="00B616B0">
      <w:pPr>
        <w:rPr>
          <w:rStyle w:val="Emphasis"/>
        </w:rPr>
      </w:pPr>
      <w:r w:rsidRPr="00AF2CB6">
        <w:rPr>
          <w:rStyle w:val="Emphasis"/>
        </w:rPr>
        <w:t xml:space="preserve">To create a </w:t>
      </w:r>
      <w:r w:rsidR="00781F04">
        <w:rPr>
          <w:rStyle w:val="Emphasis"/>
        </w:rPr>
        <w:t>Partici</w:t>
      </w:r>
      <w:r w:rsidR="00005742">
        <w:rPr>
          <w:rStyle w:val="Emphasis"/>
        </w:rPr>
        <w:t>pation Summary R</w:t>
      </w:r>
      <w:r w:rsidR="00781F04">
        <w:rPr>
          <w:rStyle w:val="Emphasis"/>
        </w:rPr>
        <w:t>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AF2CB6" w14:paraId="0BD24008" w14:textId="77777777" w:rsidTr="00AF2CB6">
        <w:trPr>
          <w:jc w:val="center"/>
        </w:trPr>
        <w:tc>
          <w:tcPr>
            <w:tcW w:w="9576" w:type="dxa"/>
          </w:tcPr>
          <w:p w14:paraId="6D6533B9" w14:textId="77777777" w:rsidR="009B2B5E" w:rsidRDefault="009B2B5E" w:rsidP="00471A7B">
            <w:pPr>
              <w:pStyle w:val="ListNumber"/>
              <w:numPr>
                <w:ilvl w:val="0"/>
                <w:numId w:val="108"/>
              </w:numPr>
            </w:pPr>
            <w:r>
              <w:t>On the ART home screen, click [</w:t>
            </w:r>
            <w:r>
              <w:rPr>
                <w:rStyle w:val="Strong"/>
              </w:rPr>
              <w:t>View Participation Reports</w:t>
            </w:r>
            <w:r>
              <w:t>].</w:t>
            </w:r>
          </w:p>
          <w:p w14:paraId="5E7E2E46" w14:textId="072011A1" w:rsidR="00AF2CB6" w:rsidRDefault="009B2B5E" w:rsidP="00471A7B">
            <w:pPr>
              <w:pStyle w:val="ListNumber"/>
              <w:numPr>
                <w:ilvl w:val="0"/>
                <w:numId w:val="108"/>
              </w:numPr>
            </w:pPr>
            <w:r>
              <w:t xml:space="preserve">On the </w:t>
            </w:r>
            <w:r w:rsidRPr="009B2B5E">
              <w:rPr>
                <w:rStyle w:val="IntenseEmphasis"/>
              </w:rPr>
              <w:t>Participation Reports</w:t>
            </w:r>
            <w:r>
              <w:t xml:space="preserve"> screen</w:t>
            </w:r>
            <w:r w:rsidR="00FD55CA">
              <w:t xml:space="preserve"> (see </w:t>
            </w:r>
            <w:r w:rsidR="00FD55CA" w:rsidRPr="006A609D">
              <w:rPr>
                <w:rStyle w:val="CrossReference"/>
              </w:rPr>
              <w:fldChar w:fldCharType="begin"/>
            </w:r>
            <w:r w:rsidR="006A609D" w:rsidRPr="006A609D">
              <w:rPr>
                <w:rStyle w:val="CrossReference"/>
              </w:rPr>
              <w:instrText xml:space="preserve"> REF _Ref397505794 \* MERGEFORMAT \h</w:instrText>
            </w:r>
            <w:r w:rsidR="00FD55CA" w:rsidRPr="006A609D">
              <w:rPr>
                <w:rStyle w:val="CrossReference"/>
              </w:rPr>
            </w:r>
            <w:r w:rsidR="00FD55CA" w:rsidRPr="006A609D">
              <w:rPr>
                <w:rStyle w:val="CrossReference"/>
              </w:rPr>
              <w:fldChar w:fldCharType="separate"/>
            </w:r>
            <w:ins w:id="947" w:author="Jamika D. Burge" w:date="2015-11-24T15:06:00Z">
              <w:r w:rsidR="00211B29" w:rsidRPr="00211B29">
                <w:rPr>
                  <w:rStyle w:val="CrossReference"/>
                  <w:rPrChange w:id="948" w:author="Jamika D. Burge" w:date="2015-11-24T15:06:00Z">
                    <w:rPr/>
                  </w:rPrChange>
                </w:rPr>
                <w:t>Figure 50</w:t>
              </w:r>
            </w:ins>
            <w:del w:id="949" w:author="Jamika D. Burge" w:date="2015-11-24T15:06:00Z">
              <w:r w:rsidR="00ED0EE4" w:rsidRPr="00ED0EE4" w:rsidDel="00211B29">
                <w:rPr>
                  <w:rStyle w:val="CrossReference"/>
                </w:rPr>
                <w:delText>Figure 50</w:delText>
              </w:r>
            </w:del>
            <w:r w:rsidR="00FD55CA" w:rsidRPr="006A609D">
              <w:rPr>
                <w:rStyle w:val="CrossReference"/>
              </w:rPr>
              <w:fldChar w:fldCharType="end"/>
            </w:r>
            <w:r w:rsidR="00FD55CA">
              <w:t>)</w:t>
            </w:r>
            <w:r>
              <w:t>, click [</w:t>
            </w:r>
            <w:r w:rsidRPr="009B2B5E">
              <w:rPr>
                <w:rStyle w:val="Strong"/>
              </w:rPr>
              <w:t>Summary</w:t>
            </w:r>
            <w:r>
              <w:t>].</w:t>
            </w:r>
          </w:p>
          <w:p w14:paraId="29C22D31" w14:textId="77777777" w:rsidR="003623EB" w:rsidRDefault="003623EB" w:rsidP="00471A7B">
            <w:pPr>
              <w:pStyle w:val="ListNumber"/>
              <w:numPr>
                <w:ilvl w:val="0"/>
                <w:numId w:val="108"/>
              </w:numPr>
            </w:pPr>
            <w:r>
              <w:t xml:space="preserve">From the </w:t>
            </w:r>
            <w:r w:rsidRPr="005205A1">
              <w:rPr>
                <w:rStyle w:val="Emphasis"/>
              </w:rPr>
              <w:t>Report Type</w:t>
            </w:r>
            <w:r>
              <w:t xml:space="preserve"> drop-down list, select the entity level for the report.</w:t>
            </w:r>
          </w:p>
          <w:p w14:paraId="194C6AA6" w14:textId="77777777" w:rsidR="005205A1" w:rsidRDefault="005205A1" w:rsidP="00471A7B">
            <w:pPr>
              <w:pStyle w:val="ListNumber"/>
              <w:numPr>
                <w:ilvl w:val="0"/>
                <w:numId w:val="108"/>
              </w:numPr>
            </w:pPr>
            <w:r>
              <w:t>From the available entity drop-down lists, select specific entities, as required.</w:t>
            </w:r>
            <w:r w:rsidR="00BA34C3">
              <w:t xml:space="preserve"> </w:t>
            </w:r>
            <w:r w:rsidR="00BA34C3">
              <w:rPr>
                <w:rStyle w:val="Emphasis"/>
              </w:rPr>
              <w:t>Note: The entity drop-down lists available depend on your user role and the selected report type.</w:t>
            </w:r>
          </w:p>
          <w:p w14:paraId="23A41E79" w14:textId="77777777" w:rsidR="005205A1" w:rsidRDefault="00126D29" w:rsidP="00471A7B">
            <w:pPr>
              <w:pStyle w:val="ListNumber"/>
              <w:numPr>
                <w:ilvl w:val="0"/>
                <w:numId w:val="108"/>
              </w:numPr>
            </w:pPr>
            <w:r w:rsidRPr="00126D29">
              <w:rPr>
                <w:rStyle w:val="Emphasis"/>
              </w:rPr>
              <w:t>Optional</w:t>
            </w:r>
            <w:r>
              <w:t xml:space="preserve">: </w:t>
            </w:r>
            <w:r w:rsidR="005205A1">
              <w:t xml:space="preserve">From the </w:t>
            </w:r>
            <w:r w:rsidR="005205A1" w:rsidRPr="005205A1">
              <w:rPr>
                <w:rStyle w:val="Emphasis"/>
              </w:rPr>
              <w:t>Test Name</w:t>
            </w:r>
            <w:r w:rsidR="005205A1">
              <w:t xml:space="preserve"> drop-down list, select the name of the test to include in the report.</w:t>
            </w:r>
          </w:p>
          <w:p w14:paraId="6A31DC53" w14:textId="77777777" w:rsidR="005205A1" w:rsidRDefault="005205A1"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14:paraId="15DE4A3A" w14:textId="77777777" w:rsidR="005205A1" w:rsidRDefault="005205A1" w:rsidP="00471A7B">
            <w:pPr>
              <w:pStyle w:val="ListNumber"/>
              <w:numPr>
                <w:ilvl w:val="0"/>
                <w:numId w:val="108"/>
              </w:numPr>
            </w:pPr>
            <w:r>
              <w:t>Click [</w:t>
            </w:r>
            <w:r w:rsidRPr="005205A1">
              <w:rPr>
                <w:rStyle w:val="Strong"/>
              </w:rPr>
              <w:t>Create Report</w:t>
            </w:r>
            <w:r>
              <w:t xml:space="preserve">]. The </w:t>
            </w:r>
            <w:r w:rsidR="00B43DC3">
              <w:t>Participation Summary R</w:t>
            </w:r>
            <w:r w:rsidR="00781F04">
              <w:t>eport</w:t>
            </w:r>
            <w:r>
              <w:t xml:space="preserve"> displays in a new tab.</w:t>
            </w:r>
          </w:p>
        </w:tc>
      </w:tr>
    </w:tbl>
    <w:p w14:paraId="1BEF25C9" w14:textId="77777777" w:rsidR="00AF2CB6" w:rsidRDefault="00AF2CB6" w:rsidP="00B616B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FD55CA" w14:paraId="583909E4" w14:textId="77777777" w:rsidTr="007233EB">
        <w:trPr>
          <w:jc w:val="left"/>
        </w:trPr>
        <w:tc>
          <w:tcPr>
            <w:tcW w:w="720" w:type="dxa"/>
          </w:tcPr>
          <w:p w14:paraId="4089504F" w14:textId="77777777" w:rsidR="00FD55CA" w:rsidRDefault="00FD55CA" w:rsidP="007233EB">
            <w:pPr>
              <w:pStyle w:val="NoteIcon"/>
            </w:pPr>
            <w:r>
              <w:rPr>
                <w:sz w:val="20"/>
                <w:szCs w:val="20"/>
              </w:rPr>
              <w:drawing>
                <wp:inline distT="0" distB="0" distL="0" distR="0" wp14:anchorId="26BA7443" wp14:editId="5A0B033B">
                  <wp:extent cx="292608" cy="394745"/>
                  <wp:effectExtent l="0" t="0" r="0" b="571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6EDABAB1" w14:textId="77777777" w:rsidR="00FD55CA" w:rsidRPr="00B616B0" w:rsidRDefault="00FD55CA" w:rsidP="00FD55CA">
            <w:pPr>
              <w:pStyle w:val="NoteText"/>
              <w:ind w:left="90"/>
              <w:rPr>
                <w:rStyle w:val="Emphasis"/>
                <w:bCs/>
                <w:i w:val="0"/>
                <w:iCs w:val="0"/>
              </w:rPr>
            </w:pPr>
            <w:r>
              <w:rPr>
                <w:rStyle w:val="Strong"/>
              </w:rPr>
              <w:t>Note:</w:t>
            </w:r>
            <w:r>
              <w:t xml:space="preserve"> When building a report, you can select a specific test or all available tests for the selected entity.</w:t>
            </w:r>
          </w:p>
        </w:tc>
      </w:tr>
    </w:tbl>
    <w:p w14:paraId="1F3D57C2" w14:textId="77777777" w:rsidR="00FD55CA" w:rsidRDefault="00FD55CA" w:rsidP="00B616B0"/>
    <w:p w14:paraId="0F5C5E7C" w14:textId="77777777" w:rsidR="00781F04" w:rsidRDefault="00781F04" w:rsidP="00781F04">
      <w:pPr>
        <w:pStyle w:val="Heading4"/>
      </w:pPr>
      <w:bookmarkStart w:id="950" w:name="_Toc433196135"/>
      <w:r>
        <w:t>Participation</w:t>
      </w:r>
      <w:r w:rsidR="005B6900">
        <w:t xml:space="preserve"> Details</w:t>
      </w:r>
      <w:r>
        <w:t xml:space="preserve"> Reports</w:t>
      </w:r>
      <w:r w:rsidR="005B6900">
        <w:t>.</w:t>
      </w:r>
      <w:bookmarkEnd w:id="950"/>
    </w:p>
    <w:p w14:paraId="65A16694" w14:textId="77777777" w:rsidR="005B6900" w:rsidRDefault="005B6900" w:rsidP="005B6900">
      <w:r>
        <w:t>Participation details reports provide the test status information for individual students within an institution. These reports are only available at the institution level.</w:t>
      </w:r>
      <w:r w:rsidR="00BA34C3">
        <w:t xml:space="preserve"> These reports display one row of information for each student for each eligible test.</w:t>
      </w:r>
    </w:p>
    <w:p w14:paraId="7BE92A0F" w14:textId="77777777" w:rsidR="00C26AA5" w:rsidRDefault="00C26AA5" w:rsidP="00C26AA5">
      <w:pPr>
        <w:pStyle w:val="Caption"/>
        <w:keepNext/>
      </w:pPr>
      <w:bookmarkStart w:id="951" w:name="_Toc433196194"/>
      <w:r>
        <w:t xml:space="preserve">Figure </w:t>
      </w:r>
      <w:r w:rsidR="008A2B77">
        <w:fldChar w:fldCharType="begin"/>
      </w:r>
      <w:r w:rsidR="008A2B77">
        <w:instrText xml:space="preserve"> SEQ Figure \* ARABIC </w:instrText>
      </w:r>
      <w:r w:rsidR="008A2B77">
        <w:fldChar w:fldCharType="separate"/>
      </w:r>
      <w:r w:rsidR="00211B29">
        <w:rPr>
          <w:noProof/>
        </w:rPr>
        <w:t>51</w:t>
      </w:r>
      <w:r w:rsidR="008A2B77">
        <w:rPr>
          <w:noProof/>
        </w:rPr>
        <w:fldChar w:fldCharType="end"/>
      </w:r>
      <w:r>
        <w:t>. Participatio</w:t>
      </w:r>
      <w:r w:rsidRPr="00C26AA5">
        <w:rPr>
          <w:rFonts w:ascii="Franklin Gothic Book" w:eastAsiaTheme="minorHAnsi" w:hAnsi="Franklin Gothic Book" w:cstheme="minorBidi"/>
        </w:rPr>
        <w:t>n</w:t>
      </w:r>
      <w:r>
        <w:t xml:space="preserve"> Details Report</w:t>
      </w:r>
      <w:bookmarkEnd w:id="951"/>
    </w:p>
    <w:p w14:paraId="3AFF69AD" w14:textId="77777777" w:rsidR="001274A2" w:rsidRDefault="00C26AA5" w:rsidP="00C26AA5">
      <w:pPr>
        <w:pStyle w:val="Image"/>
      </w:pPr>
      <w:r>
        <w:drawing>
          <wp:inline distT="0" distB="0" distL="0" distR="0" wp14:anchorId="7387E6EA" wp14:editId="3FB2A235">
            <wp:extent cx="5943600" cy="1440872"/>
            <wp:effectExtent l="19050" t="19050" r="19050" b="2603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Report.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1440872"/>
                    </a:xfrm>
                    <a:prstGeom prst="rect">
                      <a:avLst/>
                    </a:prstGeom>
                    <a:ln w="9522" cmpd="sng">
                      <a:solidFill>
                        <a:srgbClr val="A6A6A6"/>
                      </a:solidFill>
                      <a:prstDash val="solid"/>
                    </a:ln>
                  </pic:spPr>
                </pic:pic>
              </a:graphicData>
            </a:graphic>
          </wp:inline>
        </w:drawing>
      </w:r>
    </w:p>
    <w:p w14:paraId="7385DECC" w14:textId="77777777" w:rsidR="001274A2" w:rsidRDefault="001274A2" w:rsidP="001274A2">
      <w:pPr>
        <w:jc w:val="center"/>
      </w:pPr>
    </w:p>
    <w:p w14:paraId="71C126DA" w14:textId="745108AE" w:rsidR="001274A2" w:rsidRDefault="001274A2" w:rsidP="001274A2">
      <w:r w:rsidRPr="006A609D">
        <w:rPr>
          <w:rStyle w:val="CrossReference"/>
        </w:rPr>
        <w:fldChar w:fldCharType="begin"/>
      </w:r>
      <w:r w:rsidR="006A609D" w:rsidRPr="006A609D">
        <w:rPr>
          <w:rStyle w:val="CrossReference"/>
        </w:rPr>
        <w:instrText xml:space="preserve"> REF _Ref397506594 \* MERGEFORMAT \h</w:instrText>
      </w:r>
      <w:r w:rsidRPr="006A609D">
        <w:rPr>
          <w:rStyle w:val="CrossReference"/>
        </w:rPr>
      </w:r>
      <w:r w:rsidRPr="006A609D">
        <w:rPr>
          <w:rStyle w:val="CrossReference"/>
        </w:rPr>
        <w:fldChar w:fldCharType="separate"/>
      </w:r>
      <w:ins w:id="952" w:author="Jamika D. Burge" w:date="2015-11-24T15:06:00Z">
        <w:r w:rsidR="00211B29" w:rsidRPr="00211B29">
          <w:rPr>
            <w:rStyle w:val="CrossReference"/>
            <w:rPrChange w:id="953" w:author="Jamika D. Burge" w:date="2015-11-24T15:06:00Z">
              <w:rPr/>
            </w:rPrChange>
          </w:rPr>
          <w:t>Table 21</w:t>
        </w:r>
      </w:ins>
      <w:del w:id="954" w:author="Jamika D. Burge" w:date="2015-11-24T15:06:00Z">
        <w:r w:rsidR="00ED0EE4" w:rsidRPr="00ED0EE4" w:rsidDel="00211B29">
          <w:rPr>
            <w:rStyle w:val="CrossReference"/>
          </w:rPr>
          <w:delText>Table 21</w:delText>
        </w:r>
      </w:del>
      <w:r w:rsidRPr="006A609D">
        <w:rPr>
          <w:rStyle w:val="CrossReference"/>
        </w:rPr>
        <w:fldChar w:fldCharType="end"/>
      </w:r>
      <w:r>
        <w:t xml:space="preserve"> provides a description of the columns that appear in Participation Detail Reports. </w:t>
      </w:r>
    </w:p>
    <w:p w14:paraId="19FC6505" w14:textId="77777777" w:rsidR="001274A2" w:rsidRDefault="001274A2" w:rsidP="001274A2">
      <w:pPr>
        <w:pStyle w:val="Caption"/>
        <w:keepNext/>
        <w:jc w:val="left"/>
      </w:pPr>
      <w:bookmarkStart w:id="955" w:name="_Ref397506594"/>
      <w:r>
        <w:t xml:space="preserve">Table </w:t>
      </w:r>
      <w:r w:rsidR="008A2B77">
        <w:fldChar w:fldCharType="begin"/>
      </w:r>
      <w:r w:rsidR="008A2B77">
        <w:instrText xml:space="preserve"> SEQ Table \* ARABIC </w:instrText>
      </w:r>
      <w:r w:rsidR="008A2B77">
        <w:fldChar w:fldCharType="separate"/>
      </w:r>
      <w:r w:rsidR="00211B29">
        <w:rPr>
          <w:noProof/>
        </w:rPr>
        <w:t>21</w:t>
      </w:r>
      <w:r w:rsidR="008A2B77">
        <w:rPr>
          <w:noProof/>
        </w:rPr>
        <w:fldChar w:fldCharType="end"/>
      </w:r>
      <w:bookmarkEnd w:id="955"/>
      <w:r>
        <w:t>. Participation Details Report Columns</w:t>
      </w:r>
    </w:p>
    <w:tbl>
      <w:tblPr>
        <w:tblStyle w:val="TableGrid"/>
        <w:tblW w:w="0" w:type="auto"/>
        <w:tblLook w:val="04A0" w:firstRow="1" w:lastRow="0" w:firstColumn="1" w:lastColumn="0" w:noHBand="0" w:noVBand="1"/>
      </w:tblPr>
      <w:tblGrid>
        <w:gridCol w:w="1900"/>
        <w:gridCol w:w="7480"/>
      </w:tblGrid>
      <w:tr w:rsidR="001274A2" w14:paraId="5B367D55" w14:textId="77777777" w:rsidTr="001E22C5">
        <w:trPr>
          <w:cnfStyle w:val="100000000000" w:firstRow="1" w:lastRow="0" w:firstColumn="0" w:lastColumn="0" w:oddVBand="0" w:evenVBand="0" w:oddHBand="0" w:evenHBand="0" w:firstRowFirstColumn="0" w:firstRowLastColumn="0" w:lastRowFirstColumn="0" w:lastRowLastColumn="0"/>
          <w:tblHeader/>
        </w:trPr>
        <w:tc>
          <w:tcPr>
            <w:tcW w:w="1900" w:type="dxa"/>
          </w:tcPr>
          <w:p w14:paraId="02BC32FB" w14:textId="77777777" w:rsidR="001274A2" w:rsidRDefault="001274A2" w:rsidP="001274A2">
            <w:pPr>
              <w:pStyle w:val="TableHeader"/>
            </w:pPr>
            <w:r>
              <w:t>Column Header</w:t>
            </w:r>
          </w:p>
        </w:tc>
        <w:tc>
          <w:tcPr>
            <w:tcW w:w="7480" w:type="dxa"/>
          </w:tcPr>
          <w:p w14:paraId="08FC8993" w14:textId="77777777" w:rsidR="001274A2" w:rsidRDefault="001274A2" w:rsidP="001274A2">
            <w:pPr>
              <w:pStyle w:val="TableHeader"/>
            </w:pPr>
            <w:r>
              <w:t>Column Description</w:t>
            </w:r>
          </w:p>
        </w:tc>
      </w:tr>
      <w:tr w:rsidR="00D4223F" w14:paraId="651CF758" w14:textId="77777777" w:rsidTr="001F2EFB">
        <w:tc>
          <w:tcPr>
            <w:tcW w:w="1900" w:type="dxa"/>
          </w:tcPr>
          <w:p w14:paraId="547307CD" w14:textId="77777777" w:rsidR="00D4223F" w:rsidRDefault="00D4223F" w:rsidP="001274A2">
            <w:pPr>
              <w:pStyle w:val="TableText"/>
            </w:pPr>
            <w:r>
              <w:t>No</w:t>
            </w:r>
          </w:p>
        </w:tc>
        <w:tc>
          <w:tcPr>
            <w:tcW w:w="7480" w:type="dxa"/>
          </w:tcPr>
          <w:p w14:paraId="5BFF1D89" w14:textId="77777777" w:rsidR="00D4223F" w:rsidRDefault="00D4223F" w:rsidP="007233EB">
            <w:pPr>
              <w:pStyle w:val="TableText"/>
            </w:pPr>
            <w:r>
              <w:t>Automatically generated number indicating the row number in the report</w:t>
            </w:r>
            <w:r w:rsidR="00D74C80">
              <w:t>.</w:t>
            </w:r>
          </w:p>
        </w:tc>
      </w:tr>
      <w:tr w:rsidR="00D4223F" w14:paraId="4648F31E" w14:textId="77777777" w:rsidTr="001F2EFB">
        <w:tc>
          <w:tcPr>
            <w:tcW w:w="1900" w:type="dxa"/>
          </w:tcPr>
          <w:p w14:paraId="2349DE5C" w14:textId="77777777" w:rsidR="00D4223F" w:rsidRDefault="00D4223F" w:rsidP="001274A2">
            <w:pPr>
              <w:pStyle w:val="TableText"/>
            </w:pPr>
            <w:r>
              <w:t>Last Name</w:t>
            </w:r>
          </w:p>
        </w:tc>
        <w:tc>
          <w:tcPr>
            <w:tcW w:w="7480" w:type="dxa"/>
          </w:tcPr>
          <w:p w14:paraId="63E43EC5" w14:textId="77777777" w:rsidR="00D4223F" w:rsidRDefault="00D4223F" w:rsidP="001274A2">
            <w:pPr>
              <w:pStyle w:val="TableText"/>
            </w:pPr>
            <w:r>
              <w:t>Student’s last name</w:t>
            </w:r>
            <w:r w:rsidR="00D74C80">
              <w:t>.</w:t>
            </w:r>
          </w:p>
        </w:tc>
      </w:tr>
      <w:tr w:rsidR="00D4223F" w14:paraId="79184BBC" w14:textId="77777777" w:rsidTr="001F2EFB">
        <w:tc>
          <w:tcPr>
            <w:tcW w:w="1900" w:type="dxa"/>
          </w:tcPr>
          <w:p w14:paraId="77A3A0C9" w14:textId="77777777" w:rsidR="00D4223F" w:rsidRDefault="00D4223F" w:rsidP="001274A2">
            <w:pPr>
              <w:pStyle w:val="TableText"/>
            </w:pPr>
            <w:r>
              <w:t>First Name</w:t>
            </w:r>
          </w:p>
        </w:tc>
        <w:tc>
          <w:tcPr>
            <w:tcW w:w="7480" w:type="dxa"/>
          </w:tcPr>
          <w:p w14:paraId="5B5C2585" w14:textId="77777777" w:rsidR="00D4223F" w:rsidRDefault="00D4223F" w:rsidP="001274A2">
            <w:pPr>
              <w:pStyle w:val="TableText"/>
            </w:pPr>
            <w:r>
              <w:t>Student’s first name</w:t>
            </w:r>
            <w:r w:rsidR="00D74C80">
              <w:t>.</w:t>
            </w:r>
          </w:p>
        </w:tc>
      </w:tr>
      <w:tr w:rsidR="00D4223F" w14:paraId="4E390B69" w14:textId="77777777" w:rsidTr="001F2EFB">
        <w:tc>
          <w:tcPr>
            <w:tcW w:w="1900" w:type="dxa"/>
          </w:tcPr>
          <w:p w14:paraId="341E6522" w14:textId="77777777" w:rsidR="00D4223F" w:rsidRDefault="00D4223F" w:rsidP="001274A2">
            <w:pPr>
              <w:pStyle w:val="TableText"/>
            </w:pPr>
            <w:r>
              <w:t>Middle Initial</w:t>
            </w:r>
          </w:p>
        </w:tc>
        <w:tc>
          <w:tcPr>
            <w:tcW w:w="7480" w:type="dxa"/>
          </w:tcPr>
          <w:p w14:paraId="0D1A8A51" w14:textId="77777777" w:rsidR="00D4223F" w:rsidRDefault="00D4223F" w:rsidP="001274A2">
            <w:pPr>
              <w:pStyle w:val="TableText"/>
            </w:pPr>
            <w:r>
              <w:t>Student’s middle initial</w:t>
            </w:r>
            <w:r w:rsidR="00D74C80">
              <w:t>.</w:t>
            </w:r>
          </w:p>
        </w:tc>
      </w:tr>
      <w:tr w:rsidR="00D4223F" w14:paraId="08C4F233" w14:textId="77777777" w:rsidTr="001F2EFB">
        <w:tc>
          <w:tcPr>
            <w:tcW w:w="1900" w:type="dxa"/>
          </w:tcPr>
          <w:p w14:paraId="7D7787A5" w14:textId="77777777" w:rsidR="00D4223F" w:rsidRDefault="00D4223F" w:rsidP="001274A2">
            <w:pPr>
              <w:pStyle w:val="TableText"/>
            </w:pPr>
            <w:r>
              <w:t>SSID</w:t>
            </w:r>
          </w:p>
        </w:tc>
        <w:tc>
          <w:tcPr>
            <w:tcW w:w="7480" w:type="dxa"/>
          </w:tcPr>
          <w:p w14:paraId="6D9BB03C" w14:textId="77777777" w:rsidR="00D4223F" w:rsidRDefault="00D4223F" w:rsidP="001274A2">
            <w:pPr>
              <w:pStyle w:val="TableText"/>
            </w:pPr>
            <w:r>
              <w:t>Student’s state assigned student identifier</w:t>
            </w:r>
            <w:r w:rsidR="00D74C80">
              <w:t>.</w:t>
            </w:r>
          </w:p>
        </w:tc>
      </w:tr>
      <w:tr w:rsidR="00D4223F" w14:paraId="2CEDD6D9" w14:textId="77777777" w:rsidTr="001F2EFB">
        <w:tc>
          <w:tcPr>
            <w:tcW w:w="1900" w:type="dxa"/>
          </w:tcPr>
          <w:p w14:paraId="068C4082" w14:textId="77777777" w:rsidR="00D4223F" w:rsidRDefault="00D4223F" w:rsidP="001274A2">
            <w:pPr>
              <w:pStyle w:val="TableText"/>
            </w:pPr>
            <w:r>
              <w:t>Test Name</w:t>
            </w:r>
          </w:p>
        </w:tc>
        <w:tc>
          <w:tcPr>
            <w:tcW w:w="7480" w:type="dxa"/>
          </w:tcPr>
          <w:p w14:paraId="4D93749F" w14:textId="77777777" w:rsidR="00D4223F" w:rsidRDefault="00D4223F" w:rsidP="001274A2">
            <w:pPr>
              <w:pStyle w:val="TableText"/>
            </w:pPr>
            <w:r>
              <w:t>Name of the assessment in ART.</w:t>
            </w:r>
          </w:p>
        </w:tc>
      </w:tr>
      <w:tr w:rsidR="004B4102" w14:paraId="635E91CD" w14:textId="77777777" w:rsidTr="001F2EFB">
        <w:tc>
          <w:tcPr>
            <w:tcW w:w="1900" w:type="dxa"/>
          </w:tcPr>
          <w:p w14:paraId="3B580991" w14:textId="77777777" w:rsidR="004B4102" w:rsidRDefault="004B4102" w:rsidP="001274A2">
            <w:pPr>
              <w:pStyle w:val="TableText"/>
            </w:pPr>
            <w:r>
              <w:t>Test Label</w:t>
            </w:r>
          </w:p>
        </w:tc>
        <w:tc>
          <w:tcPr>
            <w:tcW w:w="7480" w:type="dxa"/>
          </w:tcPr>
          <w:p w14:paraId="3B73C523" w14:textId="77777777" w:rsidR="004B4102" w:rsidRDefault="004B4102" w:rsidP="001274A2">
            <w:pPr>
              <w:pStyle w:val="TableText"/>
            </w:pPr>
            <w:r>
              <w:t>Label of the assessment in ART.</w:t>
            </w:r>
          </w:p>
        </w:tc>
      </w:tr>
      <w:tr w:rsidR="00D4223F" w14:paraId="0E082B1A" w14:textId="77777777" w:rsidTr="001F2EFB">
        <w:tc>
          <w:tcPr>
            <w:tcW w:w="1900" w:type="dxa"/>
          </w:tcPr>
          <w:p w14:paraId="3E0C4741" w14:textId="77777777" w:rsidR="00D4223F" w:rsidRDefault="00D4223F" w:rsidP="007233EB">
            <w:pPr>
              <w:pStyle w:val="TableText"/>
            </w:pPr>
            <w:r>
              <w:t>Opportunity</w:t>
            </w:r>
          </w:p>
        </w:tc>
        <w:tc>
          <w:tcPr>
            <w:tcW w:w="7480" w:type="dxa"/>
          </w:tcPr>
          <w:p w14:paraId="78166406" w14:textId="77777777" w:rsidR="00D4223F" w:rsidRDefault="00D4223F" w:rsidP="007233EB">
            <w:pPr>
              <w:pStyle w:val="TableText"/>
            </w:pPr>
            <w:r>
              <w:t>Selected opportunity number for the assessment.</w:t>
            </w:r>
          </w:p>
        </w:tc>
      </w:tr>
      <w:tr w:rsidR="00D4223F" w14:paraId="0E2F700B" w14:textId="77777777" w:rsidTr="001F2EFB">
        <w:tc>
          <w:tcPr>
            <w:tcW w:w="1900" w:type="dxa"/>
          </w:tcPr>
          <w:p w14:paraId="6A6A2DBB" w14:textId="77777777" w:rsidR="00D4223F" w:rsidRDefault="00D4223F" w:rsidP="007233EB">
            <w:pPr>
              <w:pStyle w:val="TableText"/>
            </w:pPr>
            <w:r>
              <w:t>Status</w:t>
            </w:r>
          </w:p>
        </w:tc>
        <w:tc>
          <w:tcPr>
            <w:tcW w:w="7480" w:type="dxa"/>
          </w:tcPr>
          <w:p w14:paraId="06693C00" w14:textId="77777777" w:rsidR="00D4223F" w:rsidRDefault="00D4223F" w:rsidP="007233EB">
            <w:pPr>
              <w:pStyle w:val="TableText"/>
            </w:pPr>
            <w:r>
              <w:t>Student’s status for the assessment.</w:t>
            </w:r>
          </w:p>
        </w:tc>
      </w:tr>
      <w:tr w:rsidR="00D4223F" w14:paraId="5AD77F36" w14:textId="77777777" w:rsidTr="001F2EFB">
        <w:tc>
          <w:tcPr>
            <w:tcW w:w="1900" w:type="dxa"/>
          </w:tcPr>
          <w:p w14:paraId="4CEA17A2" w14:textId="77777777" w:rsidR="00D4223F" w:rsidRDefault="00D4223F" w:rsidP="007233EB">
            <w:pPr>
              <w:pStyle w:val="TableText"/>
            </w:pPr>
            <w:r>
              <w:t>Date</w:t>
            </w:r>
          </w:p>
        </w:tc>
        <w:tc>
          <w:tcPr>
            <w:tcW w:w="7480" w:type="dxa"/>
          </w:tcPr>
          <w:p w14:paraId="4B998030" w14:textId="77777777" w:rsidR="00D4223F" w:rsidRPr="008F7C4B" w:rsidRDefault="00D4223F" w:rsidP="00D4223F">
            <w:pPr>
              <w:pStyle w:val="TableText"/>
            </w:pPr>
            <w:r>
              <w:t>D</w:t>
            </w:r>
            <w:r w:rsidRPr="008F7C4B">
              <w:t xml:space="preserve">ate </w:t>
            </w:r>
            <w:r>
              <w:t xml:space="preserve">on which </w:t>
            </w:r>
            <w:r w:rsidRPr="008F7C4B">
              <w:t>the student</w:t>
            </w:r>
            <w:r>
              <w:t xml:space="preserve"> started or completed the test.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r w:rsidR="00D4223F" w14:paraId="0DB8FB58" w14:textId="77777777" w:rsidTr="001F2EFB">
        <w:tc>
          <w:tcPr>
            <w:tcW w:w="1900" w:type="dxa"/>
          </w:tcPr>
          <w:p w14:paraId="1838294A" w14:textId="77777777" w:rsidR="00D4223F" w:rsidRDefault="00D4223F" w:rsidP="007233EB">
            <w:pPr>
              <w:pStyle w:val="TableText"/>
            </w:pPr>
            <w:r>
              <w:t>Time</w:t>
            </w:r>
          </w:p>
        </w:tc>
        <w:tc>
          <w:tcPr>
            <w:tcW w:w="7480" w:type="dxa"/>
          </w:tcPr>
          <w:p w14:paraId="3D94BA39" w14:textId="77777777" w:rsidR="00D4223F" w:rsidRDefault="00D4223F" w:rsidP="00D4223F">
            <w:pPr>
              <w:pStyle w:val="TableText"/>
            </w:pPr>
            <w:r>
              <w:t>T</w:t>
            </w:r>
            <w:r w:rsidRPr="008F7C4B">
              <w:t xml:space="preserve">ime </w:t>
            </w:r>
            <w:r>
              <w:t xml:space="preserve">at which </w:t>
            </w:r>
            <w:r w:rsidRPr="008F7C4B">
              <w:t>the student started or completed the test</w:t>
            </w:r>
            <w:r>
              <w:t xml:space="preserve">.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bl>
    <w:p w14:paraId="0C8F2242" w14:textId="77777777" w:rsidR="001274A2" w:rsidRDefault="001274A2" w:rsidP="001274A2"/>
    <w:p w14:paraId="6A21F5CC" w14:textId="77777777" w:rsidR="007C61F3" w:rsidRDefault="007C61F3" w:rsidP="007C61F3">
      <w:pPr>
        <w:pStyle w:val="Caption"/>
        <w:keepNext/>
      </w:pPr>
    </w:p>
    <w:p w14:paraId="33DF7950" w14:textId="77777777" w:rsidR="00AE2CF4" w:rsidRDefault="00AE2CF4" w:rsidP="00AE2CF4">
      <w:pPr>
        <w:pStyle w:val="Caption"/>
        <w:keepNext/>
      </w:pPr>
      <w:bookmarkStart w:id="956" w:name="_Toc433196195"/>
      <w:r>
        <w:t xml:space="preserve">Figure </w:t>
      </w:r>
      <w:r w:rsidR="008A2B77">
        <w:fldChar w:fldCharType="begin"/>
      </w:r>
      <w:r w:rsidR="008A2B77">
        <w:instrText xml:space="preserve"> SEQ Figure \* ARABIC </w:instrText>
      </w:r>
      <w:r w:rsidR="008A2B77">
        <w:fldChar w:fldCharType="separate"/>
      </w:r>
      <w:r w:rsidR="00211B29">
        <w:rPr>
          <w:noProof/>
        </w:rPr>
        <w:t>52</w:t>
      </w:r>
      <w:r w:rsidR="008A2B77">
        <w:rPr>
          <w:noProof/>
        </w:rPr>
        <w:fldChar w:fldCharType="end"/>
      </w:r>
      <w:r>
        <w:t xml:space="preserve">. </w:t>
      </w:r>
      <w:r w:rsidRPr="00153980">
        <w:t>Generating a Participation Details Report</w:t>
      </w:r>
      <w:bookmarkEnd w:id="956"/>
    </w:p>
    <w:p w14:paraId="1F3DC29D" w14:textId="77777777" w:rsidR="007C61F3" w:rsidRDefault="007C61F3" w:rsidP="007C61F3">
      <w:pPr>
        <w:jc w:val="center"/>
      </w:pPr>
      <w:r>
        <w:rPr>
          <w:noProof/>
        </w:rPr>
        <w:drawing>
          <wp:inline distT="0" distB="0" distL="0" distR="0" wp14:anchorId="4305A731" wp14:editId="4AEBD7C5">
            <wp:extent cx="3200400" cy="3500945"/>
            <wp:effectExtent l="19050" t="19050" r="19050" b="2349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 report.png"/>
                    <pic:cNvPicPr/>
                  </pic:nvPicPr>
                  <pic:blipFill>
                    <a:blip r:embed="rId91">
                      <a:extLst>
                        <a:ext uri="{28A0092B-C50C-407E-A947-70E740481C1C}">
                          <a14:useLocalDpi xmlns:a14="http://schemas.microsoft.com/office/drawing/2010/main" val="0"/>
                        </a:ext>
                      </a:extLst>
                    </a:blip>
                    <a:stretch>
                      <a:fillRect/>
                    </a:stretch>
                  </pic:blipFill>
                  <pic:spPr>
                    <a:xfrm>
                      <a:off x="0" y="0"/>
                      <a:ext cx="3200400" cy="3500945"/>
                    </a:xfrm>
                    <a:prstGeom prst="rect">
                      <a:avLst/>
                    </a:prstGeom>
                    <a:ln>
                      <a:solidFill>
                        <a:schemeClr val="bg1">
                          <a:lumMod val="65000"/>
                        </a:schemeClr>
                      </a:solidFill>
                    </a:ln>
                  </pic:spPr>
                </pic:pic>
              </a:graphicData>
            </a:graphic>
          </wp:inline>
        </w:drawing>
      </w:r>
    </w:p>
    <w:p w14:paraId="1F5FBEA1" w14:textId="77777777" w:rsidR="00D9422A" w:rsidRDefault="00D9422A">
      <w:pPr>
        <w:spacing w:after="0"/>
        <w:rPr>
          <w:rStyle w:val="Emphasis"/>
        </w:rPr>
      </w:pPr>
    </w:p>
    <w:p w14:paraId="3720E5CE" w14:textId="77777777" w:rsidR="00126D29" w:rsidRPr="00AF2CB6" w:rsidRDefault="00126D29" w:rsidP="00126D29">
      <w:pPr>
        <w:rPr>
          <w:rStyle w:val="Emphasis"/>
        </w:rPr>
      </w:pPr>
      <w:r w:rsidRPr="00AF2CB6">
        <w:rPr>
          <w:rStyle w:val="Emphasis"/>
        </w:rPr>
        <w:t xml:space="preserve">To create a </w:t>
      </w:r>
      <w:r>
        <w:rPr>
          <w:rStyle w:val="Emphasis"/>
        </w:rPr>
        <w:t xml:space="preserve">Participation </w:t>
      </w:r>
      <w:r w:rsidR="007C61F3">
        <w:rPr>
          <w:rStyle w:val="Emphasis"/>
        </w:rPr>
        <w:t>Details</w:t>
      </w:r>
      <w:r>
        <w:rPr>
          <w:rStyle w:val="Emphasis"/>
        </w:rPr>
        <w:t xml:space="preserve"> Report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126D29" w14:paraId="61120184" w14:textId="77777777" w:rsidTr="007233EB">
        <w:trPr>
          <w:jc w:val="center"/>
        </w:trPr>
        <w:tc>
          <w:tcPr>
            <w:tcW w:w="9576" w:type="dxa"/>
          </w:tcPr>
          <w:p w14:paraId="041CD5F9" w14:textId="77777777" w:rsidR="00126D29" w:rsidRDefault="00126D29" w:rsidP="00471A7B">
            <w:pPr>
              <w:pStyle w:val="ListNumber"/>
              <w:numPr>
                <w:ilvl w:val="0"/>
                <w:numId w:val="109"/>
              </w:numPr>
            </w:pPr>
            <w:r>
              <w:t>On the ART home screen, click [</w:t>
            </w:r>
            <w:r>
              <w:rPr>
                <w:rStyle w:val="Strong"/>
              </w:rPr>
              <w:t>View Participation Reports</w:t>
            </w:r>
            <w:r>
              <w:t>].</w:t>
            </w:r>
          </w:p>
          <w:p w14:paraId="61496588" w14:textId="63C6E814" w:rsidR="00126D29" w:rsidRDefault="00126D29" w:rsidP="00471A7B">
            <w:pPr>
              <w:pStyle w:val="ListNumber"/>
              <w:numPr>
                <w:ilvl w:val="0"/>
                <w:numId w:val="108"/>
              </w:numPr>
            </w:pPr>
            <w:r>
              <w:t xml:space="preserve">On the </w:t>
            </w:r>
            <w:r w:rsidRPr="009B2B5E">
              <w:rPr>
                <w:rStyle w:val="IntenseEmphasis"/>
              </w:rPr>
              <w:t>Participation Reports</w:t>
            </w:r>
            <w:r>
              <w:t xml:space="preserve"> screen (see </w:t>
            </w:r>
            <w:r w:rsidRPr="006A609D">
              <w:rPr>
                <w:rStyle w:val="CrossReference"/>
              </w:rPr>
              <w:fldChar w:fldCharType="begin"/>
            </w:r>
            <w:r w:rsidR="006A609D" w:rsidRPr="006A609D">
              <w:rPr>
                <w:rStyle w:val="CrossReference"/>
              </w:rPr>
              <w:instrText xml:space="preserve"> REF _Ref397505794 \* MERGEFORMAT \h</w:instrText>
            </w:r>
            <w:r w:rsidRPr="006A609D">
              <w:rPr>
                <w:rStyle w:val="CrossReference"/>
              </w:rPr>
            </w:r>
            <w:r w:rsidRPr="006A609D">
              <w:rPr>
                <w:rStyle w:val="CrossReference"/>
              </w:rPr>
              <w:fldChar w:fldCharType="separate"/>
            </w:r>
            <w:ins w:id="957" w:author="Jamika D. Burge" w:date="2015-11-24T15:06:00Z">
              <w:r w:rsidR="00211B29" w:rsidRPr="00211B29">
                <w:rPr>
                  <w:rStyle w:val="CrossReference"/>
                  <w:rPrChange w:id="958" w:author="Jamika D. Burge" w:date="2015-11-24T15:06:00Z">
                    <w:rPr/>
                  </w:rPrChange>
                </w:rPr>
                <w:t>Figure 50</w:t>
              </w:r>
            </w:ins>
            <w:del w:id="959" w:author="Jamika D. Burge" w:date="2015-11-24T15:06:00Z">
              <w:r w:rsidR="00ED0EE4" w:rsidRPr="00ED0EE4" w:rsidDel="00211B29">
                <w:rPr>
                  <w:rStyle w:val="CrossReference"/>
                </w:rPr>
                <w:delText>Figure 50</w:delText>
              </w:r>
            </w:del>
            <w:r w:rsidRPr="006A609D">
              <w:rPr>
                <w:rStyle w:val="CrossReference"/>
              </w:rPr>
              <w:fldChar w:fldCharType="end"/>
            </w:r>
            <w:r>
              <w:t>), click [</w:t>
            </w:r>
            <w:r>
              <w:rPr>
                <w:rStyle w:val="Strong"/>
              </w:rPr>
              <w:t>Details</w:t>
            </w:r>
            <w:r>
              <w:t>].</w:t>
            </w:r>
          </w:p>
          <w:p w14:paraId="57C8F576" w14:textId="77777777" w:rsidR="00126D29" w:rsidRDefault="00126D29" w:rsidP="00471A7B">
            <w:pPr>
              <w:pStyle w:val="ListNumber"/>
              <w:numPr>
                <w:ilvl w:val="0"/>
                <w:numId w:val="108"/>
              </w:numPr>
            </w:pPr>
            <w:r>
              <w:t>From the entity drop-down lists, select entities until you can select the required institution.</w:t>
            </w:r>
            <w:r w:rsidR="00EE405B">
              <w:t xml:space="preserve"> </w:t>
            </w:r>
            <w:r w:rsidR="00EE405B">
              <w:rPr>
                <w:rStyle w:val="Emphasis"/>
              </w:rPr>
              <w:t>Note: The entity drop-down lists available depend on your user role.</w:t>
            </w:r>
          </w:p>
          <w:p w14:paraId="537D8EA7" w14:textId="77777777" w:rsidR="00126D29" w:rsidRDefault="00126D29" w:rsidP="00471A7B">
            <w:pPr>
              <w:pStyle w:val="ListNumber"/>
              <w:numPr>
                <w:ilvl w:val="0"/>
                <w:numId w:val="108"/>
              </w:numPr>
            </w:pPr>
            <w:r w:rsidRPr="00126D29">
              <w:rPr>
                <w:rStyle w:val="Emphasis"/>
              </w:rPr>
              <w:t>Optional</w:t>
            </w:r>
            <w:r>
              <w:t xml:space="preserve">: From the </w:t>
            </w:r>
            <w:r w:rsidRPr="005205A1">
              <w:rPr>
                <w:rStyle w:val="Emphasis"/>
              </w:rPr>
              <w:t>Test Name</w:t>
            </w:r>
            <w:r>
              <w:t xml:space="preserve"> drop-down list, select the name of the test to include in the report.</w:t>
            </w:r>
          </w:p>
          <w:p w14:paraId="12D66DE5" w14:textId="77777777" w:rsidR="00126D29" w:rsidRDefault="00126D29"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14:paraId="474299C5" w14:textId="77777777" w:rsidR="00126D29" w:rsidRDefault="00126D29" w:rsidP="00471A7B">
            <w:pPr>
              <w:pStyle w:val="ListNumber"/>
              <w:numPr>
                <w:ilvl w:val="0"/>
                <w:numId w:val="108"/>
              </w:numPr>
            </w:pPr>
            <w:r>
              <w:t>Click [</w:t>
            </w:r>
            <w:r w:rsidRPr="005205A1">
              <w:rPr>
                <w:rStyle w:val="Strong"/>
              </w:rPr>
              <w:t>Create Report</w:t>
            </w:r>
            <w:r>
              <w:t xml:space="preserve">]. The Participation </w:t>
            </w:r>
            <w:r w:rsidR="00B43DC3">
              <w:t>Details R</w:t>
            </w:r>
            <w:r>
              <w:t>eport displays in a new tab.</w:t>
            </w:r>
          </w:p>
        </w:tc>
      </w:tr>
    </w:tbl>
    <w:p w14:paraId="0AD114D3" w14:textId="77777777" w:rsidR="001274A2" w:rsidRDefault="001274A2" w:rsidP="005B690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126D29" w14:paraId="2245E92E" w14:textId="77777777" w:rsidTr="007233EB">
        <w:trPr>
          <w:jc w:val="left"/>
        </w:trPr>
        <w:tc>
          <w:tcPr>
            <w:tcW w:w="720" w:type="dxa"/>
          </w:tcPr>
          <w:p w14:paraId="12189D66" w14:textId="77777777" w:rsidR="00126D29" w:rsidRDefault="00126D29" w:rsidP="007233EB">
            <w:pPr>
              <w:pStyle w:val="NoteIcon"/>
            </w:pPr>
            <w:r>
              <w:rPr>
                <w:sz w:val="20"/>
                <w:szCs w:val="20"/>
              </w:rPr>
              <w:drawing>
                <wp:inline distT="0" distB="0" distL="0" distR="0" wp14:anchorId="54C179A8" wp14:editId="1D64FAC0">
                  <wp:extent cx="292608" cy="394745"/>
                  <wp:effectExtent l="0" t="0" r="0" b="571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55B151D" w14:textId="77777777" w:rsidR="00126D29" w:rsidRPr="00B616B0" w:rsidRDefault="00126D29" w:rsidP="00126D29">
            <w:pPr>
              <w:pStyle w:val="NoteText"/>
              <w:ind w:left="90"/>
              <w:rPr>
                <w:rStyle w:val="Emphasis"/>
                <w:bCs/>
                <w:i w:val="0"/>
                <w:iCs w:val="0"/>
              </w:rPr>
            </w:pPr>
            <w:r>
              <w:rPr>
                <w:rStyle w:val="Strong"/>
              </w:rPr>
              <w:t>Note:</w:t>
            </w:r>
            <w:r>
              <w:t xml:space="preserve"> When building a report, you can select a specific test or all available tests for the selected institution.</w:t>
            </w:r>
          </w:p>
        </w:tc>
      </w:tr>
    </w:tbl>
    <w:p w14:paraId="6F0F55E9" w14:textId="77777777" w:rsidR="00126D29" w:rsidRPr="005B6900" w:rsidRDefault="00126D29" w:rsidP="005B6900"/>
    <w:p w14:paraId="3A5FC16F" w14:textId="77777777" w:rsidR="003B1307" w:rsidRDefault="003B1307" w:rsidP="003B1307">
      <w:pPr>
        <w:pStyle w:val="Heading3"/>
      </w:pPr>
      <w:bookmarkStart w:id="960" w:name="_Proctor_Schedule_Reports."/>
      <w:bookmarkStart w:id="961" w:name="_Toc433196136"/>
      <w:bookmarkEnd w:id="960"/>
      <w:r>
        <w:t>Proctor Schedule Reports.</w:t>
      </w:r>
      <w:bookmarkEnd w:id="961"/>
    </w:p>
    <w:p w14:paraId="068C877C" w14:textId="77777777" w:rsidR="003B1307" w:rsidRDefault="007233EB" w:rsidP="003B1307">
      <w:r>
        <w:t>Proctor Schedule Reports provide information about the schedules for a selected institution’s proctors during a specified time period. In order to generate a Proctor Schedule Report, you must first create a schedule in ART. These reports are only available at the institution level.</w:t>
      </w:r>
    </w:p>
    <w:p w14:paraId="58365073" w14:textId="77777777" w:rsidR="007233EB" w:rsidRDefault="007233EB" w:rsidP="007233EB">
      <w:pPr>
        <w:jc w:val="center"/>
        <w:rPr>
          <w:highlight w:val="yellow"/>
        </w:rPr>
      </w:pPr>
    </w:p>
    <w:p w14:paraId="36B932A8" w14:textId="77777777" w:rsidR="00C26AA5" w:rsidRDefault="00C26AA5" w:rsidP="00C26AA5">
      <w:pPr>
        <w:pStyle w:val="ImageCaption"/>
      </w:pPr>
      <w:bookmarkStart w:id="962" w:name="_Toc433196196"/>
      <w:r>
        <w:t xml:space="preserve">Figure </w:t>
      </w:r>
      <w:r w:rsidR="008A2B77">
        <w:fldChar w:fldCharType="begin"/>
      </w:r>
      <w:r w:rsidR="008A2B77">
        <w:instrText xml:space="preserve"> SEQ Figure \* ARA</w:instrText>
      </w:r>
      <w:r w:rsidR="008A2B77">
        <w:instrText xml:space="preserve">BIC </w:instrText>
      </w:r>
      <w:r w:rsidR="008A2B77">
        <w:fldChar w:fldCharType="separate"/>
      </w:r>
      <w:r w:rsidR="00211B29">
        <w:rPr>
          <w:noProof/>
        </w:rPr>
        <w:t>53</w:t>
      </w:r>
      <w:r w:rsidR="008A2B77">
        <w:rPr>
          <w:noProof/>
        </w:rPr>
        <w:fldChar w:fldCharType="end"/>
      </w:r>
      <w:r>
        <w:t>. Proctor Schedule Report</w:t>
      </w:r>
      <w:bookmarkEnd w:id="962"/>
    </w:p>
    <w:p w14:paraId="79D91990" w14:textId="77777777" w:rsidR="007233EB" w:rsidRDefault="00C26AA5" w:rsidP="00C26AA5">
      <w:pPr>
        <w:pStyle w:val="Image"/>
      </w:pPr>
      <w:r>
        <w:drawing>
          <wp:inline distT="0" distB="0" distL="0" distR="0" wp14:anchorId="45F44DA0" wp14:editId="4852BD9B">
            <wp:extent cx="5943600" cy="1150620"/>
            <wp:effectExtent l="19050" t="19050" r="19050" b="1143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erReport.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1150620"/>
                    </a:xfrm>
                    <a:prstGeom prst="rect">
                      <a:avLst/>
                    </a:prstGeom>
                    <a:ln w="9522" cmpd="sng">
                      <a:solidFill>
                        <a:srgbClr val="A6A6A6"/>
                      </a:solidFill>
                      <a:prstDash val="solid"/>
                    </a:ln>
                  </pic:spPr>
                </pic:pic>
              </a:graphicData>
            </a:graphic>
          </wp:inline>
        </w:drawing>
      </w:r>
    </w:p>
    <w:p w14:paraId="18B6B4E8" w14:textId="77777777" w:rsidR="007233EB" w:rsidRDefault="007233EB" w:rsidP="007233EB">
      <w:pPr>
        <w:jc w:val="center"/>
      </w:pPr>
    </w:p>
    <w:p w14:paraId="3446EB0B" w14:textId="77777777" w:rsidR="007233EB" w:rsidRDefault="007233EB" w:rsidP="003B1307">
      <w:r>
        <w:t>The Proctor Schedule Report displays a row of information for each proctor who i</w:t>
      </w:r>
      <w:r w:rsidR="00D74C80">
        <w:t>s scheduled for a test session o</w:t>
      </w:r>
      <w:r>
        <w:t xml:space="preserve">n </w:t>
      </w:r>
      <w:r w:rsidR="00D74C80">
        <w:t xml:space="preserve">each date in the </w:t>
      </w:r>
      <w:r>
        <w:t xml:space="preserve">specified date range. The report displays the scheduled </w:t>
      </w:r>
      <w:r w:rsidR="00D74C80">
        <w:t>time slot</w:t>
      </w:r>
      <w:r>
        <w:t xml:space="preserve"> and associated facility for each proctor</w:t>
      </w:r>
      <w:r w:rsidR="00D74C80">
        <w:t xml:space="preserve"> and date</w:t>
      </w:r>
      <w:r>
        <w:t>.</w:t>
      </w:r>
      <w:r w:rsidR="00D9422A">
        <w:t xml:space="preserve"> If a proctor is scheduled multiple times, a separate row will be displayed for each of the time slots for which he is scheduled.</w:t>
      </w:r>
    </w:p>
    <w:p w14:paraId="1FB3D8C5" w14:textId="60C2449E" w:rsidR="00D74C80" w:rsidRDefault="00D74C80" w:rsidP="003B1307">
      <w:r w:rsidRPr="006A609D">
        <w:rPr>
          <w:rStyle w:val="CrossReference"/>
        </w:rPr>
        <w:fldChar w:fldCharType="begin"/>
      </w:r>
      <w:r w:rsidR="006A609D" w:rsidRPr="006A609D">
        <w:rPr>
          <w:rStyle w:val="CrossReference"/>
        </w:rPr>
        <w:instrText xml:space="preserve"> REF _Ref397520501 \* MERGEFORMAT \h</w:instrText>
      </w:r>
      <w:r w:rsidRPr="006A609D">
        <w:rPr>
          <w:rStyle w:val="CrossReference"/>
        </w:rPr>
      </w:r>
      <w:r w:rsidRPr="006A609D">
        <w:rPr>
          <w:rStyle w:val="CrossReference"/>
        </w:rPr>
        <w:fldChar w:fldCharType="separate"/>
      </w:r>
      <w:ins w:id="963" w:author="Jamika D. Burge" w:date="2015-11-24T15:06:00Z">
        <w:r w:rsidR="00211B29" w:rsidRPr="00211B29">
          <w:rPr>
            <w:rStyle w:val="CrossReference"/>
            <w:rPrChange w:id="964" w:author="Jamika D. Burge" w:date="2015-11-24T15:06:00Z">
              <w:rPr/>
            </w:rPrChange>
          </w:rPr>
          <w:t>Table 22</w:t>
        </w:r>
      </w:ins>
      <w:del w:id="965" w:author="Jamika D. Burge" w:date="2015-11-24T15:06:00Z">
        <w:r w:rsidR="00ED0EE4" w:rsidRPr="00ED0EE4" w:rsidDel="00211B29">
          <w:rPr>
            <w:rStyle w:val="CrossReference"/>
          </w:rPr>
          <w:delText>Table 22</w:delText>
        </w:r>
      </w:del>
      <w:r w:rsidRPr="006A609D">
        <w:rPr>
          <w:rStyle w:val="CrossReference"/>
        </w:rPr>
        <w:fldChar w:fldCharType="end"/>
      </w:r>
      <w:r>
        <w:t xml:space="preserve"> provides a description of the columns that appear in the Proctor Schedule Report.</w:t>
      </w:r>
    </w:p>
    <w:p w14:paraId="518FB3E4" w14:textId="77777777" w:rsidR="00D74C80" w:rsidRDefault="00D74C80" w:rsidP="003B1307"/>
    <w:p w14:paraId="10F4FFC2" w14:textId="77777777" w:rsidR="00D74C80" w:rsidRDefault="00D74C80" w:rsidP="00D74C80">
      <w:pPr>
        <w:pStyle w:val="Caption"/>
        <w:keepNext/>
        <w:jc w:val="left"/>
      </w:pPr>
      <w:bookmarkStart w:id="966" w:name="_Ref397520501"/>
      <w:r>
        <w:t xml:space="preserve">Table </w:t>
      </w:r>
      <w:r w:rsidR="008A2B77">
        <w:fldChar w:fldCharType="begin"/>
      </w:r>
      <w:r w:rsidR="008A2B77">
        <w:instrText xml:space="preserve"> SEQ Table \* ARABIC </w:instrText>
      </w:r>
      <w:r w:rsidR="008A2B77">
        <w:fldChar w:fldCharType="separate"/>
      </w:r>
      <w:r w:rsidR="00211B29">
        <w:rPr>
          <w:noProof/>
        </w:rPr>
        <w:t>22</w:t>
      </w:r>
      <w:r w:rsidR="008A2B77">
        <w:rPr>
          <w:noProof/>
        </w:rPr>
        <w:fldChar w:fldCharType="end"/>
      </w:r>
      <w:bookmarkEnd w:id="966"/>
      <w:r>
        <w:t>. Proctor Schedule Report Columns</w:t>
      </w:r>
    </w:p>
    <w:tbl>
      <w:tblPr>
        <w:tblStyle w:val="TableGrid"/>
        <w:tblW w:w="0" w:type="auto"/>
        <w:tblLook w:val="04A0" w:firstRow="1" w:lastRow="0" w:firstColumn="1" w:lastColumn="0" w:noHBand="0" w:noVBand="1"/>
      </w:tblPr>
      <w:tblGrid>
        <w:gridCol w:w="2170"/>
        <w:gridCol w:w="7210"/>
      </w:tblGrid>
      <w:tr w:rsidR="00D74C80" w14:paraId="319F3DB4" w14:textId="77777777" w:rsidTr="00D74C80">
        <w:trPr>
          <w:cnfStyle w:val="100000000000" w:firstRow="1" w:lastRow="0" w:firstColumn="0" w:lastColumn="0" w:oddVBand="0" w:evenVBand="0" w:oddHBand="0" w:evenHBand="0" w:firstRowFirstColumn="0" w:firstRowLastColumn="0" w:lastRowFirstColumn="0" w:lastRowLastColumn="0"/>
        </w:trPr>
        <w:tc>
          <w:tcPr>
            <w:tcW w:w="2170" w:type="dxa"/>
          </w:tcPr>
          <w:p w14:paraId="2204655C" w14:textId="77777777" w:rsidR="00D74C80" w:rsidRDefault="00D74C80" w:rsidP="00D74C80">
            <w:pPr>
              <w:pStyle w:val="TableHeader"/>
            </w:pPr>
            <w:r>
              <w:t>Column Header</w:t>
            </w:r>
          </w:p>
        </w:tc>
        <w:tc>
          <w:tcPr>
            <w:tcW w:w="7210" w:type="dxa"/>
          </w:tcPr>
          <w:p w14:paraId="1DB13086" w14:textId="77777777" w:rsidR="00D74C80" w:rsidRDefault="00D74C80" w:rsidP="00D74C80">
            <w:pPr>
              <w:pStyle w:val="TableHeader"/>
            </w:pPr>
            <w:r>
              <w:t>Column Description</w:t>
            </w:r>
          </w:p>
        </w:tc>
      </w:tr>
      <w:tr w:rsidR="00D74C80" w14:paraId="4F2FC363" w14:textId="77777777" w:rsidTr="00D74C80">
        <w:tc>
          <w:tcPr>
            <w:tcW w:w="2170" w:type="dxa"/>
          </w:tcPr>
          <w:p w14:paraId="450EDEA2" w14:textId="77777777" w:rsidR="00D74C80" w:rsidRDefault="00D74C80" w:rsidP="00D74C80">
            <w:pPr>
              <w:pStyle w:val="TableText"/>
            </w:pPr>
            <w:r>
              <w:t>No</w:t>
            </w:r>
          </w:p>
        </w:tc>
        <w:tc>
          <w:tcPr>
            <w:tcW w:w="7210" w:type="dxa"/>
          </w:tcPr>
          <w:p w14:paraId="667FC830" w14:textId="77777777" w:rsidR="00D74C80" w:rsidRDefault="00D74C80" w:rsidP="00D74C80">
            <w:pPr>
              <w:pStyle w:val="TableText"/>
            </w:pPr>
            <w:r>
              <w:t>Automatically generated number indicating the row number in the report.</w:t>
            </w:r>
          </w:p>
        </w:tc>
      </w:tr>
      <w:tr w:rsidR="00D74C80" w14:paraId="02C78F96" w14:textId="77777777" w:rsidTr="00D74C80">
        <w:tc>
          <w:tcPr>
            <w:tcW w:w="2170" w:type="dxa"/>
          </w:tcPr>
          <w:p w14:paraId="766780A8" w14:textId="77777777" w:rsidR="00D74C80" w:rsidRDefault="00D74C80" w:rsidP="00D74C80">
            <w:pPr>
              <w:pStyle w:val="TableText"/>
            </w:pPr>
            <w:r>
              <w:t>Last Name</w:t>
            </w:r>
          </w:p>
        </w:tc>
        <w:tc>
          <w:tcPr>
            <w:tcW w:w="7210" w:type="dxa"/>
          </w:tcPr>
          <w:p w14:paraId="7BBFA91C" w14:textId="77777777" w:rsidR="00D74C80" w:rsidRDefault="00D74C80" w:rsidP="00D74C80">
            <w:pPr>
              <w:pStyle w:val="TableText"/>
            </w:pPr>
            <w:r>
              <w:t>Proctor’s last name.</w:t>
            </w:r>
          </w:p>
        </w:tc>
      </w:tr>
      <w:tr w:rsidR="00D74C80" w14:paraId="2DBC1C48" w14:textId="77777777" w:rsidTr="00D74C80">
        <w:tc>
          <w:tcPr>
            <w:tcW w:w="2170" w:type="dxa"/>
          </w:tcPr>
          <w:p w14:paraId="3CDC1D12" w14:textId="77777777" w:rsidR="00D74C80" w:rsidRDefault="00D74C80" w:rsidP="00D74C80">
            <w:pPr>
              <w:pStyle w:val="TableText"/>
            </w:pPr>
            <w:r>
              <w:t>First Name</w:t>
            </w:r>
          </w:p>
        </w:tc>
        <w:tc>
          <w:tcPr>
            <w:tcW w:w="7210" w:type="dxa"/>
          </w:tcPr>
          <w:p w14:paraId="6354227E" w14:textId="77777777" w:rsidR="00D74C80" w:rsidRDefault="00D74C80" w:rsidP="00D74C80">
            <w:pPr>
              <w:pStyle w:val="TableText"/>
            </w:pPr>
            <w:r>
              <w:t>Proctor’s first name.</w:t>
            </w:r>
          </w:p>
        </w:tc>
      </w:tr>
      <w:tr w:rsidR="00D74C80" w14:paraId="7DAB31B6" w14:textId="77777777" w:rsidTr="00D74C80">
        <w:tc>
          <w:tcPr>
            <w:tcW w:w="2170" w:type="dxa"/>
          </w:tcPr>
          <w:p w14:paraId="2495CE33" w14:textId="77777777" w:rsidR="00D74C80" w:rsidRDefault="00D74C80" w:rsidP="00D74C80">
            <w:pPr>
              <w:pStyle w:val="TableText"/>
            </w:pPr>
            <w:r>
              <w:t>Email Address</w:t>
            </w:r>
          </w:p>
        </w:tc>
        <w:tc>
          <w:tcPr>
            <w:tcW w:w="7210" w:type="dxa"/>
          </w:tcPr>
          <w:p w14:paraId="22143E6A" w14:textId="77777777" w:rsidR="00D74C80" w:rsidRDefault="00D74C80" w:rsidP="00D74C80">
            <w:pPr>
              <w:pStyle w:val="TableText"/>
            </w:pPr>
            <w:r>
              <w:t>Proctor’s email address.</w:t>
            </w:r>
          </w:p>
        </w:tc>
      </w:tr>
      <w:tr w:rsidR="00D74C80" w14:paraId="15888254" w14:textId="77777777" w:rsidTr="00D74C80">
        <w:tc>
          <w:tcPr>
            <w:tcW w:w="2170" w:type="dxa"/>
          </w:tcPr>
          <w:p w14:paraId="2B9EFEB7" w14:textId="77777777" w:rsidR="00D74C80" w:rsidRDefault="00D74C80" w:rsidP="00D74C80">
            <w:pPr>
              <w:pStyle w:val="TableText"/>
            </w:pPr>
            <w:r>
              <w:t>Date</w:t>
            </w:r>
          </w:p>
        </w:tc>
        <w:tc>
          <w:tcPr>
            <w:tcW w:w="7210" w:type="dxa"/>
          </w:tcPr>
          <w:p w14:paraId="0D9E8607" w14:textId="77777777" w:rsidR="00D74C80" w:rsidRDefault="00D74C80" w:rsidP="00D74C80">
            <w:pPr>
              <w:pStyle w:val="TableText"/>
            </w:pPr>
            <w:r>
              <w:t>Date on which the proctor is scheduled to administer a test session.</w:t>
            </w:r>
          </w:p>
        </w:tc>
      </w:tr>
      <w:tr w:rsidR="00D74C80" w14:paraId="3FB330A6" w14:textId="77777777" w:rsidTr="00D74C80">
        <w:tc>
          <w:tcPr>
            <w:tcW w:w="2170" w:type="dxa"/>
          </w:tcPr>
          <w:p w14:paraId="30FC8471" w14:textId="77777777" w:rsidR="00D74C80" w:rsidRDefault="00D74C80" w:rsidP="00D74C80">
            <w:pPr>
              <w:pStyle w:val="TableText"/>
            </w:pPr>
            <w:r>
              <w:t>Time Range</w:t>
            </w:r>
          </w:p>
        </w:tc>
        <w:tc>
          <w:tcPr>
            <w:tcW w:w="7210" w:type="dxa"/>
          </w:tcPr>
          <w:p w14:paraId="6271B82B" w14:textId="77777777" w:rsidR="00D74C80" w:rsidRDefault="00D74C80" w:rsidP="00D74C80">
            <w:pPr>
              <w:pStyle w:val="TableText"/>
            </w:pPr>
            <w:r>
              <w:t>Time slot during which the proctor is scheduled to administer a test session.</w:t>
            </w:r>
          </w:p>
        </w:tc>
      </w:tr>
      <w:tr w:rsidR="00D74C80" w14:paraId="0F1A4098" w14:textId="77777777" w:rsidTr="00D74C80">
        <w:tc>
          <w:tcPr>
            <w:tcW w:w="2170" w:type="dxa"/>
          </w:tcPr>
          <w:p w14:paraId="585E20C7" w14:textId="77777777" w:rsidR="00D74C80" w:rsidRDefault="00D74C80" w:rsidP="00D74C80">
            <w:pPr>
              <w:pStyle w:val="TableText"/>
            </w:pPr>
            <w:r>
              <w:t>Location</w:t>
            </w:r>
          </w:p>
        </w:tc>
        <w:tc>
          <w:tcPr>
            <w:tcW w:w="7210" w:type="dxa"/>
          </w:tcPr>
          <w:p w14:paraId="2E1C4F48" w14:textId="77777777" w:rsidR="00D74C80" w:rsidRDefault="00D74C80" w:rsidP="00D74C80">
            <w:pPr>
              <w:pStyle w:val="TableText"/>
            </w:pPr>
            <w:r>
              <w:t>Facility in which proctor is scheduled to administer a test session.</w:t>
            </w:r>
          </w:p>
        </w:tc>
      </w:tr>
    </w:tbl>
    <w:p w14:paraId="7D2CCCF9" w14:textId="77777777" w:rsidR="00D74C80" w:rsidRDefault="00D74C80" w:rsidP="003B1307"/>
    <w:p w14:paraId="3AC070C8" w14:textId="77777777" w:rsidR="00032C91" w:rsidRDefault="00032C91" w:rsidP="00032C91">
      <w:pPr>
        <w:pStyle w:val="Caption"/>
        <w:keepNext/>
      </w:pPr>
      <w:bookmarkStart w:id="967" w:name="_Toc433196197"/>
      <w:r>
        <w:t xml:space="preserve">Figure </w:t>
      </w:r>
      <w:r w:rsidR="008A2B77">
        <w:fldChar w:fldCharType="begin"/>
      </w:r>
      <w:r w:rsidR="008A2B77">
        <w:instrText xml:space="preserve"> SEQ Figure \* ARABIC </w:instrText>
      </w:r>
      <w:r w:rsidR="008A2B77">
        <w:fldChar w:fldCharType="separate"/>
      </w:r>
      <w:r w:rsidR="00211B29">
        <w:rPr>
          <w:noProof/>
        </w:rPr>
        <w:t>54</w:t>
      </w:r>
      <w:r w:rsidR="008A2B77">
        <w:rPr>
          <w:noProof/>
        </w:rPr>
        <w:fldChar w:fldCharType="end"/>
      </w:r>
      <w:r>
        <w:t>. Proctor Schedule Report Screen</w:t>
      </w:r>
      <w:bookmarkEnd w:id="967"/>
    </w:p>
    <w:p w14:paraId="03B37A1B" w14:textId="77777777" w:rsidR="00032C91" w:rsidRDefault="00032C91" w:rsidP="00032C91">
      <w:pPr>
        <w:jc w:val="center"/>
      </w:pPr>
      <w:r>
        <w:rPr>
          <w:noProof/>
        </w:rPr>
        <w:drawing>
          <wp:inline distT="0" distB="0" distL="0" distR="0" wp14:anchorId="2940ABEA" wp14:editId="31100A39">
            <wp:extent cx="3657600" cy="3083691"/>
            <wp:effectExtent l="19050" t="19050" r="19050" b="2159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3">
                      <a:extLst>
                        <a:ext uri="{28A0092B-C50C-407E-A947-70E740481C1C}">
                          <a14:useLocalDpi xmlns:a14="http://schemas.microsoft.com/office/drawing/2010/main" val="0"/>
                        </a:ext>
                      </a:extLst>
                    </a:blip>
                    <a:stretch>
                      <a:fillRect/>
                    </a:stretch>
                  </pic:blipFill>
                  <pic:spPr>
                    <a:xfrm>
                      <a:off x="0" y="0"/>
                      <a:ext cx="3657600" cy="3083691"/>
                    </a:xfrm>
                    <a:prstGeom prst="rect">
                      <a:avLst/>
                    </a:prstGeom>
                    <a:ln>
                      <a:solidFill>
                        <a:schemeClr val="bg1">
                          <a:lumMod val="65000"/>
                        </a:schemeClr>
                      </a:solidFill>
                    </a:ln>
                  </pic:spPr>
                </pic:pic>
              </a:graphicData>
            </a:graphic>
          </wp:inline>
        </w:drawing>
      </w:r>
    </w:p>
    <w:p w14:paraId="1760224C" w14:textId="77777777" w:rsidR="009A2379" w:rsidRPr="009A2379" w:rsidRDefault="009A2379" w:rsidP="003B1307">
      <w:pPr>
        <w:rPr>
          <w:rStyle w:val="Emphasis"/>
        </w:rPr>
      </w:pPr>
      <w:r w:rsidRPr="009A2379">
        <w:rPr>
          <w:rStyle w:val="Emphasis"/>
        </w:rPr>
        <w:t>To create a Proctor Schedule Report:</w:t>
      </w:r>
    </w:p>
    <w:tbl>
      <w:tblPr>
        <w:tblStyle w:val="TableProcedure"/>
        <w:tblW w:w="9360" w:type="dxa"/>
        <w:jc w:val="center"/>
        <w:tblLayout w:type="fixed"/>
        <w:tblLook w:val="04A0" w:firstRow="1" w:lastRow="0" w:firstColumn="1" w:lastColumn="0" w:noHBand="0" w:noVBand="1"/>
      </w:tblPr>
      <w:tblGrid>
        <w:gridCol w:w="9360"/>
      </w:tblGrid>
      <w:tr w:rsidR="009A2379" w14:paraId="0948E581" w14:textId="77777777" w:rsidTr="009A2379">
        <w:trPr>
          <w:jc w:val="center"/>
        </w:trPr>
        <w:tc>
          <w:tcPr>
            <w:tcW w:w="9576" w:type="dxa"/>
          </w:tcPr>
          <w:p w14:paraId="5E1071D5" w14:textId="77777777" w:rsidR="009A2379" w:rsidRDefault="009A2379" w:rsidP="00471A7B">
            <w:pPr>
              <w:pStyle w:val="ListNumber"/>
              <w:numPr>
                <w:ilvl w:val="0"/>
                <w:numId w:val="110"/>
              </w:numPr>
            </w:pPr>
            <w:r w:rsidRPr="009A2379">
              <w:t xml:space="preserve">On the </w:t>
            </w:r>
            <w:r w:rsidRPr="009A2379">
              <w:rPr>
                <w:rStyle w:val="IntenseEmphasis"/>
              </w:rPr>
              <w:t>Test Administration</w:t>
            </w:r>
            <w:r w:rsidRPr="009A2379">
              <w:t xml:space="preserve"> screen, click [</w:t>
            </w:r>
            <w:r>
              <w:rPr>
                <w:rStyle w:val="Strong"/>
              </w:rPr>
              <w:t>View Proctor Schedule Report</w:t>
            </w:r>
            <w:r w:rsidRPr="009A2379">
              <w:t xml:space="preserve">]. The </w:t>
            </w:r>
            <w:r>
              <w:rPr>
                <w:rStyle w:val="IntenseEmphasis"/>
              </w:rPr>
              <w:t xml:space="preserve">Proctor Schedule Report </w:t>
            </w:r>
            <w:r w:rsidRPr="009A2379">
              <w:t>screen opens.</w:t>
            </w:r>
          </w:p>
          <w:p w14:paraId="37EBE95F" w14:textId="77777777" w:rsidR="009A2379" w:rsidRPr="00032C91" w:rsidRDefault="00032C91" w:rsidP="00032C91">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14:paraId="7064B80D" w14:textId="77777777" w:rsidR="00032C91" w:rsidRPr="00032C91" w:rsidRDefault="00032C91" w:rsidP="00032C91">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14:paraId="62F5C30E" w14:textId="77777777" w:rsidR="00032C91" w:rsidRPr="009A2379" w:rsidRDefault="00032C91" w:rsidP="00032C91">
            <w:pPr>
              <w:pStyle w:val="ListNumber"/>
            </w:pPr>
            <w:r>
              <w:rPr>
                <w:rStyle w:val="Emphasis"/>
                <w:i w:val="0"/>
              </w:rPr>
              <w:t>Click [</w:t>
            </w:r>
            <w:r w:rsidRPr="00032C91">
              <w:rPr>
                <w:rStyle w:val="Strong"/>
              </w:rPr>
              <w:t>Create Report</w:t>
            </w:r>
            <w:r>
              <w:rPr>
                <w:rStyle w:val="Emphasis"/>
                <w:i w:val="0"/>
              </w:rPr>
              <w:t>]. The Proctor Schedule Report opens in a new tab.</w:t>
            </w:r>
          </w:p>
        </w:tc>
      </w:tr>
    </w:tbl>
    <w:p w14:paraId="4C992B2D" w14:textId="77777777" w:rsidR="009A2379" w:rsidRDefault="009A2379" w:rsidP="003B1307"/>
    <w:p w14:paraId="2B1A48B9" w14:textId="77777777" w:rsidR="003B1307" w:rsidRDefault="003B1307" w:rsidP="003B1307">
      <w:pPr>
        <w:pStyle w:val="Heading3"/>
      </w:pPr>
      <w:bookmarkStart w:id="968" w:name="_Student_Schedule_Reports."/>
      <w:bookmarkStart w:id="969" w:name="_Toc433196137"/>
      <w:bookmarkEnd w:id="968"/>
      <w:r>
        <w:t>Student Schedule Reports.</w:t>
      </w:r>
      <w:bookmarkEnd w:id="969"/>
    </w:p>
    <w:p w14:paraId="2A649FD9" w14:textId="77777777" w:rsidR="00032C91" w:rsidRDefault="00032C91" w:rsidP="00032C91">
      <w:bookmarkStart w:id="970" w:name="_Ref396919239"/>
      <w:r>
        <w:t>Student Schedule Reports provide information about the testing schedules for a selected institution’s students during a specified time period. In order to generate a Student Schedule Report, you must first create a schedule in ART. These reports are only available at the institution level.</w:t>
      </w:r>
    </w:p>
    <w:p w14:paraId="71551BF9" w14:textId="77777777" w:rsidR="00C26AA5" w:rsidRDefault="00C26AA5" w:rsidP="00C26AA5">
      <w:pPr>
        <w:pStyle w:val="ImageCaption"/>
      </w:pPr>
      <w:bookmarkStart w:id="971" w:name="_Toc433196198"/>
      <w:r>
        <w:t xml:space="preserve">Figure </w:t>
      </w:r>
      <w:r w:rsidR="008A2B77">
        <w:fldChar w:fldCharType="begin"/>
      </w:r>
      <w:r w:rsidR="008A2B77">
        <w:instrText xml:space="preserve"> SEQ Figure \* ARAB</w:instrText>
      </w:r>
      <w:r w:rsidR="008A2B77">
        <w:instrText xml:space="preserve">IC </w:instrText>
      </w:r>
      <w:r w:rsidR="008A2B77">
        <w:fldChar w:fldCharType="separate"/>
      </w:r>
      <w:r w:rsidR="00211B29">
        <w:rPr>
          <w:noProof/>
        </w:rPr>
        <w:t>55</w:t>
      </w:r>
      <w:r w:rsidR="008A2B77">
        <w:rPr>
          <w:noProof/>
        </w:rPr>
        <w:fldChar w:fldCharType="end"/>
      </w:r>
      <w:r>
        <w:t>. Student Schedule Report</w:t>
      </w:r>
      <w:bookmarkEnd w:id="971"/>
    </w:p>
    <w:p w14:paraId="691F1EFC" w14:textId="77777777" w:rsidR="00032C91" w:rsidRDefault="00C26AA5" w:rsidP="00C26AA5">
      <w:pPr>
        <w:pStyle w:val="Image"/>
      </w:pPr>
      <w:r>
        <w:drawing>
          <wp:inline distT="0" distB="0" distL="0" distR="0" wp14:anchorId="4F64FADB" wp14:editId="6FF88EB4">
            <wp:extent cx="5422392" cy="1335024"/>
            <wp:effectExtent l="19050" t="19050" r="26035" b="1778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cheduleReport.png"/>
                    <pic:cNvPicPr/>
                  </pic:nvPicPr>
                  <pic:blipFill>
                    <a:blip r:embed="rId94">
                      <a:extLst>
                        <a:ext uri="{28A0092B-C50C-407E-A947-70E740481C1C}">
                          <a14:useLocalDpi xmlns:a14="http://schemas.microsoft.com/office/drawing/2010/main" val="0"/>
                        </a:ext>
                      </a:extLst>
                    </a:blip>
                    <a:stretch>
                      <a:fillRect/>
                    </a:stretch>
                  </pic:blipFill>
                  <pic:spPr>
                    <a:xfrm>
                      <a:off x="0" y="0"/>
                      <a:ext cx="5422392" cy="1335024"/>
                    </a:xfrm>
                    <a:prstGeom prst="rect">
                      <a:avLst/>
                    </a:prstGeom>
                    <a:ln w="9522" cmpd="sng">
                      <a:solidFill>
                        <a:srgbClr val="A6A6A6"/>
                      </a:solidFill>
                      <a:prstDash val="solid"/>
                    </a:ln>
                  </pic:spPr>
                </pic:pic>
              </a:graphicData>
            </a:graphic>
          </wp:inline>
        </w:drawing>
      </w:r>
    </w:p>
    <w:p w14:paraId="69F48961" w14:textId="77777777" w:rsidR="00032C91" w:rsidRDefault="00032C91" w:rsidP="00032C91">
      <w:pPr>
        <w:jc w:val="center"/>
      </w:pPr>
    </w:p>
    <w:p w14:paraId="6547344A" w14:textId="77777777" w:rsidR="00032C91" w:rsidRDefault="00032C91" w:rsidP="00032C91">
      <w:r>
        <w:t>The Student Schedule Report displays a row of information for each student who is scheduled for a test session on each date in the specified date range. The report displays the scheduled time slot and associated facility for each student and date.</w:t>
      </w:r>
    </w:p>
    <w:p w14:paraId="77ADE3DB" w14:textId="17CF5D2F" w:rsidR="00032C91" w:rsidRDefault="00AE2CF4" w:rsidP="00032C91">
      <w:r w:rsidRPr="006A609D">
        <w:rPr>
          <w:rStyle w:val="CrossReference"/>
        </w:rPr>
        <w:fldChar w:fldCharType="begin"/>
      </w:r>
      <w:r w:rsidR="006A609D" w:rsidRPr="006A609D">
        <w:rPr>
          <w:rStyle w:val="CrossReference"/>
        </w:rPr>
        <w:instrText xml:space="preserve"> REF _Ref397525066 \* MERGEFORMAT \h</w:instrText>
      </w:r>
      <w:r w:rsidRPr="006A609D">
        <w:rPr>
          <w:rStyle w:val="CrossReference"/>
        </w:rPr>
      </w:r>
      <w:r w:rsidRPr="006A609D">
        <w:rPr>
          <w:rStyle w:val="CrossReference"/>
        </w:rPr>
        <w:fldChar w:fldCharType="separate"/>
      </w:r>
      <w:ins w:id="972" w:author="Jamika D. Burge" w:date="2015-11-24T15:06:00Z">
        <w:r w:rsidR="00211B29" w:rsidRPr="00211B29">
          <w:rPr>
            <w:rStyle w:val="CrossReference"/>
            <w:rPrChange w:id="973" w:author="Jamika D. Burge" w:date="2015-11-24T15:06:00Z">
              <w:rPr/>
            </w:rPrChange>
          </w:rPr>
          <w:t>Table 23</w:t>
        </w:r>
      </w:ins>
      <w:del w:id="974" w:author="Jamika D. Burge" w:date="2015-11-24T15:06:00Z">
        <w:r w:rsidR="00ED0EE4" w:rsidRPr="00ED0EE4" w:rsidDel="00211B29">
          <w:rPr>
            <w:rStyle w:val="CrossReference"/>
          </w:rPr>
          <w:delText>Table 23</w:delText>
        </w:r>
      </w:del>
      <w:r w:rsidRPr="006A609D">
        <w:rPr>
          <w:rStyle w:val="CrossReference"/>
        </w:rPr>
        <w:fldChar w:fldCharType="end"/>
      </w:r>
      <w:r>
        <w:t xml:space="preserve"> </w:t>
      </w:r>
      <w:r w:rsidR="00032C91">
        <w:t>provides a description of the columns that appear in the Student Schedule Report.</w:t>
      </w:r>
    </w:p>
    <w:p w14:paraId="650B34C1" w14:textId="77777777" w:rsidR="00032C91" w:rsidRDefault="00032C91" w:rsidP="00032C91"/>
    <w:p w14:paraId="79F3B50A" w14:textId="77777777" w:rsidR="00032C91" w:rsidRDefault="00032C91" w:rsidP="00032C91">
      <w:pPr>
        <w:pStyle w:val="Caption"/>
        <w:keepNext/>
        <w:jc w:val="left"/>
      </w:pPr>
      <w:bookmarkStart w:id="975" w:name="_Ref397525066"/>
      <w:r>
        <w:t xml:space="preserve">Table </w:t>
      </w:r>
      <w:r w:rsidR="008A2B77">
        <w:fldChar w:fldCharType="begin"/>
      </w:r>
      <w:r w:rsidR="008A2B77">
        <w:instrText xml:space="preserve"> SEQ Table \* ARABIC </w:instrText>
      </w:r>
      <w:r w:rsidR="008A2B77">
        <w:fldChar w:fldCharType="separate"/>
      </w:r>
      <w:r w:rsidR="00211B29">
        <w:rPr>
          <w:noProof/>
        </w:rPr>
        <w:t>23</w:t>
      </w:r>
      <w:r w:rsidR="008A2B77">
        <w:rPr>
          <w:noProof/>
        </w:rPr>
        <w:fldChar w:fldCharType="end"/>
      </w:r>
      <w:bookmarkEnd w:id="975"/>
      <w:r>
        <w:t>. Student Schedule Report Columns</w:t>
      </w:r>
    </w:p>
    <w:tbl>
      <w:tblPr>
        <w:tblStyle w:val="TableGrid"/>
        <w:tblW w:w="0" w:type="auto"/>
        <w:tblLook w:val="04A0" w:firstRow="1" w:lastRow="0" w:firstColumn="1" w:lastColumn="0" w:noHBand="0" w:noVBand="1"/>
      </w:tblPr>
      <w:tblGrid>
        <w:gridCol w:w="2170"/>
        <w:gridCol w:w="7210"/>
      </w:tblGrid>
      <w:tr w:rsidR="00032C91" w14:paraId="00F64B1F" w14:textId="77777777" w:rsidTr="0040368B">
        <w:trPr>
          <w:cnfStyle w:val="100000000000" w:firstRow="1" w:lastRow="0" w:firstColumn="0" w:lastColumn="0" w:oddVBand="0" w:evenVBand="0" w:oddHBand="0" w:evenHBand="0" w:firstRowFirstColumn="0" w:firstRowLastColumn="0" w:lastRowFirstColumn="0" w:lastRowLastColumn="0"/>
        </w:trPr>
        <w:tc>
          <w:tcPr>
            <w:tcW w:w="2170" w:type="dxa"/>
          </w:tcPr>
          <w:p w14:paraId="1575342D" w14:textId="77777777" w:rsidR="00032C91" w:rsidRDefault="00032C91" w:rsidP="0040368B">
            <w:pPr>
              <w:pStyle w:val="TableHeader"/>
            </w:pPr>
            <w:r>
              <w:t>Column Header</w:t>
            </w:r>
          </w:p>
        </w:tc>
        <w:tc>
          <w:tcPr>
            <w:tcW w:w="7210" w:type="dxa"/>
          </w:tcPr>
          <w:p w14:paraId="4C5F596B" w14:textId="77777777" w:rsidR="00032C91" w:rsidRDefault="00032C91" w:rsidP="0040368B">
            <w:pPr>
              <w:pStyle w:val="TableHeader"/>
            </w:pPr>
            <w:r>
              <w:t>Column Description</w:t>
            </w:r>
          </w:p>
        </w:tc>
      </w:tr>
      <w:tr w:rsidR="00032C91" w14:paraId="7FB9B22A" w14:textId="77777777" w:rsidTr="0040368B">
        <w:tc>
          <w:tcPr>
            <w:tcW w:w="2170" w:type="dxa"/>
          </w:tcPr>
          <w:p w14:paraId="03AC914C" w14:textId="77777777" w:rsidR="00032C91" w:rsidRDefault="00032C91" w:rsidP="0040368B">
            <w:pPr>
              <w:pStyle w:val="TableText"/>
            </w:pPr>
            <w:r>
              <w:t>No</w:t>
            </w:r>
          </w:p>
        </w:tc>
        <w:tc>
          <w:tcPr>
            <w:tcW w:w="7210" w:type="dxa"/>
          </w:tcPr>
          <w:p w14:paraId="0E4ECA75" w14:textId="77777777" w:rsidR="00032C91" w:rsidRDefault="00032C91" w:rsidP="0040368B">
            <w:pPr>
              <w:pStyle w:val="TableText"/>
            </w:pPr>
            <w:r>
              <w:t>Automatically generated number indicating the row number in the report.</w:t>
            </w:r>
          </w:p>
        </w:tc>
      </w:tr>
      <w:tr w:rsidR="00032C91" w14:paraId="29A41198" w14:textId="77777777" w:rsidTr="0040368B">
        <w:tc>
          <w:tcPr>
            <w:tcW w:w="2170" w:type="dxa"/>
          </w:tcPr>
          <w:p w14:paraId="11F4F705" w14:textId="77777777" w:rsidR="00032C91" w:rsidRDefault="00032C91" w:rsidP="0040368B">
            <w:pPr>
              <w:pStyle w:val="TableText"/>
            </w:pPr>
            <w:r>
              <w:t>Last Name</w:t>
            </w:r>
          </w:p>
        </w:tc>
        <w:tc>
          <w:tcPr>
            <w:tcW w:w="7210" w:type="dxa"/>
          </w:tcPr>
          <w:p w14:paraId="7DB526F2" w14:textId="77777777" w:rsidR="00032C91" w:rsidRDefault="00032C91" w:rsidP="0040368B">
            <w:pPr>
              <w:pStyle w:val="TableText"/>
            </w:pPr>
            <w:r>
              <w:t>Student’s last name.</w:t>
            </w:r>
          </w:p>
        </w:tc>
      </w:tr>
      <w:tr w:rsidR="00032C91" w14:paraId="142CD4C5" w14:textId="77777777" w:rsidTr="0040368B">
        <w:tc>
          <w:tcPr>
            <w:tcW w:w="2170" w:type="dxa"/>
          </w:tcPr>
          <w:p w14:paraId="1643BB7A" w14:textId="77777777" w:rsidR="00032C91" w:rsidRDefault="00032C91" w:rsidP="0040368B">
            <w:pPr>
              <w:pStyle w:val="TableText"/>
            </w:pPr>
            <w:r>
              <w:t>First Name</w:t>
            </w:r>
          </w:p>
        </w:tc>
        <w:tc>
          <w:tcPr>
            <w:tcW w:w="7210" w:type="dxa"/>
          </w:tcPr>
          <w:p w14:paraId="3F7C0732" w14:textId="77777777" w:rsidR="00032C91" w:rsidRDefault="00AE2CF4" w:rsidP="0040368B">
            <w:pPr>
              <w:pStyle w:val="TableText"/>
            </w:pPr>
            <w:r>
              <w:t>Student’s</w:t>
            </w:r>
            <w:r w:rsidR="00032C91">
              <w:t xml:space="preserve"> first name.</w:t>
            </w:r>
          </w:p>
        </w:tc>
      </w:tr>
      <w:tr w:rsidR="00032C91" w14:paraId="7F95EC17" w14:textId="77777777" w:rsidTr="0040368B">
        <w:tc>
          <w:tcPr>
            <w:tcW w:w="2170" w:type="dxa"/>
          </w:tcPr>
          <w:p w14:paraId="16EB479C" w14:textId="77777777" w:rsidR="00032C91" w:rsidRDefault="00AE2CF4" w:rsidP="0040368B">
            <w:pPr>
              <w:pStyle w:val="TableText"/>
            </w:pPr>
            <w:r>
              <w:t>Middle Initial</w:t>
            </w:r>
          </w:p>
        </w:tc>
        <w:tc>
          <w:tcPr>
            <w:tcW w:w="7210" w:type="dxa"/>
          </w:tcPr>
          <w:p w14:paraId="5B26EE6F" w14:textId="77777777" w:rsidR="00032C91" w:rsidRDefault="00AE2CF4" w:rsidP="0040368B">
            <w:pPr>
              <w:pStyle w:val="TableText"/>
            </w:pPr>
            <w:r>
              <w:t>Student’s middle initial.</w:t>
            </w:r>
          </w:p>
        </w:tc>
      </w:tr>
      <w:tr w:rsidR="00032C91" w14:paraId="7EC745DD" w14:textId="77777777" w:rsidTr="0040368B">
        <w:tc>
          <w:tcPr>
            <w:tcW w:w="2170" w:type="dxa"/>
          </w:tcPr>
          <w:p w14:paraId="358F3168" w14:textId="77777777" w:rsidR="00032C91" w:rsidRDefault="00AE2CF4" w:rsidP="0040368B">
            <w:pPr>
              <w:pStyle w:val="TableText"/>
            </w:pPr>
            <w:r>
              <w:t>SSID</w:t>
            </w:r>
          </w:p>
        </w:tc>
        <w:tc>
          <w:tcPr>
            <w:tcW w:w="7210" w:type="dxa"/>
          </w:tcPr>
          <w:p w14:paraId="516730C8" w14:textId="77777777" w:rsidR="00032C91" w:rsidRDefault="00AE2CF4" w:rsidP="0040368B">
            <w:pPr>
              <w:pStyle w:val="TableText"/>
            </w:pPr>
            <w:r>
              <w:t>Student’s state assigned student identifier.</w:t>
            </w:r>
          </w:p>
        </w:tc>
      </w:tr>
      <w:tr w:rsidR="00AE2CF4" w14:paraId="531EB913" w14:textId="77777777" w:rsidTr="0040368B">
        <w:tc>
          <w:tcPr>
            <w:tcW w:w="2170" w:type="dxa"/>
          </w:tcPr>
          <w:p w14:paraId="3DD02DFD" w14:textId="77777777" w:rsidR="00AE2CF4" w:rsidRDefault="00AE2CF4" w:rsidP="0040368B">
            <w:pPr>
              <w:pStyle w:val="TableText"/>
            </w:pPr>
            <w:r>
              <w:t>Test Name</w:t>
            </w:r>
          </w:p>
        </w:tc>
        <w:tc>
          <w:tcPr>
            <w:tcW w:w="7210" w:type="dxa"/>
          </w:tcPr>
          <w:p w14:paraId="768122BE" w14:textId="77777777" w:rsidR="00AE2CF4" w:rsidRDefault="00AE2CF4" w:rsidP="0040368B">
            <w:pPr>
              <w:pStyle w:val="TableText"/>
            </w:pPr>
            <w:r>
              <w:t>Name of the assessment the student is scheduled to take.</w:t>
            </w:r>
          </w:p>
        </w:tc>
      </w:tr>
      <w:tr w:rsidR="00AE2CF4" w14:paraId="391E28C0" w14:textId="77777777" w:rsidTr="0040368B">
        <w:tc>
          <w:tcPr>
            <w:tcW w:w="2170" w:type="dxa"/>
          </w:tcPr>
          <w:p w14:paraId="5CAEF706" w14:textId="77777777" w:rsidR="00AE2CF4" w:rsidRDefault="00AE2CF4" w:rsidP="0040368B">
            <w:pPr>
              <w:pStyle w:val="TableText"/>
            </w:pPr>
            <w:r>
              <w:t>Test Label</w:t>
            </w:r>
          </w:p>
        </w:tc>
        <w:tc>
          <w:tcPr>
            <w:tcW w:w="7210" w:type="dxa"/>
          </w:tcPr>
          <w:p w14:paraId="3F479B50" w14:textId="77777777" w:rsidR="00AE2CF4" w:rsidRDefault="00AE2CF4" w:rsidP="0040368B">
            <w:pPr>
              <w:pStyle w:val="TableText"/>
            </w:pPr>
            <w:r>
              <w:t>Label of the assessment the student is scheduled to take.</w:t>
            </w:r>
          </w:p>
        </w:tc>
      </w:tr>
      <w:tr w:rsidR="00AE2CF4" w14:paraId="101958D2" w14:textId="77777777" w:rsidTr="0040368B">
        <w:tc>
          <w:tcPr>
            <w:tcW w:w="2170" w:type="dxa"/>
          </w:tcPr>
          <w:p w14:paraId="550E1BAD" w14:textId="77777777" w:rsidR="00AE2CF4" w:rsidRDefault="00AE2CF4" w:rsidP="0040368B">
            <w:pPr>
              <w:pStyle w:val="TableText"/>
            </w:pPr>
            <w:r>
              <w:t>Date</w:t>
            </w:r>
          </w:p>
        </w:tc>
        <w:tc>
          <w:tcPr>
            <w:tcW w:w="7210" w:type="dxa"/>
          </w:tcPr>
          <w:p w14:paraId="19489218" w14:textId="77777777" w:rsidR="00AE2CF4" w:rsidRDefault="00AE2CF4" w:rsidP="0040368B">
            <w:pPr>
              <w:pStyle w:val="TableText"/>
            </w:pPr>
            <w:r>
              <w:t>Date on which the student is scheduled to take the assessment.</w:t>
            </w:r>
          </w:p>
        </w:tc>
      </w:tr>
      <w:tr w:rsidR="00032C91" w14:paraId="48A7F1AC" w14:textId="77777777" w:rsidTr="0040368B">
        <w:tc>
          <w:tcPr>
            <w:tcW w:w="2170" w:type="dxa"/>
          </w:tcPr>
          <w:p w14:paraId="3771294F" w14:textId="77777777" w:rsidR="00032C91" w:rsidRDefault="00032C91" w:rsidP="0040368B">
            <w:pPr>
              <w:pStyle w:val="TableText"/>
            </w:pPr>
            <w:r>
              <w:t>Time Range</w:t>
            </w:r>
          </w:p>
        </w:tc>
        <w:tc>
          <w:tcPr>
            <w:tcW w:w="7210" w:type="dxa"/>
          </w:tcPr>
          <w:p w14:paraId="0B4A9E4F" w14:textId="77777777" w:rsidR="00032C91" w:rsidRDefault="00032C91" w:rsidP="002976A9">
            <w:pPr>
              <w:pStyle w:val="TableText"/>
            </w:pPr>
            <w:r>
              <w:t xml:space="preserve">Time slot during which the </w:t>
            </w:r>
            <w:r w:rsidR="002976A9">
              <w:t>student</w:t>
            </w:r>
            <w:r>
              <w:t xml:space="preserve"> is scheduled to </w:t>
            </w:r>
            <w:r w:rsidR="002976A9">
              <w:t>take the assessment.</w:t>
            </w:r>
          </w:p>
        </w:tc>
      </w:tr>
      <w:tr w:rsidR="00032C91" w14:paraId="4825589C" w14:textId="77777777" w:rsidTr="0040368B">
        <w:tc>
          <w:tcPr>
            <w:tcW w:w="2170" w:type="dxa"/>
          </w:tcPr>
          <w:p w14:paraId="6DEF3D6E" w14:textId="77777777" w:rsidR="00032C91" w:rsidRDefault="00032C91" w:rsidP="0040368B">
            <w:pPr>
              <w:pStyle w:val="TableText"/>
            </w:pPr>
            <w:r>
              <w:t>Location</w:t>
            </w:r>
          </w:p>
        </w:tc>
        <w:tc>
          <w:tcPr>
            <w:tcW w:w="7210" w:type="dxa"/>
          </w:tcPr>
          <w:p w14:paraId="0E149F06" w14:textId="77777777" w:rsidR="00032C91" w:rsidRDefault="00032C91" w:rsidP="002976A9">
            <w:pPr>
              <w:pStyle w:val="TableText"/>
            </w:pPr>
            <w:r>
              <w:t xml:space="preserve">Facility in which </w:t>
            </w:r>
            <w:r w:rsidR="002976A9">
              <w:t>student</w:t>
            </w:r>
            <w:r>
              <w:t xml:space="preserve"> is scheduled to </w:t>
            </w:r>
            <w:r w:rsidR="002976A9">
              <w:t>take the assessment.</w:t>
            </w:r>
          </w:p>
        </w:tc>
      </w:tr>
    </w:tbl>
    <w:p w14:paraId="5BC531AF" w14:textId="77777777" w:rsidR="00032C91" w:rsidRDefault="00032C91" w:rsidP="00032C91"/>
    <w:p w14:paraId="370FFEAF" w14:textId="77777777" w:rsidR="00032C91" w:rsidRDefault="00032C91" w:rsidP="00032C91">
      <w:pPr>
        <w:pStyle w:val="Caption"/>
        <w:keepNext/>
      </w:pPr>
      <w:bookmarkStart w:id="976" w:name="_Toc433196199"/>
      <w:r>
        <w:t xml:space="preserve">Figure </w:t>
      </w:r>
      <w:r w:rsidR="008A2B77">
        <w:fldChar w:fldCharType="begin"/>
      </w:r>
      <w:r w:rsidR="008A2B77">
        <w:instrText xml:space="preserve"> SEQ Figure \* ARABIC </w:instrText>
      </w:r>
      <w:r w:rsidR="008A2B77">
        <w:fldChar w:fldCharType="separate"/>
      </w:r>
      <w:r w:rsidR="00211B29">
        <w:rPr>
          <w:noProof/>
        </w:rPr>
        <w:t>56</w:t>
      </w:r>
      <w:r w:rsidR="008A2B77">
        <w:rPr>
          <w:noProof/>
        </w:rPr>
        <w:fldChar w:fldCharType="end"/>
      </w:r>
      <w:r>
        <w:t xml:space="preserve">. </w:t>
      </w:r>
      <w:r w:rsidR="002976A9">
        <w:t>Student</w:t>
      </w:r>
      <w:r>
        <w:t xml:space="preserve"> Schedule Report Screen</w:t>
      </w:r>
      <w:bookmarkEnd w:id="976"/>
    </w:p>
    <w:p w14:paraId="7BAA5FEE" w14:textId="77777777" w:rsidR="00032C91" w:rsidRDefault="00032C91" w:rsidP="00032C91">
      <w:pPr>
        <w:jc w:val="center"/>
      </w:pPr>
      <w:r>
        <w:rPr>
          <w:noProof/>
        </w:rPr>
        <w:drawing>
          <wp:inline distT="0" distB="0" distL="0" distR="0" wp14:anchorId="2D8785DB" wp14:editId="4326DCC7">
            <wp:extent cx="3657599" cy="3083691"/>
            <wp:effectExtent l="19050" t="19050" r="19685" b="2159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5">
                      <a:extLst>
                        <a:ext uri="{28A0092B-C50C-407E-A947-70E740481C1C}">
                          <a14:useLocalDpi xmlns:a14="http://schemas.microsoft.com/office/drawing/2010/main" val="0"/>
                        </a:ext>
                      </a:extLst>
                    </a:blip>
                    <a:stretch>
                      <a:fillRect/>
                    </a:stretch>
                  </pic:blipFill>
                  <pic:spPr>
                    <a:xfrm>
                      <a:off x="0" y="0"/>
                      <a:ext cx="3657599" cy="3083691"/>
                    </a:xfrm>
                    <a:prstGeom prst="rect">
                      <a:avLst/>
                    </a:prstGeom>
                    <a:ln>
                      <a:solidFill>
                        <a:schemeClr val="bg1">
                          <a:lumMod val="65000"/>
                        </a:schemeClr>
                      </a:solidFill>
                    </a:ln>
                  </pic:spPr>
                </pic:pic>
              </a:graphicData>
            </a:graphic>
          </wp:inline>
        </w:drawing>
      </w:r>
    </w:p>
    <w:p w14:paraId="522F1DED" w14:textId="77777777" w:rsidR="00032C91" w:rsidRPr="009A2379" w:rsidRDefault="00032C91" w:rsidP="00F55EB4">
      <w:pPr>
        <w:keepNext/>
        <w:rPr>
          <w:rStyle w:val="Emphasis"/>
        </w:rPr>
      </w:pPr>
      <w:r w:rsidRPr="009A2379">
        <w:rPr>
          <w:rStyle w:val="Emphasis"/>
        </w:rPr>
        <w:t xml:space="preserve">To create a </w:t>
      </w:r>
      <w:r w:rsidR="002976A9">
        <w:rPr>
          <w:rStyle w:val="Emphasis"/>
        </w:rPr>
        <w:t>Student</w:t>
      </w:r>
      <w:r w:rsidRPr="009A2379">
        <w:rPr>
          <w:rStyle w:val="Emphasis"/>
        </w:rPr>
        <w:t xml:space="preserve"> Schedule Report:</w:t>
      </w:r>
    </w:p>
    <w:tbl>
      <w:tblPr>
        <w:tblStyle w:val="TableProcedure"/>
        <w:tblW w:w="9360" w:type="dxa"/>
        <w:jc w:val="center"/>
        <w:tblLayout w:type="fixed"/>
        <w:tblLook w:val="04A0" w:firstRow="1" w:lastRow="0" w:firstColumn="1" w:lastColumn="0" w:noHBand="0" w:noVBand="1"/>
      </w:tblPr>
      <w:tblGrid>
        <w:gridCol w:w="9360"/>
      </w:tblGrid>
      <w:tr w:rsidR="00032C91" w14:paraId="6EDC0867" w14:textId="77777777" w:rsidTr="0040368B">
        <w:trPr>
          <w:jc w:val="center"/>
        </w:trPr>
        <w:tc>
          <w:tcPr>
            <w:tcW w:w="9576" w:type="dxa"/>
          </w:tcPr>
          <w:p w14:paraId="749BFFA9" w14:textId="77777777" w:rsidR="00032C91" w:rsidRDefault="00032C91" w:rsidP="00471A7B">
            <w:pPr>
              <w:pStyle w:val="ListNumber"/>
              <w:numPr>
                <w:ilvl w:val="0"/>
                <w:numId w:val="111"/>
              </w:numPr>
            </w:pPr>
            <w:r w:rsidRPr="009A2379">
              <w:t xml:space="preserve">On the </w:t>
            </w:r>
            <w:r w:rsidRPr="009A2379">
              <w:rPr>
                <w:rStyle w:val="IntenseEmphasis"/>
              </w:rPr>
              <w:t>Test Administration</w:t>
            </w:r>
            <w:r w:rsidRPr="009A2379">
              <w:t xml:space="preserve"> screen, click [</w:t>
            </w:r>
            <w:r>
              <w:rPr>
                <w:rStyle w:val="Strong"/>
              </w:rPr>
              <w:t xml:space="preserve">View </w:t>
            </w:r>
            <w:r w:rsidR="002976A9">
              <w:rPr>
                <w:rStyle w:val="Strong"/>
              </w:rPr>
              <w:t>Student</w:t>
            </w:r>
            <w:r>
              <w:rPr>
                <w:rStyle w:val="Strong"/>
              </w:rPr>
              <w:t xml:space="preserve"> Schedule Report</w:t>
            </w:r>
            <w:r w:rsidRPr="009A2379">
              <w:t xml:space="preserve">]. The </w:t>
            </w:r>
            <w:r w:rsidR="002976A9">
              <w:rPr>
                <w:rStyle w:val="IntenseEmphasis"/>
              </w:rPr>
              <w:t>Student</w:t>
            </w:r>
            <w:r>
              <w:rPr>
                <w:rStyle w:val="IntenseEmphasis"/>
              </w:rPr>
              <w:t xml:space="preserve"> Schedule Report </w:t>
            </w:r>
            <w:r w:rsidRPr="009A2379">
              <w:t>screen opens.</w:t>
            </w:r>
          </w:p>
          <w:p w14:paraId="1FABEC2F" w14:textId="77777777" w:rsidR="00032C91" w:rsidRPr="00032C91" w:rsidRDefault="00032C91" w:rsidP="0040368B">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14:paraId="21908F3B" w14:textId="77777777" w:rsidR="00032C91" w:rsidRPr="00032C91" w:rsidRDefault="00032C91" w:rsidP="0040368B">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14:paraId="41D3A133" w14:textId="77777777" w:rsidR="00032C91" w:rsidRPr="009A2379" w:rsidRDefault="00032C91" w:rsidP="00933C54">
            <w:pPr>
              <w:pStyle w:val="ListNumber"/>
            </w:pPr>
            <w:r>
              <w:rPr>
                <w:rStyle w:val="Emphasis"/>
                <w:i w:val="0"/>
              </w:rPr>
              <w:t>Click [</w:t>
            </w:r>
            <w:r w:rsidRPr="00032C91">
              <w:rPr>
                <w:rStyle w:val="Strong"/>
              </w:rPr>
              <w:t>Create Report</w:t>
            </w:r>
            <w:r>
              <w:rPr>
                <w:rStyle w:val="Emphasis"/>
                <w:i w:val="0"/>
              </w:rPr>
              <w:t xml:space="preserve">]. The </w:t>
            </w:r>
            <w:r w:rsidR="00933C54">
              <w:rPr>
                <w:rStyle w:val="Emphasis"/>
                <w:i w:val="0"/>
              </w:rPr>
              <w:t>Student</w:t>
            </w:r>
            <w:r>
              <w:rPr>
                <w:rStyle w:val="Emphasis"/>
                <w:i w:val="0"/>
              </w:rPr>
              <w:t xml:space="preserve"> Schedule Report opens in a new tab.</w:t>
            </w:r>
          </w:p>
        </w:tc>
      </w:tr>
    </w:tbl>
    <w:p w14:paraId="0A3B4052" w14:textId="77777777" w:rsidR="00E669DE" w:rsidRDefault="00360EEF" w:rsidP="00360EEF">
      <w:pPr>
        <w:pStyle w:val="Heading1"/>
      </w:pPr>
      <w:bookmarkStart w:id="977" w:name="_Ref397525562"/>
      <w:bookmarkStart w:id="978" w:name="_Ref397525617"/>
      <w:bookmarkStart w:id="979" w:name="_Ref397525670"/>
      <w:bookmarkStart w:id="980" w:name="_Toc433196138"/>
      <w:r>
        <w:t xml:space="preserve">Appendix A. </w:t>
      </w:r>
      <w:r w:rsidR="00E669DE">
        <w:t>Manage System Settings</w:t>
      </w:r>
      <w:bookmarkEnd w:id="890"/>
      <w:bookmarkEnd w:id="891"/>
      <w:bookmarkEnd w:id="970"/>
      <w:bookmarkEnd w:id="977"/>
      <w:bookmarkEnd w:id="978"/>
      <w:bookmarkEnd w:id="979"/>
      <w:bookmarkEnd w:id="980"/>
    </w:p>
    <w:p w14:paraId="1E1F48A8" w14:textId="153C2B6E" w:rsidR="009A73E5" w:rsidRDefault="009A73E5" w:rsidP="00DC3255">
      <w:r>
        <w:t xml:space="preserve">Depending </w:t>
      </w:r>
      <w:bookmarkStart w:id="981" w:name="_GoBack"/>
      <w:bookmarkEnd w:id="981"/>
      <w:r>
        <w:t>on your user role, the Settings drop-down list in the ART banner allows you to configure client settings and manage subjects.</w:t>
      </w:r>
      <w:r w:rsidR="002B26CB">
        <w:t xml:space="preserve"> </w:t>
      </w:r>
      <w:r w:rsidR="007C273D">
        <w:t xml:space="preserve">For a description of which user roles are allowed to configure client settings and manage subjects, see </w:t>
      </w:r>
      <w:r w:rsidR="00185EE9">
        <w:fldChar w:fldCharType="begin"/>
      </w:r>
      <w:r w:rsidR="00185EE9">
        <w:instrText xml:space="preserve"> REF _Ref387926757 \h </w:instrText>
      </w:r>
      <w:r w:rsidR="00185EE9">
        <w:fldChar w:fldCharType="separate"/>
      </w:r>
      <w:r w:rsidR="00211B29">
        <w:t>Table </w:t>
      </w:r>
      <w:r w:rsidR="00211B29">
        <w:rPr>
          <w:noProof/>
        </w:rPr>
        <w:t>1</w:t>
      </w:r>
      <w:r w:rsidR="00185EE9">
        <w:fldChar w:fldCharType="end"/>
      </w:r>
      <w:r w:rsidR="00185EE9">
        <w:t>.</w:t>
      </w:r>
    </w:p>
    <w:p w14:paraId="313317B8" w14:textId="77777777" w:rsidR="009A73E5" w:rsidRDefault="009A73E5" w:rsidP="009A73E5">
      <w:pPr>
        <w:pStyle w:val="Heading2"/>
      </w:pPr>
      <w:bookmarkStart w:id="982" w:name="_Toc433196139"/>
      <w:r>
        <w:t>Client Configuration</w:t>
      </w:r>
      <w:bookmarkEnd w:id="982"/>
    </w:p>
    <w:p w14:paraId="1021BAA6" w14:textId="09368A40" w:rsidR="00DC3255" w:rsidRPr="003C1C95" w:rsidRDefault="009A73E5" w:rsidP="00DC3255">
      <w:r>
        <w:t xml:space="preserve">The </w:t>
      </w:r>
      <w:r w:rsidRPr="009A73E5">
        <w:rPr>
          <w:b/>
          <w:i/>
        </w:rPr>
        <w:t>Client Configuration</w:t>
      </w:r>
      <w:r>
        <w:t xml:space="preserve"> screen allows you to</w:t>
      </w:r>
      <w:r w:rsidR="00DC3255">
        <w:t xml:space="preserve"> </w:t>
      </w:r>
      <w:r w:rsidR="002C562A">
        <w:t xml:space="preserve">configure system settings that affect how </w:t>
      </w:r>
      <w:r w:rsidR="00DD7873">
        <w:t>ART</w:t>
      </w:r>
      <w:r w:rsidR="002C562A">
        <w:t xml:space="preserve"> appears and processes registrations.</w:t>
      </w:r>
      <w:r w:rsidR="00A93079">
        <w:t xml:space="preserve"> For a description of the fields on this </w:t>
      </w:r>
      <w:r w:rsidR="00413AFB">
        <w:t>screen</w:t>
      </w:r>
      <w:r w:rsidR="00A93079">
        <w:t xml:space="preserve">, see </w:t>
      </w:r>
      <w:r w:rsidR="00A93079" w:rsidRPr="006A609D">
        <w:rPr>
          <w:rStyle w:val="CrossReference"/>
        </w:rPr>
        <w:fldChar w:fldCharType="begin"/>
      </w:r>
      <w:r w:rsidR="006A609D" w:rsidRPr="006A609D">
        <w:rPr>
          <w:rStyle w:val="CrossReference"/>
        </w:rPr>
        <w:instrText xml:space="preserve"> REF _Ref387933072 \* MERGEFORMAT \h</w:instrText>
      </w:r>
      <w:r w:rsidR="00A93079" w:rsidRPr="006A609D">
        <w:rPr>
          <w:rStyle w:val="CrossReference"/>
        </w:rPr>
      </w:r>
      <w:r w:rsidR="00A93079" w:rsidRPr="006A609D">
        <w:rPr>
          <w:rStyle w:val="CrossReference"/>
        </w:rPr>
        <w:fldChar w:fldCharType="separate"/>
      </w:r>
      <w:ins w:id="983" w:author="Jamika D. Burge" w:date="2015-11-24T15:06:00Z">
        <w:r w:rsidR="00211B29" w:rsidRPr="00211B29">
          <w:rPr>
            <w:rStyle w:val="CrossReference"/>
            <w:rPrChange w:id="984" w:author="Jamika D. Burge" w:date="2015-11-24T15:06:00Z">
              <w:rPr/>
            </w:rPrChange>
          </w:rPr>
          <w:t>Table 24</w:t>
        </w:r>
      </w:ins>
      <w:del w:id="985" w:author="Jamika D. Burge" w:date="2015-11-24T15:06:00Z">
        <w:r w:rsidR="00ED0EE4" w:rsidRPr="00ED0EE4" w:rsidDel="00211B29">
          <w:rPr>
            <w:rStyle w:val="CrossReference"/>
          </w:rPr>
          <w:delText>Table 24</w:delText>
        </w:r>
      </w:del>
      <w:r w:rsidR="00A93079" w:rsidRPr="006A609D">
        <w:rPr>
          <w:rStyle w:val="CrossReference"/>
        </w:rPr>
        <w:fldChar w:fldCharType="end"/>
      </w:r>
      <w:r w:rsidR="00A93079">
        <w:rPr>
          <w:rStyle w:val="CrossReference"/>
        </w:rPr>
        <w:t>.</w:t>
      </w:r>
    </w:p>
    <w:p w14:paraId="79022CBF" w14:textId="77777777" w:rsidR="00DC3255" w:rsidRPr="00D36AD2" w:rsidRDefault="000D5604" w:rsidP="00DC3255">
      <w:pPr>
        <w:pStyle w:val="ImageCaption"/>
      </w:pPr>
      <w:bookmarkStart w:id="986" w:name="_Toc391560269"/>
      <w:bookmarkStart w:id="987" w:name="_Toc433196200"/>
      <w:r>
        <w:t>Figure </w:t>
      </w:r>
      <w:r w:rsidR="008A2B77">
        <w:fldChar w:fldCharType="begin"/>
      </w:r>
      <w:r w:rsidR="008A2B77">
        <w:instrText xml:space="preserve"> SEQ Figure \* ARABIC </w:instrText>
      </w:r>
      <w:r w:rsidR="008A2B77">
        <w:fldChar w:fldCharType="separate"/>
      </w:r>
      <w:r w:rsidR="00211B29">
        <w:rPr>
          <w:noProof/>
        </w:rPr>
        <w:t>57</w:t>
      </w:r>
      <w:r w:rsidR="008A2B77">
        <w:rPr>
          <w:noProof/>
        </w:rPr>
        <w:fldChar w:fldCharType="end"/>
      </w:r>
      <w:r w:rsidR="00DC3255" w:rsidRPr="00E17057">
        <w:t xml:space="preserve">. </w:t>
      </w:r>
      <w:r w:rsidR="00DC3255">
        <w:t xml:space="preserve">Client </w:t>
      </w:r>
      <w:bookmarkEnd w:id="986"/>
      <w:r w:rsidR="001B7234">
        <w:t>Configuration S</w:t>
      </w:r>
      <w:r w:rsidR="00DC3255">
        <w:t>creen</w:t>
      </w:r>
      <w:bookmarkEnd w:id="987"/>
    </w:p>
    <w:p w14:paraId="637B8F4D" w14:textId="77777777" w:rsidR="00DC3255" w:rsidRDefault="00A93079" w:rsidP="00DC3255">
      <w:pPr>
        <w:pStyle w:val="Image"/>
      </w:pPr>
      <w:r>
        <w:drawing>
          <wp:inline distT="0" distB="0" distL="0" distR="0" wp14:anchorId="44F09D4D" wp14:editId="5DCF7919">
            <wp:extent cx="5486400" cy="2523978"/>
            <wp:effectExtent l="19050" t="19050" r="1905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86400" cy="2523978"/>
                    </a:xfrm>
                    <a:prstGeom prst="rect">
                      <a:avLst/>
                    </a:prstGeom>
                    <a:ln>
                      <a:solidFill>
                        <a:schemeClr val="bg1">
                          <a:lumMod val="65000"/>
                        </a:schemeClr>
                      </a:solidFill>
                    </a:ln>
                  </pic:spPr>
                </pic:pic>
              </a:graphicData>
            </a:graphic>
          </wp:inline>
        </w:drawing>
      </w:r>
    </w:p>
    <w:p w14:paraId="163556D1" w14:textId="77777777" w:rsidR="005920C9" w:rsidRDefault="005920C9" w:rsidP="005920C9"/>
    <w:p w14:paraId="17503B3D" w14:textId="77777777" w:rsidR="00714CCE" w:rsidRDefault="00714CCE" w:rsidP="00714CCE">
      <w:pPr>
        <w:pStyle w:val="ProcedureIntroduction"/>
      </w:pPr>
      <w:r>
        <w:t>To configure system settings:</w:t>
      </w:r>
    </w:p>
    <w:tbl>
      <w:tblPr>
        <w:tblStyle w:val="TableProcedure"/>
        <w:tblW w:w="9360" w:type="dxa"/>
        <w:jc w:val="center"/>
        <w:tblLayout w:type="fixed"/>
        <w:tblLook w:val="04A0" w:firstRow="1" w:lastRow="0" w:firstColumn="1" w:lastColumn="0" w:noHBand="0" w:noVBand="1"/>
      </w:tblPr>
      <w:tblGrid>
        <w:gridCol w:w="9360"/>
      </w:tblGrid>
      <w:tr w:rsidR="00BB797E" w14:paraId="5A203C35" w14:textId="77777777" w:rsidTr="00BB797E">
        <w:trPr>
          <w:jc w:val="center"/>
        </w:trPr>
        <w:tc>
          <w:tcPr>
            <w:tcW w:w="9576" w:type="dxa"/>
          </w:tcPr>
          <w:p w14:paraId="7BFD462F" w14:textId="77777777" w:rsidR="00BB797E" w:rsidRDefault="0089692D" w:rsidP="00D1375C">
            <w:pPr>
              <w:pStyle w:val="ListNumber"/>
              <w:numPr>
                <w:ilvl w:val="0"/>
                <w:numId w:val="10"/>
              </w:numPr>
            </w:pPr>
            <w:r>
              <w:t xml:space="preserve">In the </w:t>
            </w:r>
            <w:r w:rsidR="00DD7873">
              <w:t>ART</w:t>
            </w:r>
            <w:r>
              <w:t xml:space="preserve"> banner, </w:t>
            </w:r>
            <w:r w:rsidR="009A73E5">
              <w:t xml:space="preserve">select “Client Configuration” from the </w:t>
            </w:r>
            <w:r w:rsidR="009A73E5" w:rsidRPr="004B16D1">
              <w:rPr>
                <w:rStyle w:val="Emphasis"/>
              </w:rPr>
              <w:t>Settings</w:t>
            </w:r>
            <w:r w:rsidR="009A73E5">
              <w:t xml:space="preserve"> drop-down list.</w:t>
            </w:r>
            <w:r w:rsidR="001B7234">
              <w:t xml:space="preserve"> </w:t>
            </w:r>
          </w:p>
          <w:p w14:paraId="3E7A6DAA" w14:textId="77777777" w:rsidR="00F20791" w:rsidRDefault="00F20791" w:rsidP="005E05B4">
            <w:pPr>
              <w:pStyle w:val="ListBullet2"/>
            </w:pPr>
            <w:r>
              <w:t xml:space="preserve">To change the time zone, select a value from the </w:t>
            </w:r>
            <w:r w:rsidRPr="00F20791">
              <w:rPr>
                <w:rStyle w:val="Emphasis"/>
              </w:rPr>
              <w:t>Time Zone</w:t>
            </w:r>
            <w:r>
              <w:t xml:space="preserve"> drop-down list.</w:t>
            </w:r>
          </w:p>
          <w:p w14:paraId="79CDDE82" w14:textId="77777777" w:rsidR="00F20791" w:rsidRDefault="00F20791" w:rsidP="005E05B4">
            <w:pPr>
              <w:pStyle w:val="ListBullet2"/>
            </w:pPr>
            <w:r>
              <w:t xml:space="preserve">To indicate </w:t>
            </w:r>
            <w:r w:rsidR="00BF05AB">
              <w:t xml:space="preserve">the type of assessments to deliver, select one or more options </w:t>
            </w:r>
            <w:r w:rsidR="00296C5A">
              <w:t xml:space="preserve">from </w:t>
            </w:r>
            <w:r w:rsidR="00BF05AB">
              <w:t xml:space="preserve">the </w:t>
            </w:r>
            <w:r w:rsidRPr="00F20791">
              <w:rPr>
                <w:rStyle w:val="Emphasis"/>
              </w:rPr>
              <w:t>Assessment Eligibility types for export to Data Warehouse</w:t>
            </w:r>
            <w:r>
              <w:t xml:space="preserve"> </w:t>
            </w:r>
            <w:r w:rsidR="00BF05AB">
              <w:t>drop-down list</w:t>
            </w:r>
            <w:r>
              <w:t>.</w:t>
            </w:r>
          </w:p>
          <w:p w14:paraId="69DE1391" w14:textId="77777777" w:rsidR="00F20791" w:rsidRDefault="00EF5C05" w:rsidP="005E05B4">
            <w:pPr>
              <w:pStyle w:val="ListBullet2"/>
            </w:pPr>
            <w:r>
              <w:t>To show or hide the grouping options for states, districts, or institutions, mark or clear the appropriate checkboxes.</w:t>
            </w:r>
          </w:p>
          <w:p w14:paraId="07A182B6" w14:textId="77777777" w:rsidR="00EF5C05" w:rsidRDefault="00EF5C05" w:rsidP="00D1375C">
            <w:pPr>
              <w:pStyle w:val="ListNumber"/>
              <w:numPr>
                <w:ilvl w:val="0"/>
                <w:numId w:val="10"/>
              </w:numPr>
            </w:pPr>
            <w:r>
              <w:t>Click [</w:t>
            </w:r>
            <w:r w:rsidRPr="00D108A9">
              <w:rPr>
                <w:rStyle w:val="Strong"/>
              </w:rPr>
              <w:t>Save</w:t>
            </w:r>
            <w:r>
              <w:t>].</w:t>
            </w:r>
          </w:p>
        </w:tc>
      </w:tr>
    </w:tbl>
    <w:p w14:paraId="21B2B105" w14:textId="77777777" w:rsidR="00BB797E" w:rsidRDefault="00BB797E" w:rsidP="00BB797E"/>
    <w:p w14:paraId="5F3DD8A4" w14:textId="0C62793E" w:rsidR="00EF5C05" w:rsidRPr="00BB797E" w:rsidRDefault="00EF5C05" w:rsidP="00EF5C05">
      <w:pPr>
        <w:keepNext/>
      </w:pPr>
      <w:r w:rsidRPr="006A609D">
        <w:rPr>
          <w:rStyle w:val="CrossReference"/>
        </w:rPr>
        <w:fldChar w:fldCharType="begin"/>
      </w:r>
      <w:r w:rsidR="006A609D" w:rsidRPr="006A609D">
        <w:rPr>
          <w:rStyle w:val="CrossReference"/>
        </w:rPr>
        <w:instrText xml:space="preserve"> REF _Ref387933072 \* MERGEFORMAT \h</w:instrText>
      </w:r>
      <w:r w:rsidRPr="006A609D">
        <w:rPr>
          <w:rStyle w:val="CrossReference"/>
        </w:rPr>
      </w:r>
      <w:r w:rsidRPr="006A609D">
        <w:rPr>
          <w:rStyle w:val="CrossReference"/>
        </w:rPr>
        <w:fldChar w:fldCharType="separate"/>
      </w:r>
      <w:ins w:id="988" w:author="Jamika D. Burge" w:date="2015-11-24T15:06:00Z">
        <w:r w:rsidR="00211B29" w:rsidRPr="00211B29">
          <w:rPr>
            <w:rStyle w:val="CrossReference"/>
            <w:rPrChange w:id="989" w:author="Jamika D. Burge" w:date="2015-11-24T15:06:00Z">
              <w:rPr/>
            </w:rPrChange>
          </w:rPr>
          <w:t>Table 24</w:t>
        </w:r>
      </w:ins>
      <w:del w:id="990" w:author="Jamika D. Burge" w:date="2015-11-24T15:06:00Z">
        <w:r w:rsidR="00ED0EE4" w:rsidRPr="00ED0EE4" w:rsidDel="00211B29">
          <w:rPr>
            <w:rStyle w:val="CrossReference"/>
          </w:rPr>
          <w:delText>Table 24</w:delText>
        </w:r>
      </w:del>
      <w:r w:rsidRPr="006A609D">
        <w:rPr>
          <w:rStyle w:val="CrossReference"/>
        </w:rPr>
        <w:fldChar w:fldCharType="end"/>
      </w:r>
      <w:r w:rsidR="00FF01B4">
        <w:t xml:space="preserve"> describes the fields o</w:t>
      </w:r>
      <w:r>
        <w:t xml:space="preserve">n the </w:t>
      </w:r>
      <w:r w:rsidRPr="00FF01B4">
        <w:rPr>
          <w:b/>
          <w:i/>
        </w:rPr>
        <w:t>Client Information</w:t>
      </w:r>
      <w:r>
        <w:t xml:space="preserve"> screen.</w:t>
      </w:r>
      <w:r w:rsidR="00D14901">
        <w:t xml:space="preserve"> </w:t>
      </w:r>
    </w:p>
    <w:p w14:paraId="62AD04E3" w14:textId="77777777" w:rsidR="00714CCE" w:rsidRDefault="000D5604" w:rsidP="00800BB7">
      <w:pPr>
        <w:pStyle w:val="TableCaption"/>
      </w:pPr>
      <w:bookmarkStart w:id="991" w:name="_Ref387933072"/>
      <w:r>
        <w:t>Table </w:t>
      </w:r>
      <w:r w:rsidR="008A2B77">
        <w:fldChar w:fldCharType="begin"/>
      </w:r>
      <w:r w:rsidR="008A2B77">
        <w:instrText xml:space="preserve"> SEQ Table \* ARABIC </w:instrText>
      </w:r>
      <w:r w:rsidR="008A2B77">
        <w:fldChar w:fldCharType="separate"/>
      </w:r>
      <w:r w:rsidR="00211B29">
        <w:rPr>
          <w:noProof/>
        </w:rPr>
        <w:t>24</w:t>
      </w:r>
      <w:r w:rsidR="008A2B77">
        <w:rPr>
          <w:noProof/>
        </w:rPr>
        <w:fldChar w:fldCharType="end"/>
      </w:r>
      <w:bookmarkEnd w:id="991"/>
      <w:r w:rsidR="0089692D">
        <w:t>. Key Icons and Elements</w:t>
      </w:r>
    </w:p>
    <w:tbl>
      <w:tblPr>
        <w:tblStyle w:val="TableGrid"/>
        <w:tblW w:w="0" w:type="auto"/>
        <w:tblLayout w:type="fixed"/>
        <w:tblLook w:val="04A0" w:firstRow="1" w:lastRow="0" w:firstColumn="1" w:lastColumn="0" w:noHBand="0" w:noVBand="1"/>
      </w:tblPr>
      <w:tblGrid>
        <w:gridCol w:w="2250"/>
        <w:gridCol w:w="7110"/>
      </w:tblGrid>
      <w:tr w:rsidR="002A2CE0" w:rsidRPr="00F91B28" w14:paraId="5B2DE3DA" w14:textId="77777777" w:rsidTr="00CF4376">
        <w:trPr>
          <w:cnfStyle w:val="100000000000" w:firstRow="1" w:lastRow="0" w:firstColumn="0" w:lastColumn="0" w:oddVBand="0" w:evenVBand="0" w:oddHBand="0" w:evenHBand="0" w:firstRowFirstColumn="0" w:firstRowLastColumn="0" w:lastRowFirstColumn="0" w:lastRowLastColumn="0"/>
          <w:tblHeader/>
        </w:trPr>
        <w:tc>
          <w:tcPr>
            <w:tcW w:w="2250" w:type="dxa"/>
          </w:tcPr>
          <w:p w14:paraId="22A1553A" w14:textId="77777777" w:rsidR="002A2CE0" w:rsidRPr="00F91B28" w:rsidRDefault="0016557F" w:rsidP="00902647">
            <w:pPr>
              <w:pStyle w:val="TableHeader"/>
            </w:pPr>
            <w:r>
              <w:t>Field</w:t>
            </w:r>
          </w:p>
        </w:tc>
        <w:tc>
          <w:tcPr>
            <w:tcW w:w="7110" w:type="dxa"/>
          </w:tcPr>
          <w:p w14:paraId="224F66F7" w14:textId="77777777" w:rsidR="002A2CE0" w:rsidRPr="00F91B28" w:rsidRDefault="0016557F" w:rsidP="00902647">
            <w:pPr>
              <w:pStyle w:val="TableHeader"/>
            </w:pPr>
            <w:r>
              <w:t>Description</w:t>
            </w:r>
          </w:p>
        </w:tc>
      </w:tr>
      <w:tr w:rsidR="00A93079" w:rsidRPr="00F91B28" w14:paraId="2BBEA091" w14:textId="77777777" w:rsidTr="002A2CE0">
        <w:tc>
          <w:tcPr>
            <w:tcW w:w="2250" w:type="dxa"/>
          </w:tcPr>
          <w:p w14:paraId="0A8AFF09" w14:textId="77777777" w:rsidR="00A93079" w:rsidRPr="002A2CE0" w:rsidRDefault="00A93079" w:rsidP="002A2CE0">
            <w:pPr>
              <w:pStyle w:val="TableText"/>
              <w:rPr>
                <w:rStyle w:val="Strong"/>
              </w:rPr>
            </w:pPr>
            <w:r>
              <w:rPr>
                <w:rStyle w:val="Strong"/>
              </w:rPr>
              <w:t>Client ID</w:t>
            </w:r>
          </w:p>
        </w:tc>
        <w:tc>
          <w:tcPr>
            <w:tcW w:w="7110" w:type="dxa"/>
          </w:tcPr>
          <w:p w14:paraId="1166B1C6" w14:textId="77777777" w:rsidR="00A93079" w:rsidRDefault="00FF01B4" w:rsidP="00902647">
            <w:pPr>
              <w:pStyle w:val="TableText"/>
            </w:pPr>
            <w:r>
              <w:t>U</w:t>
            </w:r>
            <w:r w:rsidR="00A93079">
              <w:t>nique identifier for the client you belong to.</w:t>
            </w:r>
          </w:p>
        </w:tc>
      </w:tr>
      <w:tr w:rsidR="002A2CE0" w:rsidRPr="00F91B28" w14:paraId="18365999" w14:textId="77777777" w:rsidTr="002A2CE0">
        <w:tc>
          <w:tcPr>
            <w:tcW w:w="2250" w:type="dxa"/>
          </w:tcPr>
          <w:p w14:paraId="4B22B7E3" w14:textId="77777777" w:rsidR="002A2CE0" w:rsidRPr="002A2CE0" w:rsidRDefault="002A2CE0" w:rsidP="002A2CE0">
            <w:pPr>
              <w:pStyle w:val="TableText"/>
              <w:rPr>
                <w:rStyle w:val="Strong"/>
              </w:rPr>
            </w:pPr>
            <w:r w:rsidRPr="002A2CE0">
              <w:rPr>
                <w:rStyle w:val="Strong"/>
              </w:rPr>
              <w:t>Client Name</w:t>
            </w:r>
          </w:p>
        </w:tc>
        <w:tc>
          <w:tcPr>
            <w:tcW w:w="7110" w:type="dxa"/>
          </w:tcPr>
          <w:p w14:paraId="0DF557CF" w14:textId="77777777" w:rsidR="002A2CE0" w:rsidRPr="00DA4B19" w:rsidRDefault="00FF01B4" w:rsidP="00902647">
            <w:pPr>
              <w:pStyle w:val="TableText"/>
            </w:pPr>
            <w:r>
              <w:t>N</w:t>
            </w:r>
            <w:r w:rsidR="00A93079">
              <w:t>ame of the client that you belong to.</w:t>
            </w:r>
          </w:p>
        </w:tc>
      </w:tr>
      <w:tr w:rsidR="002A2CE0" w:rsidRPr="00F91B28" w14:paraId="58BFC5FF" w14:textId="77777777" w:rsidTr="002A2CE0">
        <w:tc>
          <w:tcPr>
            <w:tcW w:w="2250" w:type="dxa"/>
          </w:tcPr>
          <w:p w14:paraId="7817FB4D" w14:textId="77777777" w:rsidR="002A2CE0" w:rsidRPr="002A2CE0" w:rsidRDefault="002A2CE0" w:rsidP="002A2CE0">
            <w:pPr>
              <w:pStyle w:val="TableText"/>
              <w:rPr>
                <w:rStyle w:val="Strong"/>
              </w:rPr>
            </w:pPr>
            <w:r w:rsidRPr="002A2CE0">
              <w:rPr>
                <w:rStyle w:val="Strong"/>
              </w:rPr>
              <w:t>Time Zone</w:t>
            </w:r>
          </w:p>
        </w:tc>
        <w:tc>
          <w:tcPr>
            <w:tcW w:w="7110" w:type="dxa"/>
          </w:tcPr>
          <w:p w14:paraId="4B10A611" w14:textId="6A1650A7" w:rsidR="002A2CE0" w:rsidRPr="00DA4B19" w:rsidRDefault="00415521" w:rsidP="00A93079">
            <w:pPr>
              <w:pStyle w:val="TableText"/>
            </w:pPr>
            <w:r>
              <w:t>T</w:t>
            </w:r>
            <w:r w:rsidR="000C665B">
              <w:t xml:space="preserve">ime zone used to consider the end of a day and the beginning of the </w:t>
            </w:r>
            <w:r w:rsidR="00A93079">
              <w:t>next</w:t>
            </w:r>
            <w:r w:rsidR="000C665B">
              <w:t xml:space="preserve"> day. For information about the impact of time zones on test windows, see the </w:t>
            </w:r>
            <w:r w:rsidR="009450D3">
              <w:t xml:space="preserve">section </w:t>
            </w:r>
            <w:r w:rsidR="00366F9C" w:rsidRPr="006A609D">
              <w:rPr>
                <w:rStyle w:val="CrossReference"/>
              </w:rPr>
              <w:fldChar w:fldCharType="begin"/>
            </w:r>
            <w:r w:rsidR="006A609D" w:rsidRPr="006A609D">
              <w:rPr>
                <w:rStyle w:val="CrossReference"/>
              </w:rPr>
              <w:instrText xml:space="preserve"> REF _Ref388431491 \* MERGEFORMAT \h</w:instrText>
            </w:r>
            <w:r w:rsidR="00366F9C" w:rsidRPr="006A609D">
              <w:rPr>
                <w:rStyle w:val="CrossReference"/>
              </w:rPr>
            </w:r>
            <w:r w:rsidR="00366F9C" w:rsidRPr="006A609D">
              <w:rPr>
                <w:rStyle w:val="CrossReference"/>
              </w:rPr>
              <w:fldChar w:fldCharType="separate"/>
            </w:r>
            <w:ins w:id="992" w:author="Jamika D. Burge" w:date="2015-11-24T15:06:00Z">
              <w:r w:rsidR="00211B29" w:rsidRPr="00211B29">
                <w:rPr>
                  <w:rStyle w:val="CrossReference"/>
                  <w:rPrChange w:id="993" w:author="Jamika D. Burge" w:date="2015-11-24T15:06:00Z">
                    <w:rPr/>
                  </w:rPrChange>
                </w:rPr>
                <w:t>Understanding test windows and time zones</w:t>
              </w:r>
            </w:ins>
            <w:del w:id="994" w:author="Jamika D. Burge" w:date="2015-11-24T15:06:00Z">
              <w:r w:rsidR="00ED0EE4" w:rsidRPr="00ED0EE4" w:rsidDel="00211B29">
                <w:rPr>
                  <w:rStyle w:val="CrossReference"/>
                </w:rPr>
                <w:delText>Understanding test windows and time zones</w:delText>
              </w:r>
            </w:del>
            <w:r w:rsidR="00366F9C" w:rsidRPr="006A609D">
              <w:rPr>
                <w:rStyle w:val="CrossReference"/>
              </w:rPr>
              <w:fldChar w:fldCharType="end"/>
            </w:r>
            <w:r w:rsidR="00B514DF" w:rsidRPr="00B514DF">
              <w:t>.</w:t>
            </w:r>
            <w:r w:rsidR="00366F9C">
              <w:t xml:space="preserve"> </w:t>
            </w:r>
          </w:p>
        </w:tc>
      </w:tr>
      <w:tr w:rsidR="002A2CE0" w:rsidRPr="00F91B28" w14:paraId="7D661057" w14:textId="77777777" w:rsidTr="002A2CE0">
        <w:tc>
          <w:tcPr>
            <w:tcW w:w="2250" w:type="dxa"/>
          </w:tcPr>
          <w:p w14:paraId="501BB016" w14:textId="77777777" w:rsidR="002A2CE0" w:rsidRPr="002A2CE0" w:rsidRDefault="002A2CE0" w:rsidP="002A2CE0">
            <w:pPr>
              <w:pStyle w:val="TableText"/>
              <w:rPr>
                <w:rStyle w:val="Strong"/>
              </w:rPr>
            </w:pPr>
            <w:r w:rsidRPr="002A2CE0">
              <w:rPr>
                <w:rStyle w:val="Strong"/>
              </w:rPr>
              <w:t>Test Reg System ID</w:t>
            </w:r>
          </w:p>
        </w:tc>
        <w:tc>
          <w:tcPr>
            <w:tcW w:w="7110" w:type="dxa"/>
          </w:tcPr>
          <w:p w14:paraId="513F1DC6" w14:textId="77777777" w:rsidR="002A2CE0" w:rsidRPr="00DA4B19" w:rsidRDefault="00FF01B4" w:rsidP="0029180E">
            <w:pPr>
              <w:pStyle w:val="TableText"/>
            </w:pPr>
            <w:r>
              <w:t>U</w:t>
            </w:r>
            <w:r w:rsidR="00A125E4">
              <w:t xml:space="preserve">nique system ID among all </w:t>
            </w:r>
            <w:r w:rsidR="00DD7873">
              <w:t>ART</w:t>
            </w:r>
            <w:r w:rsidR="00A125E4">
              <w:t xml:space="preserve"> deployments.</w:t>
            </w:r>
          </w:p>
        </w:tc>
      </w:tr>
      <w:tr w:rsidR="008D482F" w:rsidRPr="00F91B28" w14:paraId="3259E194" w14:textId="77777777" w:rsidTr="002A2CE0">
        <w:tc>
          <w:tcPr>
            <w:tcW w:w="2250" w:type="dxa"/>
          </w:tcPr>
          <w:p w14:paraId="4F8DCA86" w14:textId="77777777" w:rsidR="008D482F" w:rsidRPr="002A2CE0" w:rsidRDefault="008D482F" w:rsidP="003A04A5">
            <w:pPr>
              <w:pStyle w:val="TableText"/>
              <w:rPr>
                <w:rStyle w:val="Strong"/>
              </w:rPr>
            </w:pPr>
            <w:r w:rsidRPr="008D482F">
              <w:rPr>
                <w:rStyle w:val="Strong"/>
              </w:rPr>
              <w:t>Assessment Eligibility types for export</w:t>
            </w:r>
            <w:r w:rsidR="003A04A5">
              <w:rPr>
                <w:rStyle w:val="Strong"/>
              </w:rPr>
              <w:t xml:space="preserve"> </w:t>
            </w:r>
            <w:r w:rsidRPr="008D482F">
              <w:rPr>
                <w:rStyle w:val="Strong"/>
              </w:rPr>
              <w:t>to Data Warehouse</w:t>
            </w:r>
          </w:p>
        </w:tc>
        <w:tc>
          <w:tcPr>
            <w:tcW w:w="7110" w:type="dxa"/>
          </w:tcPr>
          <w:p w14:paraId="0D9F4655" w14:textId="77777777" w:rsidR="008D482F" w:rsidRDefault="003A04A5" w:rsidP="00A125E4">
            <w:pPr>
              <w:pStyle w:val="TableText"/>
            </w:pPr>
            <w:r>
              <w:t xml:space="preserve">Indicates which assessments TDS </w:t>
            </w:r>
            <w:r w:rsidR="00A125E4">
              <w:t xml:space="preserve">delivers </w:t>
            </w:r>
            <w:r>
              <w:t xml:space="preserve">during the test window. For example, if you select only “summative,” </w:t>
            </w:r>
            <w:r w:rsidR="00A125E4">
              <w:t>then TDS delivers only summative assessments during the test window. If you select “summative” and “formative,” TDS delivers both summative and formative assessments during the test window.</w:t>
            </w:r>
          </w:p>
        </w:tc>
      </w:tr>
      <w:tr w:rsidR="002A2CE0" w:rsidRPr="00F91B28" w14:paraId="020DA0DD" w14:textId="77777777" w:rsidTr="002A2CE0">
        <w:tc>
          <w:tcPr>
            <w:tcW w:w="2250" w:type="dxa"/>
          </w:tcPr>
          <w:p w14:paraId="3D2FB52B" w14:textId="77777777" w:rsidR="002A2CE0" w:rsidRPr="002A2CE0" w:rsidRDefault="002A2CE0" w:rsidP="002A2CE0">
            <w:pPr>
              <w:pStyle w:val="TableText"/>
              <w:rPr>
                <w:rStyle w:val="Strong"/>
              </w:rPr>
            </w:pPr>
            <w:r w:rsidRPr="002A2CE0">
              <w:rPr>
                <w:rStyle w:val="Strong"/>
              </w:rPr>
              <w:t>Share Student Identity Data</w:t>
            </w:r>
          </w:p>
        </w:tc>
        <w:tc>
          <w:tcPr>
            <w:tcW w:w="7110" w:type="dxa"/>
          </w:tcPr>
          <w:p w14:paraId="6A461A9F" w14:textId="77777777" w:rsidR="002A2CE0" w:rsidRDefault="00695DDA" w:rsidP="00695DDA">
            <w:pPr>
              <w:pStyle w:val="TableText"/>
            </w:pPr>
            <w:r>
              <w:t xml:space="preserve">If </w:t>
            </w:r>
            <w:r w:rsidR="00957A1F">
              <w:t>set to “True,”</w:t>
            </w:r>
            <w:r>
              <w:t xml:space="preserve"> </w:t>
            </w:r>
            <w:r w:rsidR="00DD7873">
              <w:t>ART</w:t>
            </w:r>
            <w:r>
              <w:t xml:space="preserve"> stores each student’s first name, last name, birth date, and SSID </w:t>
            </w:r>
            <w:r w:rsidR="00E11CB4">
              <w:t xml:space="preserve">in </w:t>
            </w:r>
            <w:r>
              <w:t>the Smart Balanced data warehouse.</w:t>
            </w:r>
          </w:p>
          <w:p w14:paraId="1E782419" w14:textId="77777777" w:rsidR="00695DDA" w:rsidRPr="00DA4B19" w:rsidRDefault="00957A1F" w:rsidP="00E11CB4">
            <w:pPr>
              <w:pStyle w:val="TableText"/>
            </w:pPr>
            <w:r>
              <w:t>If set to “False</w:t>
            </w:r>
            <w:r w:rsidR="00695DDA">
              <w:t>,</w:t>
            </w:r>
            <w:r>
              <w:t>”</w:t>
            </w:r>
            <w:r w:rsidR="00695DDA">
              <w:t xml:space="preserve"> </w:t>
            </w:r>
            <w:r w:rsidR="00DD7873">
              <w:t>ART</w:t>
            </w:r>
            <w:r w:rsidR="00695DDA">
              <w:t xml:space="preserve"> </w:t>
            </w:r>
            <w:r w:rsidR="00E11CB4">
              <w:t xml:space="preserve">stores </w:t>
            </w:r>
            <w:r w:rsidR="00695DDA">
              <w:t xml:space="preserve">only each student’s External </w:t>
            </w:r>
            <w:r w:rsidR="004377FD">
              <w:t>SIS number</w:t>
            </w:r>
            <w:r w:rsidR="00E11CB4">
              <w:t xml:space="preserve"> in the Smart Balanced data warehouse.</w:t>
            </w:r>
          </w:p>
        </w:tc>
      </w:tr>
      <w:tr w:rsidR="002A2CE0" w:rsidRPr="00F91B28" w14:paraId="130FA292" w14:textId="77777777" w:rsidTr="002A2CE0">
        <w:tc>
          <w:tcPr>
            <w:tcW w:w="2250" w:type="dxa"/>
          </w:tcPr>
          <w:p w14:paraId="5FE0E03A" w14:textId="77777777" w:rsidR="002A2CE0" w:rsidRPr="002A2CE0" w:rsidRDefault="002A2CE0" w:rsidP="002A2CE0">
            <w:pPr>
              <w:pStyle w:val="TableText"/>
              <w:rPr>
                <w:rStyle w:val="Strong"/>
              </w:rPr>
            </w:pPr>
            <w:r w:rsidRPr="002A2CE0">
              <w:rPr>
                <w:rStyle w:val="Strong"/>
              </w:rPr>
              <w:t>Hide Group Of Entity Levels</w:t>
            </w:r>
          </w:p>
        </w:tc>
        <w:tc>
          <w:tcPr>
            <w:tcW w:w="7110" w:type="dxa"/>
          </w:tcPr>
          <w:p w14:paraId="5106F5C7" w14:textId="77777777" w:rsidR="002A2CE0" w:rsidRPr="00DA4B19" w:rsidRDefault="00A41F94" w:rsidP="00C76530">
            <w:pPr>
              <w:pStyle w:val="TableText"/>
            </w:pPr>
            <w:r>
              <w:t xml:space="preserve">If checked, the corresponding grouping does not appear in </w:t>
            </w:r>
            <w:r w:rsidR="0075707D">
              <w:t xml:space="preserve">the user interface for the current tenant. For example, if you mark the </w:t>
            </w:r>
            <w:r w:rsidR="0075707D" w:rsidRPr="0075707D">
              <w:rPr>
                <w:rStyle w:val="Emphasis"/>
              </w:rPr>
              <w:t xml:space="preserve">Group Of </w:t>
            </w:r>
            <w:r w:rsidR="0075707D">
              <w:rPr>
                <w:rStyle w:val="Emphasis"/>
              </w:rPr>
              <w:t>Districts</w:t>
            </w:r>
            <w:r w:rsidR="0075707D">
              <w:t xml:space="preserve"> checkbox, and your tenancy is W</w:t>
            </w:r>
            <w:r w:rsidR="00FC48FD">
              <w:t>i</w:t>
            </w:r>
            <w:r w:rsidR="0075707D">
              <w:t>scons</w:t>
            </w:r>
            <w:r w:rsidR="00C76530">
              <w:t>i</w:t>
            </w:r>
            <w:r w:rsidR="0075707D">
              <w:t>n, then all users in the Wisconsin tenancy cannot view, add, modify, or delete district groups.</w:t>
            </w:r>
          </w:p>
        </w:tc>
      </w:tr>
    </w:tbl>
    <w:p w14:paraId="59DC7542" w14:textId="77777777" w:rsidR="009A73E5" w:rsidRDefault="009A73E5" w:rsidP="009A73E5">
      <w:pPr>
        <w:pStyle w:val="Heading2"/>
      </w:pPr>
      <w:bookmarkStart w:id="995" w:name="_Toc433196140"/>
      <w:r>
        <w:t>Manage Subjects</w:t>
      </w:r>
      <w:bookmarkEnd w:id="995"/>
    </w:p>
    <w:p w14:paraId="798B43FC" w14:textId="77777777" w:rsidR="009A73E5" w:rsidRDefault="00957A1F" w:rsidP="009A73E5">
      <w:r>
        <w:t xml:space="preserve">The </w:t>
      </w:r>
      <w:r w:rsidR="001B7234">
        <w:rPr>
          <w:rStyle w:val="Emphasis"/>
          <w:b/>
        </w:rPr>
        <w:t>Subject Search</w:t>
      </w:r>
      <w:r>
        <w:t xml:space="preserve"> </w:t>
      </w:r>
      <w:r w:rsidR="001B7234">
        <w:t>screen</w:t>
      </w:r>
      <w:r>
        <w:t xml:space="preserve"> allows you to search for, add, </w:t>
      </w:r>
      <w:r w:rsidR="001B7234">
        <w:t>modify</w:t>
      </w:r>
      <w:r>
        <w:t xml:space="preserve">, delete, and merge subjects that may be associated with assessments. </w:t>
      </w:r>
      <w:r w:rsidR="008E31BC">
        <w:t>You cannot modify, delete, or merge any subjects that are already associated with an assessment in ART.</w:t>
      </w:r>
    </w:p>
    <w:p w14:paraId="6EBC00AC" w14:textId="77777777" w:rsidR="00957A1F" w:rsidRDefault="00957A1F" w:rsidP="009A73E5">
      <w:r>
        <w:t>The</w:t>
      </w:r>
      <w:r w:rsidR="008E31BC">
        <w:t xml:space="preserve"> </w:t>
      </w:r>
      <w:r>
        <w:t xml:space="preserve">table on this screen displays the subject codes you add to ART. You can </w:t>
      </w:r>
      <w:r w:rsidR="00A47719">
        <w:t>use</w:t>
      </w:r>
      <w:r>
        <w:t xml:space="preserve"> the </w:t>
      </w:r>
      <w:r w:rsidRPr="00957A1F">
        <w:rPr>
          <w:rStyle w:val="Emphasis"/>
        </w:rPr>
        <w:t>Subject Code</w:t>
      </w:r>
      <w:r>
        <w:t xml:space="preserve"> field </w:t>
      </w:r>
      <w:r w:rsidR="00A47719">
        <w:t>and the</w:t>
      </w:r>
      <w:r>
        <w:t xml:space="preserve"> [</w:t>
      </w:r>
      <w:r w:rsidRPr="00957A1F">
        <w:rPr>
          <w:rStyle w:val="Strong"/>
        </w:rPr>
        <w:t>Search</w:t>
      </w:r>
      <w:r>
        <w:t>]</w:t>
      </w:r>
      <w:r w:rsidR="00A47719">
        <w:t xml:space="preserve"> button</w:t>
      </w:r>
      <w:r>
        <w:t xml:space="preserve"> to filter the</w:t>
      </w:r>
      <w:r w:rsidR="008E31BC">
        <w:t xml:space="preserve"> table</w:t>
      </w:r>
      <w:r>
        <w:t xml:space="preserve"> </w:t>
      </w:r>
      <w:r w:rsidR="008E31BC">
        <w:t>information</w:t>
      </w:r>
      <w:r w:rsidR="00A47719">
        <w:t xml:space="preserve"> to a specified subject</w:t>
      </w:r>
      <w:r>
        <w:t>.</w:t>
      </w:r>
    </w:p>
    <w:p w14:paraId="3D72B681" w14:textId="77777777" w:rsidR="00957A1F" w:rsidRDefault="00957A1F" w:rsidP="00957A1F">
      <w:pPr>
        <w:pStyle w:val="Caption"/>
        <w:keepNext/>
      </w:pPr>
      <w:bookmarkStart w:id="996" w:name="_Toc433196201"/>
      <w:r>
        <w:t xml:space="preserve">Figure </w:t>
      </w:r>
      <w:r w:rsidR="008A2B77">
        <w:fldChar w:fldCharType="begin"/>
      </w:r>
      <w:r w:rsidR="008A2B77">
        <w:instrText xml:space="preserve"> SEQ Figure \* ARABIC </w:instrText>
      </w:r>
      <w:r w:rsidR="008A2B77">
        <w:fldChar w:fldCharType="separate"/>
      </w:r>
      <w:r w:rsidR="00211B29">
        <w:rPr>
          <w:noProof/>
        </w:rPr>
        <w:t>58</w:t>
      </w:r>
      <w:r w:rsidR="008A2B77">
        <w:rPr>
          <w:noProof/>
        </w:rPr>
        <w:fldChar w:fldCharType="end"/>
      </w:r>
      <w:r>
        <w:t>. Subjects Table</w:t>
      </w:r>
      <w:bookmarkEnd w:id="996"/>
    </w:p>
    <w:p w14:paraId="74D03B9E" w14:textId="77777777" w:rsidR="00957A1F" w:rsidRDefault="00957A1F" w:rsidP="00957A1F">
      <w:pPr>
        <w:jc w:val="center"/>
      </w:pPr>
      <w:r>
        <w:rPr>
          <w:noProof/>
        </w:rPr>
        <w:drawing>
          <wp:inline distT="0" distB="0" distL="0" distR="0" wp14:anchorId="7B65A406" wp14:editId="05526242">
            <wp:extent cx="5029200" cy="1979098"/>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29200" cy="1979098"/>
                    </a:xfrm>
                    <a:prstGeom prst="rect">
                      <a:avLst/>
                    </a:prstGeom>
                    <a:noFill/>
                    <a:ln>
                      <a:solidFill>
                        <a:schemeClr val="bg1">
                          <a:lumMod val="65000"/>
                        </a:schemeClr>
                      </a:solidFill>
                    </a:ln>
                  </pic:spPr>
                </pic:pic>
              </a:graphicData>
            </a:graphic>
          </wp:inline>
        </w:drawing>
      </w:r>
    </w:p>
    <w:p w14:paraId="738C048C" w14:textId="77777777" w:rsidR="001B7234" w:rsidRDefault="001B7234" w:rsidP="001B7234">
      <w:pPr>
        <w:rPr>
          <w:rStyle w:val="Emphasis"/>
        </w:rPr>
      </w:pPr>
      <w:r>
        <w:rPr>
          <w:rStyle w:val="Emphasis"/>
        </w:rPr>
        <w:t xml:space="preserve">To access the </w:t>
      </w:r>
      <w:r w:rsidRPr="001B7234">
        <w:rPr>
          <w:rStyle w:val="Emphasis"/>
          <w:b/>
          <w:i w:val="0"/>
        </w:rPr>
        <w:t>Manage Subjects</w:t>
      </w:r>
      <w:r>
        <w:rPr>
          <w:rStyle w:val="Emphasis"/>
        </w:rPr>
        <w:t xml:space="preserve"> screen:</w:t>
      </w:r>
    </w:p>
    <w:tbl>
      <w:tblPr>
        <w:tblStyle w:val="TableProcedure"/>
        <w:tblW w:w="9360" w:type="dxa"/>
        <w:jc w:val="center"/>
        <w:tblLayout w:type="fixed"/>
        <w:tblLook w:val="04A0" w:firstRow="1" w:lastRow="0" w:firstColumn="1" w:lastColumn="0" w:noHBand="0" w:noVBand="1"/>
      </w:tblPr>
      <w:tblGrid>
        <w:gridCol w:w="9360"/>
      </w:tblGrid>
      <w:tr w:rsidR="001B7234" w14:paraId="1295ACB4" w14:textId="77777777" w:rsidTr="001B7234">
        <w:trPr>
          <w:jc w:val="center"/>
        </w:trPr>
        <w:tc>
          <w:tcPr>
            <w:tcW w:w="9576" w:type="dxa"/>
          </w:tcPr>
          <w:p w14:paraId="5D975B47" w14:textId="77777777" w:rsidR="001B7234" w:rsidRPr="001B7234" w:rsidRDefault="001B7234" w:rsidP="00D1375C">
            <w:pPr>
              <w:pStyle w:val="ListNumber"/>
              <w:numPr>
                <w:ilvl w:val="0"/>
                <w:numId w:val="82"/>
              </w:numPr>
              <w:rPr>
                <w:rStyle w:val="Emphasis"/>
                <w:i w:val="0"/>
                <w:iCs w:val="0"/>
              </w:rPr>
            </w:pPr>
            <w:r>
              <w:t xml:space="preserve">In the ART banner, select “Manage Subjects” from the </w:t>
            </w:r>
            <w:r w:rsidRPr="009A73E5">
              <w:rPr>
                <w:rStyle w:val="Emphasis"/>
              </w:rPr>
              <w:t>Settings</w:t>
            </w:r>
            <w:r>
              <w:t xml:space="preserve"> drop-down list. </w:t>
            </w:r>
          </w:p>
        </w:tc>
      </w:tr>
    </w:tbl>
    <w:p w14:paraId="130F3D2D" w14:textId="77777777" w:rsidR="001B7234" w:rsidRDefault="001B7234" w:rsidP="001B7234">
      <w:pPr>
        <w:rPr>
          <w:rStyle w:val="Emphasis"/>
          <w:i w:val="0"/>
        </w:rPr>
      </w:pPr>
    </w:p>
    <w:p w14:paraId="4AAA9B46" w14:textId="77777777" w:rsidR="001B7234" w:rsidRDefault="001B7234" w:rsidP="001B7234">
      <w:pPr>
        <w:pStyle w:val="Caption"/>
        <w:keepNext/>
      </w:pPr>
      <w:bookmarkStart w:id="997" w:name="_Toc433196202"/>
      <w:r>
        <w:t xml:space="preserve">Figure </w:t>
      </w:r>
      <w:r w:rsidR="008A2B77">
        <w:fldChar w:fldCharType="begin"/>
      </w:r>
      <w:r w:rsidR="008A2B77">
        <w:instrText xml:space="preserve"> SEQ Figure \* ARABIC </w:instrText>
      </w:r>
      <w:r w:rsidR="008A2B77">
        <w:fldChar w:fldCharType="separate"/>
      </w:r>
      <w:r w:rsidR="00211B29">
        <w:rPr>
          <w:noProof/>
        </w:rPr>
        <w:t>59</w:t>
      </w:r>
      <w:r w:rsidR="008A2B77">
        <w:rPr>
          <w:noProof/>
        </w:rPr>
        <w:fldChar w:fldCharType="end"/>
      </w:r>
      <w:r>
        <w:t>. Add Subject Information Screen</w:t>
      </w:r>
      <w:bookmarkEnd w:id="997"/>
    </w:p>
    <w:p w14:paraId="0E13A18D" w14:textId="77777777" w:rsidR="001B7234" w:rsidRDefault="001B7234" w:rsidP="001B7234">
      <w:pPr>
        <w:jc w:val="center"/>
        <w:rPr>
          <w:rStyle w:val="Emphasis"/>
          <w:i w:val="0"/>
        </w:rPr>
      </w:pPr>
      <w:r w:rsidRPr="004B16D1">
        <w:rPr>
          <w:iCs/>
          <w:noProof/>
        </w:rPr>
        <w:drawing>
          <wp:inline distT="0" distB="0" distL="0" distR="0" wp14:anchorId="44903CFE" wp14:editId="6C80ACE5">
            <wp:extent cx="3429000" cy="775005"/>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29000" cy="775005"/>
                    </a:xfrm>
                    <a:prstGeom prst="rect">
                      <a:avLst/>
                    </a:prstGeom>
                    <a:noFill/>
                    <a:ln>
                      <a:solidFill>
                        <a:schemeClr val="bg1">
                          <a:lumMod val="65000"/>
                        </a:schemeClr>
                      </a:solidFill>
                    </a:ln>
                  </pic:spPr>
                </pic:pic>
              </a:graphicData>
            </a:graphic>
          </wp:inline>
        </w:drawing>
      </w:r>
    </w:p>
    <w:p w14:paraId="22295EE3" w14:textId="77777777" w:rsidR="001B7234" w:rsidRDefault="001B7234" w:rsidP="001B7234">
      <w:pPr>
        <w:rPr>
          <w:rStyle w:val="Emphasis"/>
        </w:rPr>
      </w:pPr>
      <w:r>
        <w:rPr>
          <w:rStyle w:val="Emphasis"/>
        </w:rPr>
        <w:t>To add a subject:</w:t>
      </w:r>
    </w:p>
    <w:tbl>
      <w:tblPr>
        <w:tblStyle w:val="TableProcedure"/>
        <w:tblW w:w="9360" w:type="dxa"/>
        <w:jc w:val="center"/>
        <w:tblLayout w:type="fixed"/>
        <w:tblLook w:val="04A0" w:firstRow="1" w:lastRow="0" w:firstColumn="1" w:lastColumn="0" w:noHBand="0" w:noVBand="1"/>
      </w:tblPr>
      <w:tblGrid>
        <w:gridCol w:w="9360"/>
      </w:tblGrid>
      <w:tr w:rsidR="001B7234" w14:paraId="0A6317C8" w14:textId="77777777" w:rsidTr="002677FA">
        <w:trPr>
          <w:jc w:val="center"/>
        </w:trPr>
        <w:tc>
          <w:tcPr>
            <w:tcW w:w="9576" w:type="dxa"/>
          </w:tcPr>
          <w:p w14:paraId="2829FAF1" w14:textId="77777777" w:rsidR="001B7234" w:rsidRDefault="001B7234" w:rsidP="00D1375C">
            <w:pPr>
              <w:pStyle w:val="ListNumber"/>
              <w:numPr>
                <w:ilvl w:val="0"/>
                <w:numId w:val="83"/>
              </w:numPr>
            </w:pPr>
            <w:r>
              <w:t xml:space="preserve">On the </w:t>
            </w:r>
            <w:r w:rsidRPr="001B7234">
              <w:rPr>
                <w:rStyle w:val="Emphasis"/>
                <w:b/>
              </w:rPr>
              <w:t xml:space="preserve">Subject Search </w:t>
            </w:r>
            <w:r>
              <w:t>screen, click [</w:t>
            </w:r>
            <w:r w:rsidRPr="001B7234">
              <w:rPr>
                <w:b/>
              </w:rPr>
              <w:t>New</w:t>
            </w:r>
            <w:r>
              <w:t xml:space="preserve">]. The </w:t>
            </w:r>
            <w:r w:rsidRPr="001B7234">
              <w:rPr>
                <w:b/>
                <w:i/>
              </w:rPr>
              <w:t>Add Subject Information</w:t>
            </w:r>
            <w:r>
              <w:t xml:space="preserve"> screen loads.</w:t>
            </w:r>
          </w:p>
          <w:p w14:paraId="6D8CA62C" w14:textId="77777777" w:rsidR="001B7234" w:rsidRDefault="001B7234" w:rsidP="00D1375C">
            <w:pPr>
              <w:pStyle w:val="ListNumber"/>
              <w:numPr>
                <w:ilvl w:val="0"/>
                <w:numId w:val="83"/>
              </w:numPr>
            </w:pPr>
            <w:r>
              <w:t xml:space="preserve">In the </w:t>
            </w:r>
            <w:r w:rsidRPr="001B7234">
              <w:rPr>
                <w:i/>
              </w:rPr>
              <w:t>Subject Code</w:t>
            </w:r>
            <w:r>
              <w:t xml:space="preserve"> field, enter the code for the new subject.</w:t>
            </w:r>
          </w:p>
          <w:p w14:paraId="47CFCFC8" w14:textId="77777777" w:rsidR="001B7234" w:rsidRPr="001B7234" w:rsidRDefault="001B7234" w:rsidP="00D1375C">
            <w:pPr>
              <w:pStyle w:val="ListNumber"/>
              <w:numPr>
                <w:ilvl w:val="0"/>
                <w:numId w:val="83"/>
              </w:numPr>
              <w:rPr>
                <w:rStyle w:val="Emphasis"/>
                <w:i w:val="0"/>
                <w:iCs w:val="0"/>
              </w:rPr>
            </w:pPr>
            <w:r>
              <w:t>Click [</w:t>
            </w:r>
            <w:r w:rsidRPr="001B7234">
              <w:rPr>
                <w:b/>
              </w:rPr>
              <w:t>Save</w:t>
            </w:r>
            <w:r>
              <w:t xml:space="preserve">]. The new subject code displays on the </w:t>
            </w:r>
            <w:r w:rsidR="008E31BC" w:rsidRPr="008E31BC">
              <w:rPr>
                <w:rStyle w:val="Emphasis"/>
              </w:rPr>
              <w:t>Subjects</w:t>
            </w:r>
            <w:r w:rsidR="008E31BC">
              <w:t xml:space="preserve"> </w:t>
            </w:r>
            <w:r>
              <w:t>table.</w:t>
            </w:r>
          </w:p>
        </w:tc>
      </w:tr>
    </w:tbl>
    <w:p w14:paraId="16940B42" w14:textId="77777777" w:rsidR="001B7234" w:rsidRDefault="001B7234" w:rsidP="001B7234">
      <w:pPr>
        <w:rPr>
          <w:rStyle w:val="Emphasis"/>
          <w:i w:val="0"/>
        </w:rPr>
      </w:pPr>
    </w:p>
    <w:p w14:paraId="48808DE9" w14:textId="77777777" w:rsidR="001B7234" w:rsidRDefault="001B7234" w:rsidP="001B7234">
      <w:pPr>
        <w:rPr>
          <w:rStyle w:val="Emphasis"/>
        </w:rPr>
      </w:pPr>
      <w:r>
        <w:rPr>
          <w:rStyle w:val="Emphasis"/>
        </w:rPr>
        <w:t xml:space="preserve">To modify </w:t>
      </w:r>
      <w:r w:rsidR="008E31BC">
        <w:rPr>
          <w:rStyle w:val="Emphasis"/>
        </w:rPr>
        <w:t>a</w:t>
      </w:r>
      <w:r>
        <w:rPr>
          <w:rStyle w:val="Emphasis"/>
        </w:rPr>
        <w:t xml:space="preserve"> subject:</w:t>
      </w:r>
    </w:p>
    <w:tbl>
      <w:tblPr>
        <w:tblStyle w:val="TableProcedure"/>
        <w:tblW w:w="9360" w:type="dxa"/>
        <w:jc w:val="center"/>
        <w:tblLayout w:type="fixed"/>
        <w:tblLook w:val="04A0" w:firstRow="1" w:lastRow="0" w:firstColumn="1" w:lastColumn="0" w:noHBand="0" w:noVBand="1"/>
      </w:tblPr>
      <w:tblGrid>
        <w:gridCol w:w="9360"/>
      </w:tblGrid>
      <w:tr w:rsidR="001B7234" w14:paraId="02B7E757" w14:textId="77777777" w:rsidTr="002677FA">
        <w:trPr>
          <w:jc w:val="center"/>
        </w:trPr>
        <w:tc>
          <w:tcPr>
            <w:tcW w:w="9576" w:type="dxa"/>
          </w:tcPr>
          <w:p w14:paraId="06D1008F" w14:textId="77777777" w:rsidR="001B7234" w:rsidRDefault="001B7234" w:rsidP="00D1375C">
            <w:pPr>
              <w:pStyle w:val="ListNumber"/>
              <w:numPr>
                <w:ilvl w:val="0"/>
                <w:numId w:val="84"/>
              </w:numPr>
            </w:pPr>
            <w:r>
              <w:t>On the</w:t>
            </w:r>
            <w:r w:rsidRPr="001B7234">
              <w:rPr>
                <w:rStyle w:val="Emphasis"/>
                <w:b/>
              </w:rPr>
              <w:t xml:space="preserve"> </w:t>
            </w:r>
            <w:r w:rsidRPr="008E31BC">
              <w:rPr>
                <w:rStyle w:val="Emphasis"/>
              </w:rPr>
              <w:t>Subjects</w:t>
            </w:r>
            <w:r w:rsidRPr="001B7234">
              <w:rPr>
                <w:rStyle w:val="Emphasis"/>
                <w:b/>
              </w:rPr>
              <w:t xml:space="preserve"> </w:t>
            </w:r>
            <w:r w:rsidRPr="001B7234">
              <w:rPr>
                <w:rStyle w:val="Emphasis"/>
                <w:i w:val="0"/>
              </w:rPr>
              <w:t xml:space="preserve">table, click </w:t>
            </w:r>
            <w:r w:rsidR="008E31BC">
              <w:rPr>
                <w:rStyle w:val="Emphasis"/>
                <w:i w:val="0"/>
              </w:rPr>
              <w:t>[</w:t>
            </w:r>
            <w:r w:rsidR="008E31BC" w:rsidRPr="004B16D1">
              <w:rPr>
                <w:i/>
                <w:iCs/>
                <w:noProof/>
              </w:rPr>
              <w:drawing>
                <wp:inline distT="0" distB="0" distL="0" distR="0" wp14:anchorId="1F75B81E" wp14:editId="0225122C">
                  <wp:extent cx="228600" cy="214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8600" cy="214348"/>
                          </a:xfrm>
                          <a:prstGeom prst="rect">
                            <a:avLst/>
                          </a:prstGeom>
                          <a:noFill/>
                          <a:ln>
                            <a:noFill/>
                          </a:ln>
                        </pic:spPr>
                      </pic:pic>
                    </a:graphicData>
                  </a:graphic>
                </wp:inline>
              </w:drawing>
            </w:r>
            <w:r w:rsidR="008E31BC">
              <w:rPr>
                <w:rStyle w:val="Emphasis"/>
                <w:i w:val="0"/>
              </w:rPr>
              <w:t xml:space="preserve">] next to a subject. </w:t>
            </w:r>
            <w:r w:rsidR="008E31BC">
              <w:t xml:space="preserve">The </w:t>
            </w:r>
            <w:r w:rsidR="008E31BC">
              <w:rPr>
                <w:b/>
                <w:i/>
              </w:rPr>
              <w:t>Edit</w:t>
            </w:r>
            <w:r w:rsidR="008E31BC" w:rsidRPr="001B7234">
              <w:rPr>
                <w:b/>
                <w:i/>
              </w:rPr>
              <w:t xml:space="preserve"> Subject Information</w:t>
            </w:r>
            <w:r w:rsidR="008E31BC">
              <w:t xml:space="preserve"> screen loads.</w:t>
            </w:r>
          </w:p>
          <w:p w14:paraId="1B0F2A6B" w14:textId="77777777" w:rsidR="001B7234" w:rsidRDefault="001B7234" w:rsidP="00D1375C">
            <w:pPr>
              <w:pStyle w:val="ListNumber"/>
              <w:numPr>
                <w:ilvl w:val="0"/>
                <w:numId w:val="83"/>
              </w:numPr>
            </w:pPr>
            <w:r>
              <w:t xml:space="preserve">In the </w:t>
            </w:r>
            <w:r w:rsidRPr="001B7234">
              <w:rPr>
                <w:i/>
              </w:rPr>
              <w:t>Subject Code</w:t>
            </w:r>
            <w:r>
              <w:t xml:space="preserve"> field, </w:t>
            </w:r>
            <w:r w:rsidR="008E31BC">
              <w:t>modify</w:t>
            </w:r>
            <w:r>
              <w:t xml:space="preserve"> the code for the subject.</w:t>
            </w:r>
          </w:p>
          <w:p w14:paraId="2FDB14C0" w14:textId="77777777" w:rsidR="001B7234" w:rsidRPr="001B7234" w:rsidRDefault="001B7234" w:rsidP="00D1375C">
            <w:pPr>
              <w:pStyle w:val="ListNumber"/>
              <w:numPr>
                <w:ilvl w:val="0"/>
                <w:numId w:val="83"/>
              </w:numPr>
              <w:rPr>
                <w:rStyle w:val="Emphasis"/>
                <w:i w:val="0"/>
                <w:iCs w:val="0"/>
              </w:rPr>
            </w:pPr>
            <w:r>
              <w:t>Click [</w:t>
            </w:r>
            <w:r w:rsidRPr="001B7234">
              <w:rPr>
                <w:b/>
              </w:rPr>
              <w:t>Save</w:t>
            </w:r>
            <w:r>
              <w:t xml:space="preserve">]. The </w:t>
            </w:r>
            <w:r w:rsidR="008E31BC">
              <w:t>modified</w:t>
            </w:r>
            <w:r>
              <w:t xml:space="preserve"> subject code displays on the </w:t>
            </w:r>
            <w:r w:rsidR="008E31BC">
              <w:t>search results table.</w:t>
            </w:r>
          </w:p>
        </w:tc>
      </w:tr>
    </w:tbl>
    <w:p w14:paraId="6432A30F" w14:textId="77777777" w:rsidR="001B7234" w:rsidRDefault="001B7234" w:rsidP="001B7234">
      <w:pPr>
        <w:rPr>
          <w:rStyle w:val="Emphasis"/>
          <w:i w:val="0"/>
        </w:rPr>
      </w:pPr>
    </w:p>
    <w:p w14:paraId="05A667F9" w14:textId="77777777" w:rsidR="008E31BC" w:rsidRDefault="008E31BC" w:rsidP="008E31BC">
      <w:pPr>
        <w:rPr>
          <w:rStyle w:val="Emphasis"/>
        </w:rPr>
      </w:pPr>
      <w:r>
        <w:rPr>
          <w:rStyle w:val="Emphasis"/>
        </w:rPr>
        <w:t>To delete a subject:</w:t>
      </w:r>
    </w:p>
    <w:tbl>
      <w:tblPr>
        <w:tblStyle w:val="TableProcedure"/>
        <w:tblW w:w="9360" w:type="dxa"/>
        <w:jc w:val="center"/>
        <w:tblLayout w:type="fixed"/>
        <w:tblLook w:val="04A0" w:firstRow="1" w:lastRow="0" w:firstColumn="1" w:lastColumn="0" w:noHBand="0" w:noVBand="1"/>
      </w:tblPr>
      <w:tblGrid>
        <w:gridCol w:w="9360"/>
      </w:tblGrid>
      <w:tr w:rsidR="008E31BC" w14:paraId="56C8998D" w14:textId="77777777" w:rsidTr="002677FA">
        <w:trPr>
          <w:jc w:val="center"/>
        </w:trPr>
        <w:tc>
          <w:tcPr>
            <w:tcW w:w="9576" w:type="dxa"/>
          </w:tcPr>
          <w:p w14:paraId="5BEF66B0" w14:textId="77777777" w:rsidR="008E31BC" w:rsidRDefault="008E31BC" w:rsidP="00D1375C">
            <w:pPr>
              <w:pStyle w:val="ListNumber"/>
              <w:numPr>
                <w:ilvl w:val="0"/>
                <w:numId w:val="85"/>
              </w:numPr>
            </w:pPr>
            <w:r>
              <w:t xml:space="preserve">In the search results table, click [ </w:t>
            </w:r>
            <w:r w:rsidRPr="004B16D1">
              <w:rPr>
                <w:i/>
                <w:noProof/>
              </w:rPr>
              <w:drawing>
                <wp:inline distT="0" distB="0" distL="0" distR="0" wp14:anchorId="6336C918" wp14:editId="47CD96E1">
                  <wp:extent cx="210312" cy="2159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312" cy="215907"/>
                          </a:xfrm>
                          <a:prstGeom prst="rect">
                            <a:avLst/>
                          </a:prstGeom>
                          <a:noFill/>
                          <a:ln>
                            <a:noFill/>
                          </a:ln>
                        </pic:spPr>
                      </pic:pic>
                    </a:graphicData>
                  </a:graphic>
                </wp:inline>
              </w:drawing>
            </w:r>
            <w:r>
              <w:t>] for a student record.</w:t>
            </w:r>
          </w:p>
          <w:p w14:paraId="0A4366BA" w14:textId="77777777" w:rsidR="008E31BC" w:rsidRPr="008E31BC" w:rsidRDefault="008E31BC" w:rsidP="00D1375C">
            <w:pPr>
              <w:pStyle w:val="ListNumber"/>
              <w:numPr>
                <w:ilvl w:val="0"/>
                <w:numId w:val="83"/>
              </w:numPr>
              <w:rPr>
                <w:rStyle w:val="Emphasis"/>
                <w:i w:val="0"/>
                <w:iCs w:val="0"/>
              </w:rPr>
            </w:pPr>
            <w:r>
              <w:t>In the warning box that pops up, click [</w:t>
            </w:r>
            <w:r w:rsidRPr="00074CF8">
              <w:rPr>
                <w:rStyle w:val="Strong"/>
              </w:rPr>
              <w:t>OK</w:t>
            </w:r>
            <w:r>
              <w:t>].</w:t>
            </w:r>
          </w:p>
        </w:tc>
      </w:tr>
    </w:tbl>
    <w:p w14:paraId="68B7A7F6" w14:textId="77777777" w:rsidR="008E31BC" w:rsidRDefault="008E31BC" w:rsidP="001B7234">
      <w:pPr>
        <w:rPr>
          <w:rStyle w:val="Emphasis"/>
          <w:i w:val="0"/>
        </w:rPr>
      </w:pPr>
    </w:p>
    <w:p w14:paraId="68B37E3A" w14:textId="77777777" w:rsidR="00A47719" w:rsidRDefault="00A47719" w:rsidP="00A47719">
      <w:pPr>
        <w:pStyle w:val="Caption"/>
        <w:keepNext/>
      </w:pPr>
      <w:bookmarkStart w:id="998" w:name="_Toc433196203"/>
      <w:r>
        <w:t xml:space="preserve">Figure </w:t>
      </w:r>
      <w:r w:rsidR="008A2B77">
        <w:fldChar w:fldCharType="begin"/>
      </w:r>
      <w:r w:rsidR="008A2B77">
        <w:instrText xml:space="preserve"> SEQ Figure \* ARABIC </w:instrText>
      </w:r>
      <w:r w:rsidR="008A2B77">
        <w:fldChar w:fldCharType="separate"/>
      </w:r>
      <w:r w:rsidR="00211B29">
        <w:rPr>
          <w:noProof/>
        </w:rPr>
        <w:t>60</w:t>
      </w:r>
      <w:r w:rsidR="008A2B77">
        <w:rPr>
          <w:noProof/>
        </w:rPr>
        <w:fldChar w:fldCharType="end"/>
      </w:r>
      <w:r>
        <w:t>. Merge Subject Screen</w:t>
      </w:r>
      <w:bookmarkEnd w:id="998"/>
    </w:p>
    <w:p w14:paraId="48FE6C8F" w14:textId="77777777" w:rsidR="00A47719" w:rsidRDefault="00A47719" w:rsidP="00A47719">
      <w:pPr>
        <w:jc w:val="center"/>
        <w:rPr>
          <w:rStyle w:val="Emphasis"/>
        </w:rPr>
      </w:pPr>
      <w:r w:rsidRPr="004B16D1">
        <w:rPr>
          <w:i/>
          <w:iCs/>
          <w:noProof/>
        </w:rPr>
        <w:drawing>
          <wp:inline distT="0" distB="0" distL="0" distR="0" wp14:anchorId="35221B91" wp14:editId="78885DBE">
            <wp:extent cx="3657600" cy="532291"/>
            <wp:effectExtent l="19050" t="19050" r="19050" b="203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57600" cy="532291"/>
                    </a:xfrm>
                    <a:prstGeom prst="rect">
                      <a:avLst/>
                    </a:prstGeom>
                    <a:noFill/>
                    <a:ln>
                      <a:solidFill>
                        <a:schemeClr val="bg1">
                          <a:lumMod val="65000"/>
                        </a:schemeClr>
                      </a:solidFill>
                    </a:ln>
                  </pic:spPr>
                </pic:pic>
              </a:graphicData>
            </a:graphic>
          </wp:inline>
        </w:drawing>
      </w:r>
    </w:p>
    <w:p w14:paraId="63977C98" w14:textId="77777777" w:rsidR="008E31BC" w:rsidRDefault="008E31BC" w:rsidP="001B7234">
      <w:pPr>
        <w:rPr>
          <w:rStyle w:val="Emphasis"/>
        </w:rPr>
      </w:pPr>
      <w:r w:rsidRPr="008E31BC">
        <w:rPr>
          <w:rStyle w:val="Emphasis"/>
        </w:rPr>
        <w:t>To merge a subject with a new subject:</w:t>
      </w:r>
    </w:p>
    <w:tbl>
      <w:tblPr>
        <w:tblStyle w:val="TableProcedure"/>
        <w:tblW w:w="9360" w:type="dxa"/>
        <w:jc w:val="center"/>
        <w:tblLayout w:type="fixed"/>
        <w:tblLook w:val="04A0" w:firstRow="1" w:lastRow="0" w:firstColumn="1" w:lastColumn="0" w:noHBand="0" w:noVBand="1"/>
      </w:tblPr>
      <w:tblGrid>
        <w:gridCol w:w="9360"/>
      </w:tblGrid>
      <w:tr w:rsidR="008E31BC" w14:paraId="36FC6930" w14:textId="77777777" w:rsidTr="002677FA">
        <w:trPr>
          <w:jc w:val="center"/>
        </w:trPr>
        <w:tc>
          <w:tcPr>
            <w:tcW w:w="9576" w:type="dxa"/>
          </w:tcPr>
          <w:p w14:paraId="4593BA78" w14:textId="77777777" w:rsidR="008E31BC" w:rsidRDefault="008E31BC" w:rsidP="00D1375C">
            <w:pPr>
              <w:pStyle w:val="ListNumber"/>
              <w:numPr>
                <w:ilvl w:val="0"/>
                <w:numId w:val="86"/>
              </w:numPr>
            </w:pPr>
            <w:r>
              <w:t>On the</w:t>
            </w:r>
            <w:r w:rsidRPr="008E31BC">
              <w:rPr>
                <w:rStyle w:val="Emphasis"/>
                <w:b/>
              </w:rPr>
              <w:t xml:space="preserve"> </w:t>
            </w:r>
            <w:r w:rsidRPr="008E31BC">
              <w:rPr>
                <w:rStyle w:val="Emphasis"/>
              </w:rPr>
              <w:t>Subjects</w:t>
            </w:r>
            <w:r w:rsidRPr="008E31BC">
              <w:rPr>
                <w:rStyle w:val="Emphasis"/>
                <w:b/>
              </w:rPr>
              <w:t xml:space="preserve"> </w:t>
            </w:r>
            <w:r w:rsidRPr="008E31BC">
              <w:rPr>
                <w:rStyle w:val="Emphasis"/>
                <w:i w:val="0"/>
              </w:rPr>
              <w:t>table, click [</w:t>
            </w:r>
            <w:r w:rsidR="00A47719">
              <w:rPr>
                <w:rStyle w:val="Emphasis"/>
                <w:i w:val="0"/>
              </w:rPr>
              <w:t xml:space="preserve"> </w:t>
            </w:r>
            <w:r w:rsidRPr="004B16D1">
              <w:rPr>
                <w:i/>
                <w:iCs/>
                <w:noProof/>
              </w:rPr>
              <w:drawing>
                <wp:inline distT="0" distB="0" distL="0" distR="0" wp14:anchorId="22813A96" wp14:editId="52B14A02">
                  <wp:extent cx="182880" cy="203636"/>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 cy="203636"/>
                          </a:xfrm>
                          <a:prstGeom prst="rect">
                            <a:avLst/>
                          </a:prstGeom>
                          <a:noFill/>
                          <a:ln>
                            <a:noFill/>
                          </a:ln>
                        </pic:spPr>
                      </pic:pic>
                    </a:graphicData>
                  </a:graphic>
                </wp:inline>
              </w:drawing>
            </w:r>
            <w:r w:rsidRPr="008E31BC">
              <w:rPr>
                <w:rStyle w:val="Emphasis"/>
                <w:i w:val="0"/>
              </w:rPr>
              <w:t xml:space="preserve">] next to a subject. </w:t>
            </w:r>
            <w:r>
              <w:t xml:space="preserve">The </w:t>
            </w:r>
            <w:r>
              <w:rPr>
                <w:b/>
                <w:i/>
              </w:rPr>
              <w:t>Merge</w:t>
            </w:r>
            <w:r w:rsidRPr="008E31BC">
              <w:rPr>
                <w:b/>
                <w:i/>
              </w:rPr>
              <w:t xml:space="preserve"> Subject </w:t>
            </w:r>
            <w:r>
              <w:t>screen loads.</w:t>
            </w:r>
          </w:p>
          <w:p w14:paraId="4F6572F9" w14:textId="77777777" w:rsidR="008E31BC" w:rsidRDefault="008E31BC" w:rsidP="00D1375C">
            <w:pPr>
              <w:pStyle w:val="ListNumber"/>
              <w:numPr>
                <w:ilvl w:val="0"/>
                <w:numId w:val="83"/>
              </w:numPr>
            </w:pPr>
            <w:r>
              <w:t xml:space="preserve">From the </w:t>
            </w:r>
            <w:r>
              <w:rPr>
                <w:i/>
              </w:rPr>
              <w:t>New S</w:t>
            </w:r>
            <w:r w:rsidRPr="001B7234">
              <w:rPr>
                <w:i/>
              </w:rPr>
              <w:t>ubject Code</w:t>
            </w:r>
            <w:r>
              <w:t xml:space="preserve"> drop-down list, select the new subject with which to merge.</w:t>
            </w:r>
          </w:p>
          <w:p w14:paraId="01F88B16" w14:textId="77777777" w:rsidR="008E31BC" w:rsidRPr="001B7234" w:rsidRDefault="008E31BC" w:rsidP="00D1375C">
            <w:pPr>
              <w:pStyle w:val="ListNumber"/>
              <w:numPr>
                <w:ilvl w:val="0"/>
                <w:numId w:val="83"/>
              </w:numPr>
              <w:rPr>
                <w:rStyle w:val="Emphasis"/>
                <w:i w:val="0"/>
                <w:iCs w:val="0"/>
              </w:rPr>
            </w:pPr>
            <w:r>
              <w:t>Click [</w:t>
            </w:r>
            <w:r>
              <w:rPr>
                <w:b/>
              </w:rPr>
              <w:t>Merge</w:t>
            </w:r>
            <w:r>
              <w:t>]. The original subject merges with the new subject.</w:t>
            </w:r>
          </w:p>
        </w:tc>
      </w:tr>
    </w:tbl>
    <w:p w14:paraId="0C5C3800" w14:textId="77777777" w:rsidR="001A029C" w:rsidRPr="0095603E" w:rsidRDefault="00360EEF" w:rsidP="00360EEF">
      <w:pPr>
        <w:pStyle w:val="Heading1"/>
      </w:pPr>
      <w:bookmarkStart w:id="999" w:name="_Appendix_B._Resolving"/>
      <w:bookmarkStart w:id="1000" w:name="_Appendix_B:_Opening"/>
      <w:bookmarkStart w:id="1001" w:name="_Toc335300722"/>
      <w:bookmarkStart w:id="1002" w:name="_Toc336261688"/>
      <w:bookmarkStart w:id="1003" w:name="_Toc345239414"/>
      <w:bookmarkStart w:id="1004" w:name="_Ref389477404"/>
      <w:bookmarkStart w:id="1005" w:name="_Ref389477416"/>
      <w:bookmarkStart w:id="1006" w:name="_Toc391560350"/>
      <w:bookmarkStart w:id="1007" w:name="_Ref398724196"/>
      <w:bookmarkStart w:id="1008" w:name="_Toc433196141"/>
      <w:bookmarkEnd w:id="999"/>
      <w:bookmarkEnd w:id="1000"/>
      <w:r>
        <w:t xml:space="preserve">Appendix B. </w:t>
      </w:r>
      <w:r w:rsidR="001A029C" w:rsidRPr="0095603E">
        <w:t>Opening a CSV File in Excel</w:t>
      </w:r>
      <w:bookmarkEnd w:id="1001"/>
      <w:bookmarkEnd w:id="1002"/>
      <w:bookmarkEnd w:id="1003"/>
      <w:bookmarkEnd w:id="1004"/>
      <w:bookmarkEnd w:id="1005"/>
      <w:bookmarkEnd w:id="1006"/>
      <w:bookmarkEnd w:id="1007"/>
      <w:bookmarkEnd w:id="1008"/>
    </w:p>
    <w:tbl>
      <w:tblPr>
        <w:tblStyle w:val="TableGrid"/>
        <w:tblW w:w="955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4968"/>
        <w:gridCol w:w="4590"/>
      </w:tblGrid>
      <w:tr w:rsidR="001A029C" w:rsidRPr="00633127" w14:paraId="429F1EEB" w14:textId="77777777" w:rsidTr="001A029C">
        <w:trPr>
          <w:cnfStyle w:val="100000000000" w:firstRow="1" w:lastRow="0" w:firstColumn="0" w:lastColumn="0" w:oddVBand="0" w:evenVBand="0" w:oddHBand="0" w:evenHBand="0" w:firstRowFirstColumn="0" w:firstRowLastColumn="0" w:lastRowFirstColumn="0" w:lastRowLastColumn="0"/>
        </w:trPr>
        <w:tc>
          <w:tcPr>
            <w:tcW w:w="4968" w:type="dxa"/>
            <w:tcBorders>
              <w:top w:val="single" w:sz="4" w:space="0" w:color="auto"/>
              <w:left w:val="nil"/>
              <w:bottom w:val="single" w:sz="4" w:space="0" w:color="auto"/>
              <w:right w:val="nil"/>
            </w:tcBorders>
            <w:shd w:val="clear" w:color="auto" w:fill="auto"/>
          </w:tcPr>
          <w:p w14:paraId="48DD0F26" w14:textId="77777777" w:rsidR="001A029C" w:rsidRPr="00633127" w:rsidRDefault="001A029C" w:rsidP="00D1375C">
            <w:pPr>
              <w:pStyle w:val="ListParagraph"/>
              <w:numPr>
                <w:ilvl w:val="0"/>
                <w:numId w:val="59"/>
              </w:numPr>
              <w:spacing w:before="60" w:after="60"/>
              <w:ind w:left="360"/>
            </w:pPr>
            <w:r w:rsidRPr="00633127">
              <w:t xml:space="preserve">Open Microsoft Excel, and click the </w:t>
            </w:r>
            <w:r w:rsidR="00F82B64">
              <w:t>[</w:t>
            </w:r>
            <w:r w:rsidRPr="0096591F">
              <w:rPr>
                <w:rStyle w:val="Strong"/>
              </w:rPr>
              <w:t>Data</w:t>
            </w:r>
            <w:r w:rsidR="00F82B64" w:rsidRPr="0096591F">
              <w:t>]</w:t>
            </w:r>
            <w:r w:rsidRPr="00633127">
              <w:t xml:space="preserve"> menu tab. </w:t>
            </w:r>
          </w:p>
          <w:p w14:paraId="639AF2A7" w14:textId="77777777" w:rsidR="001A029C" w:rsidRPr="00633127" w:rsidRDefault="001A029C" w:rsidP="00D1375C">
            <w:pPr>
              <w:pStyle w:val="ListParagraph"/>
              <w:numPr>
                <w:ilvl w:val="0"/>
                <w:numId w:val="59"/>
              </w:numPr>
              <w:spacing w:before="60" w:after="60"/>
              <w:ind w:left="360"/>
            </w:pPr>
            <w:r w:rsidRPr="00633127">
              <w:t>In the Data menu, click the “From Text” icon. The Import Text File dialog window will open.</w:t>
            </w:r>
          </w:p>
        </w:tc>
        <w:tc>
          <w:tcPr>
            <w:tcW w:w="4590" w:type="dxa"/>
            <w:tcBorders>
              <w:top w:val="single" w:sz="4" w:space="0" w:color="auto"/>
              <w:left w:val="nil"/>
              <w:bottom w:val="single" w:sz="4" w:space="0" w:color="auto"/>
              <w:right w:val="nil"/>
            </w:tcBorders>
            <w:shd w:val="clear" w:color="auto" w:fill="auto"/>
          </w:tcPr>
          <w:p w14:paraId="4A5BE64E" w14:textId="77777777" w:rsidR="001A029C" w:rsidRPr="00633127" w:rsidRDefault="001A029C" w:rsidP="00E953F0">
            <w:pPr>
              <w:pStyle w:val="ImageRight"/>
            </w:pPr>
            <w:r w:rsidRPr="00633127">
              <w:drawing>
                <wp:inline distT="0" distB="0" distL="0" distR="0" wp14:anchorId="76710D6F" wp14:editId="6A1D4BF0">
                  <wp:extent cx="2697480" cy="943078"/>
                  <wp:effectExtent l="0" t="0" r="7620" b="9525"/>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stretch>
                            <a:fillRect/>
                          </a:stretch>
                        </pic:blipFill>
                        <pic:spPr bwMode="auto">
                          <a:xfrm>
                            <a:off x="0" y="0"/>
                            <a:ext cx="2697480" cy="943078"/>
                          </a:xfrm>
                          <a:prstGeom prst="rect">
                            <a:avLst/>
                          </a:prstGeom>
                          <a:noFill/>
                          <a:ln w="9525">
                            <a:noFill/>
                            <a:miter lim="800000"/>
                            <a:headEnd/>
                            <a:tailEnd/>
                          </a:ln>
                        </pic:spPr>
                      </pic:pic>
                    </a:graphicData>
                  </a:graphic>
                </wp:inline>
              </w:drawing>
            </w:r>
          </w:p>
        </w:tc>
      </w:tr>
      <w:tr w:rsidR="001A029C" w:rsidRPr="00633127" w14:paraId="20170ECE" w14:textId="77777777" w:rsidTr="001A029C">
        <w:tc>
          <w:tcPr>
            <w:tcW w:w="4968" w:type="dxa"/>
            <w:tcBorders>
              <w:top w:val="single" w:sz="4" w:space="0" w:color="auto"/>
              <w:bottom w:val="single" w:sz="4" w:space="0" w:color="auto"/>
            </w:tcBorders>
          </w:tcPr>
          <w:p w14:paraId="6D71FC61" w14:textId="77777777" w:rsidR="001A029C" w:rsidRPr="00633127" w:rsidRDefault="001A029C" w:rsidP="00D1375C">
            <w:pPr>
              <w:pStyle w:val="ListParagraph"/>
              <w:numPr>
                <w:ilvl w:val="0"/>
                <w:numId w:val="59"/>
              </w:numPr>
              <w:spacing w:before="60" w:after="60"/>
              <w:ind w:left="360"/>
            </w:pPr>
            <w:r w:rsidRPr="00633127">
              <w:t>Navigate to the location where you saved the file. Select the file and then click [</w:t>
            </w:r>
            <w:r w:rsidRPr="00633127">
              <w:rPr>
                <w:b/>
              </w:rPr>
              <w:t>Import</w:t>
            </w:r>
            <w:r w:rsidRPr="00633127">
              <w:t xml:space="preserve">]. </w:t>
            </w:r>
          </w:p>
        </w:tc>
        <w:tc>
          <w:tcPr>
            <w:tcW w:w="4590" w:type="dxa"/>
            <w:tcBorders>
              <w:top w:val="single" w:sz="4" w:space="0" w:color="auto"/>
            </w:tcBorders>
          </w:tcPr>
          <w:p w14:paraId="48EBFB5E" w14:textId="77777777" w:rsidR="001A029C" w:rsidRPr="00633127" w:rsidRDefault="001A029C" w:rsidP="00E953F0">
            <w:pPr>
              <w:pStyle w:val="ImageRight"/>
            </w:pPr>
            <w:r w:rsidRPr="00633127">
              <w:drawing>
                <wp:inline distT="0" distB="0" distL="0" distR="0" wp14:anchorId="00F736B2" wp14:editId="26F9EB7C">
                  <wp:extent cx="2697480" cy="3452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cstate="print"/>
                          <a:srcRect/>
                          <a:stretch>
                            <a:fillRect/>
                          </a:stretch>
                        </pic:blipFill>
                        <pic:spPr bwMode="auto">
                          <a:xfrm>
                            <a:off x="0" y="0"/>
                            <a:ext cx="2697480" cy="345213"/>
                          </a:xfrm>
                          <a:prstGeom prst="rect">
                            <a:avLst/>
                          </a:prstGeom>
                          <a:noFill/>
                          <a:ln w="9525">
                            <a:noFill/>
                            <a:miter lim="800000"/>
                            <a:headEnd/>
                            <a:tailEnd/>
                          </a:ln>
                        </pic:spPr>
                      </pic:pic>
                    </a:graphicData>
                  </a:graphic>
                </wp:inline>
              </w:drawing>
            </w:r>
          </w:p>
        </w:tc>
      </w:tr>
      <w:tr w:rsidR="001A029C" w:rsidRPr="00633127" w14:paraId="24F9D2BF" w14:textId="77777777" w:rsidTr="0070766E">
        <w:tc>
          <w:tcPr>
            <w:tcW w:w="4968" w:type="dxa"/>
            <w:tcBorders>
              <w:bottom w:val="nil"/>
            </w:tcBorders>
          </w:tcPr>
          <w:p w14:paraId="2F9FBD85" w14:textId="77777777" w:rsidR="001A029C" w:rsidRPr="00633127" w:rsidRDefault="001A029C" w:rsidP="00D1375C">
            <w:pPr>
              <w:pStyle w:val="ListParagraph"/>
              <w:numPr>
                <w:ilvl w:val="0"/>
                <w:numId w:val="59"/>
              </w:numPr>
              <w:spacing w:before="60" w:after="60"/>
              <w:ind w:left="360"/>
            </w:pPr>
            <w:r w:rsidRPr="00633127">
              <w:t>The Text Import Wizard window will open. You will have to navigate through three steps:</w:t>
            </w:r>
          </w:p>
        </w:tc>
        <w:tc>
          <w:tcPr>
            <w:tcW w:w="4590" w:type="dxa"/>
            <w:vMerge w:val="restart"/>
          </w:tcPr>
          <w:p w14:paraId="1E365223" w14:textId="77777777" w:rsidR="001A029C" w:rsidRPr="00633127" w:rsidRDefault="001A029C" w:rsidP="00E953F0">
            <w:pPr>
              <w:pStyle w:val="ImageRight"/>
            </w:pPr>
            <w:r w:rsidRPr="00633127">
              <w:drawing>
                <wp:inline distT="0" distB="0" distL="0" distR="0" wp14:anchorId="5CCBBCF4" wp14:editId="0F1CB7DE">
                  <wp:extent cx="2697480" cy="1926772"/>
                  <wp:effectExtent l="0" t="0" r="762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14:paraId="4CABE3C5" w14:textId="77777777" w:rsidTr="0070766E">
        <w:tc>
          <w:tcPr>
            <w:tcW w:w="4968" w:type="dxa"/>
            <w:tcBorders>
              <w:top w:val="nil"/>
            </w:tcBorders>
          </w:tcPr>
          <w:p w14:paraId="1F16AE8C" w14:textId="77777777" w:rsidR="001A029C" w:rsidRPr="00633127" w:rsidRDefault="001A029C" w:rsidP="00D1375C">
            <w:pPr>
              <w:pStyle w:val="ListParagraph"/>
              <w:numPr>
                <w:ilvl w:val="1"/>
                <w:numId w:val="58"/>
              </w:numPr>
              <w:spacing w:before="60" w:after="60"/>
              <w:ind w:left="1080"/>
            </w:pPr>
            <w:r w:rsidRPr="00633127">
              <w:rPr>
                <w:b/>
              </w:rPr>
              <w:t>Step 1:</w:t>
            </w:r>
            <w:r w:rsidRPr="00633127">
              <w:t xml:space="preserve"> Make sure “Delimited” is selected, and click [</w:t>
            </w:r>
            <w:r w:rsidRPr="00633127">
              <w:rPr>
                <w:b/>
              </w:rPr>
              <w:t>Next</w:t>
            </w:r>
            <w:r w:rsidRPr="00633127">
              <w:t xml:space="preserve">]. </w:t>
            </w:r>
          </w:p>
          <w:p w14:paraId="4432FD70" w14:textId="77777777" w:rsidR="001A029C" w:rsidRPr="00633127" w:rsidRDefault="001A029C" w:rsidP="001A029C">
            <w:pPr>
              <w:pStyle w:val="ListParagraph"/>
              <w:numPr>
                <w:ilvl w:val="0"/>
                <w:numId w:val="0"/>
              </w:numPr>
              <w:spacing w:before="60" w:after="60"/>
              <w:ind w:left="1080"/>
              <w:rPr>
                <w:i/>
              </w:rPr>
            </w:pPr>
            <w:r w:rsidRPr="00633127">
              <w:rPr>
                <w:i/>
              </w:rPr>
              <w:t>Note: This window also has a preview of the data in the file you selected. This allows you to verify that you selected the correct file.</w:t>
            </w:r>
          </w:p>
        </w:tc>
        <w:tc>
          <w:tcPr>
            <w:tcW w:w="4590" w:type="dxa"/>
            <w:vMerge/>
          </w:tcPr>
          <w:p w14:paraId="73317D96" w14:textId="77777777" w:rsidR="001A029C" w:rsidRPr="00633127" w:rsidRDefault="001A029C" w:rsidP="0070766E">
            <w:pPr>
              <w:spacing w:before="60" w:after="60"/>
              <w:jc w:val="right"/>
            </w:pPr>
          </w:p>
        </w:tc>
      </w:tr>
      <w:tr w:rsidR="001A029C" w:rsidRPr="00633127" w14:paraId="266E0E6E" w14:textId="77777777" w:rsidTr="0070766E">
        <w:tc>
          <w:tcPr>
            <w:tcW w:w="4968" w:type="dxa"/>
          </w:tcPr>
          <w:p w14:paraId="794DD534" w14:textId="77777777" w:rsidR="001A029C" w:rsidRPr="00633127" w:rsidRDefault="001A029C" w:rsidP="00D1375C">
            <w:pPr>
              <w:pStyle w:val="ListParagraph"/>
              <w:numPr>
                <w:ilvl w:val="1"/>
                <w:numId w:val="58"/>
              </w:numPr>
              <w:spacing w:before="60" w:after="60"/>
              <w:ind w:left="1080"/>
            </w:pPr>
            <w:r w:rsidRPr="00633127">
              <w:rPr>
                <w:b/>
              </w:rPr>
              <w:t>Step 2:</w:t>
            </w:r>
            <w:r w:rsidRPr="00633127">
              <w:t xml:space="preserve"> Click the check</w:t>
            </w:r>
            <w:r>
              <w:t xml:space="preserve"> </w:t>
            </w:r>
            <w:r w:rsidRPr="00633127">
              <w:t>box next to “Comma” and click [</w:t>
            </w:r>
            <w:r w:rsidRPr="00633127">
              <w:rPr>
                <w:b/>
              </w:rPr>
              <w:t>Next</w:t>
            </w:r>
            <w:r w:rsidRPr="00633127">
              <w:t>].</w:t>
            </w:r>
          </w:p>
        </w:tc>
        <w:tc>
          <w:tcPr>
            <w:tcW w:w="4590" w:type="dxa"/>
          </w:tcPr>
          <w:p w14:paraId="39F92786" w14:textId="77777777" w:rsidR="001A029C" w:rsidRPr="00633127" w:rsidRDefault="001A029C" w:rsidP="00E953F0">
            <w:pPr>
              <w:pStyle w:val="ImageRight"/>
            </w:pPr>
            <w:r w:rsidRPr="00633127">
              <w:drawing>
                <wp:inline distT="0" distB="0" distL="0" distR="0" wp14:anchorId="5BC68BED" wp14:editId="6AF2D97D">
                  <wp:extent cx="2697480" cy="1926772"/>
                  <wp:effectExtent l="0" t="0" r="762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14:paraId="138EC197" w14:textId="77777777" w:rsidTr="0070766E">
        <w:tc>
          <w:tcPr>
            <w:tcW w:w="4968" w:type="dxa"/>
          </w:tcPr>
          <w:p w14:paraId="672C6820" w14:textId="77777777" w:rsidR="001A029C" w:rsidRPr="00633127" w:rsidRDefault="001A029C" w:rsidP="00D1375C">
            <w:pPr>
              <w:pStyle w:val="ListParagraph"/>
              <w:numPr>
                <w:ilvl w:val="1"/>
                <w:numId w:val="58"/>
              </w:numPr>
              <w:spacing w:before="60" w:after="60"/>
              <w:ind w:left="1080"/>
            </w:pPr>
            <w:r w:rsidRPr="00633127">
              <w:rPr>
                <w:b/>
              </w:rPr>
              <w:t>Step 3:</w:t>
            </w:r>
            <w:r w:rsidRPr="00633127">
              <w:t xml:space="preserve"> Format numerical data as text. </w:t>
            </w:r>
          </w:p>
          <w:p w14:paraId="2DA38F7C" w14:textId="77777777" w:rsidR="001A029C" w:rsidRPr="00633127" w:rsidRDefault="001A029C" w:rsidP="00D1375C">
            <w:pPr>
              <w:pStyle w:val="ListParagraph"/>
              <w:numPr>
                <w:ilvl w:val="0"/>
                <w:numId w:val="58"/>
              </w:numPr>
              <w:spacing w:before="60" w:after="0"/>
              <w:ind w:left="1440"/>
            </w:pPr>
            <w:r w:rsidRPr="00633127">
              <w:t>In the Data Preview section, click a column. (The selected column will have a black background.)</w:t>
            </w:r>
          </w:p>
          <w:p w14:paraId="76C4452F" w14:textId="77777777" w:rsidR="001A029C" w:rsidRPr="00633127" w:rsidRDefault="001A029C" w:rsidP="00D1375C">
            <w:pPr>
              <w:pStyle w:val="ListParagraph"/>
              <w:numPr>
                <w:ilvl w:val="0"/>
                <w:numId w:val="58"/>
              </w:numPr>
              <w:spacing w:after="0"/>
              <w:ind w:left="1440"/>
            </w:pPr>
            <w:r w:rsidRPr="00633127">
              <w:t>In the Column Data Format section, click the radio button next to “Text.”</w:t>
            </w:r>
          </w:p>
          <w:p w14:paraId="629F24AB" w14:textId="77777777" w:rsidR="001A029C" w:rsidRPr="00633127" w:rsidRDefault="001A029C" w:rsidP="00D1375C">
            <w:pPr>
              <w:pStyle w:val="ListParagraph"/>
              <w:numPr>
                <w:ilvl w:val="0"/>
                <w:numId w:val="58"/>
              </w:numPr>
              <w:spacing w:after="0"/>
              <w:ind w:left="1440"/>
            </w:pPr>
            <w:r>
              <w:t>Repeat for each column.</w:t>
            </w:r>
          </w:p>
          <w:p w14:paraId="0E4E930F" w14:textId="77777777" w:rsidR="001A029C" w:rsidRPr="00633127" w:rsidRDefault="001A029C" w:rsidP="00D1375C">
            <w:pPr>
              <w:pStyle w:val="ListParagraph"/>
              <w:numPr>
                <w:ilvl w:val="0"/>
                <w:numId w:val="60"/>
              </w:numPr>
              <w:spacing w:before="60" w:after="60"/>
              <w:ind w:left="1080"/>
            </w:pPr>
            <w:r w:rsidRPr="00633127">
              <w:t>Click [</w:t>
            </w:r>
            <w:r w:rsidRPr="00633127">
              <w:rPr>
                <w:b/>
              </w:rPr>
              <w:t>Finish</w:t>
            </w:r>
            <w:r w:rsidRPr="00633127">
              <w:t xml:space="preserve">]. The data should populate in separate columns in Excel. </w:t>
            </w:r>
          </w:p>
        </w:tc>
        <w:tc>
          <w:tcPr>
            <w:tcW w:w="4590" w:type="dxa"/>
          </w:tcPr>
          <w:p w14:paraId="776C5F3E" w14:textId="77777777" w:rsidR="001A029C" w:rsidRPr="00633127" w:rsidRDefault="001A029C" w:rsidP="00E953F0">
            <w:pPr>
              <w:pStyle w:val="ImageRight"/>
            </w:pPr>
            <w:r w:rsidRPr="00633127">
              <w:drawing>
                <wp:inline distT="0" distB="0" distL="0" distR="0" wp14:anchorId="018E7AD0" wp14:editId="520A2E57">
                  <wp:extent cx="2697480" cy="1926772"/>
                  <wp:effectExtent l="0" t="0" r="762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bl>
    <w:p w14:paraId="66A57F44" w14:textId="77777777" w:rsidR="004B4E28" w:rsidRDefault="00360EEF" w:rsidP="00360EEF">
      <w:pPr>
        <w:pStyle w:val="Heading1"/>
      </w:pPr>
      <w:bookmarkStart w:id="1009" w:name="_Toc335300723"/>
      <w:bookmarkStart w:id="1010" w:name="_Toc336261689"/>
      <w:bookmarkStart w:id="1011" w:name="_Toc345239415"/>
      <w:bookmarkStart w:id="1012" w:name="_Ref389477450"/>
      <w:bookmarkStart w:id="1013" w:name="_Ref389477454"/>
      <w:bookmarkStart w:id="1014" w:name="_Toc391560351"/>
      <w:bookmarkStart w:id="1015" w:name="_Toc433196142"/>
      <w:r>
        <w:t xml:space="preserve">Appendix C. </w:t>
      </w:r>
      <w:r w:rsidR="004B4E28">
        <w:t>Common Errors with File Uploads</w:t>
      </w:r>
      <w:bookmarkEnd w:id="1009"/>
      <w:bookmarkEnd w:id="1010"/>
      <w:bookmarkEnd w:id="1011"/>
      <w:bookmarkEnd w:id="1012"/>
      <w:bookmarkEnd w:id="1013"/>
      <w:bookmarkEnd w:id="1014"/>
      <w:bookmarkEnd w:id="1015"/>
    </w:p>
    <w:p w14:paraId="7610437E" w14:textId="77777777" w:rsidR="004B4E28" w:rsidRPr="00633127" w:rsidRDefault="004B4E28" w:rsidP="004B4E28">
      <w:r w:rsidRPr="00633127">
        <w:t>For upload tasks</w:t>
      </w:r>
      <w:r>
        <w:t>,</w:t>
      </w:r>
      <w:r w:rsidRPr="00633127">
        <w:t xml:space="preserve"> common errors can prevent records from being added or modified correctly. </w:t>
      </w:r>
    </w:p>
    <w:p w14:paraId="68FA3946" w14:textId="77777777" w:rsidR="004B4E28" w:rsidRPr="00633127" w:rsidRDefault="004B4E28" w:rsidP="00181533">
      <w:pPr>
        <w:pStyle w:val="SectionHeading"/>
      </w:pPr>
      <w:r w:rsidRPr="00633127">
        <w:t>File Validation</w:t>
      </w:r>
    </w:p>
    <w:p w14:paraId="6274200C" w14:textId="77777777" w:rsidR="004B4E28" w:rsidRPr="00181533" w:rsidRDefault="00DD7873" w:rsidP="00796A00">
      <w:r>
        <w:t>ART</w:t>
      </w:r>
      <w:r w:rsidR="004B4E28" w:rsidRPr="00633127">
        <w:t xml:space="preserve"> “screens” each file to check for any errors in the file. If your file has no errors, you will see “Your file has </w:t>
      </w:r>
      <w:r w:rsidR="004B4E28">
        <w:t>successfully been saved</w:t>
      </w:r>
      <w:r w:rsidR="004B4E28" w:rsidRPr="00633127">
        <w:t xml:space="preserve">.” This message indicates that the file was uploaded successfully and </w:t>
      </w:r>
      <w:r w:rsidR="004B4E28">
        <w:t>contains</w:t>
      </w:r>
      <w:r w:rsidR="004B4E28" w:rsidRPr="00633127">
        <w:t xml:space="preserve"> no errors. (The file has not yet been committed to </w:t>
      </w:r>
      <w:r>
        <w:t>ART</w:t>
      </w:r>
      <w:r w:rsidR="004B4E28" w:rsidRPr="00633127">
        <w:t xml:space="preserve">.) </w:t>
      </w:r>
      <w:r w:rsidR="004B4E28" w:rsidRPr="000F4FD4">
        <w:rPr>
          <w:rStyle w:val="Emphasis"/>
          <w:i w:val="0"/>
        </w:rPr>
        <w:t xml:space="preserve">Records without errors </w:t>
      </w:r>
      <w:r w:rsidR="000F4FD4">
        <w:rPr>
          <w:rStyle w:val="Emphasis"/>
          <w:i w:val="0"/>
        </w:rPr>
        <w:t>are</w:t>
      </w:r>
      <w:r w:rsidR="004B4E28" w:rsidRPr="000F4FD4">
        <w:rPr>
          <w:rStyle w:val="Emphasis"/>
          <w:i w:val="0"/>
        </w:rPr>
        <w:t xml:space="preserve"> automatically accepted by the system. </w:t>
      </w:r>
    </w:p>
    <w:p w14:paraId="1BFE6299" w14:textId="77777777" w:rsidR="004B4E28" w:rsidRPr="00633127" w:rsidRDefault="004B4E28" w:rsidP="004B4E28">
      <w:pPr>
        <w:rPr>
          <w:b/>
          <w:i/>
        </w:rPr>
      </w:pPr>
      <w:r w:rsidRPr="00633127">
        <w:rPr>
          <w:b/>
          <w:i/>
        </w:rPr>
        <w:t>If your file has errors</w:t>
      </w:r>
    </w:p>
    <w:p w14:paraId="09195330" w14:textId="77777777" w:rsidR="004B4E28" w:rsidRPr="00633127" w:rsidRDefault="004B4E28" w:rsidP="004B4E28">
      <w:r w:rsidRPr="00633127">
        <w:t xml:space="preserve">Files with data </w:t>
      </w:r>
      <w:r w:rsidRPr="000F4FD4">
        <w:t>not in the correct format</w:t>
      </w:r>
      <w:r w:rsidRPr="00633127">
        <w:t xml:space="preserve"> as shown in the template generate error messages by row, identifying the error</w:t>
      </w:r>
      <w:r w:rsidR="007C7A96">
        <w:t>s</w:t>
      </w:r>
      <w:r w:rsidRPr="00633127">
        <w:t xml:space="preserve"> by line (row) </w:t>
      </w:r>
      <w:r>
        <w:t xml:space="preserve">for each invalid </w:t>
      </w:r>
      <w:r w:rsidRPr="00633127">
        <w:t xml:space="preserve">record in the file. </w:t>
      </w:r>
    </w:p>
    <w:p w14:paraId="2B99167B" w14:textId="77777777" w:rsidR="004B4E28" w:rsidRPr="004B4E28" w:rsidRDefault="004B4E28" w:rsidP="004B4E28">
      <w:pPr>
        <w:rPr>
          <w:i/>
        </w:rPr>
      </w:pPr>
      <w:r w:rsidRPr="00633127">
        <w:t xml:space="preserve">Some errors prevent a record from uploading (e.g., invalid </w:t>
      </w:r>
      <w:r>
        <w:t>parent entity</w:t>
      </w:r>
      <w:r w:rsidRPr="00633127">
        <w:t>). A table of validation messages appear</w:t>
      </w:r>
      <w:r w:rsidR="000F4FD4">
        <w:t>s</w:t>
      </w:r>
      <w:r w:rsidRPr="00633127">
        <w:t xml:space="preserve"> and contains information about the errors.</w:t>
      </w:r>
      <w:r w:rsidRPr="004B4E28">
        <w:rPr>
          <w:i/>
        </w:rPr>
        <w:t xml:space="preserve"> </w:t>
      </w:r>
      <w:r w:rsidRPr="00633127">
        <w:rPr>
          <w:i/>
        </w:rPr>
        <w:t xml:space="preserve">Note: It is possible for a single record to have multiple errors. </w:t>
      </w:r>
    </w:p>
    <w:p w14:paraId="2B002F72" w14:textId="77777777" w:rsidR="004B4E28" w:rsidRPr="007A37E8" w:rsidRDefault="003740BC" w:rsidP="00796A00">
      <w:pPr>
        <w:pStyle w:val="ImageCaption"/>
      </w:pPr>
      <w:bookmarkStart w:id="1016" w:name="_Toc391560270"/>
      <w:bookmarkStart w:id="1017" w:name="_Toc433196204"/>
      <w:r>
        <w:t>Figure </w:t>
      </w:r>
      <w:r w:rsidR="008A2B77">
        <w:fldChar w:fldCharType="begin"/>
      </w:r>
      <w:r w:rsidR="008A2B77">
        <w:instrText xml:space="preserve"> SEQ Figure \* ARABIC </w:instrText>
      </w:r>
      <w:r w:rsidR="008A2B77">
        <w:fldChar w:fldCharType="separate"/>
      </w:r>
      <w:r w:rsidR="00211B29">
        <w:rPr>
          <w:noProof/>
        </w:rPr>
        <w:t>61</w:t>
      </w:r>
      <w:r w:rsidR="008A2B77">
        <w:rPr>
          <w:noProof/>
        </w:rPr>
        <w:fldChar w:fldCharType="end"/>
      </w:r>
      <w:r w:rsidRPr="00E17057">
        <w:t xml:space="preserve">. </w:t>
      </w:r>
      <w:r w:rsidR="004B4E28">
        <w:t>Sample Error Message</w:t>
      </w:r>
      <w:bookmarkEnd w:id="1016"/>
      <w:bookmarkEnd w:id="1017"/>
    </w:p>
    <w:p w14:paraId="4128FC2F" w14:textId="4CD844E7" w:rsidR="004B4E28" w:rsidRPr="00633127" w:rsidRDefault="008958BE" w:rsidP="003740BC">
      <w:pPr>
        <w:pStyle w:val="Image"/>
      </w:pPr>
      <w:r>
        <w:rPr>
          <w:rFonts w:ascii="Calibri" w:hAnsi="Calibri" w:cs="Calibri"/>
          <w:color w:val="1F497D"/>
        </w:rPr>
        <w:drawing>
          <wp:inline distT="0" distB="0" distL="0" distR="0" wp14:anchorId="6E62CD79" wp14:editId="54931E68">
            <wp:extent cx="6272784" cy="411480"/>
            <wp:effectExtent l="19050" t="19050" r="13970" b="26670"/>
            <wp:docPr id="22" name="Picture 22" descr="cid:image008.png@01D110E6.E045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8.png@01D110E6.E0451000"/>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6272784" cy="411480"/>
                    </a:xfrm>
                    <a:prstGeom prst="rect">
                      <a:avLst/>
                    </a:prstGeom>
                    <a:noFill/>
                    <a:ln>
                      <a:solidFill>
                        <a:schemeClr val="tx1"/>
                      </a:solidFill>
                    </a:ln>
                  </pic:spPr>
                </pic:pic>
              </a:graphicData>
            </a:graphic>
          </wp:inline>
        </w:drawing>
      </w:r>
    </w:p>
    <w:p w14:paraId="5C5F73C2" w14:textId="77777777" w:rsidR="004B4E28" w:rsidRPr="00633127" w:rsidRDefault="004B4E28" w:rsidP="004B4E28"/>
    <w:p w14:paraId="54E8CDC4" w14:textId="77777777" w:rsidR="004B4E28" w:rsidRPr="00633127" w:rsidRDefault="004B4E28" w:rsidP="00910B75">
      <w:pPr>
        <w:pStyle w:val="ListBullet"/>
      </w:pPr>
      <w:r w:rsidRPr="00074CF8">
        <w:rPr>
          <w:rStyle w:val="Strong"/>
        </w:rPr>
        <w:t>Record #:</w:t>
      </w:r>
      <w:r w:rsidRPr="00633127">
        <w:t xml:space="preserve"> The row in the file in which the error appeared</w:t>
      </w:r>
    </w:p>
    <w:p w14:paraId="022AAE73" w14:textId="77777777" w:rsidR="004B4E28" w:rsidRPr="00633127" w:rsidRDefault="004B4E28" w:rsidP="00910B75">
      <w:pPr>
        <w:pStyle w:val="ListBullet"/>
      </w:pPr>
      <w:r w:rsidRPr="00074CF8">
        <w:rPr>
          <w:rStyle w:val="Strong"/>
        </w:rPr>
        <w:t>Field Name:</w:t>
      </w:r>
      <w:r w:rsidRPr="00633127">
        <w:t xml:space="preserve"> The column name that contains the error</w:t>
      </w:r>
    </w:p>
    <w:p w14:paraId="3A7327E0" w14:textId="77777777" w:rsidR="004B4E28" w:rsidRPr="00633127" w:rsidRDefault="004B4E28" w:rsidP="00910B75">
      <w:pPr>
        <w:pStyle w:val="ListBullet"/>
      </w:pPr>
      <w:r w:rsidRPr="00074CF8">
        <w:rPr>
          <w:rStyle w:val="Strong"/>
        </w:rPr>
        <w:t>Field Value:</w:t>
      </w:r>
      <w:r w:rsidRPr="00633127">
        <w:t xml:space="preserve"> The text that you entered in the cell</w:t>
      </w:r>
    </w:p>
    <w:p w14:paraId="6ECD9BC2" w14:textId="77777777" w:rsidR="004B4E28" w:rsidRPr="00633127" w:rsidRDefault="004B4E28" w:rsidP="00910B75">
      <w:pPr>
        <w:pStyle w:val="ListBullet"/>
      </w:pPr>
      <w:r w:rsidRPr="00074CF8">
        <w:rPr>
          <w:rStyle w:val="Strong"/>
        </w:rPr>
        <w:t>Validation Message:</w:t>
      </w:r>
      <w:r w:rsidRPr="00633127">
        <w:t xml:space="preserve"> A brief description of the error</w:t>
      </w:r>
    </w:p>
    <w:p w14:paraId="60DD5B15" w14:textId="77777777" w:rsidR="004B4E28" w:rsidRPr="00633127" w:rsidRDefault="004B4E28" w:rsidP="004B4E28">
      <w:r w:rsidRPr="00633127">
        <w:t>Depending on the severity of the error(s)</w:t>
      </w:r>
      <w:r>
        <w:t>, one of the following will occur</w:t>
      </w:r>
      <w:r w:rsidRPr="00633127">
        <w:t>:</w:t>
      </w:r>
    </w:p>
    <w:p w14:paraId="26FC2D57" w14:textId="77777777" w:rsidR="004B4E28" w:rsidRPr="00633127" w:rsidRDefault="004B4E28" w:rsidP="00910B75">
      <w:pPr>
        <w:pStyle w:val="ListBullet"/>
      </w:pPr>
      <w:r>
        <w:t>T</w:t>
      </w:r>
      <w:r w:rsidRPr="00633127">
        <w:t>he file will fail to upload</w:t>
      </w:r>
      <w:r>
        <w:t>.</w:t>
      </w:r>
      <w:r w:rsidRPr="00633127">
        <w:t xml:space="preserve"> </w:t>
      </w:r>
    </w:p>
    <w:p w14:paraId="33642DFC" w14:textId="77777777" w:rsidR="004B4E28" w:rsidRPr="00633127" w:rsidRDefault="004B4E28" w:rsidP="00910B75">
      <w:pPr>
        <w:pStyle w:val="ListBullet"/>
      </w:pPr>
      <w:r>
        <w:t>T</w:t>
      </w:r>
      <w:r w:rsidRPr="00633127">
        <w:t xml:space="preserve">he file will upload, but </w:t>
      </w:r>
      <w:r w:rsidR="00DD7873">
        <w:t>ART</w:t>
      </w:r>
      <w:r w:rsidRPr="00633127">
        <w:t xml:space="preserve"> will exclude the record(s) that had errors. </w:t>
      </w:r>
    </w:p>
    <w:p w14:paraId="2544EC0C" w14:textId="77777777" w:rsidR="004B4E28" w:rsidRPr="00633127" w:rsidRDefault="004B4E28" w:rsidP="00910B75">
      <w:pPr>
        <w:pStyle w:val="ListBullet"/>
      </w:pPr>
      <w:r w:rsidRPr="00633127">
        <w:t xml:space="preserve">The file will upload, and </w:t>
      </w:r>
      <w:r w:rsidR="00DD7873">
        <w:t>ART</w:t>
      </w:r>
      <w:r w:rsidRPr="00633127">
        <w:t xml:space="preserve"> will accept the record(s) that had errors. (These records will need to be fixed in </w:t>
      </w:r>
      <w:r w:rsidR="00DD7873">
        <w:t>ART</w:t>
      </w:r>
      <w:r w:rsidRPr="00633127">
        <w:t xml:space="preserve"> or uploaded in a new file.)</w:t>
      </w:r>
    </w:p>
    <w:p w14:paraId="6020577B" w14:textId="77777777" w:rsidR="004B4E28" w:rsidRPr="00633127" w:rsidRDefault="004B4E28" w:rsidP="001672FC">
      <w:pPr>
        <w:pStyle w:val="Image"/>
      </w:pPr>
      <w:r>
        <w:drawing>
          <wp:inline distT="0" distB="0" distL="0" distR="0" wp14:anchorId="54EA85DC" wp14:editId="441E1D97">
            <wp:extent cx="5943600" cy="974725"/>
            <wp:effectExtent l="19050" t="19050" r="1905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solidFill>
                        <a:schemeClr val="bg1">
                          <a:lumMod val="65000"/>
                        </a:schemeClr>
                      </a:solidFill>
                    </a:ln>
                  </pic:spPr>
                </pic:pic>
              </a:graphicData>
            </a:graphic>
          </wp:inline>
        </w:drawing>
      </w:r>
    </w:p>
    <w:p w14:paraId="53C902B1" w14:textId="77777777" w:rsidR="004B4E28" w:rsidRPr="00633127" w:rsidRDefault="004B4E28" w:rsidP="004B4E28"/>
    <w:p w14:paraId="6179278D" w14:textId="77777777" w:rsidR="004B4E28" w:rsidRPr="00633127" w:rsidRDefault="004B4E28" w:rsidP="005845CC">
      <w:pPr>
        <w:keepNext/>
      </w:pPr>
      <w:r w:rsidRPr="00633127">
        <w:t>If your file included errors, you have two options:</w:t>
      </w:r>
    </w:p>
    <w:p w14:paraId="7FEF3199" w14:textId="77777777" w:rsidR="004B4E28" w:rsidRPr="00633127" w:rsidRDefault="004B4E28" w:rsidP="000406B3">
      <w:pPr>
        <w:pStyle w:val="ListBullet"/>
        <w:tabs>
          <w:tab w:val="clear" w:pos="360"/>
          <w:tab w:val="num" w:pos="720"/>
        </w:tabs>
      </w:pPr>
      <w:r w:rsidRPr="00222554">
        <w:rPr>
          <w:rStyle w:val="Strong"/>
        </w:rPr>
        <w:t>Abort the upload.</w:t>
      </w:r>
      <w:r w:rsidRPr="00222554">
        <w:t xml:space="preserve"> </w:t>
      </w:r>
      <w:r w:rsidRPr="00633127">
        <w:t>Click [</w:t>
      </w:r>
      <w:r w:rsidRPr="00074CF8">
        <w:rPr>
          <w:rStyle w:val="Strong"/>
        </w:rPr>
        <w:t>Cancel</w:t>
      </w:r>
      <w:r w:rsidRPr="00633127">
        <w:t>], and then click [</w:t>
      </w:r>
      <w:r w:rsidRPr="00074CF8">
        <w:rPr>
          <w:rStyle w:val="Strong"/>
        </w:rPr>
        <w:t>OK</w:t>
      </w:r>
      <w:r w:rsidRPr="00633127">
        <w:t xml:space="preserve">]. You can then make edits to the </w:t>
      </w:r>
      <w:r w:rsidR="00C94114">
        <w:t>upload</w:t>
      </w:r>
      <w:r w:rsidRPr="00633127">
        <w:t xml:space="preserve"> file, save it, and begin the upload process again.</w:t>
      </w:r>
    </w:p>
    <w:p w14:paraId="164EB192" w14:textId="77777777" w:rsidR="004B4E28" w:rsidRPr="00633127" w:rsidRDefault="004B4E28" w:rsidP="000406B3">
      <w:pPr>
        <w:pStyle w:val="ListBullet"/>
        <w:tabs>
          <w:tab w:val="clear" w:pos="360"/>
          <w:tab w:val="num" w:pos="720"/>
        </w:tabs>
      </w:pPr>
      <w:r w:rsidRPr="00074CF8">
        <w:rPr>
          <w:rStyle w:val="Strong"/>
        </w:rPr>
        <w:t xml:space="preserve">Proceed with the upload, and add the information to </w:t>
      </w:r>
      <w:r w:rsidR="00F51475">
        <w:rPr>
          <w:rStyle w:val="Strong"/>
        </w:rPr>
        <w:t>ART</w:t>
      </w:r>
      <w:r w:rsidRPr="00074CF8">
        <w:rPr>
          <w:rStyle w:val="Strong"/>
        </w:rPr>
        <w:t>.</w:t>
      </w:r>
      <w:r w:rsidRPr="00633127">
        <w:t xml:space="preserve"> To do so, click [</w:t>
      </w:r>
      <w:r w:rsidR="00C94114" w:rsidRPr="00074CF8">
        <w:rPr>
          <w:rStyle w:val="Strong"/>
        </w:rPr>
        <w:t>Save</w:t>
      </w:r>
      <w:r w:rsidRPr="00633127">
        <w:t xml:space="preserve">]. Only </w:t>
      </w:r>
      <w:r w:rsidR="00C94114">
        <w:t xml:space="preserve">error-free </w:t>
      </w:r>
      <w:r w:rsidRPr="00633127">
        <w:t xml:space="preserve">records or records with acceptable errors </w:t>
      </w:r>
      <w:r w:rsidR="00C94114">
        <w:t xml:space="preserve">(rows in yellow) </w:t>
      </w:r>
      <w:r w:rsidRPr="00633127">
        <w:t>will be uploaded to the system</w:t>
      </w:r>
      <w:r w:rsidR="00C94114">
        <w:t>.</w:t>
      </w:r>
      <w:r w:rsidRPr="00633127">
        <w:t xml:space="preserve"> </w:t>
      </w:r>
    </w:p>
    <w:p w14:paraId="63FEF299" w14:textId="77777777" w:rsidR="004B4E28" w:rsidRPr="00633127" w:rsidRDefault="004B4E28" w:rsidP="00910B75">
      <w:pPr>
        <w:pStyle w:val="SectionHeading"/>
      </w:pPr>
      <w:r w:rsidRPr="00633127">
        <w:t>These are some common errors:</w:t>
      </w:r>
    </w:p>
    <w:p w14:paraId="46ADB923" w14:textId="77777777" w:rsidR="004B4E28" w:rsidRPr="00633127" w:rsidRDefault="004B4E28" w:rsidP="00910B75">
      <w:pPr>
        <w:pStyle w:val="ListBullet"/>
      </w:pPr>
      <w:r w:rsidRPr="00633127">
        <w:t>Having blank rows between records</w:t>
      </w:r>
    </w:p>
    <w:p w14:paraId="11A46097" w14:textId="77777777" w:rsidR="004B4E28" w:rsidRPr="00633127" w:rsidRDefault="004B4E28" w:rsidP="00910B75">
      <w:pPr>
        <w:pStyle w:val="ListBullet"/>
      </w:pPr>
      <w:r w:rsidRPr="00633127">
        <w:t>Inserting invalid characters (refer to appropriate user guide sections for information about accepted formats)</w:t>
      </w:r>
    </w:p>
    <w:p w14:paraId="6A1A3168" w14:textId="77777777" w:rsidR="004B4E28" w:rsidRDefault="00C94114" w:rsidP="00910B75">
      <w:pPr>
        <w:pStyle w:val="ListBullet"/>
      </w:pPr>
      <w:r>
        <w:t xml:space="preserve">Uploading a </w:t>
      </w:r>
      <w:r w:rsidR="004B4E28" w:rsidRPr="00633127">
        <w:t xml:space="preserve">file </w:t>
      </w:r>
      <w:r w:rsidR="004B4E28">
        <w:t>that contains</w:t>
      </w:r>
      <w:r w:rsidR="004B4E28" w:rsidRPr="00633127">
        <w:t xml:space="preserve"> </w:t>
      </w:r>
      <w:r>
        <w:t>parent entities</w:t>
      </w:r>
      <w:r w:rsidR="004B4E28" w:rsidRPr="00633127">
        <w:t xml:space="preserve"> </w:t>
      </w:r>
      <w:r>
        <w:t>that</w:t>
      </w:r>
      <w:r w:rsidR="004B4E28">
        <w:t xml:space="preserve"> do not already exist</w:t>
      </w:r>
      <w:r w:rsidR="004B4E28" w:rsidRPr="00633127">
        <w:t xml:space="preserve"> in </w:t>
      </w:r>
      <w:r w:rsidR="00DD7873">
        <w:t>ART</w:t>
      </w:r>
      <w:r w:rsidR="004B4E28">
        <w:t>.</w:t>
      </w:r>
    </w:p>
    <w:p w14:paraId="09E65799" w14:textId="77777777" w:rsidR="008006ED" w:rsidRDefault="004B4E28" w:rsidP="00EA3BD6">
      <w:pPr>
        <w:pStyle w:val="ListBullet"/>
      </w:pPr>
      <w:r>
        <w:t xml:space="preserve">Uploading a file for students or </w:t>
      </w:r>
      <w:r w:rsidR="008041E2">
        <w:t>users</w:t>
      </w:r>
      <w:r w:rsidR="000406B3">
        <w:t xml:space="preserve"> in an institution </w:t>
      </w:r>
      <w:r>
        <w:t>or district with which you are not associated.</w:t>
      </w:r>
    </w:p>
    <w:p w14:paraId="64BB42E0" w14:textId="51FAF2D4" w:rsidR="00EA3BD6" w:rsidRDefault="00BA2C3C" w:rsidP="00BA5D8F">
      <w:pPr>
        <w:pStyle w:val="ListBullet"/>
      </w:pPr>
      <w:r>
        <w:t>For fields where multiple values can be entered (i.e. Non-Embedded Designated Supports and Accommodations) entries</w:t>
      </w:r>
      <w:r w:rsidR="00C052A0">
        <w:t xml:space="preserve"> must be separated with a </w:t>
      </w:r>
      <w:r w:rsidR="00C359EF" w:rsidRPr="00BA5D8F">
        <w:rPr>
          <w:b/>
        </w:rPr>
        <w:t>semicolon</w:t>
      </w:r>
      <w:r w:rsidR="00C052A0">
        <w:t xml:space="preserve">; otherwise </w:t>
      </w:r>
      <w:r w:rsidR="00BA5D8F">
        <w:t xml:space="preserve">a validation error will appear. </w:t>
      </w:r>
    </w:p>
    <w:p w14:paraId="7F017159" w14:textId="77777777" w:rsidR="00EA3BD6" w:rsidRDefault="00EA3BD6" w:rsidP="00EA3BD6">
      <w:pPr>
        <w:pStyle w:val="Heading1"/>
      </w:pPr>
      <w:bookmarkStart w:id="1018" w:name="_Ref397525505"/>
      <w:bookmarkStart w:id="1019" w:name="_Toc433196143"/>
      <w:r>
        <w:t>Appendix D. About the Calendar Widgets</w:t>
      </w:r>
      <w:bookmarkEnd w:id="1018"/>
      <w:bookmarkEnd w:id="1019"/>
    </w:p>
    <w:p w14:paraId="75666BB3" w14:textId="77777777" w:rsidR="00A408A5" w:rsidRDefault="00E67D28" w:rsidP="006B718E">
      <w:pPr>
        <w:pStyle w:val="Caption"/>
        <w:keepNext/>
        <w:jc w:val="left"/>
      </w:pPr>
      <w:r>
        <w:t>A number of fields throughout the ART interface require you to enter a date. Each of these fields contains a calendar widget that allows you to select a date easily.</w:t>
      </w:r>
      <w:r w:rsidR="00A408A5" w:rsidRPr="00A408A5">
        <w:t xml:space="preserve"> </w:t>
      </w:r>
    </w:p>
    <w:p w14:paraId="753EA258" w14:textId="77777777" w:rsidR="00A408A5" w:rsidRDefault="00A408A5" w:rsidP="00A408A5">
      <w:pPr>
        <w:pStyle w:val="ListBullet"/>
        <w:numPr>
          <w:ilvl w:val="0"/>
          <w:numId w:val="0"/>
        </w:num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3"/>
        <w:gridCol w:w="4727"/>
      </w:tblGrid>
      <w:tr w:rsidR="00A408A5" w14:paraId="307D6213" w14:textId="77777777" w:rsidTr="00A408A5">
        <w:trPr>
          <w:cnfStyle w:val="100000000000" w:firstRow="1" w:lastRow="0" w:firstColumn="0" w:lastColumn="0" w:oddVBand="0" w:evenVBand="0" w:oddHBand="0" w:evenHBand="0" w:firstRowFirstColumn="0" w:firstRowLastColumn="0" w:lastRowFirstColumn="0" w:lastRowLastColumn="0"/>
        </w:trPr>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EE6EE98" w14:textId="77777777" w:rsidR="00A408A5" w:rsidRDefault="00A408A5" w:rsidP="00853036">
            <w:pPr>
              <w:pStyle w:val="ListBullet"/>
              <w:numPr>
                <w:ilvl w:val="0"/>
                <w:numId w:val="104"/>
              </w:numPr>
              <w:ind w:left="360"/>
            </w:pPr>
            <w:r>
              <w:t xml:space="preserve">To access the calendar widget, click the calendar [ </w:t>
            </w:r>
            <w:r>
              <w:rPr>
                <w:noProof/>
              </w:rPr>
              <w:drawing>
                <wp:inline distT="0" distB="0" distL="0" distR="0" wp14:anchorId="52620D6F" wp14:editId="16AA4487">
                  <wp:extent cx="182880" cy="166255"/>
                  <wp:effectExtent l="0" t="0" r="7620" b="571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The widget pops up.</w:t>
            </w:r>
          </w:p>
          <w:p w14:paraId="7C5C3B52" w14:textId="77777777" w:rsidR="00A408A5" w:rsidRDefault="00A408A5" w:rsidP="00853036">
            <w:pPr>
              <w:pStyle w:val="ListBullet"/>
              <w:numPr>
                <w:ilvl w:val="0"/>
                <w:numId w:val="104"/>
              </w:numPr>
              <w:ind w:left="360"/>
            </w:pPr>
            <w:r>
              <w:t>To select a date, simply click the date on the calendar.</w:t>
            </w:r>
          </w:p>
          <w:p w14:paraId="795CAD99" w14:textId="77777777" w:rsidR="00A408A5" w:rsidRDefault="00A408A5" w:rsidP="00853036">
            <w:pPr>
              <w:pStyle w:val="ListBullet"/>
              <w:numPr>
                <w:ilvl w:val="0"/>
                <w:numId w:val="104"/>
              </w:numPr>
              <w:ind w:left="360"/>
            </w:pPr>
            <w:r>
              <w:t>To navigate to a different month, use the arrow buttons in the upper corners.</w:t>
            </w:r>
          </w:p>
          <w:p w14:paraId="737CCDAD" w14:textId="77777777" w:rsidR="00A408A5" w:rsidRDefault="00A408A5" w:rsidP="00853036">
            <w:pPr>
              <w:pStyle w:val="ListBullet"/>
              <w:numPr>
                <w:ilvl w:val="0"/>
                <w:numId w:val="104"/>
              </w:numPr>
              <w:ind w:left="360"/>
            </w:pPr>
            <w:r>
              <w:t>To select today’s date, click [</w:t>
            </w:r>
            <w:r w:rsidRPr="00E67D28">
              <w:rPr>
                <w:rStyle w:val="Strong"/>
              </w:rPr>
              <w:t>Today</w:t>
            </w:r>
            <w:r>
              <w:t>] in the bottom left corner.</w:t>
            </w:r>
          </w:p>
          <w:p w14:paraId="15EB52DF" w14:textId="77777777" w:rsidR="00A408A5" w:rsidRDefault="00A408A5" w:rsidP="00853036">
            <w:pPr>
              <w:pStyle w:val="ListBullet"/>
              <w:numPr>
                <w:ilvl w:val="0"/>
                <w:numId w:val="104"/>
              </w:numPr>
              <w:ind w:left="360"/>
            </w:pPr>
            <w:r>
              <w:t>To clear the entered date in the field, click [</w:t>
            </w:r>
            <w:r w:rsidRPr="00E67D28">
              <w:rPr>
                <w:rStyle w:val="Strong"/>
              </w:rPr>
              <w:t>Clear</w:t>
            </w:r>
            <w:r>
              <w:t>] in the bottom left corner.</w:t>
            </w:r>
          </w:p>
          <w:p w14:paraId="7FD6F393" w14:textId="77777777" w:rsidR="00A408A5" w:rsidRDefault="00A408A5" w:rsidP="00853036">
            <w:pPr>
              <w:pStyle w:val="ListBullet"/>
              <w:numPr>
                <w:ilvl w:val="0"/>
                <w:numId w:val="104"/>
              </w:numPr>
              <w:ind w:left="360"/>
            </w:pPr>
            <w:r>
              <w:t>If you click the [</w:t>
            </w:r>
            <w:r w:rsidRPr="00957F19">
              <w:rPr>
                <w:rStyle w:val="Strong"/>
              </w:rPr>
              <w:t>Weeks</w:t>
            </w:r>
            <w:r>
              <w:t xml:space="preserve">] button, the widget displays </w:t>
            </w:r>
            <w:r w:rsidR="000D1226">
              <w:t xml:space="preserve">the </w:t>
            </w:r>
            <w:r>
              <w:t>number for each week, where the first full week of the calendar year is “1.”</w:t>
            </w:r>
          </w:p>
          <w:p w14:paraId="744B41F0" w14:textId="77777777" w:rsidR="00A408A5" w:rsidRDefault="00A408A5" w:rsidP="00853036">
            <w:pPr>
              <w:pStyle w:val="ListBullet"/>
              <w:numPr>
                <w:ilvl w:val="0"/>
                <w:numId w:val="104"/>
              </w:numPr>
              <w:ind w:left="360"/>
            </w:pPr>
            <w:r>
              <w:t>To quickly navigate to different months and years, click the month name at the top of the widget. The widget displays names of months rather than calendar dates. In this view, the arrow buttons in the corners allow you to navigate to different years.</w:t>
            </w:r>
          </w:p>
          <w:p w14:paraId="062D97FD" w14:textId="77777777" w:rsidR="00A408A5" w:rsidRDefault="00A408A5" w:rsidP="00853036">
            <w:pPr>
              <w:pStyle w:val="ListBullet"/>
              <w:numPr>
                <w:ilvl w:val="0"/>
                <w:numId w:val="104"/>
              </w:numPr>
              <w:ind w:left="360"/>
            </w:pPr>
            <w:r>
              <w:t>To close the widget, click [</w:t>
            </w:r>
            <w:r w:rsidRPr="00A408A5">
              <w:rPr>
                <w:rStyle w:val="Strong"/>
              </w:rPr>
              <w:t>Close</w:t>
            </w:r>
            <w:r>
              <w:t>].</w:t>
            </w:r>
          </w:p>
          <w:p w14:paraId="1E2C8BDF" w14:textId="77777777" w:rsidR="00A408A5" w:rsidRDefault="00A408A5" w:rsidP="00EA3BD6">
            <w:pPr>
              <w:pStyle w:val="ListBullet"/>
              <w:numPr>
                <w:ilvl w:val="0"/>
                <w:numId w:val="0"/>
              </w:numPr>
            </w:pPr>
          </w:p>
        </w:tc>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DFE9E03" w14:textId="77777777" w:rsidR="00A408A5" w:rsidRDefault="00A408A5" w:rsidP="00A408A5">
            <w:pPr>
              <w:pStyle w:val="Caption"/>
              <w:keepNext/>
            </w:pPr>
            <w:bookmarkStart w:id="1020" w:name="_Toc433196205"/>
            <w:r>
              <w:t xml:space="preserve">Figure </w:t>
            </w:r>
            <w:r w:rsidR="008A2B77">
              <w:fldChar w:fldCharType="begin"/>
            </w:r>
            <w:r w:rsidR="008A2B77">
              <w:instrText xml:space="preserve"> SEQ Figure \* ARABIC </w:instrText>
            </w:r>
            <w:r w:rsidR="008A2B77">
              <w:fldChar w:fldCharType="separate"/>
            </w:r>
            <w:r w:rsidR="00211B29">
              <w:rPr>
                <w:noProof/>
              </w:rPr>
              <w:t>62</w:t>
            </w:r>
            <w:r w:rsidR="008A2B77">
              <w:rPr>
                <w:noProof/>
              </w:rPr>
              <w:fldChar w:fldCharType="end"/>
            </w:r>
            <w:r>
              <w:t>. Calendar Widget</w:t>
            </w:r>
            <w:bookmarkEnd w:id="1020"/>
          </w:p>
          <w:p w14:paraId="1C00B52E" w14:textId="77777777" w:rsidR="00A408A5" w:rsidRDefault="00A408A5" w:rsidP="00A408A5">
            <w:pPr>
              <w:pStyle w:val="ListBullet"/>
              <w:numPr>
                <w:ilvl w:val="0"/>
                <w:numId w:val="0"/>
              </w:numPr>
              <w:jc w:val="center"/>
            </w:pPr>
            <w:r>
              <w:rPr>
                <w:noProof/>
              </w:rPr>
              <w:drawing>
                <wp:inline distT="0" distB="0" distL="0" distR="0" wp14:anchorId="1D13A36C" wp14:editId="15711870">
                  <wp:extent cx="2057400" cy="2353489"/>
                  <wp:effectExtent l="0" t="0" r="0" b="889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57400" cy="2353489"/>
                          </a:xfrm>
                          <a:prstGeom prst="rect">
                            <a:avLst/>
                          </a:prstGeom>
                          <a:noFill/>
                          <a:ln>
                            <a:noFill/>
                          </a:ln>
                        </pic:spPr>
                      </pic:pic>
                    </a:graphicData>
                  </a:graphic>
                </wp:inline>
              </w:drawing>
            </w:r>
          </w:p>
          <w:p w14:paraId="62336240" w14:textId="77777777" w:rsidR="00A408A5" w:rsidRDefault="00A408A5" w:rsidP="00A408A5">
            <w:pPr>
              <w:pStyle w:val="Caption"/>
              <w:keepNext/>
            </w:pPr>
          </w:p>
          <w:p w14:paraId="684D2875" w14:textId="77777777" w:rsidR="00A408A5" w:rsidRDefault="00A408A5" w:rsidP="00A408A5">
            <w:pPr>
              <w:pStyle w:val="Caption"/>
              <w:keepNext/>
            </w:pPr>
            <w:bookmarkStart w:id="1021" w:name="_Toc433196206"/>
            <w:r>
              <w:t xml:space="preserve">Figure </w:t>
            </w:r>
            <w:r w:rsidR="008A2B77">
              <w:fldChar w:fldCharType="begin"/>
            </w:r>
            <w:r w:rsidR="008A2B77">
              <w:instrText xml:space="preserve"> SEQ Figure \* ARABIC </w:instrText>
            </w:r>
            <w:r w:rsidR="008A2B77">
              <w:fldChar w:fldCharType="separate"/>
            </w:r>
            <w:r w:rsidR="00211B29">
              <w:rPr>
                <w:noProof/>
              </w:rPr>
              <w:t>63</w:t>
            </w:r>
            <w:r w:rsidR="008A2B77">
              <w:rPr>
                <w:noProof/>
              </w:rPr>
              <w:fldChar w:fldCharType="end"/>
            </w:r>
            <w:r>
              <w:t>. Calendar Widget: Year View</w:t>
            </w:r>
            <w:bookmarkEnd w:id="1021"/>
          </w:p>
          <w:p w14:paraId="73161054" w14:textId="77777777" w:rsidR="00A408A5" w:rsidRDefault="00A408A5" w:rsidP="00A408A5">
            <w:pPr>
              <w:pStyle w:val="ListBullet"/>
              <w:numPr>
                <w:ilvl w:val="0"/>
                <w:numId w:val="0"/>
              </w:numPr>
              <w:jc w:val="center"/>
            </w:pPr>
            <w:r>
              <w:rPr>
                <w:noProof/>
              </w:rPr>
              <w:drawing>
                <wp:inline distT="0" distB="0" distL="0" distR="0" wp14:anchorId="2EC34EFD" wp14:editId="15BA12A2">
                  <wp:extent cx="1971675" cy="1979930"/>
                  <wp:effectExtent l="0" t="0" r="9525" b="127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71675" cy="1979930"/>
                          </a:xfrm>
                          <a:prstGeom prst="rect">
                            <a:avLst/>
                          </a:prstGeom>
                          <a:noFill/>
                          <a:ln>
                            <a:noFill/>
                          </a:ln>
                        </pic:spPr>
                      </pic:pic>
                    </a:graphicData>
                  </a:graphic>
                </wp:inline>
              </w:drawing>
            </w:r>
          </w:p>
        </w:tc>
      </w:tr>
    </w:tbl>
    <w:p w14:paraId="55283A9C" w14:textId="77777777" w:rsidR="00EA3BD6" w:rsidRDefault="00EA3BD6" w:rsidP="00EA3BD6">
      <w:pPr>
        <w:pStyle w:val="ListBullet"/>
        <w:numPr>
          <w:ilvl w:val="0"/>
          <w:numId w:val="0"/>
        </w:numPr>
      </w:pPr>
    </w:p>
    <w:p w14:paraId="035D45FF" w14:textId="77777777" w:rsidR="00957F19" w:rsidRDefault="00957F19" w:rsidP="00957F19">
      <w:pPr>
        <w:pStyle w:val="ListBullet"/>
        <w:numPr>
          <w:ilvl w:val="0"/>
          <w:numId w:val="0"/>
        </w:numPr>
        <w:ind w:left="360"/>
        <w:jc w:val="center"/>
      </w:pPr>
    </w:p>
    <w:sectPr w:rsidR="00957F19" w:rsidSect="003E4530">
      <w:headerReference w:type="default" r:id="rId112"/>
      <w:footerReference w:type="default" r:id="rId113"/>
      <w:pgSz w:w="12240" w:h="15840" w:code="1"/>
      <w:pgMar w:top="1872" w:right="1440" w:bottom="1530" w:left="1440" w:header="72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EFC43B" w15:done="0"/>
  <w15:commentEx w15:paraId="03066FAA" w15:done="0"/>
  <w15:commentEx w15:paraId="42153F2B" w15:done="0"/>
  <w15:commentEx w15:paraId="2B04FB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0495C" w14:textId="77777777" w:rsidR="008A2B77" w:rsidRDefault="008A2B77" w:rsidP="00235A30">
      <w:r>
        <w:separator/>
      </w:r>
    </w:p>
  </w:endnote>
  <w:endnote w:type="continuationSeparator" w:id="0">
    <w:p w14:paraId="57DB8021" w14:textId="77777777" w:rsidR="008A2B77" w:rsidRDefault="008A2B77" w:rsidP="00235A30">
      <w:r>
        <w:continuationSeparator/>
      </w:r>
    </w:p>
  </w:endnote>
  <w:endnote w:type="continuationNotice" w:id="1">
    <w:p w14:paraId="20F56F27" w14:textId="77777777" w:rsidR="008A2B77" w:rsidRDefault="008A2B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5086696"/>
      <w:docPartObj>
        <w:docPartGallery w:val="Page Numbers (Bottom of Page)"/>
        <w:docPartUnique/>
      </w:docPartObj>
    </w:sdtPr>
    <w:sdtEndPr>
      <w:rPr>
        <w:noProof/>
      </w:rPr>
    </w:sdtEndPr>
    <w:sdtContent>
      <w:p w14:paraId="30640C0E" w14:textId="77777777" w:rsidR="003C1C95" w:rsidRPr="00120ECA" w:rsidRDefault="003C1C95" w:rsidP="00120ECA">
        <w:pPr>
          <w:pStyle w:val="Footer"/>
          <w:tabs>
            <w:tab w:val="clear" w:pos="4680"/>
          </w:tabs>
          <w:rPr>
            <w:sz w:val="20"/>
            <w:szCs w:val="20"/>
          </w:rPr>
        </w:pPr>
        <w:r w:rsidRPr="00F9670E">
          <w:rPr>
            <w:noProof/>
          </w:rPr>
          <w:drawing>
            <wp:inline distT="0" distB="0" distL="0" distR="0" wp14:anchorId="6328334B" wp14:editId="1844A5E1">
              <wp:extent cx="5943600" cy="16644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664497"/>
                      </a:xfrm>
                      <a:prstGeom prst="rect">
                        <a:avLst/>
                      </a:prstGeom>
                      <a:noFill/>
                      <a:ln>
                        <a:noFill/>
                      </a:ln>
                    </pic:spPr>
                  </pic:pic>
                </a:graphicData>
              </a:graphic>
            </wp:inline>
          </w:drawing>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33341"/>
      <w:docPartObj>
        <w:docPartGallery w:val="Page Numbers (Bottom of Page)"/>
        <w:docPartUnique/>
      </w:docPartObj>
    </w:sdtPr>
    <w:sdtEndPr>
      <w:rPr>
        <w:noProof/>
      </w:rPr>
    </w:sdtEndPr>
    <w:sdtContent>
      <w:p w14:paraId="16A0B50E" w14:textId="77777777" w:rsidR="003C1C95" w:rsidRPr="00120ECA" w:rsidRDefault="003C1C95" w:rsidP="00120ECA">
        <w:pPr>
          <w:pStyle w:val="Footer"/>
          <w:tabs>
            <w:tab w:val="clear" w:pos="4680"/>
          </w:tabs>
          <w:rPr>
            <w:sz w:val="20"/>
            <w:szCs w:val="20"/>
          </w:rPr>
        </w:pPr>
        <w:r w:rsidRPr="000526E7">
          <w:rPr>
            <w:sz w:val="20"/>
            <w:szCs w:val="20"/>
          </w:rPr>
          <w:fldChar w:fldCharType="begin"/>
        </w:r>
        <w:r w:rsidRPr="000526E7">
          <w:rPr>
            <w:sz w:val="20"/>
            <w:szCs w:val="20"/>
          </w:rPr>
          <w:instrText xml:space="preserve"> PAGE   \* MERGEFORMAT </w:instrText>
        </w:r>
        <w:r w:rsidRPr="000526E7">
          <w:rPr>
            <w:sz w:val="20"/>
            <w:szCs w:val="20"/>
          </w:rPr>
          <w:fldChar w:fldCharType="separate"/>
        </w:r>
        <w:r w:rsidR="00211B29">
          <w:rPr>
            <w:noProof/>
            <w:sz w:val="20"/>
            <w:szCs w:val="20"/>
          </w:rPr>
          <w:t>118</w:t>
        </w:r>
        <w:r w:rsidRPr="000526E7">
          <w:rPr>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66B403" w14:textId="77777777" w:rsidR="008A2B77" w:rsidRDefault="008A2B77" w:rsidP="00235A30">
      <w:r>
        <w:separator/>
      </w:r>
    </w:p>
  </w:footnote>
  <w:footnote w:type="continuationSeparator" w:id="0">
    <w:p w14:paraId="5013A949" w14:textId="77777777" w:rsidR="008A2B77" w:rsidRDefault="008A2B77" w:rsidP="00235A30">
      <w:r>
        <w:continuationSeparator/>
      </w:r>
    </w:p>
  </w:footnote>
  <w:footnote w:type="continuationNotice" w:id="1">
    <w:p w14:paraId="788784B5" w14:textId="77777777" w:rsidR="008A2B77" w:rsidRDefault="008A2B77">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3C1C95" w14:paraId="5FB100C0" w14:textId="77777777" w:rsidTr="00373786">
      <w:tc>
        <w:tcPr>
          <w:tcW w:w="4788" w:type="dxa"/>
        </w:tcPr>
        <w:p w14:paraId="64A78304" w14:textId="77777777" w:rsidR="003C1C95" w:rsidRDefault="003C1C95">
          <w:pPr>
            <w:pStyle w:val="Header"/>
          </w:pPr>
        </w:p>
      </w:tc>
      <w:tc>
        <w:tcPr>
          <w:tcW w:w="4788" w:type="dxa"/>
        </w:tcPr>
        <w:p w14:paraId="095A13A9" w14:textId="77777777" w:rsidR="003C1C95" w:rsidRDefault="003C1C95" w:rsidP="004A4188">
          <w:pPr>
            <w:pStyle w:val="Header"/>
          </w:pPr>
          <w:r>
            <w:rPr>
              <w:noProof/>
            </w:rPr>
            <w:drawing>
              <wp:inline distT="0" distB="0" distL="0" distR="0" wp14:anchorId="6EFCECCC" wp14:editId="781545EB">
                <wp:extent cx="1783080" cy="563523"/>
                <wp:effectExtent l="0" t="0" r="7620" b="8255"/>
                <wp:docPr id="21" name="Picture 21"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563523"/>
                        </a:xfrm>
                        <a:prstGeom prst="rect">
                          <a:avLst/>
                        </a:prstGeom>
                      </pic:spPr>
                    </pic:pic>
                  </a:graphicData>
                </a:graphic>
              </wp:inline>
            </w:drawing>
          </w:r>
        </w:p>
      </w:tc>
    </w:tr>
  </w:tbl>
  <w:p w14:paraId="2476B518" w14:textId="77777777" w:rsidR="003C1C95" w:rsidRDefault="003C1C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576" w:type="dxa"/>
      <w:tblLayout w:type="fixed"/>
      <w:tblCellMar>
        <w:left w:w="0" w:type="dxa"/>
        <w:right w:w="0" w:type="dxa"/>
      </w:tblCellMar>
      <w:tblLook w:val="04A0" w:firstRow="1" w:lastRow="0" w:firstColumn="1" w:lastColumn="0" w:noHBand="0" w:noVBand="1"/>
    </w:tblPr>
    <w:tblGrid>
      <w:gridCol w:w="4320"/>
      <w:gridCol w:w="6336"/>
    </w:tblGrid>
    <w:tr w:rsidR="003C1C95" w14:paraId="14009A99" w14:textId="77777777" w:rsidTr="002430FA">
      <w:tc>
        <w:tcPr>
          <w:tcW w:w="4320" w:type="dxa"/>
        </w:tcPr>
        <w:p w14:paraId="7413CCE0" w14:textId="77777777" w:rsidR="003C1C95" w:rsidRDefault="003C1C95">
          <w:pPr>
            <w:pStyle w:val="Header"/>
          </w:pPr>
          <w:r>
            <w:rPr>
              <w:noProof/>
            </w:rPr>
            <w:drawing>
              <wp:inline distT="0" distB="0" distL="0" distR="0" wp14:anchorId="1C9C7637" wp14:editId="396FEEC7">
                <wp:extent cx="1737360" cy="549074"/>
                <wp:effectExtent l="0" t="0" r="0" b="3810"/>
                <wp:docPr id="62" name="Picture 62"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7360" cy="549074"/>
                        </a:xfrm>
                        <a:prstGeom prst="rect">
                          <a:avLst/>
                        </a:prstGeom>
                      </pic:spPr>
                    </pic:pic>
                  </a:graphicData>
                </a:graphic>
              </wp:inline>
            </w:drawing>
          </w:r>
        </w:p>
      </w:tc>
      <w:tc>
        <w:tcPr>
          <w:tcW w:w="6336" w:type="dxa"/>
        </w:tcPr>
        <w:p w14:paraId="36A799F2" w14:textId="77777777" w:rsidR="003C1C95" w:rsidRDefault="003C1C95" w:rsidP="00BC4844">
          <w:pPr>
            <w:pStyle w:val="HeaderRightLarge"/>
          </w:pPr>
          <w:r>
            <w:t xml:space="preserve">Administration and </w:t>
          </w:r>
          <w:r w:rsidRPr="00AC0D70">
            <w:t xml:space="preserve">Registration </w:t>
          </w:r>
          <w:r>
            <w:t xml:space="preserve">Tools </w:t>
          </w:r>
          <w:r w:rsidRPr="00AC0D70">
            <w:t>User Guide</w:t>
          </w:r>
        </w:p>
        <w:p w14:paraId="56C9BA65" w14:textId="77777777" w:rsidR="003C1C95" w:rsidRDefault="003C1C95" w:rsidP="00C527B6">
          <w:pPr>
            <w:pStyle w:val="HeaderRightSmall"/>
          </w:pPr>
        </w:p>
      </w:tc>
    </w:tr>
  </w:tbl>
  <w:p w14:paraId="76379441" w14:textId="77777777" w:rsidR="003C1C95" w:rsidRDefault="003C1C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5928"/>
    <w:multiLevelType w:val="multilevel"/>
    <w:tmpl w:val="36B6452A"/>
    <w:numStyleLink w:val="ListNumbers"/>
  </w:abstractNum>
  <w:abstractNum w:abstractNumId="1">
    <w:nsid w:val="030634D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6043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F39CD"/>
    <w:multiLevelType w:val="hybridMultilevel"/>
    <w:tmpl w:val="42C6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77672"/>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75354"/>
    <w:multiLevelType w:val="multilevel"/>
    <w:tmpl w:val="DC50A252"/>
    <w:styleLink w:val="TableNumbers"/>
    <w:lvl w:ilvl="0">
      <w:start w:val="1"/>
      <w:numFmt w:val="decimal"/>
      <w:pStyle w:val="TableTextNumber"/>
      <w:lvlText w:val="%1."/>
      <w:lvlJc w:val="left"/>
      <w:pPr>
        <w:tabs>
          <w:tab w:val="num" w:pos="331"/>
        </w:tabs>
        <w:ind w:left="331" w:hanging="216"/>
      </w:pPr>
      <w:rPr>
        <w:rFonts w:hint="default"/>
      </w:rPr>
    </w:lvl>
    <w:lvl w:ilvl="1">
      <w:start w:val="1"/>
      <w:numFmt w:val="lowerLetter"/>
      <w:pStyle w:val="TableTextNumber2"/>
      <w:lvlText w:val="%2."/>
      <w:lvlJc w:val="left"/>
      <w:pPr>
        <w:tabs>
          <w:tab w:val="num" w:pos="547"/>
        </w:tabs>
        <w:ind w:left="547" w:hanging="216"/>
      </w:pPr>
      <w:rPr>
        <w:rFonts w:hint="default"/>
      </w:rPr>
    </w:lvl>
    <w:lvl w:ilvl="2">
      <w:start w:val="1"/>
      <w:numFmt w:val="lowerRoman"/>
      <w:pStyle w:val="TableTextNumber3"/>
      <w:lvlText w:val="%3."/>
      <w:lvlJc w:val="left"/>
      <w:pPr>
        <w:tabs>
          <w:tab w:val="num" w:pos="763"/>
        </w:tabs>
        <w:ind w:left="763" w:hanging="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4F816E8"/>
    <w:multiLevelType w:val="multilevel"/>
    <w:tmpl w:val="D136A5E0"/>
    <w:styleLink w:val="AppendixNumbers"/>
    <w:lvl w:ilvl="0">
      <w:start w:val="1"/>
      <w:numFmt w:val="upperLetter"/>
      <w:pStyle w:val="Appendix1"/>
      <w:suff w:val="space"/>
      <w:lvlText w:val="Appendix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5150367"/>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7F74F2"/>
    <w:multiLevelType w:val="hybridMultilevel"/>
    <w:tmpl w:val="F2FA0210"/>
    <w:lvl w:ilvl="0" w:tplc="21F2AE10">
      <w:start w:val="1"/>
      <w:numFmt w:val="bullet"/>
      <w:pStyle w:val="Ste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797F6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3821FA"/>
    <w:multiLevelType w:val="hybridMultilevel"/>
    <w:tmpl w:val="598A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A87171"/>
    <w:multiLevelType w:val="hybridMultilevel"/>
    <w:tmpl w:val="F65CBD46"/>
    <w:lvl w:ilvl="0" w:tplc="1C6A887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BC69E3"/>
    <w:multiLevelType w:val="multilevel"/>
    <w:tmpl w:val="36B6452A"/>
    <w:styleLink w:val="ListNumbers"/>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3933B05"/>
    <w:multiLevelType w:val="hybridMultilevel"/>
    <w:tmpl w:val="98766C8C"/>
    <w:lvl w:ilvl="0" w:tplc="99E09898">
      <w:start w:val="1"/>
      <w:numFmt w:val="bullet"/>
      <w:lvlText w:val=""/>
      <w:lvlJc w:val="left"/>
      <w:pPr>
        <w:ind w:left="720" w:hanging="360"/>
      </w:pPr>
      <w:rPr>
        <w:rFonts w:ascii="Symbol" w:hAnsi="Symbol" w:hint="default"/>
      </w:rPr>
    </w:lvl>
    <w:lvl w:ilvl="1" w:tplc="99E09898">
      <w:start w:val="1"/>
      <w:numFmt w:val="bullet"/>
      <w:lvlText w:val=""/>
      <w:lvlJc w:val="left"/>
      <w:pPr>
        <w:ind w:left="1440" w:hanging="360"/>
      </w:pPr>
      <w:rPr>
        <w:rFonts w:ascii="Symbol" w:hAnsi="Symbol" w:hint="default"/>
      </w:rPr>
    </w:lvl>
    <w:lvl w:ilvl="2" w:tplc="99E0989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8A753B"/>
    <w:multiLevelType w:val="hybridMultilevel"/>
    <w:tmpl w:val="3A761B5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3D7E63"/>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8E3A22"/>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C844C0"/>
    <w:multiLevelType w:val="hybridMultilevel"/>
    <w:tmpl w:val="DD0CD5EA"/>
    <w:lvl w:ilvl="0" w:tplc="FAA2CEE2">
      <w:start w:val="1"/>
      <w:numFmt w:val="decimal"/>
      <w:pStyle w:v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5812DC"/>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B87777"/>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685036"/>
    <w:multiLevelType w:val="hybridMultilevel"/>
    <w:tmpl w:val="10666F0E"/>
    <w:lvl w:ilvl="0" w:tplc="A9EC2DF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2537755"/>
    <w:multiLevelType w:val="hybridMultilevel"/>
    <w:tmpl w:val="C4F6C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224AA0"/>
    <w:multiLevelType w:val="multilevel"/>
    <w:tmpl w:val="3D0EC846"/>
    <w:numStyleLink w:val="TableBullets"/>
  </w:abstractNum>
  <w:abstractNum w:abstractNumId="23">
    <w:nsid w:val="55AB3FE6"/>
    <w:multiLevelType w:val="multilevel"/>
    <w:tmpl w:val="490A633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1080"/>
        </w:tabs>
        <w:ind w:left="108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A4D03F4"/>
    <w:multiLevelType w:val="multilevel"/>
    <w:tmpl w:val="3D0EC846"/>
    <w:styleLink w:val="TableBullets"/>
    <w:lvl w:ilvl="0">
      <w:start w:val="1"/>
      <w:numFmt w:val="bullet"/>
      <w:pStyle w:val="TableTextBullet"/>
      <w:lvlText w:val=""/>
      <w:lvlJc w:val="left"/>
      <w:pPr>
        <w:tabs>
          <w:tab w:val="num" w:pos="302"/>
        </w:tabs>
        <w:ind w:left="302" w:hanging="187"/>
      </w:pPr>
      <w:rPr>
        <w:rFonts w:ascii="Symbol" w:hAnsi="Symbol" w:hint="default"/>
      </w:rPr>
    </w:lvl>
    <w:lvl w:ilvl="1">
      <w:start w:val="1"/>
      <w:numFmt w:val="bullet"/>
      <w:pStyle w:val="TableTextBullet2"/>
      <w:lvlText w:val="–"/>
      <w:lvlJc w:val="left"/>
      <w:pPr>
        <w:tabs>
          <w:tab w:val="num" w:pos="562"/>
        </w:tabs>
        <w:ind w:left="562" w:hanging="173"/>
      </w:pPr>
      <w:rPr>
        <w:rFonts w:ascii="Courier New" w:hAnsi="Courier New" w:hint="default"/>
      </w:rPr>
    </w:lvl>
    <w:lvl w:ilvl="2">
      <w:start w:val="1"/>
      <w:numFmt w:val="bullet"/>
      <w:pStyle w:val="TableTextBullet3"/>
      <w:lvlText w:val=""/>
      <w:lvlJc w:val="left"/>
      <w:pPr>
        <w:tabs>
          <w:tab w:val="num" w:pos="835"/>
        </w:tabs>
        <w:ind w:left="835" w:hanging="173"/>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EE3774F"/>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2716E7"/>
    <w:multiLevelType w:val="multilevel"/>
    <w:tmpl w:val="DC50A252"/>
    <w:numStyleLink w:val="TableNumbers"/>
  </w:abstractNum>
  <w:abstractNum w:abstractNumId="27">
    <w:nsid w:val="63336DA6"/>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B86F14"/>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FE4AFD"/>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E738D6"/>
    <w:multiLevelType w:val="hybridMultilevel"/>
    <w:tmpl w:val="3AE827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555C00"/>
    <w:multiLevelType w:val="hybridMultilevel"/>
    <w:tmpl w:val="56300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F73488"/>
    <w:multiLevelType w:val="multilevel"/>
    <w:tmpl w:val="490A6330"/>
    <w:styleLink w:val="List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7"/>
  </w:num>
  <w:num w:numId="3">
    <w:abstractNumId w:val="24"/>
  </w:num>
  <w:num w:numId="4">
    <w:abstractNumId w:val="32"/>
  </w:num>
  <w:num w:numId="5">
    <w:abstractNumId w:val="12"/>
  </w:num>
  <w:num w:numId="6">
    <w:abstractNumId w:val="5"/>
  </w:num>
  <w:num w:numId="7">
    <w:abstractNumId w:val="0"/>
    <w:lvlOverride w:ilvl="6">
      <w:lvl w:ilvl="6">
        <w:start w:val="1"/>
        <w:numFmt w:val="decimal"/>
        <w:lvlText w:val="%7."/>
        <w:lvlJc w:val="left"/>
        <w:pPr>
          <w:ind w:left="2520" w:hanging="360"/>
        </w:pPr>
        <w:rPr>
          <w:rFonts w:hint="default"/>
          <w:b w:val="0"/>
        </w:rPr>
      </w:lvl>
    </w:lvlOverride>
  </w:num>
  <w:num w:numId="8">
    <w:abstractNumId w:val="2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6"/>
  </w:num>
  <w:num w:numId="27">
    <w:abstractNumId w:val="15"/>
  </w:num>
  <w:num w:numId="28">
    <w:abstractNumId w:val="2"/>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9"/>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 w:numId="45">
    <w:abstractNumId w:val="29"/>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28"/>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4"/>
  </w:num>
  <w:num w:numId="59">
    <w:abstractNumId w:val="31"/>
  </w:num>
  <w:num w:numId="60">
    <w:abstractNumId w:val="20"/>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num>
  <w:num w:numId="63">
    <w:abstractNumId w:val="22"/>
  </w:num>
  <w:num w:numId="64">
    <w:abstractNumId w:val="26"/>
    <w:lvlOverride w:ilvl="1">
      <w:lvl w:ilvl="1">
        <w:start w:val="1"/>
        <w:numFmt w:val="lowerLetter"/>
        <w:pStyle w:val="TableTextNumber2"/>
        <w:lvlText w:val="%2."/>
        <w:lvlJc w:val="left"/>
        <w:pPr>
          <w:tabs>
            <w:tab w:val="num" w:pos="547"/>
          </w:tabs>
          <w:ind w:left="547" w:hanging="216"/>
        </w:pPr>
        <w:rPr>
          <w:rFonts w:hint="default"/>
          <w:sz w:val="22"/>
        </w:rPr>
      </w:lvl>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7">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0"/>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sesne, Cherise">
    <w15:presenceInfo w15:providerId="AD" w15:userId="S-1-5-21-1472932569-214068005-926709054-57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C47"/>
    <w:rsid w:val="00000E10"/>
    <w:rsid w:val="00000F09"/>
    <w:rsid w:val="00004851"/>
    <w:rsid w:val="00004886"/>
    <w:rsid w:val="00005742"/>
    <w:rsid w:val="00006AD0"/>
    <w:rsid w:val="00006E7C"/>
    <w:rsid w:val="00007E24"/>
    <w:rsid w:val="00010A21"/>
    <w:rsid w:val="00011E83"/>
    <w:rsid w:val="000120B5"/>
    <w:rsid w:val="000120CD"/>
    <w:rsid w:val="00012169"/>
    <w:rsid w:val="0001285A"/>
    <w:rsid w:val="00013296"/>
    <w:rsid w:val="00014DA3"/>
    <w:rsid w:val="00015958"/>
    <w:rsid w:val="00015C99"/>
    <w:rsid w:val="00017CE3"/>
    <w:rsid w:val="00017DF9"/>
    <w:rsid w:val="00021416"/>
    <w:rsid w:val="00021D68"/>
    <w:rsid w:val="00023A7E"/>
    <w:rsid w:val="00025A6B"/>
    <w:rsid w:val="00026249"/>
    <w:rsid w:val="000262C8"/>
    <w:rsid w:val="0002649B"/>
    <w:rsid w:val="00026C33"/>
    <w:rsid w:val="000273CF"/>
    <w:rsid w:val="00030407"/>
    <w:rsid w:val="00030CC6"/>
    <w:rsid w:val="00031D9C"/>
    <w:rsid w:val="00031F67"/>
    <w:rsid w:val="0003287C"/>
    <w:rsid w:val="00032C91"/>
    <w:rsid w:val="00032CC4"/>
    <w:rsid w:val="00033AAD"/>
    <w:rsid w:val="0003426E"/>
    <w:rsid w:val="00034A4C"/>
    <w:rsid w:val="00034FA3"/>
    <w:rsid w:val="0003572C"/>
    <w:rsid w:val="0003588A"/>
    <w:rsid w:val="00036A53"/>
    <w:rsid w:val="00037127"/>
    <w:rsid w:val="00037AF7"/>
    <w:rsid w:val="0004035C"/>
    <w:rsid w:val="000406B3"/>
    <w:rsid w:val="000414DB"/>
    <w:rsid w:val="000415F5"/>
    <w:rsid w:val="00042974"/>
    <w:rsid w:val="00044A87"/>
    <w:rsid w:val="00044A8A"/>
    <w:rsid w:val="00045A51"/>
    <w:rsid w:val="00045F81"/>
    <w:rsid w:val="000461C3"/>
    <w:rsid w:val="000469D6"/>
    <w:rsid w:val="00047884"/>
    <w:rsid w:val="00052215"/>
    <w:rsid w:val="000530AE"/>
    <w:rsid w:val="000534AF"/>
    <w:rsid w:val="000537BD"/>
    <w:rsid w:val="00054924"/>
    <w:rsid w:val="00055661"/>
    <w:rsid w:val="000558C0"/>
    <w:rsid w:val="000563E3"/>
    <w:rsid w:val="00056D19"/>
    <w:rsid w:val="00057178"/>
    <w:rsid w:val="000604BA"/>
    <w:rsid w:val="00060BD8"/>
    <w:rsid w:val="00061636"/>
    <w:rsid w:val="000620D3"/>
    <w:rsid w:val="00062252"/>
    <w:rsid w:val="000630A4"/>
    <w:rsid w:val="00063D8F"/>
    <w:rsid w:val="00064F18"/>
    <w:rsid w:val="0006516B"/>
    <w:rsid w:val="00066CE1"/>
    <w:rsid w:val="00067048"/>
    <w:rsid w:val="00070101"/>
    <w:rsid w:val="000713AF"/>
    <w:rsid w:val="00071647"/>
    <w:rsid w:val="0007317A"/>
    <w:rsid w:val="0007383B"/>
    <w:rsid w:val="00074C5B"/>
    <w:rsid w:val="00074CF8"/>
    <w:rsid w:val="000766E8"/>
    <w:rsid w:val="00076ED5"/>
    <w:rsid w:val="000776E8"/>
    <w:rsid w:val="0008076E"/>
    <w:rsid w:val="00081301"/>
    <w:rsid w:val="00081E6D"/>
    <w:rsid w:val="00082EB5"/>
    <w:rsid w:val="00084374"/>
    <w:rsid w:val="00084712"/>
    <w:rsid w:val="00084E9C"/>
    <w:rsid w:val="0008579B"/>
    <w:rsid w:val="000863F2"/>
    <w:rsid w:val="000879F6"/>
    <w:rsid w:val="00087FD2"/>
    <w:rsid w:val="00087FED"/>
    <w:rsid w:val="000902D6"/>
    <w:rsid w:val="000905C4"/>
    <w:rsid w:val="00094F1A"/>
    <w:rsid w:val="000955F7"/>
    <w:rsid w:val="000958F7"/>
    <w:rsid w:val="00095A3D"/>
    <w:rsid w:val="00095D55"/>
    <w:rsid w:val="00096091"/>
    <w:rsid w:val="000961B1"/>
    <w:rsid w:val="000967E2"/>
    <w:rsid w:val="000A0805"/>
    <w:rsid w:val="000A1873"/>
    <w:rsid w:val="000A219D"/>
    <w:rsid w:val="000A2DDC"/>
    <w:rsid w:val="000A2FA2"/>
    <w:rsid w:val="000A3EE9"/>
    <w:rsid w:val="000A668F"/>
    <w:rsid w:val="000A7D63"/>
    <w:rsid w:val="000B0C03"/>
    <w:rsid w:val="000B0C77"/>
    <w:rsid w:val="000B1902"/>
    <w:rsid w:val="000B196A"/>
    <w:rsid w:val="000B20F1"/>
    <w:rsid w:val="000B31A0"/>
    <w:rsid w:val="000B33C0"/>
    <w:rsid w:val="000B4855"/>
    <w:rsid w:val="000B4BEC"/>
    <w:rsid w:val="000B4CF9"/>
    <w:rsid w:val="000B622A"/>
    <w:rsid w:val="000B6249"/>
    <w:rsid w:val="000B7067"/>
    <w:rsid w:val="000B77F9"/>
    <w:rsid w:val="000B7EAC"/>
    <w:rsid w:val="000C1013"/>
    <w:rsid w:val="000C12ED"/>
    <w:rsid w:val="000C1AB6"/>
    <w:rsid w:val="000C2CD0"/>
    <w:rsid w:val="000C35A3"/>
    <w:rsid w:val="000C4D59"/>
    <w:rsid w:val="000C5CC5"/>
    <w:rsid w:val="000C5F18"/>
    <w:rsid w:val="000C5F8D"/>
    <w:rsid w:val="000C665B"/>
    <w:rsid w:val="000D0930"/>
    <w:rsid w:val="000D1226"/>
    <w:rsid w:val="000D20F1"/>
    <w:rsid w:val="000D2B7A"/>
    <w:rsid w:val="000D4424"/>
    <w:rsid w:val="000D5604"/>
    <w:rsid w:val="000D780D"/>
    <w:rsid w:val="000D7FC0"/>
    <w:rsid w:val="000E03F7"/>
    <w:rsid w:val="000E0CF1"/>
    <w:rsid w:val="000E0D32"/>
    <w:rsid w:val="000E3079"/>
    <w:rsid w:val="000E4206"/>
    <w:rsid w:val="000E4E3B"/>
    <w:rsid w:val="000F071A"/>
    <w:rsid w:val="000F0E73"/>
    <w:rsid w:val="000F15D5"/>
    <w:rsid w:val="000F15DF"/>
    <w:rsid w:val="000F198A"/>
    <w:rsid w:val="000F4FD4"/>
    <w:rsid w:val="000F5836"/>
    <w:rsid w:val="000F5A5F"/>
    <w:rsid w:val="000F5A63"/>
    <w:rsid w:val="000F6FC6"/>
    <w:rsid w:val="000F716E"/>
    <w:rsid w:val="0010058B"/>
    <w:rsid w:val="00100DF3"/>
    <w:rsid w:val="00102468"/>
    <w:rsid w:val="00102DD1"/>
    <w:rsid w:val="0010713A"/>
    <w:rsid w:val="00110725"/>
    <w:rsid w:val="001107FD"/>
    <w:rsid w:val="001108AB"/>
    <w:rsid w:val="00111E1D"/>
    <w:rsid w:val="001146C0"/>
    <w:rsid w:val="0011497B"/>
    <w:rsid w:val="00114F97"/>
    <w:rsid w:val="0011526C"/>
    <w:rsid w:val="001158F6"/>
    <w:rsid w:val="001159C4"/>
    <w:rsid w:val="00115BE0"/>
    <w:rsid w:val="0011615D"/>
    <w:rsid w:val="00116C5F"/>
    <w:rsid w:val="00116EB2"/>
    <w:rsid w:val="00117762"/>
    <w:rsid w:val="00120ECA"/>
    <w:rsid w:val="001219C9"/>
    <w:rsid w:val="00121C28"/>
    <w:rsid w:val="0012251B"/>
    <w:rsid w:val="0012272C"/>
    <w:rsid w:val="001237A4"/>
    <w:rsid w:val="00123D6C"/>
    <w:rsid w:val="00124506"/>
    <w:rsid w:val="0012497D"/>
    <w:rsid w:val="00125250"/>
    <w:rsid w:val="00126984"/>
    <w:rsid w:val="00126D29"/>
    <w:rsid w:val="00126D3F"/>
    <w:rsid w:val="001273C0"/>
    <w:rsid w:val="001274A2"/>
    <w:rsid w:val="00127693"/>
    <w:rsid w:val="00127A86"/>
    <w:rsid w:val="00127F5F"/>
    <w:rsid w:val="00130899"/>
    <w:rsid w:val="00131D78"/>
    <w:rsid w:val="00132B29"/>
    <w:rsid w:val="00132C1E"/>
    <w:rsid w:val="00133BC2"/>
    <w:rsid w:val="00133FEA"/>
    <w:rsid w:val="00134426"/>
    <w:rsid w:val="00134E2A"/>
    <w:rsid w:val="00134EE7"/>
    <w:rsid w:val="00134FDC"/>
    <w:rsid w:val="001369AD"/>
    <w:rsid w:val="00136B13"/>
    <w:rsid w:val="00141535"/>
    <w:rsid w:val="001416D6"/>
    <w:rsid w:val="00141C70"/>
    <w:rsid w:val="00141DD1"/>
    <w:rsid w:val="00143C08"/>
    <w:rsid w:val="00144BCF"/>
    <w:rsid w:val="00146144"/>
    <w:rsid w:val="00146F8C"/>
    <w:rsid w:val="00147379"/>
    <w:rsid w:val="00150628"/>
    <w:rsid w:val="00153FDF"/>
    <w:rsid w:val="00153FF3"/>
    <w:rsid w:val="0015428D"/>
    <w:rsid w:val="00154DCE"/>
    <w:rsid w:val="0015531C"/>
    <w:rsid w:val="00156956"/>
    <w:rsid w:val="00156C69"/>
    <w:rsid w:val="00157F74"/>
    <w:rsid w:val="00160283"/>
    <w:rsid w:val="00161284"/>
    <w:rsid w:val="001614B0"/>
    <w:rsid w:val="00161D15"/>
    <w:rsid w:val="0016218A"/>
    <w:rsid w:val="00163476"/>
    <w:rsid w:val="0016408C"/>
    <w:rsid w:val="00164741"/>
    <w:rsid w:val="00164E8F"/>
    <w:rsid w:val="00164ED3"/>
    <w:rsid w:val="0016557F"/>
    <w:rsid w:val="00165D62"/>
    <w:rsid w:val="001666F0"/>
    <w:rsid w:val="001672FC"/>
    <w:rsid w:val="0017061A"/>
    <w:rsid w:val="001711CB"/>
    <w:rsid w:val="001736E0"/>
    <w:rsid w:val="00173BBF"/>
    <w:rsid w:val="0017512D"/>
    <w:rsid w:val="00175B7B"/>
    <w:rsid w:val="00177A7B"/>
    <w:rsid w:val="00180DA4"/>
    <w:rsid w:val="00181533"/>
    <w:rsid w:val="00181629"/>
    <w:rsid w:val="0018269D"/>
    <w:rsid w:val="001826EC"/>
    <w:rsid w:val="00183138"/>
    <w:rsid w:val="00184B60"/>
    <w:rsid w:val="00184EDA"/>
    <w:rsid w:val="00185D9A"/>
    <w:rsid w:val="00185EE9"/>
    <w:rsid w:val="00186731"/>
    <w:rsid w:val="00186F0B"/>
    <w:rsid w:val="00187A9E"/>
    <w:rsid w:val="00190E90"/>
    <w:rsid w:val="00190FEC"/>
    <w:rsid w:val="00191020"/>
    <w:rsid w:val="00191386"/>
    <w:rsid w:val="00192A59"/>
    <w:rsid w:val="00192EB8"/>
    <w:rsid w:val="00195FED"/>
    <w:rsid w:val="0019622A"/>
    <w:rsid w:val="001A029C"/>
    <w:rsid w:val="001A03C8"/>
    <w:rsid w:val="001A068F"/>
    <w:rsid w:val="001A0F58"/>
    <w:rsid w:val="001A2272"/>
    <w:rsid w:val="001A2348"/>
    <w:rsid w:val="001A267B"/>
    <w:rsid w:val="001A2E4E"/>
    <w:rsid w:val="001A3495"/>
    <w:rsid w:val="001A40E8"/>
    <w:rsid w:val="001A4228"/>
    <w:rsid w:val="001A438A"/>
    <w:rsid w:val="001A6D83"/>
    <w:rsid w:val="001A6F63"/>
    <w:rsid w:val="001A72AD"/>
    <w:rsid w:val="001B0561"/>
    <w:rsid w:val="001B0738"/>
    <w:rsid w:val="001B1548"/>
    <w:rsid w:val="001B2700"/>
    <w:rsid w:val="001B2B60"/>
    <w:rsid w:val="001B2EE8"/>
    <w:rsid w:val="001B31FF"/>
    <w:rsid w:val="001B4637"/>
    <w:rsid w:val="001B61B1"/>
    <w:rsid w:val="001B6D78"/>
    <w:rsid w:val="001B6EB0"/>
    <w:rsid w:val="001B6F4D"/>
    <w:rsid w:val="001B6FA2"/>
    <w:rsid w:val="001B7234"/>
    <w:rsid w:val="001B7BBE"/>
    <w:rsid w:val="001C0BF2"/>
    <w:rsid w:val="001C0FFC"/>
    <w:rsid w:val="001C1865"/>
    <w:rsid w:val="001C2E94"/>
    <w:rsid w:val="001C2FAC"/>
    <w:rsid w:val="001C4334"/>
    <w:rsid w:val="001C53D1"/>
    <w:rsid w:val="001C5B9B"/>
    <w:rsid w:val="001C743F"/>
    <w:rsid w:val="001D018D"/>
    <w:rsid w:val="001D1068"/>
    <w:rsid w:val="001D2181"/>
    <w:rsid w:val="001D4F00"/>
    <w:rsid w:val="001D5329"/>
    <w:rsid w:val="001D548E"/>
    <w:rsid w:val="001D5E52"/>
    <w:rsid w:val="001D6AA7"/>
    <w:rsid w:val="001D70F7"/>
    <w:rsid w:val="001E0725"/>
    <w:rsid w:val="001E22C5"/>
    <w:rsid w:val="001E24F8"/>
    <w:rsid w:val="001E2ADC"/>
    <w:rsid w:val="001E4C53"/>
    <w:rsid w:val="001E596B"/>
    <w:rsid w:val="001E5F3F"/>
    <w:rsid w:val="001E6E28"/>
    <w:rsid w:val="001F0063"/>
    <w:rsid w:val="001F1BFD"/>
    <w:rsid w:val="001F2EFB"/>
    <w:rsid w:val="001F3F42"/>
    <w:rsid w:val="001F3FA9"/>
    <w:rsid w:val="001F443C"/>
    <w:rsid w:val="001F468E"/>
    <w:rsid w:val="001F7409"/>
    <w:rsid w:val="001F7FD3"/>
    <w:rsid w:val="0020017D"/>
    <w:rsid w:val="002021EA"/>
    <w:rsid w:val="002042AD"/>
    <w:rsid w:val="00206DC4"/>
    <w:rsid w:val="002070D4"/>
    <w:rsid w:val="00207BE7"/>
    <w:rsid w:val="00210613"/>
    <w:rsid w:val="002119F1"/>
    <w:rsid w:val="00211B29"/>
    <w:rsid w:val="00211D49"/>
    <w:rsid w:val="00213F31"/>
    <w:rsid w:val="00214981"/>
    <w:rsid w:val="00214F45"/>
    <w:rsid w:val="002168F1"/>
    <w:rsid w:val="00216AAC"/>
    <w:rsid w:val="00220A22"/>
    <w:rsid w:val="00221383"/>
    <w:rsid w:val="002222FF"/>
    <w:rsid w:val="00222554"/>
    <w:rsid w:val="002230B1"/>
    <w:rsid w:val="00224A9D"/>
    <w:rsid w:val="00224E35"/>
    <w:rsid w:val="00226DAE"/>
    <w:rsid w:val="00231E24"/>
    <w:rsid w:val="002322CE"/>
    <w:rsid w:val="00232C33"/>
    <w:rsid w:val="00232C89"/>
    <w:rsid w:val="002330F9"/>
    <w:rsid w:val="0023470D"/>
    <w:rsid w:val="002351D9"/>
    <w:rsid w:val="002353F8"/>
    <w:rsid w:val="00235A30"/>
    <w:rsid w:val="00235F24"/>
    <w:rsid w:val="00236F73"/>
    <w:rsid w:val="00237290"/>
    <w:rsid w:val="00237C7E"/>
    <w:rsid w:val="00237E3A"/>
    <w:rsid w:val="00237EF7"/>
    <w:rsid w:val="00240C79"/>
    <w:rsid w:val="002419B9"/>
    <w:rsid w:val="00242168"/>
    <w:rsid w:val="002422AD"/>
    <w:rsid w:val="002430FA"/>
    <w:rsid w:val="00243109"/>
    <w:rsid w:val="00243974"/>
    <w:rsid w:val="0024539E"/>
    <w:rsid w:val="002456CE"/>
    <w:rsid w:val="00245C16"/>
    <w:rsid w:val="00246244"/>
    <w:rsid w:val="00246F60"/>
    <w:rsid w:val="002511D4"/>
    <w:rsid w:val="00252185"/>
    <w:rsid w:val="0025263D"/>
    <w:rsid w:val="002528E3"/>
    <w:rsid w:val="00254345"/>
    <w:rsid w:val="002547E7"/>
    <w:rsid w:val="0025516E"/>
    <w:rsid w:val="00255976"/>
    <w:rsid w:val="00255F9D"/>
    <w:rsid w:val="0025615F"/>
    <w:rsid w:val="0025711C"/>
    <w:rsid w:val="00260C4E"/>
    <w:rsid w:val="00260D06"/>
    <w:rsid w:val="002610EE"/>
    <w:rsid w:val="002623D5"/>
    <w:rsid w:val="00262566"/>
    <w:rsid w:val="00262641"/>
    <w:rsid w:val="00262770"/>
    <w:rsid w:val="00263230"/>
    <w:rsid w:val="002639A4"/>
    <w:rsid w:val="00263A67"/>
    <w:rsid w:val="00263C3C"/>
    <w:rsid w:val="00264443"/>
    <w:rsid w:val="00264F34"/>
    <w:rsid w:val="00265075"/>
    <w:rsid w:val="002676A5"/>
    <w:rsid w:val="002677FA"/>
    <w:rsid w:val="00267C40"/>
    <w:rsid w:val="00270BC3"/>
    <w:rsid w:val="002725E0"/>
    <w:rsid w:val="00273F63"/>
    <w:rsid w:val="0027444B"/>
    <w:rsid w:val="002746C3"/>
    <w:rsid w:val="002748AA"/>
    <w:rsid w:val="002748D7"/>
    <w:rsid w:val="0027641C"/>
    <w:rsid w:val="00277516"/>
    <w:rsid w:val="00277890"/>
    <w:rsid w:val="00277CC9"/>
    <w:rsid w:val="00280509"/>
    <w:rsid w:val="00281691"/>
    <w:rsid w:val="002833A3"/>
    <w:rsid w:val="002863E9"/>
    <w:rsid w:val="00286E34"/>
    <w:rsid w:val="00286FA2"/>
    <w:rsid w:val="00291203"/>
    <w:rsid w:val="0029180E"/>
    <w:rsid w:val="00291F67"/>
    <w:rsid w:val="00294376"/>
    <w:rsid w:val="00294A13"/>
    <w:rsid w:val="0029623E"/>
    <w:rsid w:val="00296BDE"/>
    <w:rsid w:val="00296C5A"/>
    <w:rsid w:val="002976A9"/>
    <w:rsid w:val="002A0B84"/>
    <w:rsid w:val="002A2CE0"/>
    <w:rsid w:val="002A3188"/>
    <w:rsid w:val="002A3F49"/>
    <w:rsid w:val="002A4E6F"/>
    <w:rsid w:val="002A529F"/>
    <w:rsid w:val="002A67BA"/>
    <w:rsid w:val="002B05DD"/>
    <w:rsid w:val="002B0B40"/>
    <w:rsid w:val="002B0B99"/>
    <w:rsid w:val="002B1B6E"/>
    <w:rsid w:val="002B2542"/>
    <w:rsid w:val="002B26CB"/>
    <w:rsid w:val="002B2923"/>
    <w:rsid w:val="002B529E"/>
    <w:rsid w:val="002B5945"/>
    <w:rsid w:val="002C0067"/>
    <w:rsid w:val="002C0282"/>
    <w:rsid w:val="002C06D7"/>
    <w:rsid w:val="002C06EC"/>
    <w:rsid w:val="002C0AFC"/>
    <w:rsid w:val="002C0F2C"/>
    <w:rsid w:val="002C1931"/>
    <w:rsid w:val="002C1C88"/>
    <w:rsid w:val="002C23B7"/>
    <w:rsid w:val="002C38A7"/>
    <w:rsid w:val="002C3F0A"/>
    <w:rsid w:val="002C4A0D"/>
    <w:rsid w:val="002C562A"/>
    <w:rsid w:val="002C65DC"/>
    <w:rsid w:val="002C6ABC"/>
    <w:rsid w:val="002C723E"/>
    <w:rsid w:val="002C7D32"/>
    <w:rsid w:val="002D049D"/>
    <w:rsid w:val="002D516B"/>
    <w:rsid w:val="002D5AD4"/>
    <w:rsid w:val="002D5E1D"/>
    <w:rsid w:val="002D65DC"/>
    <w:rsid w:val="002D725D"/>
    <w:rsid w:val="002D740F"/>
    <w:rsid w:val="002E05D7"/>
    <w:rsid w:val="002E0BDA"/>
    <w:rsid w:val="002E25C2"/>
    <w:rsid w:val="002E30AE"/>
    <w:rsid w:val="002E47F4"/>
    <w:rsid w:val="002E5297"/>
    <w:rsid w:val="002E654C"/>
    <w:rsid w:val="002E6811"/>
    <w:rsid w:val="002E6FB6"/>
    <w:rsid w:val="002E7678"/>
    <w:rsid w:val="002F047B"/>
    <w:rsid w:val="002F05A6"/>
    <w:rsid w:val="002F0C66"/>
    <w:rsid w:val="002F13CD"/>
    <w:rsid w:val="002F1448"/>
    <w:rsid w:val="002F1816"/>
    <w:rsid w:val="002F2576"/>
    <w:rsid w:val="002F2EE4"/>
    <w:rsid w:val="002F4436"/>
    <w:rsid w:val="002F454B"/>
    <w:rsid w:val="002F5377"/>
    <w:rsid w:val="002F5B2E"/>
    <w:rsid w:val="002F6A2C"/>
    <w:rsid w:val="002F7006"/>
    <w:rsid w:val="002F71A6"/>
    <w:rsid w:val="002F790F"/>
    <w:rsid w:val="00300289"/>
    <w:rsid w:val="00300F61"/>
    <w:rsid w:val="00300FF5"/>
    <w:rsid w:val="003015AE"/>
    <w:rsid w:val="003017B9"/>
    <w:rsid w:val="003024C2"/>
    <w:rsid w:val="0030309E"/>
    <w:rsid w:val="00303F59"/>
    <w:rsid w:val="0030461C"/>
    <w:rsid w:val="00304B30"/>
    <w:rsid w:val="00307191"/>
    <w:rsid w:val="00307C61"/>
    <w:rsid w:val="0031024D"/>
    <w:rsid w:val="003108DE"/>
    <w:rsid w:val="00311066"/>
    <w:rsid w:val="0031114D"/>
    <w:rsid w:val="0031137D"/>
    <w:rsid w:val="00312826"/>
    <w:rsid w:val="003138EA"/>
    <w:rsid w:val="0031399F"/>
    <w:rsid w:val="00313EF1"/>
    <w:rsid w:val="0031520B"/>
    <w:rsid w:val="003158DA"/>
    <w:rsid w:val="00315A85"/>
    <w:rsid w:val="00316F18"/>
    <w:rsid w:val="00321655"/>
    <w:rsid w:val="00325E64"/>
    <w:rsid w:val="00326201"/>
    <w:rsid w:val="003307D5"/>
    <w:rsid w:val="003312BF"/>
    <w:rsid w:val="003323B2"/>
    <w:rsid w:val="003323E9"/>
    <w:rsid w:val="00332B97"/>
    <w:rsid w:val="00332BB0"/>
    <w:rsid w:val="00332CB8"/>
    <w:rsid w:val="003347C3"/>
    <w:rsid w:val="00334A13"/>
    <w:rsid w:val="003359EC"/>
    <w:rsid w:val="003375F0"/>
    <w:rsid w:val="00337AB9"/>
    <w:rsid w:val="00337CE9"/>
    <w:rsid w:val="003419C1"/>
    <w:rsid w:val="00342E9B"/>
    <w:rsid w:val="00343111"/>
    <w:rsid w:val="00344081"/>
    <w:rsid w:val="003449BD"/>
    <w:rsid w:val="00345C1A"/>
    <w:rsid w:val="003466A6"/>
    <w:rsid w:val="00347017"/>
    <w:rsid w:val="00350079"/>
    <w:rsid w:val="00351276"/>
    <w:rsid w:val="003523C1"/>
    <w:rsid w:val="00352533"/>
    <w:rsid w:val="00353500"/>
    <w:rsid w:val="00353FE0"/>
    <w:rsid w:val="00354469"/>
    <w:rsid w:val="00355D93"/>
    <w:rsid w:val="00356E16"/>
    <w:rsid w:val="00356FCA"/>
    <w:rsid w:val="00360EEF"/>
    <w:rsid w:val="00361FEA"/>
    <w:rsid w:val="003623EB"/>
    <w:rsid w:val="00362734"/>
    <w:rsid w:val="0036312B"/>
    <w:rsid w:val="00364250"/>
    <w:rsid w:val="00364BCC"/>
    <w:rsid w:val="00366284"/>
    <w:rsid w:val="0036635E"/>
    <w:rsid w:val="00366F9C"/>
    <w:rsid w:val="00370D68"/>
    <w:rsid w:val="00371626"/>
    <w:rsid w:val="00371675"/>
    <w:rsid w:val="00371D6B"/>
    <w:rsid w:val="00373786"/>
    <w:rsid w:val="003738A3"/>
    <w:rsid w:val="003740BC"/>
    <w:rsid w:val="00374316"/>
    <w:rsid w:val="003748AB"/>
    <w:rsid w:val="0037621C"/>
    <w:rsid w:val="00376AC1"/>
    <w:rsid w:val="0037765F"/>
    <w:rsid w:val="003808B2"/>
    <w:rsid w:val="00380FBE"/>
    <w:rsid w:val="0038317A"/>
    <w:rsid w:val="00384A25"/>
    <w:rsid w:val="0038630D"/>
    <w:rsid w:val="0039198C"/>
    <w:rsid w:val="00391F12"/>
    <w:rsid w:val="00392412"/>
    <w:rsid w:val="0039423E"/>
    <w:rsid w:val="003942F0"/>
    <w:rsid w:val="0039460F"/>
    <w:rsid w:val="00397A1D"/>
    <w:rsid w:val="00397B70"/>
    <w:rsid w:val="003A04A5"/>
    <w:rsid w:val="003A1E16"/>
    <w:rsid w:val="003A2583"/>
    <w:rsid w:val="003A26E0"/>
    <w:rsid w:val="003A318A"/>
    <w:rsid w:val="003A35EF"/>
    <w:rsid w:val="003A3841"/>
    <w:rsid w:val="003A4DA7"/>
    <w:rsid w:val="003A5130"/>
    <w:rsid w:val="003A5D22"/>
    <w:rsid w:val="003A5E4B"/>
    <w:rsid w:val="003A64A9"/>
    <w:rsid w:val="003A67BE"/>
    <w:rsid w:val="003A6A08"/>
    <w:rsid w:val="003A724F"/>
    <w:rsid w:val="003A73A4"/>
    <w:rsid w:val="003B12CF"/>
    <w:rsid w:val="003B1307"/>
    <w:rsid w:val="003B2857"/>
    <w:rsid w:val="003B28F3"/>
    <w:rsid w:val="003B2A46"/>
    <w:rsid w:val="003B36DA"/>
    <w:rsid w:val="003B409F"/>
    <w:rsid w:val="003B4366"/>
    <w:rsid w:val="003B4F37"/>
    <w:rsid w:val="003B59D9"/>
    <w:rsid w:val="003B5AC3"/>
    <w:rsid w:val="003B5D1C"/>
    <w:rsid w:val="003B6C4C"/>
    <w:rsid w:val="003B6FD7"/>
    <w:rsid w:val="003B70FF"/>
    <w:rsid w:val="003B74C5"/>
    <w:rsid w:val="003B787C"/>
    <w:rsid w:val="003C023D"/>
    <w:rsid w:val="003C05B8"/>
    <w:rsid w:val="003C155C"/>
    <w:rsid w:val="003C1C95"/>
    <w:rsid w:val="003C2877"/>
    <w:rsid w:val="003C31A3"/>
    <w:rsid w:val="003C3C5F"/>
    <w:rsid w:val="003C43CA"/>
    <w:rsid w:val="003C4B64"/>
    <w:rsid w:val="003C4E74"/>
    <w:rsid w:val="003C5824"/>
    <w:rsid w:val="003C5956"/>
    <w:rsid w:val="003C630F"/>
    <w:rsid w:val="003C7E6C"/>
    <w:rsid w:val="003D0DBE"/>
    <w:rsid w:val="003D0EB6"/>
    <w:rsid w:val="003D0F17"/>
    <w:rsid w:val="003D1DE2"/>
    <w:rsid w:val="003D1FC9"/>
    <w:rsid w:val="003D37F7"/>
    <w:rsid w:val="003D4D36"/>
    <w:rsid w:val="003E1441"/>
    <w:rsid w:val="003E1BCF"/>
    <w:rsid w:val="003E2503"/>
    <w:rsid w:val="003E4530"/>
    <w:rsid w:val="003E5A8C"/>
    <w:rsid w:val="003E62A5"/>
    <w:rsid w:val="003E634E"/>
    <w:rsid w:val="003E63E1"/>
    <w:rsid w:val="003E6A68"/>
    <w:rsid w:val="003E735B"/>
    <w:rsid w:val="003E7621"/>
    <w:rsid w:val="003E7A9B"/>
    <w:rsid w:val="003F042A"/>
    <w:rsid w:val="003F0A31"/>
    <w:rsid w:val="003F215E"/>
    <w:rsid w:val="003F23AE"/>
    <w:rsid w:val="003F3A67"/>
    <w:rsid w:val="003F459D"/>
    <w:rsid w:val="003F495E"/>
    <w:rsid w:val="003F5410"/>
    <w:rsid w:val="003F6484"/>
    <w:rsid w:val="003F6CF1"/>
    <w:rsid w:val="003F7BBC"/>
    <w:rsid w:val="00400306"/>
    <w:rsid w:val="00400954"/>
    <w:rsid w:val="00402A23"/>
    <w:rsid w:val="0040368B"/>
    <w:rsid w:val="004045B6"/>
    <w:rsid w:val="00404B31"/>
    <w:rsid w:val="004078DE"/>
    <w:rsid w:val="00412157"/>
    <w:rsid w:val="00412671"/>
    <w:rsid w:val="00413AFB"/>
    <w:rsid w:val="00415521"/>
    <w:rsid w:val="00415721"/>
    <w:rsid w:val="00415CC1"/>
    <w:rsid w:val="0041664D"/>
    <w:rsid w:val="00416924"/>
    <w:rsid w:val="00417AE3"/>
    <w:rsid w:val="00420E65"/>
    <w:rsid w:val="00422C63"/>
    <w:rsid w:val="00423054"/>
    <w:rsid w:val="004242D0"/>
    <w:rsid w:val="00425692"/>
    <w:rsid w:val="00425825"/>
    <w:rsid w:val="00427786"/>
    <w:rsid w:val="00427D9A"/>
    <w:rsid w:val="004323E3"/>
    <w:rsid w:val="004333CE"/>
    <w:rsid w:val="004339B9"/>
    <w:rsid w:val="00433D5A"/>
    <w:rsid w:val="0043402C"/>
    <w:rsid w:val="00434396"/>
    <w:rsid w:val="00434DE4"/>
    <w:rsid w:val="00435C5C"/>
    <w:rsid w:val="00436A20"/>
    <w:rsid w:val="00437358"/>
    <w:rsid w:val="004377FD"/>
    <w:rsid w:val="00437A1D"/>
    <w:rsid w:val="00437E06"/>
    <w:rsid w:val="00441C26"/>
    <w:rsid w:val="00442DC9"/>
    <w:rsid w:val="00442E32"/>
    <w:rsid w:val="004449FE"/>
    <w:rsid w:val="00444C68"/>
    <w:rsid w:val="0044588E"/>
    <w:rsid w:val="00447B75"/>
    <w:rsid w:val="00447E8C"/>
    <w:rsid w:val="0045155B"/>
    <w:rsid w:val="00451626"/>
    <w:rsid w:val="00453BAF"/>
    <w:rsid w:val="004547AF"/>
    <w:rsid w:val="00456887"/>
    <w:rsid w:val="00457A0C"/>
    <w:rsid w:val="00461753"/>
    <w:rsid w:val="004621A6"/>
    <w:rsid w:val="00463EB3"/>
    <w:rsid w:val="0046518C"/>
    <w:rsid w:val="00471596"/>
    <w:rsid w:val="00471A7B"/>
    <w:rsid w:val="00472389"/>
    <w:rsid w:val="004729CF"/>
    <w:rsid w:val="0047313C"/>
    <w:rsid w:val="00473C1D"/>
    <w:rsid w:val="004740F8"/>
    <w:rsid w:val="00474525"/>
    <w:rsid w:val="00476F2F"/>
    <w:rsid w:val="00477457"/>
    <w:rsid w:val="00481A68"/>
    <w:rsid w:val="004826D3"/>
    <w:rsid w:val="00482CCB"/>
    <w:rsid w:val="00482D83"/>
    <w:rsid w:val="00483F4F"/>
    <w:rsid w:val="00484DBA"/>
    <w:rsid w:val="00484DEE"/>
    <w:rsid w:val="0048566C"/>
    <w:rsid w:val="00485A9E"/>
    <w:rsid w:val="00485CB6"/>
    <w:rsid w:val="00486D2F"/>
    <w:rsid w:val="004873A5"/>
    <w:rsid w:val="00487ABC"/>
    <w:rsid w:val="00490640"/>
    <w:rsid w:val="00490BE7"/>
    <w:rsid w:val="00493037"/>
    <w:rsid w:val="00494DB5"/>
    <w:rsid w:val="00494F83"/>
    <w:rsid w:val="00496041"/>
    <w:rsid w:val="00496360"/>
    <w:rsid w:val="004966AA"/>
    <w:rsid w:val="0049784F"/>
    <w:rsid w:val="00497E25"/>
    <w:rsid w:val="004A08A7"/>
    <w:rsid w:val="004A0EC6"/>
    <w:rsid w:val="004A1BFA"/>
    <w:rsid w:val="004A2003"/>
    <w:rsid w:val="004A20C2"/>
    <w:rsid w:val="004A27B6"/>
    <w:rsid w:val="004A28FA"/>
    <w:rsid w:val="004A385F"/>
    <w:rsid w:val="004A4188"/>
    <w:rsid w:val="004A4784"/>
    <w:rsid w:val="004A56AC"/>
    <w:rsid w:val="004A5D22"/>
    <w:rsid w:val="004A63B8"/>
    <w:rsid w:val="004A712C"/>
    <w:rsid w:val="004B1174"/>
    <w:rsid w:val="004B168A"/>
    <w:rsid w:val="004B16D1"/>
    <w:rsid w:val="004B1972"/>
    <w:rsid w:val="004B3A8B"/>
    <w:rsid w:val="004B3F3F"/>
    <w:rsid w:val="004B4102"/>
    <w:rsid w:val="004B4E28"/>
    <w:rsid w:val="004B549F"/>
    <w:rsid w:val="004B5A57"/>
    <w:rsid w:val="004B6B14"/>
    <w:rsid w:val="004B6F10"/>
    <w:rsid w:val="004B75C5"/>
    <w:rsid w:val="004B77B3"/>
    <w:rsid w:val="004B7A97"/>
    <w:rsid w:val="004C0B64"/>
    <w:rsid w:val="004C10EE"/>
    <w:rsid w:val="004C170E"/>
    <w:rsid w:val="004C38C2"/>
    <w:rsid w:val="004C438D"/>
    <w:rsid w:val="004C4DE8"/>
    <w:rsid w:val="004C4E66"/>
    <w:rsid w:val="004C51E6"/>
    <w:rsid w:val="004C5BE5"/>
    <w:rsid w:val="004C6625"/>
    <w:rsid w:val="004C6B14"/>
    <w:rsid w:val="004C7013"/>
    <w:rsid w:val="004C740D"/>
    <w:rsid w:val="004C7827"/>
    <w:rsid w:val="004D0540"/>
    <w:rsid w:val="004D15C4"/>
    <w:rsid w:val="004D185D"/>
    <w:rsid w:val="004D36CC"/>
    <w:rsid w:val="004D37FC"/>
    <w:rsid w:val="004D3B13"/>
    <w:rsid w:val="004D4B49"/>
    <w:rsid w:val="004D56C7"/>
    <w:rsid w:val="004D59D5"/>
    <w:rsid w:val="004D5AC5"/>
    <w:rsid w:val="004D6919"/>
    <w:rsid w:val="004E0511"/>
    <w:rsid w:val="004E0827"/>
    <w:rsid w:val="004E0C05"/>
    <w:rsid w:val="004E14A0"/>
    <w:rsid w:val="004E1616"/>
    <w:rsid w:val="004E175D"/>
    <w:rsid w:val="004E1ECA"/>
    <w:rsid w:val="004E21BD"/>
    <w:rsid w:val="004E25AF"/>
    <w:rsid w:val="004E2B68"/>
    <w:rsid w:val="004E61EB"/>
    <w:rsid w:val="004E6A1D"/>
    <w:rsid w:val="004E7536"/>
    <w:rsid w:val="004E7B24"/>
    <w:rsid w:val="004E7D12"/>
    <w:rsid w:val="004F0237"/>
    <w:rsid w:val="004F1D6D"/>
    <w:rsid w:val="004F3ADF"/>
    <w:rsid w:val="004F4428"/>
    <w:rsid w:val="004F4A46"/>
    <w:rsid w:val="004F5BC3"/>
    <w:rsid w:val="004F796D"/>
    <w:rsid w:val="0050051C"/>
    <w:rsid w:val="00500FCE"/>
    <w:rsid w:val="00500FED"/>
    <w:rsid w:val="00501705"/>
    <w:rsid w:val="00505871"/>
    <w:rsid w:val="00505949"/>
    <w:rsid w:val="00511051"/>
    <w:rsid w:val="005132F5"/>
    <w:rsid w:val="005152D6"/>
    <w:rsid w:val="005152FE"/>
    <w:rsid w:val="005161EB"/>
    <w:rsid w:val="00516EF5"/>
    <w:rsid w:val="00516F05"/>
    <w:rsid w:val="005172D8"/>
    <w:rsid w:val="00517D29"/>
    <w:rsid w:val="005205A1"/>
    <w:rsid w:val="00521176"/>
    <w:rsid w:val="00521C73"/>
    <w:rsid w:val="00524084"/>
    <w:rsid w:val="00524688"/>
    <w:rsid w:val="00524F20"/>
    <w:rsid w:val="00526775"/>
    <w:rsid w:val="00526789"/>
    <w:rsid w:val="00526E6F"/>
    <w:rsid w:val="005272B2"/>
    <w:rsid w:val="00527CB3"/>
    <w:rsid w:val="00532417"/>
    <w:rsid w:val="005333B8"/>
    <w:rsid w:val="00533B06"/>
    <w:rsid w:val="00534162"/>
    <w:rsid w:val="00534F6F"/>
    <w:rsid w:val="0053579E"/>
    <w:rsid w:val="0053584D"/>
    <w:rsid w:val="00536550"/>
    <w:rsid w:val="00541850"/>
    <w:rsid w:val="00541D74"/>
    <w:rsid w:val="00543F03"/>
    <w:rsid w:val="00545E13"/>
    <w:rsid w:val="00546185"/>
    <w:rsid w:val="005509B5"/>
    <w:rsid w:val="00550F9E"/>
    <w:rsid w:val="005510E5"/>
    <w:rsid w:val="0055192A"/>
    <w:rsid w:val="00552A84"/>
    <w:rsid w:val="00554FF3"/>
    <w:rsid w:val="00557063"/>
    <w:rsid w:val="00557537"/>
    <w:rsid w:val="00557EBC"/>
    <w:rsid w:val="00560C79"/>
    <w:rsid w:val="00564168"/>
    <w:rsid w:val="0056423D"/>
    <w:rsid w:val="00564FCC"/>
    <w:rsid w:val="00565FDE"/>
    <w:rsid w:val="005670D9"/>
    <w:rsid w:val="00567BF9"/>
    <w:rsid w:val="00570C15"/>
    <w:rsid w:val="00572715"/>
    <w:rsid w:val="005734F1"/>
    <w:rsid w:val="0057536B"/>
    <w:rsid w:val="005760F7"/>
    <w:rsid w:val="00581462"/>
    <w:rsid w:val="005827A2"/>
    <w:rsid w:val="005831CF"/>
    <w:rsid w:val="005845CC"/>
    <w:rsid w:val="00584652"/>
    <w:rsid w:val="005851DE"/>
    <w:rsid w:val="005855E7"/>
    <w:rsid w:val="00585A91"/>
    <w:rsid w:val="00585CF4"/>
    <w:rsid w:val="005865EC"/>
    <w:rsid w:val="00586A01"/>
    <w:rsid w:val="00586C1D"/>
    <w:rsid w:val="00591945"/>
    <w:rsid w:val="005920C9"/>
    <w:rsid w:val="005929CD"/>
    <w:rsid w:val="00593AF7"/>
    <w:rsid w:val="00593D72"/>
    <w:rsid w:val="00596E3B"/>
    <w:rsid w:val="005975D2"/>
    <w:rsid w:val="00597DC4"/>
    <w:rsid w:val="00597F76"/>
    <w:rsid w:val="005A0DCA"/>
    <w:rsid w:val="005A154A"/>
    <w:rsid w:val="005A32DC"/>
    <w:rsid w:val="005A371C"/>
    <w:rsid w:val="005A50C3"/>
    <w:rsid w:val="005A65CE"/>
    <w:rsid w:val="005A66D3"/>
    <w:rsid w:val="005A7F1A"/>
    <w:rsid w:val="005B1799"/>
    <w:rsid w:val="005B258A"/>
    <w:rsid w:val="005B318E"/>
    <w:rsid w:val="005B48D2"/>
    <w:rsid w:val="005B4E14"/>
    <w:rsid w:val="005B59E5"/>
    <w:rsid w:val="005B6900"/>
    <w:rsid w:val="005B6D24"/>
    <w:rsid w:val="005B6DFB"/>
    <w:rsid w:val="005C1126"/>
    <w:rsid w:val="005C2571"/>
    <w:rsid w:val="005C447D"/>
    <w:rsid w:val="005C5BB1"/>
    <w:rsid w:val="005C6353"/>
    <w:rsid w:val="005C7F5E"/>
    <w:rsid w:val="005D129F"/>
    <w:rsid w:val="005D272A"/>
    <w:rsid w:val="005D3DD5"/>
    <w:rsid w:val="005D3FD4"/>
    <w:rsid w:val="005D573B"/>
    <w:rsid w:val="005D5F7D"/>
    <w:rsid w:val="005E029B"/>
    <w:rsid w:val="005E05B4"/>
    <w:rsid w:val="005E0671"/>
    <w:rsid w:val="005E3862"/>
    <w:rsid w:val="005E63E1"/>
    <w:rsid w:val="005E6864"/>
    <w:rsid w:val="005E71E4"/>
    <w:rsid w:val="005E772F"/>
    <w:rsid w:val="005F0242"/>
    <w:rsid w:val="005F0660"/>
    <w:rsid w:val="005F0C2C"/>
    <w:rsid w:val="005F0E8E"/>
    <w:rsid w:val="005F0EF7"/>
    <w:rsid w:val="005F113B"/>
    <w:rsid w:val="005F1382"/>
    <w:rsid w:val="005F2B2E"/>
    <w:rsid w:val="005F2BD8"/>
    <w:rsid w:val="005F3FA7"/>
    <w:rsid w:val="005F5270"/>
    <w:rsid w:val="005F5AAD"/>
    <w:rsid w:val="005F6148"/>
    <w:rsid w:val="005F6A46"/>
    <w:rsid w:val="005F6D8B"/>
    <w:rsid w:val="005F6F98"/>
    <w:rsid w:val="00600861"/>
    <w:rsid w:val="00601B83"/>
    <w:rsid w:val="00601ED7"/>
    <w:rsid w:val="00602B74"/>
    <w:rsid w:val="006035B7"/>
    <w:rsid w:val="00603A6D"/>
    <w:rsid w:val="00610177"/>
    <w:rsid w:val="006107F1"/>
    <w:rsid w:val="00610E7C"/>
    <w:rsid w:val="00612D82"/>
    <w:rsid w:val="0061388A"/>
    <w:rsid w:val="00614B91"/>
    <w:rsid w:val="00616774"/>
    <w:rsid w:val="006174B6"/>
    <w:rsid w:val="00620184"/>
    <w:rsid w:val="00621D62"/>
    <w:rsid w:val="0062251C"/>
    <w:rsid w:val="00623DA6"/>
    <w:rsid w:val="00623DBC"/>
    <w:rsid w:val="0062500A"/>
    <w:rsid w:val="00625187"/>
    <w:rsid w:val="0062542A"/>
    <w:rsid w:val="0062612A"/>
    <w:rsid w:val="00627150"/>
    <w:rsid w:val="006275D5"/>
    <w:rsid w:val="006301B6"/>
    <w:rsid w:val="00633E5B"/>
    <w:rsid w:val="00633E97"/>
    <w:rsid w:val="00637202"/>
    <w:rsid w:val="006377B4"/>
    <w:rsid w:val="00640C23"/>
    <w:rsid w:val="006419F7"/>
    <w:rsid w:val="00641AE1"/>
    <w:rsid w:val="00643380"/>
    <w:rsid w:val="006437D5"/>
    <w:rsid w:val="00645F22"/>
    <w:rsid w:val="0064639E"/>
    <w:rsid w:val="006465AE"/>
    <w:rsid w:val="00647057"/>
    <w:rsid w:val="00647742"/>
    <w:rsid w:val="00650DF6"/>
    <w:rsid w:val="00650EE9"/>
    <w:rsid w:val="00651E32"/>
    <w:rsid w:val="0065350B"/>
    <w:rsid w:val="00653B7E"/>
    <w:rsid w:val="00653EE2"/>
    <w:rsid w:val="006554D6"/>
    <w:rsid w:val="00655960"/>
    <w:rsid w:val="00655BEE"/>
    <w:rsid w:val="006565BB"/>
    <w:rsid w:val="006567D1"/>
    <w:rsid w:val="00657644"/>
    <w:rsid w:val="006578A2"/>
    <w:rsid w:val="00657FD7"/>
    <w:rsid w:val="006603FB"/>
    <w:rsid w:val="0066077A"/>
    <w:rsid w:val="00661608"/>
    <w:rsid w:val="00661771"/>
    <w:rsid w:val="006639C6"/>
    <w:rsid w:val="006639DC"/>
    <w:rsid w:val="00663F6E"/>
    <w:rsid w:val="006646FA"/>
    <w:rsid w:val="006658D8"/>
    <w:rsid w:val="006663E0"/>
    <w:rsid w:val="00666FB2"/>
    <w:rsid w:val="00667142"/>
    <w:rsid w:val="00667871"/>
    <w:rsid w:val="0067075D"/>
    <w:rsid w:val="0067085D"/>
    <w:rsid w:val="00670B9F"/>
    <w:rsid w:val="00670C80"/>
    <w:rsid w:val="006712F0"/>
    <w:rsid w:val="00671309"/>
    <w:rsid w:val="00671EF6"/>
    <w:rsid w:val="00672BA3"/>
    <w:rsid w:val="00672DDD"/>
    <w:rsid w:val="00672EC5"/>
    <w:rsid w:val="00673B2C"/>
    <w:rsid w:val="006741DE"/>
    <w:rsid w:val="00674449"/>
    <w:rsid w:val="00674904"/>
    <w:rsid w:val="00674DD2"/>
    <w:rsid w:val="00675653"/>
    <w:rsid w:val="00675774"/>
    <w:rsid w:val="00680116"/>
    <w:rsid w:val="00680F6E"/>
    <w:rsid w:val="00681651"/>
    <w:rsid w:val="00683BB8"/>
    <w:rsid w:val="00684912"/>
    <w:rsid w:val="006849F6"/>
    <w:rsid w:val="00684B84"/>
    <w:rsid w:val="00685967"/>
    <w:rsid w:val="00685D78"/>
    <w:rsid w:val="006877E6"/>
    <w:rsid w:val="00690CE7"/>
    <w:rsid w:val="00692155"/>
    <w:rsid w:val="006926B6"/>
    <w:rsid w:val="00695463"/>
    <w:rsid w:val="00695D43"/>
    <w:rsid w:val="00695DDA"/>
    <w:rsid w:val="0069600C"/>
    <w:rsid w:val="0069659D"/>
    <w:rsid w:val="006965C9"/>
    <w:rsid w:val="00696CC9"/>
    <w:rsid w:val="00697AA4"/>
    <w:rsid w:val="006A23C4"/>
    <w:rsid w:val="006A52FC"/>
    <w:rsid w:val="006A609D"/>
    <w:rsid w:val="006A6130"/>
    <w:rsid w:val="006A681B"/>
    <w:rsid w:val="006A7B51"/>
    <w:rsid w:val="006B031C"/>
    <w:rsid w:val="006B0741"/>
    <w:rsid w:val="006B08D5"/>
    <w:rsid w:val="006B2379"/>
    <w:rsid w:val="006B31CD"/>
    <w:rsid w:val="006B513F"/>
    <w:rsid w:val="006B638A"/>
    <w:rsid w:val="006B718E"/>
    <w:rsid w:val="006C081A"/>
    <w:rsid w:val="006C14C4"/>
    <w:rsid w:val="006C1FEF"/>
    <w:rsid w:val="006C3C1E"/>
    <w:rsid w:val="006C4873"/>
    <w:rsid w:val="006C4B65"/>
    <w:rsid w:val="006C4C81"/>
    <w:rsid w:val="006C4FFB"/>
    <w:rsid w:val="006C5862"/>
    <w:rsid w:val="006C5901"/>
    <w:rsid w:val="006C5CCA"/>
    <w:rsid w:val="006D1876"/>
    <w:rsid w:val="006D25EC"/>
    <w:rsid w:val="006D26A2"/>
    <w:rsid w:val="006D363F"/>
    <w:rsid w:val="006D6058"/>
    <w:rsid w:val="006D6530"/>
    <w:rsid w:val="006D771E"/>
    <w:rsid w:val="006E197D"/>
    <w:rsid w:val="006E1EE4"/>
    <w:rsid w:val="006E2445"/>
    <w:rsid w:val="006E3693"/>
    <w:rsid w:val="006E39C0"/>
    <w:rsid w:val="006E4564"/>
    <w:rsid w:val="006E49A2"/>
    <w:rsid w:val="006E55AB"/>
    <w:rsid w:val="006E562F"/>
    <w:rsid w:val="006E6659"/>
    <w:rsid w:val="006E6AE0"/>
    <w:rsid w:val="006E6F14"/>
    <w:rsid w:val="006F0602"/>
    <w:rsid w:val="006F0846"/>
    <w:rsid w:val="006F1714"/>
    <w:rsid w:val="006F1F1E"/>
    <w:rsid w:val="006F251E"/>
    <w:rsid w:val="006F2946"/>
    <w:rsid w:val="006F4115"/>
    <w:rsid w:val="006F724B"/>
    <w:rsid w:val="006F7751"/>
    <w:rsid w:val="0070118F"/>
    <w:rsid w:val="0070152B"/>
    <w:rsid w:val="00703B56"/>
    <w:rsid w:val="00704086"/>
    <w:rsid w:val="00705EB3"/>
    <w:rsid w:val="00705F65"/>
    <w:rsid w:val="00706664"/>
    <w:rsid w:val="007073C0"/>
    <w:rsid w:val="0070766E"/>
    <w:rsid w:val="00710853"/>
    <w:rsid w:val="0071086F"/>
    <w:rsid w:val="007112B4"/>
    <w:rsid w:val="007114EA"/>
    <w:rsid w:val="007118E4"/>
    <w:rsid w:val="007124A4"/>
    <w:rsid w:val="00712A70"/>
    <w:rsid w:val="00713586"/>
    <w:rsid w:val="00714CCE"/>
    <w:rsid w:val="007155C6"/>
    <w:rsid w:val="00715EE7"/>
    <w:rsid w:val="007162FC"/>
    <w:rsid w:val="007178AD"/>
    <w:rsid w:val="00717F3E"/>
    <w:rsid w:val="00720506"/>
    <w:rsid w:val="007231CA"/>
    <w:rsid w:val="007233EB"/>
    <w:rsid w:val="007235F4"/>
    <w:rsid w:val="00723B18"/>
    <w:rsid w:val="00724930"/>
    <w:rsid w:val="00724A9C"/>
    <w:rsid w:val="00725138"/>
    <w:rsid w:val="00726188"/>
    <w:rsid w:val="0072668A"/>
    <w:rsid w:val="00727FB2"/>
    <w:rsid w:val="007304F9"/>
    <w:rsid w:val="00730995"/>
    <w:rsid w:val="00731790"/>
    <w:rsid w:val="00733A15"/>
    <w:rsid w:val="00733D7C"/>
    <w:rsid w:val="00734C20"/>
    <w:rsid w:val="007358B1"/>
    <w:rsid w:val="007364CC"/>
    <w:rsid w:val="007367A6"/>
    <w:rsid w:val="00736C1C"/>
    <w:rsid w:val="007375FA"/>
    <w:rsid w:val="007419FB"/>
    <w:rsid w:val="00745B10"/>
    <w:rsid w:val="00745D2F"/>
    <w:rsid w:val="00746088"/>
    <w:rsid w:val="00746388"/>
    <w:rsid w:val="0074684C"/>
    <w:rsid w:val="007502A4"/>
    <w:rsid w:val="007516C7"/>
    <w:rsid w:val="0075289D"/>
    <w:rsid w:val="007532EF"/>
    <w:rsid w:val="00753B59"/>
    <w:rsid w:val="007549EF"/>
    <w:rsid w:val="00756078"/>
    <w:rsid w:val="007562AC"/>
    <w:rsid w:val="0075707D"/>
    <w:rsid w:val="00760D39"/>
    <w:rsid w:val="0076368C"/>
    <w:rsid w:val="00763F59"/>
    <w:rsid w:val="007641FE"/>
    <w:rsid w:val="007656D2"/>
    <w:rsid w:val="00765832"/>
    <w:rsid w:val="0076656D"/>
    <w:rsid w:val="00766D6E"/>
    <w:rsid w:val="00772A6A"/>
    <w:rsid w:val="00773146"/>
    <w:rsid w:val="007736B6"/>
    <w:rsid w:val="00773C09"/>
    <w:rsid w:val="0077598C"/>
    <w:rsid w:val="00775BA1"/>
    <w:rsid w:val="00776A11"/>
    <w:rsid w:val="00776ECC"/>
    <w:rsid w:val="00777B89"/>
    <w:rsid w:val="00777DB2"/>
    <w:rsid w:val="00781881"/>
    <w:rsid w:val="00781BAD"/>
    <w:rsid w:val="00781F04"/>
    <w:rsid w:val="007827B4"/>
    <w:rsid w:val="00782A69"/>
    <w:rsid w:val="00782D0F"/>
    <w:rsid w:val="00783149"/>
    <w:rsid w:val="00783E67"/>
    <w:rsid w:val="00783FDE"/>
    <w:rsid w:val="007844C7"/>
    <w:rsid w:val="00784F5C"/>
    <w:rsid w:val="00784FB3"/>
    <w:rsid w:val="00785145"/>
    <w:rsid w:val="0079205C"/>
    <w:rsid w:val="00794B5D"/>
    <w:rsid w:val="00794BCC"/>
    <w:rsid w:val="00794CCA"/>
    <w:rsid w:val="00795E40"/>
    <w:rsid w:val="00796A00"/>
    <w:rsid w:val="00796B6A"/>
    <w:rsid w:val="007979B1"/>
    <w:rsid w:val="007A01D0"/>
    <w:rsid w:val="007A1FC3"/>
    <w:rsid w:val="007A289C"/>
    <w:rsid w:val="007A3016"/>
    <w:rsid w:val="007A3644"/>
    <w:rsid w:val="007A371D"/>
    <w:rsid w:val="007A3911"/>
    <w:rsid w:val="007A47C4"/>
    <w:rsid w:val="007A563D"/>
    <w:rsid w:val="007A5899"/>
    <w:rsid w:val="007A59AD"/>
    <w:rsid w:val="007A6DBF"/>
    <w:rsid w:val="007A6FE2"/>
    <w:rsid w:val="007A79AF"/>
    <w:rsid w:val="007A7AEA"/>
    <w:rsid w:val="007B13E9"/>
    <w:rsid w:val="007B1799"/>
    <w:rsid w:val="007B1B5A"/>
    <w:rsid w:val="007B35ED"/>
    <w:rsid w:val="007B467E"/>
    <w:rsid w:val="007B538A"/>
    <w:rsid w:val="007B5B03"/>
    <w:rsid w:val="007B7007"/>
    <w:rsid w:val="007B73E6"/>
    <w:rsid w:val="007B7BC4"/>
    <w:rsid w:val="007B7CE3"/>
    <w:rsid w:val="007C0537"/>
    <w:rsid w:val="007C273D"/>
    <w:rsid w:val="007C29C2"/>
    <w:rsid w:val="007C2E4C"/>
    <w:rsid w:val="007C4401"/>
    <w:rsid w:val="007C5161"/>
    <w:rsid w:val="007C5191"/>
    <w:rsid w:val="007C581E"/>
    <w:rsid w:val="007C595F"/>
    <w:rsid w:val="007C5A95"/>
    <w:rsid w:val="007C61F3"/>
    <w:rsid w:val="007C7917"/>
    <w:rsid w:val="007C7A96"/>
    <w:rsid w:val="007D1281"/>
    <w:rsid w:val="007D239F"/>
    <w:rsid w:val="007D2C73"/>
    <w:rsid w:val="007D4C49"/>
    <w:rsid w:val="007D58FB"/>
    <w:rsid w:val="007D5B74"/>
    <w:rsid w:val="007D6525"/>
    <w:rsid w:val="007D6CC8"/>
    <w:rsid w:val="007D72DB"/>
    <w:rsid w:val="007D74F4"/>
    <w:rsid w:val="007E1686"/>
    <w:rsid w:val="007E3BA5"/>
    <w:rsid w:val="007E3F99"/>
    <w:rsid w:val="007E5E2A"/>
    <w:rsid w:val="007E6D7B"/>
    <w:rsid w:val="007E6E86"/>
    <w:rsid w:val="007E77DB"/>
    <w:rsid w:val="007E7C12"/>
    <w:rsid w:val="007E7E2E"/>
    <w:rsid w:val="007E7E4F"/>
    <w:rsid w:val="007F04F7"/>
    <w:rsid w:val="007F1669"/>
    <w:rsid w:val="007F4A7A"/>
    <w:rsid w:val="007F4C1F"/>
    <w:rsid w:val="007F51C3"/>
    <w:rsid w:val="007F6AD0"/>
    <w:rsid w:val="007F78DB"/>
    <w:rsid w:val="008006ED"/>
    <w:rsid w:val="00800BB7"/>
    <w:rsid w:val="0080144D"/>
    <w:rsid w:val="008018BA"/>
    <w:rsid w:val="00803A76"/>
    <w:rsid w:val="008041E2"/>
    <w:rsid w:val="008045F4"/>
    <w:rsid w:val="00805562"/>
    <w:rsid w:val="0080597C"/>
    <w:rsid w:val="008070BB"/>
    <w:rsid w:val="008100AF"/>
    <w:rsid w:val="0081219A"/>
    <w:rsid w:val="00812615"/>
    <w:rsid w:val="00812E5B"/>
    <w:rsid w:val="00812EA9"/>
    <w:rsid w:val="00813C26"/>
    <w:rsid w:val="00813C47"/>
    <w:rsid w:val="00813E92"/>
    <w:rsid w:val="008147CC"/>
    <w:rsid w:val="0081506A"/>
    <w:rsid w:val="0081519D"/>
    <w:rsid w:val="008164EB"/>
    <w:rsid w:val="00816CB4"/>
    <w:rsid w:val="00817596"/>
    <w:rsid w:val="00820F16"/>
    <w:rsid w:val="00821946"/>
    <w:rsid w:val="00822D02"/>
    <w:rsid w:val="0082589B"/>
    <w:rsid w:val="0082601A"/>
    <w:rsid w:val="00826419"/>
    <w:rsid w:val="0083058E"/>
    <w:rsid w:val="00832BA5"/>
    <w:rsid w:val="0083387D"/>
    <w:rsid w:val="008356A6"/>
    <w:rsid w:val="008372B7"/>
    <w:rsid w:val="00840747"/>
    <w:rsid w:val="008414C0"/>
    <w:rsid w:val="0084184B"/>
    <w:rsid w:val="00842F6C"/>
    <w:rsid w:val="00843309"/>
    <w:rsid w:val="00843CCE"/>
    <w:rsid w:val="008444D9"/>
    <w:rsid w:val="00844CD9"/>
    <w:rsid w:val="00847ACF"/>
    <w:rsid w:val="00850AA0"/>
    <w:rsid w:val="00852D55"/>
    <w:rsid w:val="00853036"/>
    <w:rsid w:val="0085307A"/>
    <w:rsid w:val="00855AB2"/>
    <w:rsid w:val="00855AE2"/>
    <w:rsid w:val="00855DFC"/>
    <w:rsid w:val="00856216"/>
    <w:rsid w:val="00857BFD"/>
    <w:rsid w:val="00861497"/>
    <w:rsid w:val="0086162A"/>
    <w:rsid w:val="00861A67"/>
    <w:rsid w:val="00862BE8"/>
    <w:rsid w:val="00863D19"/>
    <w:rsid w:val="008658D5"/>
    <w:rsid w:val="00865D35"/>
    <w:rsid w:val="00867230"/>
    <w:rsid w:val="008712EC"/>
    <w:rsid w:val="008722A9"/>
    <w:rsid w:val="0087263F"/>
    <w:rsid w:val="00872B76"/>
    <w:rsid w:val="008746DF"/>
    <w:rsid w:val="00874E16"/>
    <w:rsid w:val="0087788D"/>
    <w:rsid w:val="00881918"/>
    <w:rsid w:val="00883338"/>
    <w:rsid w:val="008845F0"/>
    <w:rsid w:val="008854A0"/>
    <w:rsid w:val="00886089"/>
    <w:rsid w:val="00886CB2"/>
    <w:rsid w:val="00887264"/>
    <w:rsid w:val="00890C0D"/>
    <w:rsid w:val="00890F49"/>
    <w:rsid w:val="0089167C"/>
    <w:rsid w:val="00891803"/>
    <w:rsid w:val="008918F3"/>
    <w:rsid w:val="0089197D"/>
    <w:rsid w:val="00893338"/>
    <w:rsid w:val="00893450"/>
    <w:rsid w:val="008958BE"/>
    <w:rsid w:val="00895D10"/>
    <w:rsid w:val="0089603E"/>
    <w:rsid w:val="0089692D"/>
    <w:rsid w:val="008A1308"/>
    <w:rsid w:val="008A13B8"/>
    <w:rsid w:val="008A165F"/>
    <w:rsid w:val="008A1742"/>
    <w:rsid w:val="008A290D"/>
    <w:rsid w:val="008A293C"/>
    <w:rsid w:val="008A2B77"/>
    <w:rsid w:val="008A2DCB"/>
    <w:rsid w:val="008A2EA0"/>
    <w:rsid w:val="008A425F"/>
    <w:rsid w:val="008A4F92"/>
    <w:rsid w:val="008A58A1"/>
    <w:rsid w:val="008A5EA1"/>
    <w:rsid w:val="008A65A6"/>
    <w:rsid w:val="008A75CF"/>
    <w:rsid w:val="008A7A64"/>
    <w:rsid w:val="008B1300"/>
    <w:rsid w:val="008B143F"/>
    <w:rsid w:val="008B19AF"/>
    <w:rsid w:val="008B5BC6"/>
    <w:rsid w:val="008B6C02"/>
    <w:rsid w:val="008C0009"/>
    <w:rsid w:val="008C2CDF"/>
    <w:rsid w:val="008C52B5"/>
    <w:rsid w:val="008C6479"/>
    <w:rsid w:val="008C66C3"/>
    <w:rsid w:val="008C7421"/>
    <w:rsid w:val="008D0F11"/>
    <w:rsid w:val="008D100B"/>
    <w:rsid w:val="008D135A"/>
    <w:rsid w:val="008D3C3E"/>
    <w:rsid w:val="008D3DEA"/>
    <w:rsid w:val="008D482F"/>
    <w:rsid w:val="008D4C33"/>
    <w:rsid w:val="008D5C33"/>
    <w:rsid w:val="008D6271"/>
    <w:rsid w:val="008D659F"/>
    <w:rsid w:val="008D6682"/>
    <w:rsid w:val="008D6BEB"/>
    <w:rsid w:val="008D6D7A"/>
    <w:rsid w:val="008D71F5"/>
    <w:rsid w:val="008D7C4D"/>
    <w:rsid w:val="008E0508"/>
    <w:rsid w:val="008E0A61"/>
    <w:rsid w:val="008E1A51"/>
    <w:rsid w:val="008E2630"/>
    <w:rsid w:val="008E31BC"/>
    <w:rsid w:val="008E363F"/>
    <w:rsid w:val="008E46D5"/>
    <w:rsid w:val="008E5898"/>
    <w:rsid w:val="008E7574"/>
    <w:rsid w:val="008E7B06"/>
    <w:rsid w:val="008E7CC1"/>
    <w:rsid w:val="008E7D31"/>
    <w:rsid w:val="008F15D0"/>
    <w:rsid w:val="008F18A3"/>
    <w:rsid w:val="008F26CD"/>
    <w:rsid w:val="008F4D29"/>
    <w:rsid w:val="008F5509"/>
    <w:rsid w:val="008F623C"/>
    <w:rsid w:val="008F7711"/>
    <w:rsid w:val="008F7A4F"/>
    <w:rsid w:val="008F7ABA"/>
    <w:rsid w:val="008F7EBF"/>
    <w:rsid w:val="00900540"/>
    <w:rsid w:val="0090078C"/>
    <w:rsid w:val="0090080E"/>
    <w:rsid w:val="0090097A"/>
    <w:rsid w:val="00900C19"/>
    <w:rsid w:val="00902647"/>
    <w:rsid w:val="00902A3C"/>
    <w:rsid w:val="00902B7D"/>
    <w:rsid w:val="00902D32"/>
    <w:rsid w:val="00903AB1"/>
    <w:rsid w:val="00904D6C"/>
    <w:rsid w:val="00905AAC"/>
    <w:rsid w:val="00905CCF"/>
    <w:rsid w:val="0090653B"/>
    <w:rsid w:val="00906732"/>
    <w:rsid w:val="009107EA"/>
    <w:rsid w:val="00910B75"/>
    <w:rsid w:val="00910F42"/>
    <w:rsid w:val="00912ED7"/>
    <w:rsid w:val="00913609"/>
    <w:rsid w:val="00914465"/>
    <w:rsid w:val="00914AC4"/>
    <w:rsid w:val="00914C1E"/>
    <w:rsid w:val="0091596C"/>
    <w:rsid w:val="0091604C"/>
    <w:rsid w:val="00916FB3"/>
    <w:rsid w:val="00920ADD"/>
    <w:rsid w:val="0092153D"/>
    <w:rsid w:val="00921905"/>
    <w:rsid w:val="00922BD9"/>
    <w:rsid w:val="00924B4D"/>
    <w:rsid w:val="00924B5F"/>
    <w:rsid w:val="00924CD1"/>
    <w:rsid w:val="0092692A"/>
    <w:rsid w:val="00926A04"/>
    <w:rsid w:val="00926E3F"/>
    <w:rsid w:val="009300A0"/>
    <w:rsid w:val="0093081C"/>
    <w:rsid w:val="00930B71"/>
    <w:rsid w:val="00932B50"/>
    <w:rsid w:val="00932DF2"/>
    <w:rsid w:val="00932E39"/>
    <w:rsid w:val="00933259"/>
    <w:rsid w:val="00933C54"/>
    <w:rsid w:val="00933DAC"/>
    <w:rsid w:val="00934B99"/>
    <w:rsid w:val="00935037"/>
    <w:rsid w:val="00935A05"/>
    <w:rsid w:val="009372FA"/>
    <w:rsid w:val="009378FD"/>
    <w:rsid w:val="00937B11"/>
    <w:rsid w:val="00940AD7"/>
    <w:rsid w:val="00941C73"/>
    <w:rsid w:val="00943316"/>
    <w:rsid w:val="0094393E"/>
    <w:rsid w:val="00944678"/>
    <w:rsid w:val="00944774"/>
    <w:rsid w:val="009450D3"/>
    <w:rsid w:val="00945711"/>
    <w:rsid w:val="00945749"/>
    <w:rsid w:val="00946D12"/>
    <w:rsid w:val="00947265"/>
    <w:rsid w:val="00947444"/>
    <w:rsid w:val="009477FA"/>
    <w:rsid w:val="009506E2"/>
    <w:rsid w:val="00954E83"/>
    <w:rsid w:val="009552E2"/>
    <w:rsid w:val="0095643F"/>
    <w:rsid w:val="00956C46"/>
    <w:rsid w:val="009572B2"/>
    <w:rsid w:val="009573EE"/>
    <w:rsid w:val="00957A1F"/>
    <w:rsid w:val="00957F19"/>
    <w:rsid w:val="009604A5"/>
    <w:rsid w:val="00960619"/>
    <w:rsid w:val="00961160"/>
    <w:rsid w:val="00961506"/>
    <w:rsid w:val="0096246C"/>
    <w:rsid w:val="00962743"/>
    <w:rsid w:val="0096386F"/>
    <w:rsid w:val="00963891"/>
    <w:rsid w:val="0096403E"/>
    <w:rsid w:val="00964A36"/>
    <w:rsid w:val="00964A90"/>
    <w:rsid w:val="00964DB0"/>
    <w:rsid w:val="00964F3B"/>
    <w:rsid w:val="0096591F"/>
    <w:rsid w:val="0096593F"/>
    <w:rsid w:val="00967E7E"/>
    <w:rsid w:val="0097044D"/>
    <w:rsid w:val="0097098C"/>
    <w:rsid w:val="00971036"/>
    <w:rsid w:val="00971725"/>
    <w:rsid w:val="009735DF"/>
    <w:rsid w:val="00975551"/>
    <w:rsid w:val="009779EB"/>
    <w:rsid w:val="00977DDB"/>
    <w:rsid w:val="00982942"/>
    <w:rsid w:val="00982AAF"/>
    <w:rsid w:val="00982F89"/>
    <w:rsid w:val="00984AF0"/>
    <w:rsid w:val="00984D47"/>
    <w:rsid w:val="00984ED2"/>
    <w:rsid w:val="009854F7"/>
    <w:rsid w:val="00985D8F"/>
    <w:rsid w:val="00991108"/>
    <w:rsid w:val="0099123C"/>
    <w:rsid w:val="009942EE"/>
    <w:rsid w:val="00994F85"/>
    <w:rsid w:val="00996D82"/>
    <w:rsid w:val="00996EB8"/>
    <w:rsid w:val="00997E93"/>
    <w:rsid w:val="009A0D10"/>
    <w:rsid w:val="009A1257"/>
    <w:rsid w:val="009A2379"/>
    <w:rsid w:val="009A36B0"/>
    <w:rsid w:val="009A3F32"/>
    <w:rsid w:val="009A4D74"/>
    <w:rsid w:val="009A7309"/>
    <w:rsid w:val="009A73E5"/>
    <w:rsid w:val="009B01DC"/>
    <w:rsid w:val="009B0527"/>
    <w:rsid w:val="009B05E7"/>
    <w:rsid w:val="009B0E36"/>
    <w:rsid w:val="009B1354"/>
    <w:rsid w:val="009B24D8"/>
    <w:rsid w:val="009B253E"/>
    <w:rsid w:val="009B2B5E"/>
    <w:rsid w:val="009B2C63"/>
    <w:rsid w:val="009B5102"/>
    <w:rsid w:val="009B53D1"/>
    <w:rsid w:val="009B6BF6"/>
    <w:rsid w:val="009B6C4A"/>
    <w:rsid w:val="009B79EA"/>
    <w:rsid w:val="009C015C"/>
    <w:rsid w:val="009C1760"/>
    <w:rsid w:val="009C1EF3"/>
    <w:rsid w:val="009C3174"/>
    <w:rsid w:val="009C4FA3"/>
    <w:rsid w:val="009C5EAB"/>
    <w:rsid w:val="009C6333"/>
    <w:rsid w:val="009C7032"/>
    <w:rsid w:val="009D066E"/>
    <w:rsid w:val="009D0A0C"/>
    <w:rsid w:val="009D1998"/>
    <w:rsid w:val="009D20E3"/>
    <w:rsid w:val="009D2CBB"/>
    <w:rsid w:val="009D57D6"/>
    <w:rsid w:val="009D5A42"/>
    <w:rsid w:val="009D5D65"/>
    <w:rsid w:val="009D6270"/>
    <w:rsid w:val="009D6AAB"/>
    <w:rsid w:val="009D7095"/>
    <w:rsid w:val="009D773A"/>
    <w:rsid w:val="009E0B6E"/>
    <w:rsid w:val="009E217C"/>
    <w:rsid w:val="009E21B4"/>
    <w:rsid w:val="009E31CA"/>
    <w:rsid w:val="009E4AA2"/>
    <w:rsid w:val="009E7BCB"/>
    <w:rsid w:val="009F0003"/>
    <w:rsid w:val="009F02F4"/>
    <w:rsid w:val="009F1780"/>
    <w:rsid w:val="009F1C65"/>
    <w:rsid w:val="009F33D3"/>
    <w:rsid w:val="009F4745"/>
    <w:rsid w:val="009F47BB"/>
    <w:rsid w:val="009F5991"/>
    <w:rsid w:val="009F5FFF"/>
    <w:rsid w:val="009F64F6"/>
    <w:rsid w:val="009F67BB"/>
    <w:rsid w:val="009F7039"/>
    <w:rsid w:val="009F750C"/>
    <w:rsid w:val="00A00661"/>
    <w:rsid w:val="00A016D9"/>
    <w:rsid w:val="00A01AD7"/>
    <w:rsid w:val="00A02AC5"/>
    <w:rsid w:val="00A03744"/>
    <w:rsid w:val="00A04903"/>
    <w:rsid w:val="00A05605"/>
    <w:rsid w:val="00A05D4B"/>
    <w:rsid w:val="00A102D0"/>
    <w:rsid w:val="00A10E47"/>
    <w:rsid w:val="00A125E4"/>
    <w:rsid w:val="00A12CBC"/>
    <w:rsid w:val="00A138DF"/>
    <w:rsid w:val="00A14F95"/>
    <w:rsid w:val="00A15A5A"/>
    <w:rsid w:val="00A161C5"/>
    <w:rsid w:val="00A16DB4"/>
    <w:rsid w:val="00A17236"/>
    <w:rsid w:val="00A1787C"/>
    <w:rsid w:val="00A17B76"/>
    <w:rsid w:val="00A20EF1"/>
    <w:rsid w:val="00A2105C"/>
    <w:rsid w:val="00A23187"/>
    <w:rsid w:val="00A25857"/>
    <w:rsid w:val="00A26051"/>
    <w:rsid w:val="00A2612C"/>
    <w:rsid w:val="00A267EE"/>
    <w:rsid w:val="00A26A1E"/>
    <w:rsid w:val="00A26EF1"/>
    <w:rsid w:val="00A276E1"/>
    <w:rsid w:val="00A30752"/>
    <w:rsid w:val="00A309B0"/>
    <w:rsid w:val="00A30A56"/>
    <w:rsid w:val="00A30A95"/>
    <w:rsid w:val="00A32499"/>
    <w:rsid w:val="00A33E68"/>
    <w:rsid w:val="00A34331"/>
    <w:rsid w:val="00A35A1F"/>
    <w:rsid w:val="00A367AA"/>
    <w:rsid w:val="00A377C3"/>
    <w:rsid w:val="00A40539"/>
    <w:rsid w:val="00A408A5"/>
    <w:rsid w:val="00A40C45"/>
    <w:rsid w:val="00A414BE"/>
    <w:rsid w:val="00A418B1"/>
    <w:rsid w:val="00A41F94"/>
    <w:rsid w:val="00A4227D"/>
    <w:rsid w:val="00A44938"/>
    <w:rsid w:val="00A44D58"/>
    <w:rsid w:val="00A45EE6"/>
    <w:rsid w:val="00A4624A"/>
    <w:rsid w:val="00A47459"/>
    <w:rsid w:val="00A47719"/>
    <w:rsid w:val="00A47D5B"/>
    <w:rsid w:val="00A51141"/>
    <w:rsid w:val="00A51653"/>
    <w:rsid w:val="00A53277"/>
    <w:rsid w:val="00A5381C"/>
    <w:rsid w:val="00A53B41"/>
    <w:rsid w:val="00A54ADE"/>
    <w:rsid w:val="00A554DD"/>
    <w:rsid w:val="00A56329"/>
    <w:rsid w:val="00A5641A"/>
    <w:rsid w:val="00A5660E"/>
    <w:rsid w:val="00A57DB3"/>
    <w:rsid w:val="00A61F4D"/>
    <w:rsid w:val="00A6242A"/>
    <w:rsid w:val="00A63F93"/>
    <w:rsid w:val="00A6421D"/>
    <w:rsid w:val="00A6536F"/>
    <w:rsid w:val="00A6543B"/>
    <w:rsid w:val="00A65910"/>
    <w:rsid w:val="00A67617"/>
    <w:rsid w:val="00A70DF8"/>
    <w:rsid w:val="00A71523"/>
    <w:rsid w:val="00A71B43"/>
    <w:rsid w:val="00A72E28"/>
    <w:rsid w:val="00A72F6F"/>
    <w:rsid w:val="00A731AD"/>
    <w:rsid w:val="00A73489"/>
    <w:rsid w:val="00A73A00"/>
    <w:rsid w:val="00A7491F"/>
    <w:rsid w:val="00A75125"/>
    <w:rsid w:val="00A7673E"/>
    <w:rsid w:val="00A77428"/>
    <w:rsid w:val="00A81E19"/>
    <w:rsid w:val="00A84039"/>
    <w:rsid w:val="00A84577"/>
    <w:rsid w:val="00A845EF"/>
    <w:rsid w:val="00A84E54"/>
    <w:rsid w:val="00A8540F"/>
    <w:rsid w:val="00A859FB"/>
    <w:rsid w:val="00A8624F"/>
    <w:rsid w:val="00A8628A"/>
    <w:rsid w:val="00A86792"/>
    <w:rsid w:val="00A916E1"/>
    <w:rsid w:val="00A91F5A"/>
    <w:rsid w:val="00A920FE"/>
    <w:rsid w:val="00A923B8"/>
    <w:rsid w:val="00A9278F"/>
    <w:rsid w:val="00A928C0"/>
    <w:rsid w:val="00A93079"/>
    <w:rsid w:val="00A9400D"/>
    <w:rsid w:val="00A95944"/>
    <w:rsid w:val="00A95C25"/>
    <w:rsid w:val="00A96777"/>
    <w:rsid w:val="00A97254"/>
    <w:rsid w:val="00A97CF4"/>
    <w:rsid w:val="00AA04F4"/>
    <w:rsid w:val="00AA0657"/>
    <w:rsid w:val="00AA4024"/>
    <w:rsid w:val="00AA4798"/>
    <w:rsid w:val="00AA51F6"/>
    <w:rsid w:val="00AB05C0"/>
    <w:rsid w:val="00AB0AD3"/>
    <w:rsid w:val="00AB2179"/>
    <w:rsid w:val="00AB23AD"/>
    <w:rsid w:val="00AB299A"/>
    <w:rsid w:val="00AB2DBF"/>
    <w:rsid w:val="00AB38E1"/>
    <w:rsid w:val="00AB5313"/>
    <w:rsid w:val="00AB6161"/>
    <w:rsid w:val="00AB673A"/>
    <w:rsid w:val="00AB6E1A"/>
    <w:rsid w:val="00AB7C7A"/>
    <w:rsid w:val="00AB7D25"/>
    <w:rsid w:val="00AC0854"/>
    <w:rsid w:val="00AC0A05"/>
    <w:rsid w:val="00AC0D70"/>
    <w:rsid w:val="00AC11D8"/>
    <w:rsid w:val="00AC1270"/>
    <w:rsid w:val="00AC1689"/>
    <w:rsid w:val="00AC1CC1"/>
    <w:rsid w:val="00AC1FFB"/>
    <w:rsid w:val="00AC21F4"/>
    <w:rsid w:val="00AC2E1F"/>
    <w:rsid w:val="00AC2EA3"/>
    <w:rsid w:val="00AC3808"/>
    <w:rsid w:val="00AC3C67"/>
    <w:rsid w:val="00AC3DC9"/>
    <w:rsid w:val="00AC3E24"/>
    <w:rsid w:val="00AC4F52"/>
    <w:rsid w:val="00AC5619"/>
    <w:rsid w:val="00AC6BA5"/>
    <w:rsid w:val="00AC7689"/>
    <w:rsid w:val="00AC77BC"/>
    <w:rsid w:val="00AC7C90"/>
    <w:rsid w:val="00AD02AF"/>
    <w:rsid w:val="00AD03DE"/>
    <w:rsid w:val="00AD1178"/>
    <w:rsid w:val="00AD23F0"/>
    <w:rsid w:val="00AD2DBC"/>
    <w:rsid w:val="00AD3EF7"/>
    <w:rsid w:val="00AD5141"/>
    <w:rsid w:val="00AE1856"/>
    <w:rsid w:val="00AE2CF4"/>
    <w:rsid w:val="00AE38CE"/>
    <w:rsid w:val="00AE41A6"/>
    <w:rsid w:val="00AE4A85"/>
    <w:rsid w:val="00AE514E"/>
    <w:rsid w:val="00AE529E"/>
    <w:rsid w:val="00AE76CB"/>
    <w:rsid w:val="00AE7897"/>
    <w:rsid w:val="00AF0F16"/>
    <w:rsid w:val="00AF2CB6"/>
    <w:rsid w:val="00AF49E3"/>
    <w:rsid w:val="00AF5F28"/>
    <w:rsid w:val="00AF7A5C"/>
    <w:rsid w:val="00B006C6"/>
    <w:rsid w:val="00B00B91"/>
    <w:rsid w:val="00B022EB"/>
    <w:rsid w:val="00B02A6E"/>
    <w:rsid w:val="00B02B01"/>
    <w:rsid w:val="00B035D6"/>
    <w:rsid w:val="00B0378F"/>
    <w:rsid w:val="00B04014"/>
    <w:rsid w:val="00B0445B"/>
    <w:rsid w:val="00B04B27"/>
    <w:rsid w:val="00B04DE3"/>
    <w:rsid w:val="00B066CF"/>
    <w:rsid w:val="00B06836"/>
    <w:rsid w:val="00B069D2"/>
    <w:rsid w:val="00B1016A"/>
    <w:rsid w:val="00B12306"/>
    <w:rsid w:val="00B12529"/>
    <w:rsid w:val="00B137D8"/>
    <w:rsid w:val="00B13DE7"/>
    <w:rsid w:val="00B14F8F"/>
    <w:rsid w:val="00B15C70"/>
    <w:rsid w:val="00B16153"/>
    <w:rsid w:val="00B16552"/>
    <w:rsid w:val="00B176C9"/>
    <w:rsid w:val="00B20052"/>
    <w:rsid w:val="00B22BAA"/>
    <w:rsid w:val="00B25EDB"/>
    <w:rsid w:val="00B26D02"/>
    <w:rsid w:val="00B26ECD"/>
    <w:rsid w:val="00B27516"/>
    <w:rsid w:val="00B30BC7"/>
    <w:rsid w:val="00B30DA0"/>
    <w:rsid w:val="00B31175"/>
    <w:rsid w:val="00B31F7E"/>
    <w:rsid w:val="00B326EC"/>
    <w:rsid w:val="00B32919"/>
    <w:rsid w:val="00B34178"/>
    <w:rsid w:val="00B34B06"/>
    <w:rsid w:val="00B34E58"/>
    <w:rsid w:val="00B36C09"/>
    <w:rsid w:val="00B37623"/>
    <w:rsid w:val="00B4001C"/>
    <w:rsid w:val="00B40AE6"/>
    <w:rsid w:val="00B40F21"/>
    <w:rsid w:val="00B41020"/>
    <w:rsid w:val="00B43DC3"/>
    <w:rsid w:val="00B44AA2"/>
    <w:rsid w:val="00B45305"/>
    <w:rsid w:val="00B45764"/>
    <w:rsid w:val="00B45D78"/>
    <w:rsid w:val="00B46C02"/>
    <w:rsid w:val="00B4736D"/>
    <w:rsid w:val="00B47D4C"/>
    <w:rsid w:val="00B5071C"/>
    <w:rsid w:val="00B50FFF"/>
    <w:rsid w:val="00B514DF"/>
    <w:rsid w:val="00B523AE"/>
    <w:rsid w:val="00B5279E"/>
    <w:rsid w:val="00B5323A"/>
    <w:rsid w:val="00B53F07"/>
    <w:rsid w:val="00B541C0"/>
    <w:rsid w:val="00B54A3D"/>
    <w:rsid w:val="00B56ACB"/>
    <w:rsid w:val="00B56C3C"/>
    <w:rsid w:val="00B571A9"/>
    <w:rsid w:val="00B57B53"/>
    <w:rsid w:val="00B61039"/>
    <w:rsid w:val="00B616B0"/>
    <w:rsid w:val="00B62338"/>
    <w:rsid w:val="00B6251C"/>
    <w:rsid w:val="00B6320E"/>
    <w:rsid w:val="00B63BD7"/>
    <w:rsid w:val="00B659FF"/>
    <w:rsid w:val="00B7032F"/>
    <w:rsid w:val="00B70548"/>
    <w:rsid w:val="00B729C7"/>
    <w:rsid w:val="00B72E0F"/>
    <w:rsid w:val="00B72E1A"/>
    <w:rsid w:val="00B73B78"/>
    <w:rsid w:val="00B73DFF"/>
    <w:rsid w:val="00B744CB"/>
    <w:rsid w:val="00B74DE9"/>
    <w:rsid w:val="00B751D6"/>
    <w:rsid w:val="00B755F1"/>
    <w:rsid w:val="00B765A0"/>
    <w:rsid w:val="00B7718B"/>
    <w:rsid w:val="00B77DC7"/>
    <w:rsid w:val="00B81547"/>
    <w:rsid w:val="00B815BF"/>
    <w:rsid w:val="00B81BF7"/>
    <w:rsid w:val="00B81C48"/>
    <w:rsid w:val="00B8441F"/>
    <w:rsid w:val="00B85ED3"/>
    <w:rsid w:val="00B869D7"/>
    <w:rsid w:val="00B9167D"/>
    <w:rsid w:val="00B91875"/>
    <w:rsid w:val="00B91CE1"/>
    <w:rsid w:val="00B928B2"/>
    <w:rsid w:val="00B93EB7"/>
    <w:rsid w:val="00B94BF7"/>
    <w:rsid w:val="00B9555E"/>
    <w:rsid w:val="00B95B26"/>
    <w:rsid w:val="00B96E51"/>
    <w:rsid w:val="00B976F8"/>
    <w:rsid w:val="00BA010D"/>
    <w:rsid w:val="00BA1A46"/>
    <w:rsid w:val="00BA2248"/>
    <w:rsid w:val="00BA26F7"/>
    <w:rsid w:val="00BA2C3C"/>
    <w:rsid w:val="00BA3201"/>
    <w:rsid w:val="00BA34C3"/>
    <w:rsid w:val="00BA35BA"/>
    <w:rsid w:val="00BA4894"/>
    <w:rsid w:val="00BA4A77"/>
    <w:rsid w:val="00BA4D99"/>
    <w:rsid w:val="00BA5D8F"/>
    <w:rsid w:val="00BA65F8"/>
    <w:rsid w:val="00BA6B1C"/>
    <w:rsid w:val="00BA79BC"/>
    <w:rsid w:val="00BA7D4F"/>
    <w:rsid w:val="00BB05C0"/>
    <w:rsid w:val="00BB150F"/>
    <w:rsid w:val="00BB1E92"/>
    <w:rsid w:val="00BB5708"/>
    <w:rsid w:val="00BB621D"/>
    <w:rsid w:val="00BB62A7"/>
    <w:rsid w:val="00BB7516"/>
    <w:rsid w:val="00BB7580"/>
    <w:rsid w:val="00BB797E"/>
    <w:rsid w:val="00BC07F1"/>
    <w:rsid w:val="00BC0C14"/>
    <w:rsid w:val="00BC0C88"/>
    <w:rsid w:val="00BC1437"/>
    <w:rsid w:val="00BC1699"/>
    <w:rsid w:val="00BC4844"/>
    <w:rsid w:val="00BC72A9"/>
    <w:rsid w:val="00BC7623"/>
    <w:rsid w:val="00BC7AD7"/>
    <w:rsid w:val="00BD16EA"/>
    <w:rsid w:val="00BD4529"/>
    <w:rsid w:val="00BD56F5"/>
    <w:rsid w:val="00BD578C"/>
    <w:rsid w:val="00BD62DF"/>
    <w:rsid w:val="00BD68D5"/>
    <w:rsid w:val="00BD7B23"/>
    <w:rsid w:val="00BE00F5"/>
    <w:rsid w:val="00BE1B49"/>
    <w:rsid w:val="00BE2674"/>
    <w:rsid w:val="00BE2B90"/>
    <w:rsid w:val="00BE368D"/>
    <w:rsid w:val="00BE3739"/>
    <w:rsid w:val="00BE3E19"/>
    <w:rsid w:val="00BE6F69"/>
    <w:rsid w:val="00BE7333"/>
    <w:rsid w:val="00BF05AB"/>
    <w:rsid w:val="00BF195F"/>
    <w:rsid w:val="00BF205F"/>
    <w:rsid w:val="00BF3053"/>
    <w:rsid w:val="00BF35DC"/>
    <w:rsid w:val="00BF3E8A"/>
    <w:rsid w:val="00BF4BFF"/>
    <w:rsid w:val="00BF511F"/>
    <w:rsid w:val="00BF53D6"/>
    <w:rsid w:val="00BF612C"/>
    <w:rsid w:val="00BF6694"/>
    <w:rsid w:val="00BF724C"/>
    <w:rsid w:val="00C00321"/>
    <w:rsid w:val="00C00A20"/>
    <w:rsid w:val="00C00C83"/>
    <w:rsid w:val="00C018C9"/>
    <w:rsid w:val="00C021F5"/>
    <w:rsid w:val="00C038BF"/>
    <w:rsid w:val="00C03999"/>
    <w:rsid w:val="00C03FCC"/>
    <w:rsid w:val="00C052A0"/>
    <w:rsid w:val="00C10165"/>
    <w:rsid w:val="00C11089"/>
    <w:rsid w:val="00C11E19"/>
    <w:rsid w:val="00C122C1"/>
    <w:rsid w:val="00C12695"/>
    <w:rsid w:val="00C15177"/>
    <w:rsid w:val="00C1683F"/>
    <w:rsid w:val="00C16FB0"/>
    <w:rsid w:val="00C20B6D"/>
    <w:rsid w:val="00C2113B"/>
    <w:rsid w:val="00C22A33"/>
    <w:rsid w:val="00C22FA5"/>
    <w:rsid w:val="00C232CB"/>
    <w:rsid w:val="00C238B0"/>
    <w:rsid w:val="00C24B14"/>
    <w:rsid w:val="00C250C6"/>
    <w:rsid w:val="00C25956"/>
    <w:rsid w:val="00C25F9E"/>
    <w:rsid w:val="00C267AF"/>
    <w:rsid w:val="00C26AA5"/>
    <w:rsid w:val="00C26BDD"/>
    <w:rsid w:val="00C270D1"/>
    <w:rsid w:val="00C271D1"/>
    <w:rsid w:val="00C30523"/>
    <w:rsid w:val="00C326EC"/>
    <w:rsid w:val="00C340F7"/>
    <w:rsid w:val="00C34D89"/>
    <w:rsid w:val="00C34EC4"/>
    <w:rsid w:val="00C359EF"/>
    <w:rsid w:val="00C3692A"/>
    <w:rsid w:val="00C4069B"/>
    <w:rsid w:val="00C42B79"/>
    <w:rsid w:val="00C43C2C"/>
    <w:rsid w:val="00C441EA"/>
    <w:rsid w:val="00C45027"/>
    <w:rsid w:val="00C454C5"/>
    <w:rsid w:val="00C46F4D"/>
    <w:rsid w:val="00C501EA"/>
    <w:rsid w:val="00C505B6"/>
    <w:rsid w:val="00C50F62"/>
    <w:rsid w:val="00C51059"/>
    <w:rsid w:val="00C51755"/>
    <w:rsid w:val="00C527B6"/>
    <w:rsid w:val="00C537D3"/>
    <w:rsid w:val="00C53AFF"/>
    <w:rsid w:val="00C54D57"/>
    <w:rsid w:val="00C558B2"/>
    <w:rsid w:val="00C57714"/>
    <w:rsid w:val="00C61154"/>
    <w:rsid w:val="00C6174E"/>
    <w:rsid w:val="00C627D1"/>
    <w:rsid w:val="00C62ED3"/>
    <w:rsid w:val="00C63593"/>
    <w:rsid w:val="00C63A90"/>
    <w:rsid w:val="00C63F01"/>
    <w:rsid w:val="00C648B0"/>
    <w:rsid w:val="00C65076"/>
    <w:rsid w:val="00C65AA1"/>
    <w:rsid w:val="00C65BDA"/>
    <w:rsid w:val="00C66B62"/>
    <w:rsid w:val="00C66C77"/>
    <w:rsid w:val="00C709CA"/>
    <w:rsid w:val="00C7222E"/>
    <w:rsid w:val="00C73710"/>
    <w:rsid w:val="00C74442"/>
    <w:rsid w:val="00C74D2F"/>
    <w:rsid w:val="00C757FD"/>
    <w:rsid w:val="00C76530"/>
    <w:rsid w:val="00C76EF3"/>
    <w:rsid w:val="00C77708"/>
    <w:rsid w:val="00C8226A"/>
    <w:rsid w:val="00C82D27"/>
    <w:rsid w:val="00C840CE"/>
    <w:rsid w:val="00C84775"/>
    <w:rsid w:val="00C8755F"/>
    <w:rsid w:val="00C87BD8"/>
    <w:rsid w:val="00C90591"/>
    <w:rsid w:val="00C90D65"/>
    <w:rsid w:val="00C915D8"/>
    <w:rsid w:val="00C9163A"/>
    <w:rsid w:val="00C91691"/>
    <w:rsid w:val="00C93375"/>
    <w:rsid w:val="00C93CAE"/>
    <w:rsid w:val="00C94114"/>
    <w:rsid w:val="00C94E42"/>
    <w:rsid w:val="00C963FA"/>
    <w:rsid w:val="00C9673B"/>
    <w:rsid w:val="00C97615"/>
    <w:rsid w:val="00C97804"/>
    <w:rsid w:val="00CA18A1"/>
    <w:rsid w:val="00CA1944"/>
    <w:rsid w:val="00CA2486"/>
    <w:rsid w:val="00CA249D"/>
    <w:rsid w:val="00CA2C8F"/>
    <w:rsid w:val="00CA362D"/>
    <w:rsid w:val="00CA36C0"/>
    <w:rsid w:val="00CA4647"/>
    <w:rsid w:val="00CA4CAC"/>
    <w:rsid w:val="00CA6640"/>
    <w:rsid w:val="00CA7085"/>
    <w:rsid w:val="00CA70EB"/>
    <w:rsid w:val="00CA7391"/>
    <w:rsid w:val="00CB020D"/>
    <w:rsid w:val="00CB1A5A"/>
    <w:rsid w:val="00CB2F8A"/>
    <w:rsid w:val="00CB37D2"/>
    <w:rsid w:val="00CB417A"/>
    <w:rsid w:val="00CB4C6C"/>
    <w:rsid w:val="00CB4CDD"/>
    <w:rsid w:val="00CB5DA6"/>
    <w:rsid w:val="00CB61CD"/>
    <w:rsid w:val="00CB623A"/>
    <w:rsid w:val="00CC0459"/>
    <w:rsid w:val="00CC06D2"/>
    <w:rsid w:val="00CC0921"/>
    <w:rsid w:val="00CC0FF4"/>
    <w:rsid w:val="00CC1006"/>
    <w:rsid w:val="00CC15E3"/>
    <w:rsid w:val="00CC2311"/>
    <w:rsid w:val="00CC453F"/>
    <w:rsid w:val="00CC58B9"/>
    <w:rsid w:val="00CC5C19"/>
    <w:rsid w:val="00CC67F5"/>
    <w:rsid w:val="00CC6B99"/>
    <w:rsid w:val="00CC6FE2"/>
    <w:rsid w:val="00CC7386"/>
    <w:rsid w:val="00CC782F"/>
    <w:rsid w:val="00CC7CD1"/>
    <w:rsid w:val="00CC7CE9"/>
    <w:rsid w:val="00CD12BF"/>
    <w:rsid w:val="00CD1F53"/>
    <w:rsid w:val="00CD2632"/>
    <w:rsid w:val="00CD4517"/>
    <w:rsid w:val="00CD4A35"/>
    <w:rsid w:val="00CD4F5D"/>
    <w:rsid w:val="00CD6D08"/>
    <w:rsid w:val="00CD7016"/>
    <w:rsid w:val="00CD7261"/>
    <w:rsid w:val="00CD743F"/>
    <w:rsid w:val="00CD7F58"/>
    <w:rsid w:val="00CE0067"/>
    <w:rsid w:val="00CE0AA1"/>
    <w:rsid w:val="00CE0B4A"/>
    <w:rsid w:val="00CE10DE"/>
    <w:rsid w:val="00CE1416"/>
    <w:rsid w:val="00CE2176"/>
    <w:rsid w:val="00CE29AA"/>
    <w:rsid w:val="00CE33D8"/>
    <w:rsid w:val="00CE386D"/>
    <w:rsid w:val="00CE481F"/>
    <w:rsid w:val="00CE59F6"/>
    <w:rsid w:val="00CE5A41"/>
    <w:rsid w:val="00CE65E2"/>
    <w:rsid w:val="00CE721A"/>
    <w:rsid w:val="00CE79D6"/>
    <w:rsid w:val="00CE7B29"/>
    <w:rsid w:val="00CE7FEE"/>
    <w:rsid w:val="00CF05FB"/>
    <w:rsid w:val="00CF161B"/>
    <w:rsid w:val="00CF2D8E"/>
    <w:rsid w:val="00CF4376"/>
    <w:rsid w:val="00CF43B5"/>
    <w:rsid w:val="00CF43BB"/>
    <w:rsid w:val="00CF542B"/>
    <w:rsid w:val="00CF693F"/>
    <w:rsid w:val="00CF697A"/>
    <w:rsid w:val="00D002C3"/>
    <w:rsid w:val="00D01561"/>
    <w:rsid w:val="00D01CD3"/>
    <w:rsid w:val="00D0267F"/>
    <w:rsid w:val="00D03C32"/>
    <w:rsid w:val="00D04171"/>
    <w:rsid w:val="00D04249"/>
    <w:rsid w:val="00D04993"/>
    <w:rsid w:val="00D04E96"/>
    <w:rsid w:val="00D04F34"/>
    <w:rsid w:val="00D05F88"/>
    <w:rsid w:val="00D067B4"/>
    <w:rsid w:val="00D108A9"/>
    <w:rsid w:val="00D1375C"/>
    <w:rsid w:val="00D14901"/>
    <w:rsid w:val="00D20AB4"/>
    <w:rsid w:val="00D22C8F"/>
    <w:rsid w:val="00D23778"/>
    <w:rsid w:val="00D237E0"/>
    <w:rsid w:val="00D23D3B"/>
    <w:rsid w:val="00D24726"/>
    <w:rsid w:val="00D24CAC"/>
    <w:rsid w:val="00D25CC1"/>
    <w:rsid w:val="00D25D32"/>
    <w:rsid w:val="00D263CF"/>
    <w:rsid w:val="00D267BC"/>
    <w:rsid w:val="00D26823"/>
    <w:rsid w:val="00D26D5C"/>
    <w:rsid w:val="00D30432"/>
    <w:rsid w:val="00D31084"/>
    <w:rsid w:val="00D32325"/>
    <w:rsid w:val="00D32399"/>
    <w:rsid w:val="00D3246C"/>
    <w:rsid w:val="00D329FF"/>
    <w:rsid w:val="00D3351E"/>
    <w:rsid w:val="00D34443"/>
    <w:rsid w:val="00D34778"/>
    <w:rsid w:val="00D347DC"/>
    <w:rsid w:val="00D35B71"/>
    <w:rsid w:val="00D35F57"/>
    <w:rsid w:val="00D36AD2"/>
    <w:rsid w:val="00D36B9F"/>
    <w:rsid w:val="00D4063B"/>
    <w:rsid w:val="00D406A8"/>
    <w:rsid w:val="00D411E6"/>
    <w:rsid w:val="00D41816"/>
    <w:rsid w:val="00D4223F"/>
    <w:rsid w:val="00D426BD"/>
    <w:rsid w:val="00D42F7E"/>
    <w:rsid w:val="00D43CE9"/>
    <w:rsid w:val="00D47004"/>
    <w:rsid w:val="00D47521"/>
    <w:rsid w:val="00D4763F"/>
    <w:rsid w:val="00D479A4"/>
    <w:rsid w:val="00D506DA"/>
    <w:rsid w:val="00D513B1"/>
    <w:rsid w:val="00D51C0A"/>
    <w:rsid w:val="00D51FE7"/>
    <w:rsid w:val="00D52573"/>
    <w:rsid w:val="00D53AE5"/>
    <w:rsid w:val="00D53E35"/>
    <w:rsid w:val="00D54254"/>
    <w:rsid w:val="00D54B72"/>
    <w:rsid w:val="00D54B97"/>
    <w:rsid w:val="00D5580B"/>
    <w:rsid w:val="00D55DB0"/>
    <w:rsid w:val="00D562AA"/>
    <w:rsid w:val="00D56E06"/>
    <w:rsid w:val="00D57534"/>
    <w:rsid w:val="00D57778"/>
    <w:rsid w:val="00D6085B"/>
    <w:rsid w:val="00D60934"/>
    <w:rsid w:val="00D615F6"/>
    <w:rsid w:val="00D638D6"/>
    <w:rsid w:val="00D63D83"/>
    <w:rsid w:val="00D6561D"/>
    <w:rsid w:val="00D65EF5"/>
    <w:rsid w:val="00D67D88"/>
    <w:rsid w:val="00D704E1"/>
    <w:rsid w:val="00D70F2C"/>
    <w:rsid w:val="00D71287"/>
    <w:rsid w:val="00D72553"/>
    <w:rsid w:val="00D74C80"/>
    <w:rsid w:val="00D7718F"/>
    <w:rsid w:val="00D77D1A"/>
    <w:rsid w:val="00D8063F"/>
    <w:rsid w:val="00D80ED1"/>
    <w:rsid w:val="00D83AD3"/>
    <w:rsid w:val="00D8589E"/>
    <w:rsid w:val="00D85CCF"/>
    <w:rsid w:val="00D85FF8"/>
    <w:rsid w:val="00D86882"/>
    <w:rsid w:val="00D90398"/>
    <w:rsid w:val="00D9088D"/>
    <w:rsid w:val="00D923C9"/>
    <w:rsid w:val="00D928C8"/>
    <w:rsid w:val="00D92C85"/>
    <w:rsid w:val="00D93B25"/>
    <w:rsid w:val="00D9422A"/>
    <w:rsid w:val="00D95CC0"/>
    <w:rsid w:val="00D97646"/>
    <w:rsid w:val="00DA18D6"/>
    <w:rsid w:val="00DA3297"/>
    <w:rsid w:val="00DA3671"/>
    <w:rsid w:val="00DA3D2C"/>
    <w:rsid w:val="00DA49F7"/>
    <w:rsid w:val="00DA5AF5"/>
    <w:rsid w:val="00DA78C5"/>
    <w:rsid w:val="00DA7C35"/>
    <w:rsid w:val="00DB20A9"/>
    <w:rsid w:val="00DB35A4"/>
    <w:rsid w:val="00DB3D05"/>
    <w:rsid w:val="00DB3E0F"/>
    <w:rsid w:val="00DB4238"/>
    <w:rsid w:val="00DB681F"/>
    <w:rsid w:val="00DB686B"/>
    <w:rsid w:val="00DB6945"/>
    <w:rsid w:val="00DB728A"/>
    <w:rsid w:val="00DB770E"/>
    <w:rsid w:val="00DC026E"/>
    <w:rsid w:val="00DC05BD"/>
    <w:rsid w:val="00DC1F40"/>
    <w:rsid w:val="00DC3255"/>
    <w:rsid w:val="00DC4624"/>
    <w:rsid w:val="00DC55BA"/>
    <w:rsid w:val="00DC6A78"/>
    <w:rsid w:val="00DD1013"/>
    <w:rsid w:val="00DD1217"/>
    <w:rsid w:val="00DD3A1B"/>
    <w:rsid w:val="00DD4A8D"/>
    <w:rsid w:val="00DD4A9D"/>
    <w:rsid w:val="00DD6301"/>
    <w:rsid w:val="00DD63B6"/>
    <w:rsid w:val="00DD7873"/>
    <w:rsid w:val="00DE01C8"/>
    <w:rsid w:val="00DE0745"/>
    <w:rsid w:val="00DE0F69"/>
    <w:rsid w:val="00DE1F58"/>
    <w:rsid w:val="00DE6078"/>
    <w:rsid w:val="00DE6EA2"/>
    <w:rsid w:val="00DE7525"/>
    <w:rsid w:val="00DE7789"/>
    <w:rsid w:val="00DF196B"/>
    <w:rsid w:val="00DF2884"/>
    <w:rsid w:val="00DF4023"/>
    <w:rsid w:val="00DF4D94"/>
    <w:rsid w:val="00DF51AA"/>
    <w:rsid w:val="00DF7631"/>
    <w:rsid w:val="00DF76CF"/>
    <w:rsid w:val="00E0140A"/>
    <w:rsid w:val="00E01D06"/>
    <w:rsid w:val="00E026C7"/>
    <w:rsid w:val="00E037D6"/>
    <w:rsid w:val="00E03A0A"/>
    <w:rsid w:val="00E04BF1"/>
    <w:rsid w:val="00E04CBD"/>
    <w:rsid w:val="00E050C4"/>
    <w:rsid w:val="00E061E8"/>
    <w:rsid w:val="00E068E6"/>
    <w:rsid w:val="00E06FFD"/>
    <w:rsid w:val="00E070CC"/>
    <w:rsid w:val="00E071BC"/>
    <w:rsid w:val="00E075A9"/>
    <w:rsid w:val="00E07731"/>
    <w:rsid w:val="00E07847"/>
    <w:rsid w:val="00E07A86"/>
    <w:rsid w:val="00E102EC"/>
    <w:rsid w:val="00E10987"/>
    <w:rsid w:val="00E11088"/>
    <w:rsid w:val="00E11CB4"/>
    <w:rsid w:val="00E1209A"/>
    <w:rsid w:val="00E13A0D"/>
    <w:rsid w:val="00E149C5"/>
    <w:rsid w:val="00E14B46"/>
    <w:rsid w:val="00E14F4F"/>
    <w:rsid w:val="00E152CC"/>
    <w:rsid w:val="00E1639E"/>
    <w:rsid w:val="00E16D49"/>
    <w:rsid w:val="00E16D5E"/>
    <w:rsid w:val="00E1753D"/>
    <w:rsid w:val="00E20D00"/>
    <w:rsid w:val="00E240B9"/>
    <w:rsid w:val="00E24CD8"/>
    <w:rsid w:val="00E27BF9"/>
    <w:rsid w:val="00E30762"/>
    <w:rsid w:val="00E3135C"/>
    <w:rsid w:val="00E31D13"/>
    <w:rsid w:val="00E33A8F"/>
    <w:rsid w:val="00E3492E"/>
    <w:rsid w:val="00E3505D"/>
    <w:rsid w:val="00E35952"/>
    <w:rsid w:val="00E360A3"/>
    <w:rsid w:val="00E37E86"/>
    <w:rsid w:val="00E40242"/>
    <w:rsid w:val="00E40808"/>
    <w:rsid w:val="00E42903"/>
    <w:rsid w:val="00E42A2D"/>
    <w:rsid w:val="00E46A91"/>
    <w:rsid w:val="00E51FDD"/>
    <w:rsid w:val="00E54FB2"/>
    <w:rsid w:val="00E5509C"/>
    <w:rsid w:val="00E551AE"/>
    <w:rsid w:val="00E55AD0"/>
    <w:rsid w:val="00E57D3B"/>
    <w:rsid w:val="00E61227"/>
    <w:rsid w:val="00E632EE"/>
    <w:rsid w:val="00E63E25"/>
    <w:rsid w:val="00E6420C"/>
    <w:rsid w:val="00E6502A"/>
    <w:rsid w:val="00E658F5"/>
    <w:rsid w:val="00E66344"/>
    <w:rsid w:val="00E669DE"/>
    <w:rsid w:val="00E66C84"/>
    <w:rsid w:val="00E67128"/>
    <w:rsid w:val="00E67D28"/>
    <w:rsid w:val="00E67FBF"/>
    <w:rsid w:val="00E70267"/>
    <w:rsid w:val="00E70F6D"/>
    <w:rsid w:val="00E71940"/>
    <w:rsid w:val="00E721A7"/>
    <w:rsid w:val="00E730F9"/>
    <w:rsid w:val="00E73495"/>
    <w:rsid w:val="00E74568"/>
    <w:rsid w:val="00E7607B"/>
    <w:rsid w:val="00E7711E"/>
    <w:rsid w:val="00E773CA"/>
    <w:rsid w:val="00E8061F"/>
    <w:rsid w:val="00E80C88"/>
    <w:rsid w:val="00E81FCC"/>
    <w:rsid w:val="00E82863"/>
    <w:rsid w:val="00E84E57"/>
    <w:rsid w:val="00E85553"/>
    <w:rsid w:val="00E85604"/>
    <w:rsid w:val="00E85D24"/>
    <w:rsid w:val="00E872E3"/>
    <w:rsid w:val="00E9089E"/>
    <w:rsid w:val="00E90D6E"/>
    <w:rsid w:val="00E91842"/>
    <w:rsid w:val="00E91AE6"/>
    <w:rsid w:val="00E9307F"/>
    <w:rsid w:val="00E94730"/>
    <w:rsid w:val="00E94CA7"/>
    <w:rsid w:val="00E953F0"/>
    <w:rsid w:val="00E95564"/>
    <w:rsid w:val="00E96145"/>
    <w:rsid w:val="00E96D9C"/>
    <w:rsid w:val="00EA0180"/>
    <w:rsid w:val="00EA0407"/>
    <w:rsid w:val="00EA08B5"/>
    <w:rsid w:val="00EA1C49"/>
    <w:rsid w:val="00EA209D"/>
    <w:rsid w:val="00EA23B7"/>
    <w:rsid w:val="00EA28F9"/>
    <w:rsid w:val="00EA3AE8"/>
    <w:rsid w:val="00EA3BD6"/>
    <w:rsid w:val="00EA4B71"/>
    <w:rsid w:val="00EA51A0"/>
    <w:rsid w:val="00EA6BDE"/>
    <w:rsid w:val="00EA768F"/>
    <w:rsid w:val="00EB0373"/>
    <w:rsid w:val="00EB13B7"/>
    <w:rsid w:val="00EB1533"/>
    <w:rsid w:val="00EB2C26"/>
    <w:rsid w:val="00EB33F0"/>
    <w:rsid w:val="00EB399B"/>
    <w:rsid w:val="00EB3FC1"/>
    <w:rsid w:val="00EB4913"/>
    <w:rsid w:val="00EB4E54"/>
    <w:rsid w:val="00EB5C0B"/>
    <w:rsid w:val="00EB60DF"/>
    <w:rsid w:val="00EB6AC4"/>
    <w:rsid w:val="00EB6C61"/>
    <w:rsid w:val="00EB6CE9"/>
    <w:rsid w:val="00EC0145"/>
    <w:rsid w:val="00EC15E5"/>
    <w:rsid w:val="00EC3271"/>
    <w:rsid w:val="00EC38C9"/>
    <w:rsid w:val="00EC3B06"/>
    <w:rsid w:val="00EC4AC8"/>
    <w:rsid w:val="00EC519F"/>
    <w:rsid w:val="00EC5664"/>
    <w:rsid w:val="00EC5A09"/>
    <w:rsid w:val="00EC6122"/>
    <w:rsid w:val="00EC7838"/>
    <w:rsid w:val="00ED04A9"/>
    <w:rsid w:val="00ED04AD"/>
    <w:rsid w:val="00ED0EE4"/>
    <w:rsid w:val="00ED134A"/>
    <w:rsid w:val="00ED1D2B"/>
    <w:rsid w:val="00ED277F"/>
    <w:rsid w:val="00ED387F"/>
    <w:rsid w:val="00ED4F43"/>
    <w:rsid w:val="00ED5C90"/>
    <w:rsid w:val="00ED72F1"/>
    <w:rsid w:val="00EE0098"/>
    <w:rsid w:val="00EE148F"/>
    <w:rsid w:val="00EE1B9E"/>
    <w:rsid w:val="00EE1CAF"/>
    <w:rsid w:val="00EE3DD0"/>
    <w:rsid w:val="00EE405B"/>
    <w:rsid w:val="00EE4F21"/>
    <w:rsid w:val="00EE5B11"/>
    <w:rsid w:val="00EE6135"/>
    <w:rsid w:val="00EE66FF"/>
    <w:rsid w:val="00EE7FAE"/>
    <w:rsid w:val="00EF0F1B"/>
    <w:rsid w:val="00EF0FC7"/>
    <w:rsid w:val="00EF21E1"/>
    <w:rsid w:val="00EF222E"/>
    <w:rsid w:val="00EF3CF0"/>
    <w:rsid w:val="00EF5C05"/>
    <w:rsid w:val="00EF6F0C"/>
    <w:rsid w:val="00EF727D"/>
    <w:rsid w:val="00EF7C22"/>
    <w:rsid w:val="00EF7D4D"/>
    <w:rsid w:val="00F00F55"/>
    <w:rsid w:val="00F02512"/>
    <w:rsid w:val="00F04184"/>
    <w:rsid w:val="00F05049"/>
    <w:rsid w:val="00F05473"/>
    <w:rsid w:val="00F0586F"/>
    <w:rsid w:val="00F05FA6"/>
    <w:rsid w:val="00F06793"/>
    <w:rsid w:val="00F06A92"/>
    <w:rsid w:val="00F0701C"/>
    <w:rsid w:val="00F0734A"/>
    <w:rsid w:val="00F077BB"/>
    <w:rsid w:val="00F07A38"/>
    <w:rsid w:val="00F10484"/>
    <w:rsid w:val="00F104C4"/>
    <w:rsid w:val="00F1234E"/>
    <w:rsid w:val="00F12679"/>
    <w:rsid w:val="00F14461"/>
    <w:rsid w:val="00F149A2"/>
    <w:rsid w:val="00F15282"/>
    <w:rsid w:val="00F15ACE"/>
    <w:rsid w:val="00F15E1A"/>
    <w:rsid w:val="00F17666"/>
    <w:rsid w:val="00F17A87"/>
    <w:rsid w:val="00F17F34"/>
    <w:rsid w:val="00F20165"/>
    <w:rsid w:val="00F2037D"/>
    <w:rsid w:val="00F205BE"/>
    <w:rsid w:val="00F20791"/>
    <w:rsid w:val="00F20BC8"/>
    <w:rsid w:val="00F21B23"/>
    <w:rsid w:val="00F22753"/>
    <w:rsid w:val="00F22970"/>
    <w:rsid w:val="00F23D11"/>
    <w:rsid w:val="00F25374"/>
    <w:rsid w:val="00F25F6F"/>
    <w:rsid w:val="00F26157"/>
    <w:rsid w:val="00F2659D"/>
    <w:rsid w:val="00F26A6A"/>
    <w:rsid w:val="00F26A87"/>
    <w:rsid w:val="00F2712C"/>
    <w:rsid w:val="00F2740B"/>
    <w:rsid w:val="00F27EA4"/>
    <w:rsid w:val="00F30600"/>
    <w:rsid w:val="00F307F5"/>
    <w:rsid w:val="00F30AFF"/>
    <w:rsid w:val="00F3377E"/>
    <w:rsid w:val="00F3394E"/>
    <w:rsid w:val="00F33F6F"/>
    <w:rsid w:val="00F368C8"/>
    <w:rsid w:val="00F368CC"/>
    <w:rsid w:val="00F371C0"/>
    <w:rsid w:val="00F403C1"/>
    <w:rsid w:val="00F409EF"/>
    <w:rsid w:val="00F40B2B"/>
    <w:rsid w:val="00F413C7"/>
    <w:rsid w:val="00F42467"/>
    <w:rsid w:val="00F434DF"/>
    <w:rsid w:val="00F43832"/>
    <w:rsid w:val="00F43CAA"/>
    <w:rsid w:val="00F442E6"/>
    <w:rsid w:val="00F44EF4"/>
    <w:rsid w:val="00F451D0"/>
    <w:rsid w:val="00F45D1C"/>
    <w:rsid w:val="00F46106"/>
    <w:rsid w:val="00F474B7"/>
    <w:rsid w:val="00F509BD"/>
    <w:rsid w:val="00F51475"/>
    <w:rsid w:val="00F51498"/>
    <w:rsid w:val="00F51A2A"/>
    <w:rsid w:val="00F52077"/>
    <w:rsid w:val="00F52494"/>
    <w:rsid w:val="00F53E48"/>
    <w:rsid w:val="00F541FC"/>
    <w:rsid w:val="00F54BFB"/>
    <w:rsid w:val="00F54C2F"/>
    <w:rsid w:val="00F552FE"/>
    <w:rsid w:val="00F5553B"/>
    <w:rsid w:val="00F55EB4"/>
    <w:rsid w:val="00F56BA6"/>
    <w:rsid w:val="00F56FAC"/>
    <w:rsid w:val="00F571F9"/>
    <w:rsid w:val="00F57709"/>
    <w:rsid w:val="00F57924"/>
    <w:rsid w:val="00F60093"/>
    <w:rsid w:val="00F603B4"/>
    <w:rsid w:val="00F61A28"/>
    <w:rsid w:val="00F625FF"/>
    <w:rsid w:val="00F62A5B"/>
    <w:rsid w:val="00F70888"/>
    <w:rsid w:val="00F70E06"/>
    <w:rsid w:val="00F73254"/>
    <w:rsid w:val="00F7487C"/>
    <w:rsid w:val="00F74EB8"/>
    <w:rsid w:val="00F75027"/>
    <w:rsid w:val="00F75F99"/>
    <w:rsid w:val="00F76157"/>
    <w:rsid w:val="00F76319"/>
    <w:rsid w:val="00F763BC"/>
    <w:rsid w:val="00F76E58"/>
    <w:rsid w:val="00F77A11"/>
    <w:rsid w:val="00F81204"/>
    <w:rsid w:val="00F82215"/>
    <w:rsid w:val="00F82B64"/>
    <w:rsid w:val="00F82C89"/>
    <w:rsid w:val="00F83300"/>
    <w:rsid w:val="00F834E7"/>
    <w:rsid w:val="00F83BBF"/>
    <w:rsid w:val="00F83D7D"/>
    <w:rsid w:val="00F86AF3"/>
    <w:rsid w:val="00F876C9"/>
    <w:rsid w:val="00F87B5F"/>
    <w:rsid w:val="00F9019B"/>
    <w:rsid w:val="00F909E4"/>
    <w:rsid w:val="00F90CC8"/>
    <w:rsid w:val="00F91C5D"/>
    <w:rsid w:val="00F91CF7"/>
    <w:rsid w:val="00F92DFD"/>
    <w:rsid w:val="00F93129"/>
    <w:rsid w:val="00F9316B"/>
    <w:rsid w:val="00F96613"/>
    <w:rsid w:val="00F9670E"/>
    <w:rsid w:val="00FA1564"/>
    <w:rsid w:val="00FA1804"/>
    <w:rsid w:val="00FA1FA1"/>
    <w:rsid w:val="00FA36DC"/>
    <w:rsid w:val="00FA3D3C"/>
    <w:rsid w:val="00FA5991"/>
    <w:rsid w:val="00FA5CC9"/>
    <w:rsid w:val="00FA5FBA"/>
    <w:rsid w:val="00FA61E0"/>
    <w:rsid w:val="00FA6D12"/>
    <w:rsid w:val="00FB07CC"/>
    <w:rsid w:val="00FB0C30"/>
    <w:rsid w:val="00FB4790"/>
    <w:rsid w:val="00FB48AE"/>
    <w:rsid w:val="00FB7E7E"/>
    <w:rsid w:val="00FC16EF"/>
    <w:rsid w:val="00FC24E6"/>
    <w:rsid w:val="00FC30B7"/>
    <w:rsid w:val="00FC3698"/>
    <w:rsid w:val="00FC48FD"/>
    <w:rsid w:val="00FC498E"/>
    <w:rsid w:val="00FC4C24"/>
    <w:rsid w:val="00FC5FD7"/>
    <w:rsid w:val="00FC65F5"/>
    <w:rsid w:val="00FC6D62"/>
    <w:rsid w:val="00FC6D8C"/>
    <w:rsid w:val="00FC7315"/>
    <w:rsid w:val="00FC73AC"/>
    <w:rsid w:val="00FC79B1"/>
    <w:rsid w:val="00FD1538"/>
    <w:rsid w:val="00FD1D44"/>
    <w:rsid w:val="00FD26A1"/>
    <w:rsid w:val="00FD3118"/>
    <w:rsid w:val="00FD4DAF"/>
    <w:rsid w:val="00FD55CA"/>
    <w:rsid w:val="00FD5680"/>
    <w:rsid w:val="00FD5745"/>
    <w:rsid w:val="00FD7D44"/>
    <w:rsid w:val="00FE0B95"/>
    <w:rsid w:val="00FE0CC6"/>
    <w:rsid w:val="00FE0EE4"/>
    <w:rsid w:val="00FE0F6F"/>
    <w:rsid w:val="00FE22F7"/>
    <w:rsid w:val="00FE2A2F"/>
    <w:rsid w:val="00FE4E98"/>
    <w:rsid w:val="00FE590F"/>
    <w:rsid w:val="00FE59AC"/>
    <w:rsid w:val="00FF01B4"/>
    <w:rsid w:val="00FF0B7F"/>
    <w:rsid w:val="00FF1DCE"/>
    <w:rsid w:val="00FF28CC"/>
    <w:rsid w:val="00FF2E7B"/>
    <w:rsid w:val="00FF3537"/>
    <w:rsid w:val="00FF3DC6"/>
    <w:rsid w:val="00FF51DF"/>
    <w:rsid w:val="00FF5A34"/>
    <w:rsid w:val="00FF64EC"/>
    <w:rsid w:val="00FF6742"/>
    <w:rsid w:val="00FF6CDC"/>
    <w:rsid w:val="00FF716F"/>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0BB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List Bullet" w:uiPriority="99"/>
    <w:lsdException w:name="List Number" w:semiHidden="0" w:uiPriority="99" w:unhideWhenUsed="0"/>
    <w:lsdException w:name="List 4" w:semiHidden="0" w:unhideWhenUsed="0"/>
    <w:lsdException w:name="List 5" w:semiHidden="0" w:unhideWhenUsed="0"/>
    <w:lsdException w:name="List Bullet 2" w:uiPriority="99"/>
    <w:lsdException w:name="List Bullet 3" w:uiPriority="99"/>
    <w:lsdException w:name="List Number 2" w:uiPriority="99"/>
    <w:lsdException w:name="List Number 3" w:uiPriority="99"/>
    <w:lsdException w:name="Title" w:semiHidden="0" w:unhideWhenUsed="0" w:qFormat="1"/>
    <w:lsdException w:name="Default Paragraph Font" w:uiPriority="1"/>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List Bullet" w:uiPriority="99"/>
    <w:lsdException w:name="List Number" w:semiHidden="0" w:uiPriority="99" w:unhideWhenUsed="0"/>
    <w:lsdException w:name="List 4" w:semiHidden="0" w:unhideWhenUsed="0"/>
    <w:lsdException w:name="List 5" w:semiHidden="0" w:unhideWhenUsed="0"/>
    <w:lsdException w:name="List Bullet 2" w:uiPriority="99"/>
    <w:lsdException w:name="List Bullet 3" w:uiPriority="99"/>
    <w:lsdException w:name="List Number 2" w:uiPriority="99"/>
    <w:lsdException w:name="List Number 3" w:uiPriority="99"/>
    <w:lsdException w:name="Title" w:semiHidden="0" w:unhideWhenUsed="0" w:qFormat="1"/>
    <w:lsdException w:name="Default Paragraph Font" w:uiPriority="1"/>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5875">
      <w:bodyDiv w:val="1"/>
      <w:marLeft w:val="0"/>
      <w:marRight w:val="0"/>
      <w:marTop w:val="0"/>
      <w:marBottom w:val="0"/>
      <w:divBdr>
        <w:top w:val="none" w:sz="0" w:space="0" w:color="auto"/>
        <w:left w:val="none" w:sz="0" w:space="0" w:color="auto"/>
        <w:bottom w:val="none" w:sz="0" w:space="0" w:color="auto"/>
        <w:right w:val="none" w:sz="0" w:space="0" w:color="auto"/>
      </w:divBdr>
    </w:div>
    <w:div w:id="72776420">
      <w:bodyDiv w:val="1"/>
      <w:marLeft w:val="0"/>
      <w:marRight w:val="0"/>
      <w:marTop w:val="0"/>
      <w:marBottom w:val="0"/>
      <w:divBdr>
        <w:top w:val="none" w:sz="0" w:space="0" w:color="auto"/>
        <w:left w:val="none" w:sz="0" w:space="0" w:color="auto"/>
        <w:bottom w:val="none" w:sz="0" w:space="0" w:color="auto"/>
        <w:right w:val="none" w:sz="0" w:space="0" w:color="auto"/>
      </w:divBdr>
    </w:div>
    <w:div w:id="158663549">
      <w:bodyDiv w:val="1"/>
      <w:marLeft w:val="0"/>
      <w:marRight w:val="0"/>
      <w:marTop w:val="0"/>
      <w:marBottom w:val="0"/>
      <w:divBdr>
        <w:top w:val="none" w:sz="0" w:space="0" w:color="auto"/>
        <w:left w:val="none" w:sz="0" w:space="0" w:color="auto"/>
        <w:bottom w:val="none" w:sz="0" w:space="0" w:color="auto"/>
        <w:right w:val="none" w:sz="0" w:space="0" w:color="auto"/>
      </w:divBdr>
    </w:div>
    <w:div w:id="252788438">
      <w:bodyDiv w:val="1"/>
      <w:marLeft w:val="0"/>
      <w:marRight w:val="0"/>
      <w:marTop w:val="0"/>
      <w:marBottom w:val="0"/>
      <w:divBdr>
        <w:top w:val="none" w:sz="0" w:space="0" w:color="auto"/>
        <w:left w:val="none" w:sz="0" w:space="0" w:color="auto"/>
        <w:bottom w:val="none" w:sz="0" w:space="0" w:color="auto"/>
        <w:right w:val="none" w:sz="0" w:space="0" w:color="auto"/>
      </w:divBdr>
    </w:div>
    <w:div w:id="262151005">
      <w:bodyDiv w:val="1"/>
      <w:marLeft w:val="0"/>
      <w:marRight w:val="0"/>
      <w:marTop w:val="0"/>
      <w:marBottom w:val="0"/>
      <w:divBdr>
        <w:top w:val="none" w:sz="0" w:space="0" w:color="auto"/>
        <w:left w:val="none" w:sz="0" w:space="0" w:color="auto"/>
        <w:bottom w:val="none" w:sz="0" w:space="0" w:color="auto"/>
        <w:right w:val="none" w:sz="0" w:space="0" w:color="auto"/>
      </w:divBdr>
    </w:div>
    <w:div w:id="297759331">
      <w:bodyDiv w:val="1"/>
      <w:marLeft w:val="0"/>
      <w:marRight w:val="0"/>
      <w:marTop w:val="0"/>
      <w:marBottom w:val="0"/>
      <w:divBdr>
        <w:top w:val="none" w:sz="0" w:space="0" w:color="auto"/>
        <w:left w:val="none" w:sz="0" w:space="0" w:color="auto"/>
        <w:bottom w:val="none" w:sz="0" w:space="0" w:color="auto"/>
        <w:right w:val="none" w:sz="0" w:space="0" w:color="auto"/>
      </w:divBdr>
    </w:div>
    <w:div w:id="311099407">
      <w:bodyDiv w:val="1"/>
      <w:marLeft w:val="0"/>
      <w:marRight w:val="0"/>
      <w:marTop w:val="0"/>
      <w:marBottom w:val="0"/>
      <w:divBdr>
        <w:top w:val="none" w:sz="0" w:space="0" w:color="auto"/>
        <w:left w:val="none" w:sz="0" w:space="0" w:color="auto"/>
        <w:bottom w:val="none" w:sz="0" w:space="0" w:color="auto"/>
        <w:right w:val="none" w:sz="0" w:space="0" w:color="auto"/>
      </w:divBdr>
    </w:div>
    <w:div w:id="399404848">
      <w:bodyDiv w:val="1"/>
      <w:marLeft w:val="0"/>
      <w:marRight w:val="0"/>
      <w:marTop w:val="0"/>
      <w:marBottom w:val="0"/>
      <w:divBdr>
        <w:top w:val="none" w:sz="0" w:space="0" w:color="auto"/>
        <w:left w:val="none" w:sz="0" w:space="0" w:color="auto"/>
        <w:bottom w:val="none" w:sz="0" w:space="0" w:color="auto"/>
        <w:right w:val="none" w:sz="0" w:space="0" w:color="auto"/>
      </w:divBdr>
    </w:div>
    <w:div w:id="466511196">
      <w:bodyDiv w:val="1"/>
      <w:marLeft w:val="0"/>
      <w:marRight w:val="0"/>
      <w:marTop w:val="0"/>
      <w:marBottom w:val="0"/>
      <w:divBdr>
        <w:top w:val="none" w:sz="0" w:space="0" w:color="auto"/>
        <w:left w:val="none" w:sz="0" w:space="0" w:color="auto"/>
        <w:bottom w:val="none" w:sz="0" w:space="0" w:color="auto"/>
        <w:right w:val="none" w:sz="0" w:space="0" w:color="auto"/>
      </w:divBdr>
    </w:div>
    <w:div w:id="604269455">
      <w:bodyDiv w:val="1"/>
      <w:marLeft w:val="0"/>
      <w:marRight w:val="0"/>
      <w:marTop w:val="0"/>
      <w:marBottom w:val="0"/>
      <w:divBdr>
        <w:top w:val="none" w:sz="0" w:space="0" w:color="auto"/>
        <w:left w:val="none" w:sz="0" w:space="0" w:color="auto"/>
        <w:bottom w:val="none" w:sz="0" w:space="0" w:color="auto"/>
        <w:right w:val="none" w:sz="0" w:space="0" w:color="auto"/>
      </w:divBdr>
    </w:div>
    <w:div w:id="805009696">
      <w:bodyDiv w:val="1"/>
      <w:marLeft w:val="0"/>
      <w:marRight w:val="0"/>
      <w:marTop w:val="0"/>
      <w:marBottom w:val="0"/>
      <w:divBdr>
        <w:top w:val="none" w:sz="0" w:space="0" w:color="auto"/>
        <w:left w:val="none" w:sz="0" w:space="0" w:color="auto"/>
        <w:bottom w:val="none" w:sz="0" w:space="0" w:color="auto"/>
        <w:right w:val="none" w:sz="0" w:space="0" w:color="auto"/>
      </w:divBdr>
    </w:div>
    <w:div w:id="971250995">
      <w:bodyDiv w:val="1"/>
      <w:marLeft w:val="0"/>
      <w:marRight w:val="0"/>
      <w:marTop w:val="0"/>
      <w:marBottom w:val="0"/>
      <w:divBdr>
        <w:top w:val="none" w:sz="0" w:space="0" w:color="auto"/>
        <w:left w:val="none" w:sz="0" w:space="0" w:color="auto"/>
        <w:bottom w:val="none" w:sz="0" w:space="0" w:color="auto"/>
        <w:right w:val="none" w:sz="0" w:space="0" w:color="auto"/>
      </w:divBdr>
    </w:div>
    <w:div w:id="972368994">
      <w:bodyDiv w:val="1"/>
      <w:marLeft w:val="0"/>
      <w:marRight w:val="0"/>
      <w:marTop w:val="0"/>
      <w:marBottom w:val="0"/>
      <w:divBdr>
        <w:top w:val="none" w:sz="0" w:space="0" w:color="auto"/>
        <w:left w:val="none" w:sz="0" w:space="0" w:color="auto"/>
        <w:bottom w:val="none" w:sz="0" w:space="0" w:color="auto"/>
        <w:right w:val="none" w:sz="0" w:space="0" w:color="auto"/>
      </w:divBdr>
    </w:div>
    <w:div w:id="1300499032">
      <w:bodyDiv w:val="1"/>
      <w:marLeft w:val="0"/>
      <w:marRight w:val="0"/>
      <w:marTop w:val="0"/>
      <w:marBottom w:val="0"/>
      <w:divBdr>
        <w:top w:val="none" w:sz="0" w:space="0" w:color="auto"/>
        <w:left w:val="none" w:sz="0" w:space="0" w:color="auto"/>
        <w:bottom w:val="none" w:sz="0" w:space="0" w:color="auto"/>
        <w:right w:val="none" w:sz="0" w:space="0" w:color="auto"/>
      </w:divBdr>
    </w:div>
    <w:div w:id="1546719436">
      <w:bodyDiv w:val="1"/>
      <w:marLeft w:val="0"/>
      <w:marRight w:val="0"/>
      <w:marTop w:val="0"/>
      <w:marBottom w:val="0"/>
      <w:divBdr>
        <w:top w:val="none" w:sz="0" w:space="0" w:color="auto"/>
        <w:left w:val="none" w:sz="0" w:space="0" w:color="auto"/>
        <w:bottom w:val="none" w:sz="0" w:space="0" w:color="auto"/>
        <w:right w:val="none" w:sz="0" w:space="0" w:color="auto"/>
      </w:divBdr>
    </w:div>
    <w:div w:id="1666741401">
      <w:bodyDiv w:val="1"/>
      <w:marLeft w:val="0"/>
      <w:marRight w:val="0"/>
      <w:marTop w:val="0"/>
      <w:marBottom w:val="0"/>
      <w:divBdr>
        <w:top w:val="none" w:sz="0" w:space="0" w:color="auto"/>
        <w:left w:val="none" w:sz="0" w:space="0" w:color="auto"/>
        <w:bottom w:val="none" w:sz="0" w:space="0" w:color="auto"/>
        <w:right w:val="none" w:sz="0" w:space="0" w:color="auto"/>
      </w:divBdr>
    </w:div>
    <w:div w:id="1827085355">
      <w:bodyDiv w:val="1"/>
      <w:marLeft w:val="0"/>
      <w:marRight w:val="0"/>
      <w:marTop w:val="0"/>
      <w:marBottom w:val="0"/>
      <w:divBdr>
        <w:top w:val="none" w:sz="0" w:space="0" w:color="auto"/>
        <w:left w:val="none" w:sz="0" w:space="0" w:color="auto"/>
        <w:bottom w:val="none" w:sz="0" w:space="0" w:color="auto"/>
        <w:right w:val="none" w:sz="0" w:space="0" w:color="auto"/>
      </w:divBdr>
    </w:div>
    <w:div w:id="1832328684">
      <w:bodyDiv w:val="1"/>
      <w:marLeft w:val="0"/>
      <w:marRight w:val="0"/>
      <w:marTop w:val="0"/>
      <w:marBottom w:val="0"/>
      <w:divBdr>
        <w:top w:val="none" w:sz="0" w:space="0" w:color="auto"/>
        <w:left w:val="none" w:sz="0" w:space="0" w:color="auto"/>
        <w:bottom w:val="none" w:sz="0" w:space="0" w:color="auto"/>
        <w:right w:val="none" w:sz="0" w:space="0" w:color="auto"/>
      </w:divBdr>
    </w:div>
    <w:div w:id="1852987973">
      <w:bodyDiv w:val="1"/>
      <w:marLeft w:val="0"/>
      <w:marRight w:val="0"/>
      <w:marTop w:val="0"/>
      <w:marBottom w:val="0"/>
      <w:divBdr>
        <w:top w:val="none" w:sz="0" w:space="0" w:color="auto"/>
        <w:left w:val="none" w:sz="0" w:space="0" w:color="auto"/>
        <w:bottom w:val="none" w:sz="0" w:space="0" w:color="auto"/>
        <w:right w:val="none" w:sz="0" w:space="0" w:color="auto"/>
      </w:divBdr>
    </w:div>
    <w:div w:id="190580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microsoft.com/office/2011/relationships/people" Target="peop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eader" Target="header2.xml"/><Relationship Id="rId16" Type="http://schemas.openxmlformats.org/officeDocument/2006/relationships/image" Target="media/image8.png"/><Relationship Id="rId107" Type="http://schemas.openxmlformats.org/officeDocument/2006/relationships/image" Target="media/image96.png"/><Relationship Id="rId11" Type="http://schemas.openxmlformats.org/officeDocument/2006/relationships/image" Target="media/image3.emf"/><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8.png"/><Relationship Id="rId113" Type="http://schemas.openxmlformats.org/officeDocument/2006/relationships/footer" Target="footer2.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hyperlink" Target="file:///C:\Users\dhajara\AppData\Roaming\Microsoft\Word\Test" TargetMode="External"/><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nces.ed.gov/ccd/schoolsearch/" TargetMode="External"/><Relationship Id="rId103" Type="http://schemas.openxmlformats.org/officeDocument/2006/relationships/image" Target="media/image92.png"/><Relationship Id="rId108" Type="http://schemas.openxmlformats.org/officeDocument/2006/relationships/image" Target="cid:image008.png@01D110E6.E0451000" TargetMode="External"/><Relationship Id="rId54" Type="http://schemas.openxmlformats.org/officeDocument/2006/relationships/image" Target="media/image45.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ceds.ed.gov/languageCodes.aspx" TargetMode="External"/><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6.png"/><Relationship Id="rId116" Type="http://schemas.microsoft.com/office/2011/relationships/commentsExtended" Target="commentsExtended.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9.png"/><Relationship Id="rId15" Type="http://schemas.openxmlformats.org/officeDocument/2006/relationships/image" Target="media/image7.emf"/><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5.png"/></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davis\AppData\Roaming\Microsoft\Templates\SB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6A090-A8ED-48FB-B145-3A873FE8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SBAC</Template>
  <TotalTime>0</TotalTime>
  <Pages>119</Pages>
  <Words>26321</Words>
  <Characters>150033</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176002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Lautman, Mark</dc:creator>
  <cp:lastModifiedBy>Jamika D. Burge</cp:lastModifiedBy>
  <cp:revision>3</cp:revision>
  <cp:lastPrinted>2015-11-24T20:06:00Z</cp:lastPrinted>
  <dcterms:created xsi:type="dcterms:W3CDTF">2015-11-24T20:06:00Z</dcterms:created>
  <dcterms:modified xsi:type="dcterms:W3CDTF">2015-11-24T20:06:00Z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2014-06-12T04:00:00Z</vt:filetime>
  </property>
</Properties>
</file>